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D6E8D" w14:textId="7FFA65C8" w:rsidR="006439F1" w:rsidRPr="006439F1" w:rsidRDefault="006439F1" w:rsidP="003567E7">
      <w:pPr>
        <w:spacing w:line="360" w:lineRule="auto"/>
        <w:jc w:val="center"/>
        <w:rPr>
          <w:sz w:val="40"/>
          <w:szCs w:val="40"/>
          <w:lang w:val="en-US"/>
        </w:rPr>
      </w:pPr>
      <w:r w:rsidRPr="006439F1">
        <w:rPr>
          <w:sz w:val="40"/>
          <w:szCs w:val="40"/>
          <w:lang w:val="en-US"/>
        </w:rPr>
        <w:t xml:space="preserve">Benznidazole for Chagas disease is cost-saving in a </w:t>
      </w:r>
      <w:r w:rsidR="0052768E">
        <w:rPr>
          <w:sz w:val="40"/>
          <w:szCs w:val="40"/>
          <w:lang w:val="en-US"/>
        </w:rPr>
        <w:t>E</w:t>
      </w:r>
      <w:r w:rsidR="0052768E" w:rsidRPr="006439F1">
        <w:rPr>
          <w:sz w:val="40"/>
          <w:szCs w:val="40"/>
          <w:lang w:val="en-US"/>
        </w:rPr>
        <w:t>uropean</w:t>
      </w:r>
      <w:r w:rsidRPr="006439F1">
        <w:rPr>
          <w:sz w:val="40"/>
          <w:szCs w:val="40"/>
          <w:lang w:val="en-US"/>
        </w:rPr>
        <w:t xml:space="preserve"> </w:t>
      </w:r>
      <w:r w:rsidR="0052768E">
        <w:rPr>
          <w:sz w:val="40"/>
          <w:szCs w:val="40"/>
          <w:lang w:val="en-US"/>
        </w:rPr>
        <w:t>h</w:t>
      </w:r>
      <w:r w:rsidRPr="006439F1">
        <w:rPr>
          <w:sz w:val="40"/>
          <w:szCs w:val="40"/>
          <w:lang w:val="en-US"/>
        </w:rPr>
        <w:t>ealth care setting.</w:t>
      </w:r>
    </w:p>
    <w:p w14:paraId="5EEC94F7" w14:textId="77777777" w:rsidR="006439F1" w:rsidRDefault="006439F1" w:rsidP="003567E7">
      <w:pPr>
        <w:spacing w:line="360" w:lineRule="auto"/>
        <w:rPr>
          <w:ins w:id="0" w:author="Jose Antonio Perez Molina" w:date="2025-06-03T08:56:00Z" w16du:dateUtc="2025-06-03T06:56:00Z"/>
          <w:lang w:val="en-US"/>
        </w:rPr>
      </w:pPr>
    </w:p>
    <w:p w14:paraId="4F784FA8" w14:textId="5A043B54" w:rsidR="00A272FE" w:rsidRPr="00A272FE" w:rsidRDefault="00A272FE" w:rsidP="003567E7">
      <w:pPr>
        <w:spacing w:line="360" w:lineRule="auto"/>
        <w:rPr>
          <w:ins w:id="1" w:author="Jose Antonio Perez Molina" w:date="2025-06-03T08:56:00Z" w16du:dateUtc="2025-06-03T06:56:00Z"/>
          <w:lang w:val="en-US"/>
        </w:rPr>
      </w:pPr>
      <w:proofErr w:type="spellStart"/>
      <w:ins w:id="2" w:author="Jose Antonio Perez Molina" w:date="2025-06-03T08:57:00Z" w16du:dateUtc="2025-06-03T06:57:00Z">
        <w:r>
          <w:rPr>
            <w:rFonts w:ascii="-webkit-standard" w:hAnsi="-webkit-standard"/>
            <w:color w:val="000000"/>
            <w:sz w:val="27"/>
            <w:szCs w:val="27"/>
            <w:lang w:val="en-US"/>
          </w:rPr>
          <w:t>Sugerencia</w:t>
        </w:r>
        <w:proofErr w:type="spellEnd"/>
        <w:r>
          <w:rPr>
            <w:rFonts w:ascii="-webkit-standard" w:hAnsi="-webkit-standard"/>
            <w:color w:val="000000"/>
            <w:sz w:val="27"/>
            <w:szCs w:val="27"/>
            <w:lang w:val="en-US"/>
          </w:rPr>
          <w:t xml:space="preserve"> de </w:t>
        </w:r>
        <w:proofErr w:type="spellStart"/>
        <w:r>
          <w:rPr>
            <w:rFonts w:ascii="-webkit-standard" w:hAnsi="-webkit-standard"/>
            <w:color w:val="000000"/>
            <w:sz w:val="27"/>
            <w:szCs w:val="27"/>
            <w:lang w:val="en-US"/>
          </w:rPr>
          <w:t>título</w:t>
        </w:r>
        <w:proofErr w:type="spellEnd"/>
        <w:r>
          <w:rPr>
            <w:rFonts w:ascii="-webkit-standard" w:hAnsi="-webkit-standard"/>
            <w:color w:val="000000"/>
            <w:sz w:val="27"/>
            <w:szCs w:val="27"/>
            <w:lang w:val="en-US"/>
          </w:rPr>
          <w:t xml:space="preserve">: </w:t>
        </w:r>
      </w:ins>
      <w:ins w:id="3" w:author="Jose Antonio Perez Molina" w:date="2025-06-03T08:56:00Z" w16du:dateUtc="2025-06-03T06:56:00Z">
        <w:r w:rsidRPr="00A272FE">
          <w:rPr>
            <w:rFonts w:ascii="-webkit-standard" w:hAnsi="-webkit-standard"/>
            <w:color w:val="000000"/>
            <w:sz w:val="27"/>
            <w:szCs w:val="27"/>
            <w:lang w:val="en-US"/>
            <w:rPrChange w:id="4" w:author="Jose Antonio Perez Molina" w:date="2025-06-03T08:56:00Z" w16du:dateUtc="2025-06-03T06:56:00Z">
              <w:rPr>
                <w:rFonts w:ascii="-webkit-standard" w:hAnsi="-webkit-standard"/>
                <w:color w:val="000000"/>
                <w:sz w:val="27"/>
                <w:szCs w:val="27"/>
              </w:rPr>
            </w:rPrChange>
          </w:rPr>
          <w:t>Benznidazole Therapy Yields Cost-Saving Benefits for Chronic Chagas Disease in a European Healthcare Context</w:t>
        </w:r>
      </w:ins>
    </w:p>
    <w:p w14:paraId="3693D25C" w14:textId="77777777" w:rsidR="00A272FE" w:rsidRDefault="00A272FE" w:rsidP="003567E7">
      <w:pPr>
        <w:spacing w:line="360" w:lineRule="auto"/>
        <w:rPr>
          <w:lang w:val="en-US"/>
        </w:rPr>
      </w:pPr>
    </w:p>
    <w:p w14:paraId="2FC1E5C2" w14:textId="47106632" w:rsidR="006439F1" w:rsidRDefault="006439F1" w:rsidP="003567E7">
      <w:pPr>
        <w:spacing w:line="360" w:lineRule="auto"/>
      </w:pPr>
      <w:proofErr w:type="spellStart"/>
      <w:r w:rsidRPr="006439F1">
        <w:t>Authors</w:t>
      </w:r>
      <w:proofErr w:type="spellEnd"/>
      <w:r w:rsidRPr="006439F1">
        <w:t>: Philip Erick Wikman-Jorgensen</w:t>
      </w:r>
      <w:r w:rsidRPr="0033599A">
        <w:rPr>
          <w:vertAlign w:val="superscript"/>
        </w:rPr>
        <w:t>1,2</w:t>
      </w:r>
      <w:r w:rsidRPr="006439F1">
        <w:t>, Clara Crespillo</w:t>
      </w:r>
      <w:r w:rsidR="00034CD9">
        <w:t>-Andújar</w:t>
      </w:r>
      <w:r w:rsidRPr="0033599A">
        <w:rPr>
          <w:vertAlign w:val="superscript"/>
        </w:rPr>
        <w:t>3</w:t>
      </w:r>
      <w:ins w:id="5" w:author="Jose Antonio Perez Molina" w:date="2025-06-03T09:02:00Z" w16du:dateUtc="2025-06-03T07:02:00Z">
        <w:r w:rsidR="00A272FE">
          <w:rPr>
            <w:vertAlign w:val="superscript"/>
          </w:rPr>
          <w:t>,4</w:t>
        </w:r>
      </w:ins>
      <w:r w:rsidRPr="006439F1">
        <w:t>, Jara Llenas-Gar</w:t>
      </w:r>
      <w:r>
        <w:t>cía</w:t>
      </w:r>
      <w:r w:rsidRPr="00DC3F23">
        <w:rPr>
          <w:vertAlign w:val="superscript"/>
        </w:rPr>
        <w:t>4,5</w:t>
      </w:r>
      <w:ins w:id="6" w:author="Jose Antonio Perez Molina" w:date="2025-06-03T09:02:00Z" w16du:dateUtc="2025-06-03T07:02:00Z">
        <w:r w:rsidR="00A272FE">
          <w:rPr>
            <w:vertAlign w:val="superscript"/>
          </w:rPr>
          <w:t>,6</w:t>
        </w:r>
      </w:ins>
      <w:r>
        <w:t>, Jose A</w:t>
      </w:r>
      <w:ins w:id="7" w:author="Jose Antonio Perez Molina" w:date="2025-06-03T08:59:00Z" w16du:dateUtc="2025-06-03T06:59:00Z">
        <w:r w:rsidR="00A272FE">
          <w:t>.</w:t>
        </w:r>
      </w:ins>
      <w:del w:id="8" w:author="Jose Antonio Perez Molina" w:date="2025-06-03T08:59:00Z" w16du:dateUtc="2025-06-03T06:59:00Z">
        <w:r w:rsidDel="00A272FE">
          <w:delText>ntonio</w:delText>
        </w:r>
      </w:del>
      <w:r>
        <w:t xml:space="preserve"> P</w:t>
      </w:r>
      <w:ins w:id="9" w:author="Jose Antonio Perez Molina" w:date="2025-06-03T08:59:00Z" w16du:dateUtc="2025-06-03T06:59:00Z">
        <w:r w:rsidR="00A272FE">
          <w:t>e</w:t>
        </w:r>
      </w:ins>
      <w:del w:id="10" w:author="Jose Antonio Perez Molina" w:date="2025-06-03T08:59:00Z" w16du:dateUtc="2025-06-03T06:59:00Z">
        <w:r w:rsidDel="00A272FE">
          <w:delText>é</w:delText>
        </w:r>
      </w:del>
      <w:r>
        <w:t>rez-</w:t>
      </w:r>
      <w:commentRangeStart w:id="11"/>
      <w:r>
        <w:t>Molina</w:t>
      </w:r>
      <w:del w:id="12" w:author="Jose Antonio Perez Molina" w:date="2025-06-03T09:02:00Z" w16du:dateUtc="2025-06-03T07:02:00Z">
        <w:r w:rsidRPr="00DC3F23" w:rsidDel="00A272FE">
          <w:rPr>
            <w:vertAlign w:val="superscript"/>
          </w:rPr>
          <w:delText>6</w:delText>
        </w:r>
        <w:commentRangeEnd w:id="11"/>
        <w:r w:rsidR="00A272FE" w:rsidDel="00A272FE">
          <w:rPr>
            <w:rStyle w:val="Refdecomentario"/>
          </w:rPr>
          <w:commentReference w:id="11"/>
        </w:r>
        <w:r w:rsidDel="00A272FE">
          <w:delText>.</w:delText>
        </w:r>
      </w:del>
      <w:ins w:id="13" w:author="Jose Antonio Perez Molina" w:date="2025-06-03T09:02:00Z" w16du:dateUtc="2025-06-03T07:02:00Z">
        <w:r w:rsidR="00A272FE">
          <w:rPr>
            <w:vertAlign w:val="superscript"/>
          </w:rPr>
          <w:t>3,4</w:t>
        </w:r>
      </w:ins>
    </w:p>
    <w:p w14:paraId="4820F20B" w14:textId="77777777" w:rsidR="006439F1" w:rsidRDefault="006439F1" w:rsidP="003567E7">
      <w:pPr>
        <w:spacing w:line="360" w:lineRule="auto"/>
      </w:pPr>
    </w:p>
    <w:p w14:paraId="501A6A25" w14:textId="58B8F4A9" w:rsidR="006439F1" w:rsidRDefault="006439F1" w:rsidP="003567E7">
      <w:pPr>
        <w:pStyle w:val="Prrafodelista"/>
        <w:numPr>
          <w:ilvl w:val="0"/>
          <w:numId w:val="1"/>
        </w:numPr>
        <w:spacing w:line="360" w:lineRule="auto"/>
      </w:pPr>
      <w:r>
        <w:t xml:space="preserve">Servicio de Medicina Interna/Enfermedades Infecciosas. Hospital General Universitario de Elda-FISABIO. </w:t>
      </w:r>
    </w:p>
    <w:p w14:paraId="108CBB84" w14:textId="343B0C11" w:rsidR="006439F1" w:rsidRDefault="006439F1" w:rsidP="003567E7">
      <w:pPr>
        <w:pStyle w:val="Prrafodelista"/>
        <w:numPr>
          <w:ilvl w:val="0"/>
          <w:numId w:val="1"/>
        </w:numPr>
        <w:spacing w:line="360" w:lineRule="auto"/>
      </w:pPr>
      <w:r>
        <w:t>Departamento de Medicina Clínica. Universidad Miguel Hernández de Elche.</w:t>
      </w:r>
    </w:p>
    <w:p w14:paraId="42DD34D9" w14:textId="7FA83F43" w:rsidR="006439F1" w:rsidRDefault="006439F1" w:rsidP="003567E7">
      <w:pPr>
        <w:pStyle w:val="Prrafodelista"/>
        <w:numPr>
          <w:ilvl w:val="0"/>
          <w:numId w:val="1"/>
        </w:numPr>
        <w:spacing w:line="360" w:lineRule="auto"/>
        <w:rPr>
          <w:ins w:id="14" w:author="Jose Antonio Perez Molina" w:date="2025-06-03T09:00:00Z" w16du:dateUtc="2025-06-03T07:00:00Z"/>
          <w:lang w:val="en-US"/>
        </w:rPr>
      </w:pPr>
      <w:del w:id="15" w:author="Jose Antonio Perez Molina" w:date="2025-06-03T09:00:00Z" w16du:dateUtc="2025-06-03T07:00:00Z">
        <w:r w:rsidRPr="00A272FE" w:rsidDel="00A272FE">
          <w:rPr>
            <w:lang w:val="en-US"/>
            <w:rPrChange w:id="16" w:author="Jose Antonio Perez Molina" w:date="2025-06-03T09:00:00Z" w16du:dateUtc="2025-06-03T07:00:00Z">
              <w:rPr/>
            </w:rPrChange>
          </w:rPr>
          <w:delText>Mirar filiación</w:delText>
        </w:r>
      </w:del>
      <w:ins w:id="17" w:author="Jose Antonio Perez Molina" w:date="2025-06-03T09:00:00Z" w16du:dateUtc="2025-06-03T07:00:00Z">
        <w:r w:rsidR="00A272FE" w:rsidRPr="00A272FE">
          <w:rPr>
            <w:lang w:val="en-US"/>
            <w:rPrChange w:id="18" w:author="Jose Antonio Perez Molina" w:date="2025-06-03T09:00:00Z" w16du:dateUtc="2025-06-03T07:00:00Z">
              <w:rPr/>
            </w:rPrChange>
          </w:rPr>
          <w:t>National Referral Centre for Tr</w:t>
        </w:r>
        <w:r w:rsidR="00A272FE">
          <w:rPr>
            <w:lang w:val="en-US"/>
          </w:rPr>
          <w:t xml:space="preserve">opical Diseases. Infectious Diseases Department. </w:t>
        </w:r>
        <w:proofErr w:type="spellStart"/>
        <w:r w:rsidR="00A272FE">
          <w:rPr>
            <w:lang w:val="en-US"/>
          </w:rPr>
          <w:t>Universitary</w:t>
        </w:r>
        <w:proofErr w:type="spellEnd"/>
        <w:r w:rsidR="00A272FE">
          <w:rPr>
            <w:lang w:val="en-US"/>
          </w:rPr>
          <w:t xml:space="preserve"> Hospital Ramón y Cajal</w:t>
        </w:r>
      </w:ins>
      <w:ins w:id="19" w:author="Jose Antonio Perez Molina" w:date="2025-06-03T09:01:00Z" w16du:dateUtc="2025-06-03T07:01:00Z">
        <w:r w:rsidR="00A272FE">
          <w:rPr>
            <w:lang w:val="en-US"/>
          </w:rPr>
          <w:t xml:space="preserve"> (IRYCIS)</w:t>
        </w:r>
      </w:ins>
      <w:ins w:id="20" w:author="Jose Antonio Perez Molina" w:date="2025-06-03T09:00:00Z" w16du:dateUtc="2025-06-03T07:00:00Z">
        <w:r w:rsidR="00A272FE">
          <w:rPr>
            <w:lang w:val="en-US"/>
          </w:rPr>
          <w:t>, Madrid, Spain</w:t>
        </w:r>
      </w:ins>
    </w:p>
    <w:p w14:paraId="29A7A373" w14:textId="47ABA936" w:rsidR="00A272FE" w:rsidRPr="00A272FE" w:rsidRDefault="00A272FE" w:rsidP="003567E7">
      <w:pPr>
        <w:pStyle w:val="Prrafodelista"/>
        <w:numPr>
          <w:ilvl w:val="0"/>
          <w:numId w:val="1"/>
        </w:numPr>
        <w:spacing w:line="360" w:lineRule="auto"/>
      </w:pPr>
      <w:ins w:id="21" w:author="Jose Antonio Perez Molina" w:date="2025-06-03T09:01:00Z" w16du:dateUtc="2025-06-03T07:01:00Z">
        <w:r w:rsidRPr="00A272FE">
          <w:rPr>
            <w:rPrChange w:id="22" w:author="Jose Antonio Perez Molina" w:date="2025-06-03T09:01:00Z" w16du:dateUtc="2025-06-03T07:01:00Z">
              <w:rPr>
                <w:lang w:val="en-US"/>
              </w:rPr>
            </w:rPrChange>
          </w:rPr>
          <w:t>CIBERINFEC, Instituto de Salud Car</w:t>
        </w:r>
        <w:r>
          <w:t xml:space="preserve">los III, Madrid, </w:t>
        </w:r>
        <w:proofErr w:type="spellStart"/>
        <w:r>
          <w:t>Spain</w:t>
        </w:r>
      </w:ins>
      <w:proofErr w:type="spellEnd"/>
    </w:p>
    <w:p w14:paraId="62446E9E" w14:textId="0DBC52EE" w:rsidR="006439F1" w:rsidRDefault="006439F1" w:rsidP="003567E7">
      <w:pPr>
        <w:pStyle w:val="Prrafodelista"/>
        <w:numPr>
          <w:ilvl w:val="0"/>
          <w:numId w:val="1"/>
        </w:numPr>
        <w:spacing w:line="360" w:lineRule="auto"/>
      </w:pPr>
      <w:r>
        <w:t>Servicio de Medicina Interna/Enfermedades Infecciosas. Hospital Vega Baja-FISABIO.</w:t>
      </w:r>
    </w:p>
    <w:p w14:paraId="29C02ACF" w14:textId="052E5718" w:rsidR="006439F1" w:rsidRDefault="006439F1" w:rsidP="003567E7">
      <w:pPr>
        <w:pStyle w:val="Prrafodelista"/>
        <w:numPr>
          <w:ilvl w:val="0"/>
          <w:numId w:val="1"/>
        </w:numPr>
        <w:spacing w:line="360" w:lineRule="auto"/>
      </w:pPr>
      <w:r>
        <w:t>Departamento de Medicina Clínica. Universidad Miguel Hernández de Elche.</w:t>
      </w:r>
    </w:p>
    <w:p w14:paraId="0DC2655F" w14:textId="3BCC4D5B" w:rsidR="006439F1" w:rsidDel="00A272FE" w:rsidRDefault="006439F1" w:rsidP="003567E7">
      <w:pPr>
        <w:pStyle w:val="Prrafodelista"/>
        <w:numPr>
          <w:ilvl w:val="0"/>
          <w:numId w:val="1"/>
        </w:numPr>
        <w:spacing w:line="360" w:lineRule="auto"/>
        <w:rPr>
          <w:del w:id="23" w:author="Jose Antonio Perez Molina" w:date="2025-06-03T09:02:00Z" w16du:dateUtc="2025-06-03T07:02:00Z"/>
        </w:rPr>
      </w:pPr>
      <w:del w:id="24" w:author="Jose Antonio Perez Molina" w:date="2025-06-03T09:02:00Z" w16du:dateUtc="2025-06-03T07:02:00Z">
        <w:r w:rsidDel="00A272FE">
          <w:delText>Unidad de Medicina Tropical. Hospital Ramón y Cajal.</w:delText>
        </w:r>
      </w:del>
    </w:p>
    <w:p w14:paraId="0BA16D06" w14:textId="77777777" w:rsidR="006439F1" w:rsidRDefault="006439F1" w:rsidP="003567E7">
      <w:pPr>
        <w:spacing w:line="360" w:lineRule="auto"/>
      </w:pPr>
    </w:p>
    <w:p w14:paraId="7F7A3400" w14:textId="03E75636" w:rsidR="006439F1" w:rsidRPr="00A66ED9" w:rsidRDefault="0052768E" w:rsidP="003567E7">
      <w:pPr>
        <w:spacing w:line="360" w:lineRule="auto"/>
        <w:rPr>
          <w:lang w:val="en-US"/>
        </w:rPr>
      </w:pPr>
      <w:proofErr w:type="spellStart"/>
      <w:r w:rsidRPr="0075271E">
        <w:t>Corresponding</w:t>
      </w:r>
      <w:proofErr w:type="spellEnd"/>
      <w:r w:rsidRPr="0075271E">
        <w:t xml:space="preserve"> </w:t>
      </w:r>
      <w:proofErr w:type="spellStart"/>
      <w:r w:rsidRPr="0075271E">
        <w:t>author</w:t>
      </w:r>
      <w:proofErr w:type="spellEnd"/>
      <w:r w:rsidRPr="0075271E">
        <w:t xml:space="preserve">: Philip Erick Wikman Jorgensen, Servicio de Medicina Interna, Hospital General Universitario </w:t>
      </w:r>
      <w:r w:rsidR="0075271E" w:rsidRPr="0075271E">
        <w:t xml:space="preserve">de </w:t>
      </w:r>
      <w:r w:rsidR="0075271E">
        <w:t xml:space="preserve">Elda, </w:t>
      </w:r>
      <w:proofErr w:type="spellStart"/>
      <w:r w:rsidRPr="0075271E">
        <w:t>Ctra</w:t>
      </w:r>
      <w:proofErr w:type="spellEnd"/>
      <w:r w:rsidRPr="0075271E">
        <w:t xml:space="preserve"> Elda-Sax s/n</w:t>
      </w:r>
      <w:r w:rsidR="0075271E">
        <w:t xml:space="preserve">, CP 03600. </w:t>
      </w:r>
      <w:r w:rsidR="0075271E" w:rsidRPr="00A66ED9">
        <w:rPr>
          <w:lang w:val="en-US"/>
        </w:rPr>
        <w:t>Spain.</w:t>
      </w:r>
    </w:p>
    <w:p w14:paraId="56C34CAE" w14:textId="77777777" w:rsidR="0075271E" w:rsidRPr="00A66ED9" w:rsidRDefault="0075271E" w:rsidP="003567E7">
      <w:pPr>
        <w:spacing w:line="360" w:lineRule="auto"/>
        <w:rPr>
          <w:lang w:val="en-US"/>
        </w:rPr>
      </w:pPr>
    </w:p>
    <w:p w14:paraId="5FCBC323" w14:textId="7DC6082D" w:rsidR="0075271E" w:rsidRDefault="0075271E" w:rsidP="003567E7">
      <w:pPr>
        <w:spacing w:line="360" w:lineRule="auto"/>
        <w:rPr>
          <w:lang w:val="en-US"/>
        </w:rPr>
      </w:pPr>
      <w:r w:rsidRPr="0075271E">
        <w:rPr>
          <w:lang w:val="en-US"/>
        </w:rPr>
        <w:t xml:space="preserve">Keywords: Benznidazole, </w:t>
      </w:r>
      <w:ins w:id="25" w:author="Jose Antonio Perez Molina" w:date="2025-06-03T09:03:00Z" w16du:dateUtc="2025-06-03T07:03:00Z">
        <w:r w:rsidR="00A272FE">
          <w:rPr>
            <w:lang w:val="en-US"/>
          </w:rPr>
          <w:t xml:space="preserve">Neglected tropical diseases, </w:t>
        </w:r>
        <w:r w:rsidR="00A272FE" w:rsidRPr="00A272FE">
          <w:rPr>
            <w:i/>
            <w:iCs/>
            <w:lang w:val="en-US"/>
            <w:rPrChange w:id="26" w:author="Jose Antonio Perez Molina" w:date="2025-06-03T09:03:00Z" w16du:dateUtc="2025-06-03T07:03:00Z">
              <w:rPr>
                <w:lang w:val="en-US"/>
              </w:rPr>
            </w:rPrChange>
          </w:rPr>
          <w:t>Trypanosoma cruzi</w:t>
        </w:r>
        <w:r w:rsidR="00A272FE">
          <w:rPr>
            <w:lang w:val="en-US"/>
          </w:rPr>
          <w:t xml:space="preserve">, </w:t>
        </w:r>
      </w:ins>
      <w:r w:rsidRPr="0075271E">
        <w:rPr>
          <w:lang w:val="en-US"/>
        </w:rPr>
        <w:t>Chagas Disease, c</w:t>
      </w:r>
      <w:r>
        <w:rPr>
          <w:lang w:val="en-US"/>
        </w:rPr>
        <w:t>ost-effectiveness analysis</w:t>
      </w:r>
      <w:ins w:id="27" w:author="Jose Antonio Perez Molina" w:date="2025-06-03T09:04:00Z" w16du:dateUtc="2025-06-03T07:04:00Z">
        <w:r w:rsidR="00A272FE">
          <w:rPr>
            <w:lang w:val="en-US"/>
          </w:rPr>
          <w:t>, Health access</w:t>
        </w:r>
      </w:ins>
      <w:r>
        <w:rPr>
          <w:lang w:val="en-US"/>
        </w:rPr>
        <w:t>.</w:t>
      </w:r>
    </w:p>
    <w:p w14:paraId="29A40D48" w14:textId="77777777" w:rsidR="0075271E" w:rsidRDefault="0075271E" w:rsidP="003567E7">
      <w:pPr>
        <w:spacing w:line="360" w:lineRule="auto"/>
        <w:rPr>
          <w:lang w:val="en-US"/>
        </w:rPr>
      </w:pPr>
    </w:p>
    <w:p w14:paraId="76C17B8C" w14:textId="2E81406E" w:rsidR="00A272FE" w:rsidRDefault="00A272FE">
      <w:pPr>
        <w:rPr>
          <w:ins w:id="28" w:author="Jose Antonio Perez Molina" w:date="2025-06-03T09:04:00Z" w16du:dateUtc="2025-06-03T07:04:00Z"/>
          <w:lang w:val="en-US"/>
        </w:rPr>
      </w:pPr>
      <w:ins w:id="29" w:author="Jose Antonio Perez Molina" w:date="2025-06-03T09:04:00Z" w16du:dateUtc="2025-06-03T07:04:00Z">
        <w:r>
          <w:rPr>
            <w:lang w:val="en-US"/>
          </w:rPr>
          <w:br w:type="page"/>
        </w:r>
      </w:ins>
    </w:p>
    <w:p w14:paraId="1D11EF02" w14:textId="77777777" w:rsidR="000975C3" w:rsidRPr="00A272FE" w:rsidRDefault="000975C3" w:rsidP="000975C3">
      <w:pPr>
        <w:spacing w:line="360" w:lineRule="auto"/>
        <w:rPr>
          <w:lang w:val="en-US"/>
        </w:rPr>
      </w:pPr>
      <w:r w:rsidRPr="00A272FE">
        <w:rPr>
          <w:b/>
          <w:bCs/>
          <w:lang w:val="en-US"/>
        </w:rPr>
        <w:t>Abstract</w:t>
      </w:r>
    </w:p>
    <w:p w14:paraId="540AED93" w14:textId="77777777" w:rsidR="000975C3" w:rsidRPr="000975C3" w:rsidRDefault="000975C3" w:rsidP="000975C3">
      <w:pPr>
        <w:spacing w:line="360" w:lineRule="auto"/>
        <w:rPr>
          <w:lang w:val="en-US"/>
        </w:rPr>
      </w:pPr>
      <w:r w:rsidRPr="000975C3">
        <w:rPr>
          <w:lang w:val="en-US"/>
        </w:rPr>
        <w:t>Objectives: To evaluate the cost-effectiveness of benznidazole treatment for chronic Chagas disease in a European healthcare setting. The study focuses on patients with chronic asymptomatic Chagas disease.</w:t>
      </w:r>
    </w:p>
    <w:p w14:paraId="4249160A" w14:textId="77777777" w:rsidR="000975C3" w:rsidRPr="000975C3" w:rsidRDefault="000975C3" w:rsidP="000975C3">
      <w:pPr>
        <w:spacing w:line="360" w:lineRule="auto"/>
        <w:rPr>
          <w:lang w:val="en-US"/>
        </w:rPr>
      </w:pPr>
      <w:r w:rsidRPr="000975C3">
        <w:rPr>
          <w:lang w:val="en-US"/>
        </w:rPr>
        <w:t>Perspective: The study conducts a cost-effectiveness analysis, which involves evaluating costs and clinical outcomes from the perspective of the healthcare system or payer.</w:t>
      </w:r>
    </w:p>
    <w:p w14:paraId="08DF5E38" w14:textId="77777777" w:rsidR="000975C3" w:rsidRPr="000975C3" w:rsidRDefault="000975C3" w:rsidP="000975C3">
      <w:pPr>
        <w:spacing w:line="360" w:lineRule="auto"/>
        <w:rPr>
          <w:lang w:val="en-US"/>
        </w:rPr>
      </w:pPr>
      <w:r w:rsidRPr="000975C3">
        <w:rPr>
          <w:lang w:val="en-US"/>
        </w:rPr>
        <w:t>Setting: The study is set in a European healthcare environment, specifically calibrating the model to reflect the Spanish epidemiological situation.</w:t>
      </w:r>
    </w:p>
    <w:p w14:paraId="7C2E42FC" w14:textId="5973412B" w:rsidR="000975C3" w:rsidRPr="000975C3" w:rsidRDefault="000975C3" w:rsidP="000975C3">
      <w:pPr>
        <w:spacing w:line="360" w:lineRule="auto"/>
        <w:rPr>
          <w:lang w:val="en-US"/>
        </w:rPr>
      </w:pPr>
      <w:r w:rsidRPr="000975C3">
        <w:rPr>
          <w:lang w:val="en-US"/>
        </w:rPr>
        <w:t xml:space="preserve">Methods: An economic evaluation (cost-effectiveness analysis) was performed. A </w:t>
      </w:r>
      <w:r>
        <w:rPr>
          <w:lang w:val="en-US"/>
        </w:rPr>
        <w:t xml:space="preserve">Markov </w:t>
      </w:r>
      <w:r w:rsidRPr="000975C3">
        <w:rPr>
          <w:lang w:val="en-US"/>
        </w:rPr>
        <w:t xml:space="preserve">model was used, and Monte Carlo simulations and probabilistic sensitivity analysis (PSA) were conducted to characterize uncertainty. Key input data included transition probabilities (derived and calibrated from the literature) and costs (based on BOJA 2024 and </w:t>
      </w:r>
      <w:proofErr w:type="spellStart"/>
      <w:r w:rsidRPr="000975C3">
        <w:rPr>
          <w:lang w:val="en-US"/>
        </w:rPr>
        <w:t>Ministerio</w:t>
      </w:r>
      <w:proofErr w:type="spellEnd"/>
      <w:r w:rsidRPr="000975C3">
        <w:rPr>
          <w:lang w:val="en-US"/>
        </w:rPr>
        <w:t xml:space="preserve"> de Ciencia e </w:t>
      </w:r>
      <w:proofErr w:type="spellStart"/>
      <w:r w:rsidRPr="000975C3">
        <w:rPr>
          <w:lang w:val="en-US"/>
        </w:rPr>
        <w:t>Innovación</w:t>
      </w:r>
      <w:proofErr w:type="spellEnd"/>
      <w:r w:rsidRPr="000975C3">
        <w:rPr>
          <w:lang w:val="en-US"/>
        </w:rPr>
        <w:t xml:space="preserve"> 2023). A weakness of the study is the assumption of a constant migrant population. Reporting was done in accordance with the CHEERS statement.</w:t>
      </w:r>
    </w:p>
    <w:p w14:paraId="15CCCA0A" w14:textId="77777777" w:rsidR="000975C3" w:rsidRPr="000975C3" w:rsidRDefault="000975C3" w:rsidP="000975C3">
      <w:pPr>
        <w:spacing w:line="360" w:lineRule="auto"/>
        <w:rPr>
          <w:lang w:val="en-US"/>
        </w:rPr>
      </w:pPr>
      <w:r w:rsidRPr="000975C3">
        <w:rPr>
          <w:lang w:val="en-US"/>
        </w:rPr>
        <w:t xml:space="preserve">Results: Univariate sensitivity analysis identified the probability of cardiac involvement, the probability of digestive involvement, the relative risk reduction in cardiac and digestive forms with treatment, and the mortality rate increase ratios in cardiac and digestive forms as the most influential variables. In the probabilistic sensitivity analysis (PSA), the median incremental cost-effectiveness ratio (ICER) was €-69,372 (95% credible interval). More than 95% of simulations showed benznidazole to be </w:t>
      </w:r>
      <w:proofErr w:type="gramStart"/>
      <w:r w:rsidRPr="000975C3">
        <w:rPr>
          <w:lang w:val="en-US"/>
        </w:rPr>
        <w:t>cost-saving</w:t>
      </w:r>
      <w:proofErr w:type="gramEnd"/>
      <w:r w:rsidRPr="000975C3">
        <w:rPr>
          <w:lang w:val="en-US"/>
        </w:rPr>
        <w:t>. The expected value of perfect information (EVPI) was calculated at €1.2 million per year over the study period.</w:t>
      </w:r>
    </w:p>
    <w:p w14:paraId="6C6FAB49" w14:textId="77777777" w:rsidR="000975C3" w:rsidRPr="000975C3" w:rsidRDefault="000975C3" w:rsidP="000975C3">
      <w:pPr>
        <w:spacing w:line="360" w:lineRule="auto"/>
        <w:rPr>
          <w:lang w:val="en-US"/>
        </w:rPr>
      </w:pPr>
      <w:r w:rsidRPr="000975C3">
        <w:rPr>
          <w:lang w:val="en-US"/>
        </w:rPr>
        <w:t>Conclusions: Benznidazole appears to be a cost-saving treatment for chronic asymptomatic Chagas disease patients in the studied healthcare setting. While some residual uncertainty exists, the results suggest that investing in future research to reduce this uncertainty would be reasonable, up to the calculated EVPI value.</w:t>
      </w:r>
    </w:p>
    <w:p w14:paraId="7EDB06D0" w14:textId="4C61E0C7" w:rsidR="00A16DC5" w:rsidRPr="00A272FE" w:rsidRDefault="00A272FE" w:rsidP="003567E7">
      <w:pPr>
        <w:spacing w:line="360" w:lineRule="auto"/>
        <w:rPr>
          <w:rPrChange w:id="30" w:author="Jose Antonio Perez Molina" w:date="2025-06-03T09:04:00Z" w16du:dateUtc="2025-06-03T07:04:00Z">
            <w:rPr>
              <w:lang w:val="en-US"/>
            </w:rPr>
          </w:rPrChange>
        </w:rPr>
      </w:pPr>
      <w:ins w:id="31" w:author="Jose Antonio Perez Molina" w:date="2025-06-03T09:04:00Z" w16du:dateUtc="2025-06-03T07:04:00Z">
        <w:r w:rsidRPr="00A272FE">
          <w:rPr>
            <w:rPrChange w:id="32" w:author="Jose Antonio Perez Molina" w:date="2025-06-03T09:04:00Z" w16du:dateUtc="2025-06-03T07:04:00Z">
              <w:rPr>
                <w:lang w:val="en-US"/>
              </w:rPr>
            </w:rPrChange>
          </w:rPr>
          <w:t xml:space="preserve">Mirar al final cuando tengamos el texto </w:t>
        </w:r>
        <w:r>
          <w:t>finiquitad</w:t>
        </w:r>
      </w:ins>
      <w:ins w:id="33" w:author="Jose Antonio Perez Molina" w:date="2025-06-03T09:05:00Z" w16du:dateUtc="2025-06-03T07:05:00Z">
        <w:r>
          <w:t>o</w:t>
        </w:r>
      </w:ins>
    </w:p>
    <w:p w14:paraId="2086FF7D" w14:textId="77777777" w:rsidR="000975C3" w:rsidRPr="00A272FE" w:rsidRDefault="000975C3" w:rsidP="003567E7">
      <w:pPr>
        <w:spacing w:line="360" w:lineRule="auto"/>
        <w:rPr>
          <w:rPrChange w:id="34" w:author="Jose Antonio Perez Molina" w:date="2025-06-03T09:04:00Z" w16du:dateUtc="2025-06-03T07:04:00Z">
            <w:rPr>
              <w:lang w:val="en-US"/>
            </w:rPr>
          </w:rPrChange>
        </w:rPr>
      </w:pPr>
    </w:p>
    <w:p w14:paraId="17E0E41A" w14:textId="77777777" w:rsidR="000975C3" w:rsidRPr="00A272FE" w:rsidRDefault="000975C3" w:rsidP="003567E7">
      <w:pPr>
        <w:spacing w:line="360" w:lineRule="auto"/>
        <w:rPr>
          <w:rPrChange w:id="35" w:author="Jose Antonio Perez Molina" w:date="2025-06-03T09:04:00Z" w16du:dateUtc="2025-06-03T07:04:00Z">
            <w:rPr>
              <w:lang w:val="en-US"/>
            </w:rPr>
          </w:rPrChange>
        </w:rPr>
      </w:pPr>
    </w:p>
    <w:p w14:paraId="4BE4DD70" w14:textId="24CD03BF" w:rsidR="00516740" w:rsidRDefault="00516740">
      <w:pPr>
        <w:rPr>
          <w:ins w:id="36" w:author="Jose Antonio Perez Molina" w:date="2025-06-03T09:05:00Z" w16du:dateUtc="2025-06-03T07:05:00Z"/>
        </w:rPr>
      </w:pPr>
      <w:ins w:id="37" w:author="Jose Antonio Perez Molina" w:date="2025-06-03T09:05:00Z" w16du:dateUtc="2025-06-03T07:05:00Z">
        <w:r>
          <w:br w:type="page"/>
        </w:r>
      </w:ins>
    </w:p>
    <w:p w14:paraId="462E2077" w14:textId="4CBA64ED" w:rsidR="0075271E" w:rsidRPr="00516740" w:rsidRDefault="0075271E" w:rsidP="003567E7">
      <w:pPr>
        <w:spacing w:line="360" w:lineRule="auto"/>
        <w:rPr>
          <w:b/>
          <w:bCs/>
          <w:lang w:val="en-US"/>
        </w:rPr>
      </w:pPr>
      <w:r w:rsidRPr="00516740">
        <w:rPr>
          <w:b/>
          <w:bCs/>
          <w:lang w:val="en-US"/>
        </w:rPr>
        <w:t>Introduction</w:t>
      </w:r>
    </w:p>
    <w:p w14:paraId="46B785F8" w14:textId="7D23ED2A" w:rsidR="00BD525B" w:rsidRPr="00BD525B" w:rsidRDefault="00BD65A3" w:rsidP="00BD525B">
      <w:pPr>
        <w:spacing w:line="360" w:lineRule="auto"/>
        <w:rPr>
          <w:ins w:id="38" w:author="Jose Antonio Perez Molina" w:date="2025-06-06T08:46:00Z"/>
          <w:lang w:val="en-US"/>
          <w:rPrChange w:id="39" w:author="Jose Antonio Perez Molina" w:date="2025-06-06T08:46:00Z" w16du:dateUtc="2025-06-06T06:46:00Z">
            <w:rPr>
              <w:ins w:id="40" w:author="Jose Antonio Perez Molina" w:date="2025-06-06T08:46:00Z"/>
            </w:rPr>
          </w:rPrChange>
        </w:rPr>
      </w:pPr>
      <w:ins w:id="41" w:author="Jose Antonio Perez Molina" w:date="2025-06-03T09:16:00Z" w16du:dateUtc="2025-06-03T07:16:00Z">
        <w:r>
          <w:rPr>
            <w:rFonts w:ascii="Arial" w:hAnsi="Arial" w:cs="Arial"/>
            <w:kern w:val="0"/>
            <w:lang w:val="en-US"/>
            <w14:ligatures w14:val="none"/>
          </w:rPr>
          <w:t>Chagas disease is a neglected tropical disease that affects nearly six million people in Latin America and is becoming increasingly prevalent in non-endemic regions due to migration. Often asymptomatic during its acute phase, it can progress to a chronic stage in which individuals develop se</w:t>
        </w:r>
        <w:r w:rsidR="00C81CAF">
          <w:rPr>
            <w:rFonts w:ascii="Arial" w:hAnsi="Arial" w:cs="Arial"/>
            <w:kern w:val="0"/>
            <w:lang w:val="en-US"/>
            <w14:ligatures w14:val="none"/>
          </w:rPr>
          <w:t>vere</w:t>
        </w:r>
        <w:r>
          <w:rPr>
            <w:rFonts w:ascii="Arial" w:hAnsi="Arial" w:cs="Arial"/>
            <w:kern w:val="0"/>
            <w:lang w:val="en-US"/>
            <w14:ligatures w14:val="none"/>
          </w:rPr>
          <w:t xml:space="preserve"> cardiac or digestive </w:t>
        </w:r>
        <w:r>
          <w:rPr>
            <w:rFonts w:ascii="Arial" w:hAnsi="Arial" w:cs="Arial"/>
            <w:kern w:val="0"/>
            <w:lang w:val="en-US"/>
            <w14:ligatures w14:val="none"/>
          </w:rPr>
          <w:t>involvement</w:t>
        </w:r>
        <w:r>
          <w:rPr>
            <w:rFonts w:ascii="Arial" w:hAnsi="Arial" w:cs="Arial"/>
            <w:kern w:val="0"/>
            <w:lang w:val="en-US"/>
            <w14:ligatures w14:val="none"/>
          </w:rPr>
          <w:t xml:space="preserve"> over many years, accompanied by an increased risk of </w:t>
        </w:r>
        <w:commentRangeStart w:id="42"/>
        <w:r>
          <w:rPr>
            <w:rFonts w:ascii="Arial" w:hAnsi="Arial" w:cs="Arial"/>
            <w:kern w:val="0"/>
            <w:lang w:val="en-US"/>
            <w14:ligatures w14:val="none"/>
          </w:rPr>
          <w:t>mortality</w:t>
        </w:r>
      </w:ins>
      <w:commentRangeEnd w:id="42"/>
      <w:ins w:id="43" w:author="Jose Antonio Perez Molina" w:date="2025-06-06T08:49:00Z" w16du:dateUtc="2025-06-06T06:49:00Z">
        <w:r w:rsidR="00BD525B">
          <w:rPr>
            <w:rStyle w:val="Refdecomentario"/>
          </w:rPr>
          <w:commentReference w:id="42"/>
        </w:r>
      </w:ins>
      <w:ins w:id="44" w:author="Jose Antonio Perez Molina" w:date="2025-06-03T09:16:00Z" w16du:dateUtc="2025-06-03T07:16:00Z">
        <w:r>
          <w:rPr>
            <w:rFonts w:ascii="Arial" w:hAnsi="Arial" w:cs="Arial"/>
            <w:kern w:val="0"/>
            <w:lang w:val="en-US"/>
            <w14:ligatures w14:val="none"/>
          </w:rPr>
          <w:t>. </w:t>
        </w:r>
      </w:ins>
      <w:ins w:id="45" w:author="Jose Antonio Perez Molina" w:date="2025-06-06T08:47:00Z" w16du:dateUtc="2025-06-06T06:47:00Z">
        <w:r w:rsidR="00BD525B">
          <w:rPr>
            <w:kern w:val="0"/>
            <w:lang w:val="en-US"/>
            <w14:ligatures w14:val="none"/>
          </w:rPr>
          <w:t xml:space="preserve">Benznidazole is highly effective in the acute phase, in early chronic infection, and in preventing mother-to-child transmission, while its efficacy is questionable in late chronic infection, particularly when there is visceral </w:t>
        </w:r>
        <w:commentRangeStart w:id="46"/>
        <w:r w:rsidR="00BD525B">
          <w:rPr>
            <w:kern w:val="0"/>
            <w:lang w:val="en-US"/>
            <w14:ligatures w14:val="none"/>
          </w:rPr>
          <w:t>involvement</w:t>
        </w:r>
      </w:ins>
      <w:commentRangeEnd w:id="46"/>
      <w:ins w:id="47" w:author="Jose Antonio Perez Molina" w:date="2025-06-06T08:50:00Z" w16du:dateUtc="2025-06-06T06:50:00Z">
        <w:r w:rsidR="00BD525B">
          <w:rPr>
            <w:rStyle w:val="Refdecomentario"/>
          </w:rPr>
          <w:commentReference w:id="46"/>
        </w:r>
      </w:ins>
      <w:ins w:id="48" w:author="Jose Antonio Perez Molina" w:date="2025-06-06T08:47:00Z" w16du:dateUtc="2025-06-06T06:47:00Z">
        <w:r w:rsidR="00BD525B">
          <w:rPr>
            <w:kern w:val="0"/>
            <w:lang w:val="en-US"/>
            <w14:ligatures w14:val="none"/>
          </w:rPr>
          <w:t xml:space="preserve">. The safety profile is far from ideal, with frequent discontinuations due to </w:t>
        </w:r>
        <w:commentRangeStart w:id="49"/>
        <w:r w:rsidR="00BD525B">
          <w:rPr>
            <w:kern w:val="0"/>
            <w:lang w:val="en-US"/>
            <w14:ligatures w14:val="none"/>
          </w:rPr>
          <w:t>toxicity</w:t>
        </w:r>
      </w:ins>
      <w:commentRangeEnd w:id="49"/>
      <w:ins w:id="50" w:author="Jose Antonio Perez Molina" w:date="2025-06-06T08:50:00Z" w16du:dateUtc="2025-06-06T06:50:00Z">
        <w:r w:rsidR="00BD525B">
          <w:rPr>
            <w:rStyle w:val="Refdecomentario"/>
          </w:rPr>
          <w:commentReference w:id="49"/>
        </w:r>
      </w:ins>
      <w:ins w:id="51" w:author="Jose Antonio Perez Molina" w:date="2025-06-06T08:47:00Z" w16du:dateUtc="2025-06-06T06:47:00Z">
        <w:r w:rsidR="00BD525B">
          <w:rPr>
            <w:kern w:val="0"/>
            <w:lang w:val="en-US"/>
            <w14:ligatures w14:val="none"/>
          </w:rPr>
          <w:t xml:space="preserve">. Nonetheless, despite these limitations, the use of benznidazole is far below what would be </w:t>
        </w:r>
        <w:commentRangeStart w:id="52"/>
        <w:r w:rsidR="00BD525B">
          <w:rPr>
            <w:kern w:val="0"/>
            <w:lang w:val="en-US"/>
            <w14:ligatures w14:val="none"/>
          </w:rPr>
          <w:t>optimal</w:t>
        </w:r>
      </w:ins>
      <w:commentRangeEnd w:id="52"/>
      <w:ins w:id="53" w:author="Jose Antonio Perez Molina" w:date="2025-06-06T08:51:00Z" w16du:dateUtc="2025-06-06T06:51:00Z">
        <w:r w:rsidR="00BD525B">
          <w:rPr>
            <w:rStyle w:val="Refdecomentario"/>
          </w:rPr>
          <w:commentReference w:id="52"/>
        </w:r>
      </w:ins>
      <w:ins w:id="54" w:author="Jose Antonio Perez Molina" w:date="2025-06-06T08:47:00Z" w16du:dateUtc="2025-06-06T06:47:00Z">
        <w:r w:rsidR="00BD525B">
          <w:rPr>
            <w:kern w:val="0"/>
            <w:lang w:val="en-US"/>
            <w14:ligatures w14:val="none"/>
          </w:rPr>
          <w:t xml:space="preserve">, resulting in a significant loss of its potential benefits. Some reasons for this </w:t>
        </w:r>
        <w:proofErr w:type="spellStart"/>
        <w:r w:rsidR="00BD525B">
          <w:rPr>
            <w:kern w:val="0"/>
            <w:lang w:val="en-US"/>
            <w14:ligatures w14:val="none"/>
          </w:rPr>
          <w:t>underutilisation</w:t>
        </w:r>
        <w:proofErr w:type="spellEnd"/>
        <w:r w:rsidR="00BD525B">
          <w:rPr>
            <w:kern w:val="0"/>
            <w:lang w:val="en-US"/>
            <w14:ligatures w14:val="none"/>
          </w:rPr>
          <w:t xml:space="preserve"> include a lack of disease awareness, late diagnosis, </w:t>
        </w:r>
      </w:ins>
      <w:ins w:id="55" w:author="Jose Antonio Perez Molina" w:date="2025-06-06T13:45:00Z" w16du:dateUtc="2025-06-06T11:45:00Z">
        <w:r w:rsidR="00C834B3">
          <w:rPr>
            <w:kern w:val="0"/>
            <w:lang w:val="en-US"/>
            <w14:ligatures w14:val="none"/>
          </w:rPr>
          <w:t xml:space="preserve">cost, </w:t>
        </w:r>
      </w:ins>
      <w:ins w:id="56" w:author="Jose Antonio Perez Molina" w:date="2025-06-06T08:47:00Z" w16du:dateUtc="2025-06-06T06:47:00Z">
        <w:r w:rsidR="00BD525B">
          <w:rPr>
            <w:kern w:val="0"/>
            <w:lang w:val="en-US"/>
            <w14:ligatures w14:val="none"/>
          </w:rPr>
          <w:t xml:space="preserve">and barriers to treatment access. </w:t>
        </w:r>
      </w:ins>
    </w:p>
    <w:p w14:paraId="1271379C" w14:textId="57C71146" w:rsidR="00C22E6F" w:rsidRPr="00C22E6F" w:rsidRDefault="000E547A" w:rsidP="00C22E6F">
      <w:pPr>
        <w:spacing w:line="360" w:lineRule="auto"/>
        <w:rPr>
          <w:ins w:id="57" w:author="Jose Antonio Perez Molina" w:date="2025-06-06T09:27:00Z"/>
          <w:lang w:val="en-US"/>
          <w:rPrChange w:id="58" w:author="Jose Antonio Perez Molina" w:date="2025-06-06T09:27:00Z" w16du:dateUtc="2025-06-06T07:27:00Z">
            <w:rPr>
              <w:ins w:id="59" w:author="Jose Antonio Perez Molina" w:date="2025-06-06T09:27:00Z"/>
            </w:rPr>
          </w:rPrChange>
        </w:rPr>
      </w:pPr>
      <w:ins w:id="60" w:author="Jose Antonio Perez Molina" w:date="2025-06-06T09:01:00Z" w16du:dateUtc="2025-06-06T07:01:00Z">
        <w:r>
          <w:rPr>
            <w:kern w:val="0"/>
            <w:lang w:val="en-US"/>
            <w14:ligatures w14:val="none"/>
          </w:rPr>
          <w:t>Chagas disease, caused by </w:t>
        </w:r>
        <w:r>
          <w:rPr>
            <w:i/>
            <w:iCs/>
            <w:kern w:val="0"/>
            <w:lang w:val="en-US"/>
            <w14:ligatures w14:val="none"/>
          </w:rPr>
          <w:t>Trypanosoma cruzi</w:t>
        </w:r>
        <w:r>
          <w:rPr>
            <w:kern w:val="0"/>
            <w:lang w:val="en-US"/>
            <w14:ligatures w14:val="none"/>
          </w:rPr>
          <w:t xml:space="preserve">, remains endemic in 21 Latin American countries, accounting for 12,000 deaths per year and affecting nearly 6 million people—particularly in the Southern Cone, where 70.2 million individuals are at </w:t>
        </w:r>
        <w:commentRangeStart w:id="61"/>
        <w:r>
          <w:rPr>
            <w:kern w:val="0"/>
            <w:lang w:val="en-US"/>
            <w14:ligatures w14:val="none"/>
          </w:rPr>
          <w:t xml:space="preserve">risk </w:t>
        </w:r>
      </w:ins>
      <w:commentRangeEnd w:id="61"/>
      <w:ins w:id="62" w:author="Jose Antonio Perez Molina" w:date="2025-06-06T09:02:00Z" w16du:dateUtc="2025-06-06T07:02:00Z">
        <w:r>
          <w:rPr>
            <w:rStyle w:val="Refdecomentario"/>
          </w:rPr>
          <w:commentReference w:id="61"/>
        </w:r>
      </w:ins>
      <w:ins w:id="63" w:author="Jose Antonio Perez Molina" w:date="2025-06-06T09:01:00Z" w16du:dateUtc="2025-06-06T07:01:00Z">
        <w:r>
          <w:rPr>
            <w:kern w:val="0"/>
            <w:lang w:val="en-US"/>
            <w14:ligatures w14:val="none"/>
          </w:rPr>
          <w:t xml:space="preserve">. Through </w:t>
        </w:r>
        <w:proofErr w:type="spellStart"/>
        <w:r>
          <w:rPr>
            <w:kern w:val="0"/>
            <w:lang w:val="en-US"/>
            <w14:ligatures w14:val="none"/>
          </w:rPr>
          <w:t>globalisation</w:t>
        </w:r>
        <w:proofErr w:type="spellEnd"/>
        <w:r>
          <w:rPr>
            <w:kern w:val="0"/>
            <w:lang w:val="en-US"/>
            <w14:ligatures w14:val="none"/>
          </w:rPr>
          <w:t xml:space="preserve"> and migration, the disease has reached non-endemic regions, with approximately 347,000 cases in the United States and 123,078 in </w:t>
        </w:r>
        <w:commentRangeStart w:id="64"/>
        <w:r>
          <w:rPr>
            <w:kern w:val="0"/>
            <w:lang w:val="en-US"/>
            <w14:ligatures w14:val="none"/>
          </w:rPr>
          <w:t xml:space="preserve">Europe </w:t>
        </w:r>
      </w:ins>
      <w:commentRangeEnd w:id="64"/>
      <w:ins w:id="65" w:author="Jose Antonio Perez Molina" w:date="2025-06-06T09:04:00Z" w16du:dateUtc="2025-06-06T07:04:00Z">
        <w:r w:rsidR="00B6229C">
          <w:rPr>
            <w:rStyle w:val="Refdecomentario"/>
          </w:rPr>
          <w:commentReference w:id="64"/>
        </w:r>
      </w:ins>
      <w:ins w:id="66" w:author="Jose Antonio Perez Molina" w:date="2025-06-06T09:01:00Z" w16du:dateUtc="2025-06-06T07:01:00Z">
        <w:r>
          <w:rPr>
            <w:kern w:val="0"/>
            <w:lang w:val="en-US"/>
            <w14:ligatures w14:val="none"/>
          </w:rPr>
          <w:t>.</w:t>
        </w:r>
      </w:ins>
      <w:ins w:id="67" w:author="Jose Antonio Perez Molina" w:date="2025-06-06T09:19:00Z" w16du:dateUtc="2025-06-06T07:19:00Z">
        <w:r w:rsidR="00744CEA">
          <w:rPr>
            <w:kern w:val="0"/>
            <w:lang w:val="en-US"/>
            <w14:ligatures w14:val="none"/>
          </w:rPr>
          <w:t xml:space="preserve"> </w:t>
        </w:r>
      </w:ins>
      <w:ins w:id="68" w:author="Jose Antonio Perez Molina" w:date="2025-06-06T09:27:00Z">
        <w:r w:rsidR="00C22E6F" w:rsidRPr="00C22E6F">
          <w:rPr>
            <w:lang w:val="en-US"/>
            <w:rPrChange w:id="69" w:author="Jose Antonio Perez Molina" w:date="2025-06-06T09:27:00Z" w16du:dateUtc="2025-06-06T07:27:00Z">
              <w:rPr/>
            </w:rPrChange>
          </w:rPr>
          <w:t>Acute infections are often asymptomatic and therefore frequently go undetected. They can occur at any age and may present with fever, lymphadenopathy, hepatosplenomegaly, and a localized lesion at the site of parasite entry (referred to as a “</w:t>
        </w:r>
        <w:proofErr w:type="spellStart"/>
        <w:r w:rsidR="00C22E6F" w:rsidRPr="00C22E6F">
          <w:rPr>
            <w:lang w:val="en-US"/>
            <w:rPrChange w:id="70" w:author="Jose Antonio Perez Molina" w:date="2025-06-06T09:27:00Z" w16du:dateUtc="2025-06-06T07:27:00Z">
              <w:rPr/>
            </w:rPrChange>
          </w:rPr>
          <w:t>chagoma</w:t>
        </w:r>
        <w:proofErr w:type="spellEnd"/>
        <w:r w:rsidR="00C22E6F" w:rsidRPr="00C22E6F">
          <w:rPr>
            <w:lang w:val="en-US"/>
            <w:rPrChange w:id="71" w:author="Jose Antonio Perez Molina" w:date="2025-06-06T09:27:00Z" w16du:dateUtc="2025-06-06T07:27:00Z">
              <w:rPr/>
            </w:rPrChange>
          </w:rPr>
          <w:t>”)</w:t>
        </w:r>
      </w:ins>
      <w:ins w:id="72" w:author="Jose Antonio Perez Molina" w:date="2025-06-06T09:27:00Z" w16du:dateUtc="2025-06-06T07:27:00Z">
        <w:r w:rsidR="00C22E6F">
          <w:rPr>
            <w:lang w:val="en-US"/>
          </w:rPr>
          <w:t>.</w:t>
        </w:r>
      </w:ins>
      <w:ins w:id="73" w:author="Jose Antonio Perez Molina" w:date="2025-06-06T09:27:00Z">
        <w:r w:rsidR="00C22E6F" w:rsidRPr="00C22E6F">
          <w:rPr>
            <w:lang w:val="en-US"/>
            <w:rPrChange w:id="74" w:author="Jose Antonio Perez Molina" w:date="2025-06-06T09:27:00Z" w16du:dateUtc="2025-06-06T07:27:00Z">
              <w:rPr/>
            </w:rPrChange>
          </w:rPr>
          <w:t xml:space="preserve"> </w:t>
        </w:r>
      </w:ins>
      <w:ins w:id="75" w:author="Jose Antonio Perez Molina" w:date="2025-06-06T09:27:00Z" w16du:dateUtc="2025-06-06T07:27:00Z">
        <w:r w:rsidR="00C22E6F">
          <w:rPr>
            <w:lang w:val="en-US"/>
          </w:rPr>
          <w:t>However,</w:t>
        </w:r>
      </w:ins>
      <w:ins w:id="76" w:author="Jose Antonio Perez Molina" w:date="2025-06-06T09:27:00Z">
        <w:r w:rsidR="00C22E6F" w:rsidRPr="00C22E6F">
          <w:rPr>
            <w:lang w:val="en-US"/>
            <w:rPrChange w:id="77" w:author="Jose Antonio Perez Molina" w:date="2025-06-06T09:27:00Z" w16du:dateUtc="2025-06-06T07:27:00Z">
              <w:rPr/>
            </w:rPrChange>
          </w:rPr>
          <w:t xml:space="preserve"> severe cases are uncommon </w:t>
        </w:r>
        <w:commentRangeStart w:id="78"/>
        <w:r w:rsidR="00C22E6F" w:rsidRPr="00C22E6F">
          <w:rPr>
            <w:lang w:val="en-US"/>
            <w:rPrChange w:id="79" w:author="Jose Antonio Perez Molina" w:date="2025-06-06T09:27:00Z" w16du:dateUtc="2025-06-06T07:27:00Z">
              <w:rPr/>
            </w:rPrChange>
          </w:rPr>
          <w:t xml:space="preserve">(1–5%). </w:t>
        </w:r>
      </w:ins>
      <w:commentRangeEnd w:id="78"/>
      <w:ins w:id="80" w:author="Jose Antonio Perez Molina" w:date="2025-06-06T09:28:00Z" w16du:dateUtc="2025-06-06T07:28:00Z">
        <w:r w:rsidR="00C22E6F">
          <w:rPr>
            <w:rStyle w:val="Refdecomentario"/>
          </w:rPr>
          <w:commentReference w:id="78"/>
        </w:r>
      </w:ins>
      <w:ins w:id="81" w:author="Jose Antonio Perez Molina" w:date="2025-06-06T09:27:00Z">
        <w:r w:rsidR="00C22E6F" w:rsidRPr="00C22E6F">
          <w:rPr>
            <w:lang w:val="en-US"/>
            <w:rPrChange w:id="82" w:author="Jose Antonio Perez Molina" w:date="2025-06-06T09:27:00Z" w16du:dateUtc="2025-06-06T07:27:00Z">
              <w:rPr/>
            </w:rPrChange>
          </w:rPr>
          <w:t xml:space="preserve">This initial phase lasts approximately 4–8 weeks and, if not treated, typically progresses to a chronic stage. Between 10 and 30 years after the initial infection, about 30–40% of chronically infected individuals develop visceral involvement, most commonly manifesting as cardiomyopathy, gastrointestinal complications, or a combination of </w:t>
        </w:r>
        <w:commentRangeStart w:id="83"/>
        <w:r w:rsidR="00C22E6F" w:rsidRPr="00C22E6F">
          <w:rPr>
            <w:lang w:val="en-US"/>
            <w:rPrChange w:id="84" w:author="Jose Antonio Perez Molina" w:date="2025-06-06T09:27:00Z" w16du:dateUtc="2025-06-06T07:27:00Z">
              <w:rPr/>
            </w:rPrChange>
          </w:rPr>
          <w:t>both</w:t>
        </w:r>
      </w:ins>
      <w:commentRangeEnd w:id="83"/>
      <w:ins w:id="85" w:author="Jose Antonio Perez Molina" w:date="2025-06-06T09:28:00Z" w16du:dateUtc="2025-06-06T07:28:00Z">
        <w:r w:rsidR="00C22E6F">
          <w:rPr>
            <w:rStyle w:val="Refdecomentario"/>
          </w:rPr>
          <w:commentReference w:id="83"/>
        </w:r>
      </w:ins>
      <w:ins w:id="86" w:author="Jose Antonio Perez Molina" w:date="2025-06-06T09:27:00Z">
        <w:r w:rsidR="00C22E6F" w:rsidRPr="00C22E6F">
          <w:rPr>
            <w:lang w:val="en-US"/>
            <w:rPrChange w:id="87" w:author="Jose Antonio Perez Molina" w:date="2025-06-06T09:27:00Z" w16du:dateUtc="2025-06-06T07:27:00Z">
              <w:rPr/>
            </w:rPrChange>
          </w:rPr>
          <w:t>.</w:t>
        </w:r>
      </w:ins>
    </w:p>
    <w:p w14:paraId="1947EA94" w14:textId="77777777" w:rsidR="002E7295" w:rsidRDefault="00904FA4" w:rsidP="003567E7">
      <w:pPr>
        <w:spacing w:line="360" w:lineRule="auto"/>
        <w:rPr>
          <w:ins w:id="88" w:author="Jose Antonio Perez Molina" w:date="2025-06-06T15:05:00Z" w16du:dateUtc="2025-06-06T13:05:00Z"/>
          <w:lang w:val="en-US"/>
        </w:rPr>
      </w:pPr>
      <w:ins w:id="89" w:author="Jose Antonio Perez Molina" w:date="2025-06-06T09:48:00Z" w16du:dateUtc="2025-06-06T07:48:00Z">
        <w:r w:rsidRPr="00904FA4">
          <w:rPr>
            <w:lang w:val="en-US"/>
          </w:rPr>
          <w:t>Benznidazole demonstrates high efficacy in the acute and early phases of </w:t>
        </w:r>
        <w:r w:rsidRPr="00904FA4">
          <w:rPr>
            <w:i/>
            <w:iCs/>
            <w:lang w:val="en-US"/>
            <w:rPrChange w:id="90" w:author="Jose Antonio Perez Molina" w:date="2025-06-06T09:51:00Z" w16du:dateUtc="2025-06-06T07:51:00Z">
              <w:rPr>
                <w:lang w:val="en-US"/>
              </w:rPr>
            </w:rPrChange>
          </w:rPr>
          <w:t>T. cruzi</w:t>
        </w:r>
        <w:r w:rsidRPr="00904FA4">
          <w:rPr>
            <w:lang w:val="en-US"/>
          </w:rPr>
          <w:t xml:space="preserve"> infection, achieving serological cure rates of up to 100% in congenital cases treated within the first year of life and 76% in cases of acute </w:t>
        </w:r>
        <w:commentRangeStart w:id="91"/>
        <w:r w:rsidRPr="00904FA4">
          <w:rPr>
            <w:lang w:val="en-US"/>
          </w:rPr>
          <w:t>disease</w:t>
        </w:r>
      </w:ins>
      <w:commentRangeEnd w:id="91"/>
      <w:ins w:id="92" w:author="Jose Antonio Perez Molina" w:date="2025-06-06T09:49:00Z" w16du:dateUtc="2025-06-06T07:49:00Z">
        <w:r>
          <w:rPr>
            <w:rStyle w:val="Refdecomentario"/>
          </w:rPr>
          <w:commentReference w:id="91"/>
        </w:r>
      </w:ins>
      <w:ins w:id="93" w:author="Jose Antonio Perez Molina" w:date="2025-06-06T09:48:00Z" w16du:dateUtc="2025-06-06T07:48:00Z">
        <w:r w:rsidRPr="00904FA4">
          <w:rPr>
            <w:lang w:val="en-US"/>
          </w:rPr>
          <w:t xml:space="preserve">. In the chronic phase, cure rates decline to 60–93% in children up to 13 years of age and are lower in adolescents under 18 </w:t>
        </w:r>
        <w:commentRangeStart w:id="94"/>
        <w:r w:rsidRPr="00904FA4">
          <w:rPr>
            <w:lang w:val="en-US"/>
          </w:rPr>
          <w:t>years</w:t>
        </w:r>
      </w:ins>
      <w:commentRangeEnd w:id="94"/>
      <w:ins w:id="95" w:author="Jose Antonio Perez Molina" w:date="2025-06-06T09:50:00Z" w16du:dateUtc="2025-06-06T07:50:00Z">
        <w:r>
          <w:rPr>
            <w:rStyle w:val="Refdecomentario"/>
          </w:rPr>
          <w:commentReference w:id="94"/>
        </w:r>
      </w:ins>
      <w:ins w:id="96" w:author="Jose Antonio Perez Molina" w:date="2025-06-06T09:48:00Z" w16du:dateUtc="2025-06-06T07:48:00Z">
        <w:r w:rsidRPr="00904FA4">
          <w:rPr>
            <w:lang w:val="en-US"/>
          </w:rPr>
          <w:t xml:space="preserve">. Among patients with visceral involvement, it remains unclear whether benznidazole halts disease </w:t>
        </w:r>
        <w:commentRangeStart w:id="97"/>
        <w:r w:rsidRPr="00904FA4">
          <w:rPr>
            <w:lang w:val="en-US"/>
          </w:rPr>
          <w:t>progression</w:t>
        </w:r>
      </w:ins>
      <w:commentRangeEnd w:id="97"/>
      <w:ins w:id="98" w:author="Jose Antonio Perez Molina" w:date="2025-06-06T09:52:00Z" w16du:dateUtc="2025-06-06T07:52:00Z">
        <w:r w:rsidR="005C3963">
          <w:rPr>
            <w:rStyle w:val="Refdecomentario"/>
          </w:rPr>
          <w:commentReference w:id="97"/>
        </w:r>
      </w:ins>
      <w:ins w:id="99" w:author="Jose Antonio Perez Molina" w:date="2025-06-06T09:48:00Z" w16du:dateUtc="2025-06-06T07:48:00Z">
        <w:r w:rsidRPr="00904FA4">
          <w:rPr>
            <w:lang w:val="en-US"/>
          </w:rPr>
          <w:t>.</w:t>
        </w:r>
      </w:ins>
    </w:p>
    <w:p w14:paraId="52BF872D" w14:textId="5205E8B2" w:rsidR="002E7295" w:rsidRDefault="00C834B3" w:rsidP="002E7295">
      <w:pPr>
        <w:spacing w:line="360" w:lineRule="auto"/>
        <w:rPr>
          <w:ins w:id="100" w:author="Jose Antonio Perez Molina" w:date="2025-06-06T15:05:00Z" w16du:dateUtc="2025-06-06T13:05:00Z"/>
          <w:lang w:val="en-US"/>
        </w:rPr>
      </w:pPr>
      <w:ins w:id="101" w:author="Jose Antonio Perez Molina" w:date="2025-06-06T13:49:00Z" w16du:dateUtc="2025-06-06T11:49:00Z">
        <w:r>
          <w:rPr>
            <w:lang w:val="en-US"/>
          </w:rPr>
          <w:t>In addition</w:t>
        </w:r>
      </w:ins>
      <w:ins w:id="102" w:author="Jose Antonio Perez Molina" w:date="2025-06-06T13:50:00Z" w16du:dateUtc="2025-06-06T11:50:00Z">
        <w:r>
          <w:rPr>
            <w:lang w:val="en-US"/>
          </w:rPr>
          <w:t xml:space="preserve"> to its effectiveness in early phases of the disease</w:t>
        </w:r>
      </w:ins>
      <w:ins w:id="103" w:author="Jose Antonio Perez Molina" w:date="2025-06-06T09:48:00Z" w16du:dateUtc="2025-06-06T07:48:00Z">
        <w:r w:rsidR="00904FA4" w:rsidRPr="00904FA4">
          <w:rPr>
            <w:lang w:val="en-US"/>
          </w:rPr>
          <w:t xml:space="preserve">, treatment has proven highly </w:t>
        </w:r>
      </w:ins>
      <w:ins w:id="104" w:author="Jose Antonio Perez Molina" w:date="2025-06-06T13:49:00Z" w16du:dateUtc="2025-06-06T11:49:00Z">
        <w:r>
          <w:rPr>
            <w:lang w:val="en-US"/>
          </w:rPr>
          <w:t>effective</w:t>
        </w:r>
      </w:ins>
      <w:ins w:id="105" w:author="Jose Antonio Perez Molina" w:date="2025-06-06T09:48:00Z" w16du:dateUtc="2025-06-06T07:48:00Z">
        <w:r w:rsidR="00904FA4" w:rsidRPr="00904FA4">
          <w:rPr>
            <w:lang w:val="en-US"/>
          </w:rPr>
          <w:t xml:space="preserve"> in preventing mother-to-child transmission and may provide benefits for those with chronic indeterminate </w:t>
        </w:r>
        <w:commentRangeStart w:id="106"/>
        <w:r w:rsidR="00904FA4" w:rsidRPr="00904FA4">
          <w:rPr>
            <w:lang w:val="en-US"/>
          </w:rPr>
          <w:t>infection</w:t>
        </w:r>
      </w:ins>
      <w:commentRangeEnd w:id="106"/>
      <w:ins w:id="107" w:author="Jose Antonio Perez Molina" w:date="2025-06-06T13:49:00Z" w16du:dateUtc="2025-06-06T11:49:00Z">
        <w:r>
          <w:rPr>
            <w:rStyle w:val="Refdecomentario"/>
          </w:rPr>
          <w:commentReference w:id="106"/>
        </w:r>
      </w:ins>
      <w:ins w:id="108" w:author="Jose Antonio Perez Molina" w:date="2025-06-06T09:48:00Z" w16du:dateUtc="2025-06-06T07:48:00Z">
        <w:r w:rsidR="00904FA4" w:rsidRPr="00904FA4">
          <w:rPr>
            <w:lang w:val="en-US"/>
          </w:rPr>
          <w:t>.</w:t>
        </w:r>
      </w:ins>
      <w:ins w:id="109" w:author="Jose Antonio Perez Molina" w:date="2025-06-06T13:46:00Z" w16du:dateUtc="2025-06-06T11:46:00Z">
        <w:r>
          <w:rPr>
            <w:lang w:val="en-US"/>
          </w:rPr>
          <w:t xml:space="preserve"> </w:t>
        </w:r>
      </w:ins>
      <w:ins w:id="110" w:author="Jose Antonio Perez Molina" w:date="2025-06-06T13:55:00Z" w16du:dateUtc="2025-06-06T11:55:00Z">
        <w:r w:rsidR="003B357F" w:rsidRPr="003B357F">
          <w:rPr>
            <w:lang w:val="en-US"/>
          </w:rPr>
          <w:t xml:space="preserve">However, in countries such as Spain where there is a high level of awareness of Chagas disease, the undertreatment rate is </w:t>
        </w:r>
      </w:ins>
      <w:ins w:id="111" w:author="Jose Antonio Perez Molina" w:date="2025-06-06T14:50:00Z" w16du:dateUtc="2025-06-06T12:50:00Z">
        <w:r w:rsidR="002630DF">
          <w:rPr>
            <w:lang w:val="en-US"/>
          </w:rPr>
          <w:t>high</w:t>
        </w:r>
      </w:ins>
      <w:ins w:id="112" w:author="Jose Antonio Perez Molina" w:date="2025-06-06T14:51:00Z" w16du:dateUtc="2025-06-06T12:51:00Z">
        <w:r w:rsidR="002630DF">
          <w:rPr>
            <w:lang w:val="en-US"/>
          </w:rPr>
          <w:t xml:space="preserve">, </w:t>
        </w:r>
      </w:ins>
      <w:ins w:id="113" w:author="Jose Antonio Perez Molina" w:date="2025-06-06T14:50:00Z" w16du:dateUtc="2025-06-06T12:50:00Z">
        <w:r w:rsidR="002630DF">
          <w:rPr>
            <w:lang w:val="en-US"/>
          </w:rPr>
          <w:t xml:space="preserve">estimated </w:t>
        </w:r>
      </w:ins>
      <w:ins w:id="114" w:author="Jose Antonio Perez Molina" w:date="2025-06-06T14:51:00Z" w16du:dateUtc="2025-06-06T12:51:00Z">
        <w:r w:rsidR="002630DF">
          <w:rPr>
            <w:lang w:val="en-US"/>
          </w:rPr>
          <w:t>at</w:t>
        </w:r>
      </w:ins>
      <w:ins w:id="115" w:author="Jose Antonio Perez Molina" w:date="2025-06-06T14:50:00Z" w16du:dateUtc="2025-06-06T12:50:00Z">
        <w:r w:rsidR="002630DF">
          <w:rPr>
            <w:lang w:val="en-US"/>
          </w:rPr>
          <w:t xml:space="preserve"> </w:t>
        </w:r>
      </w:ins>
      <w:ins w:id="116" w:author="Jose Antonio Perez Molina" w:date="2025-06-06T13:55:00Z" w16du:dateUtc="2025-06-06T11:55:00Z">
        <w:r w:rsidR="003B357F" w:rsidRPr="003B357F">
          <w:rPr>
            <w:lang w:val="en-US"/>
          </w:rPr>
          <w:t>82</w:t>
        </w:r>
        <w:r w:rsidR="003B357F">
          <w:rPr>
            <w:lang w:val="en-US"/>
          </w:rPr>
          <w:t>·</w:t>
        </w:r>
        <w:r w:rsidR="003B357F" w:rsidRPr="003B357F">
          <w:rPr>
            <w:lang w:val="en-US"/>
          </w:rPr>
          <w:t xml:space="preserve">5% in patients aged 15 years or older and 60% in </w:t>
        </w:r>
        <w:commentRangeStart w:id="117"/>
        <w:r w:rsidR="003B357F" w:rsidRPr="003B357F">
          <w:rPr>
            <w:lang w:val="en-US"/>
          </w:rPr>
          <w:t>children</w:t>
        </w:r>
      </w:ins>
      <w:commentRangeEnd w:id="117"/>
      <w:ins w:id="118" w:author="Jose Antonio Perez Molina" w:date="2025-06-06T14:52:00Z" w16du:dateUtc="2025-06-06T12:52:00Z">
        <w:r w:rsidR="002630DF">
          <w:rPr>
            <w:rStyle w:val="Refdecomentario"/>
          </w:rPr>
          <w:commentReference w:id="117"/>
        </w:r>
      </w:ins>
      <w:ins w:id="119" w:author="Jose Antonio Perez Molina" w:date="2025-06-06T13:55:00Z" w16du:dateUtc="2025-06-06T11:55:00Z">
        <w:r w:rsidR="003B357F" w:rsidRPr="003B357F">
          <w:rPr>
            <w:lang w:val="en-US"/>
          </w:rPr>
          <w:t>.</w:t>
        </w:r>
        <w:r w:rsidR="003B357F">
          <w:rPr>
            <w:lang w:val="en-US"/>
          </w:rPr>
          <w:t xml:space="preserve"> </w:t>
        </w:r>
      </w:ins>
      <w:ins w:id="120" w:author="Jose Antonio Perez Molina" w:date="2025-06-06T14:55:00Z" w16du:dateUtc="2025-06-06T12:55:00Z">
        <w:r w:rsidR="002630DF" w:rsidRPr="002630DF">
          <w:rPr>
            <w:lang w:val="en-US"/>
          </w:rPr>
          <w:t xml:space="preserve">Barriers to treatment include limited medication availability, challenges accessing healthcare services, and </w:t>
        </w:r>
        <w:r w:rsidR="002630DF">
          <w:rPr>
            <w:lang w:val="en-US"/>
          </w:rPr>
          <w:t>drug</w:t>
        </w:r>
        <w:r w:rsidR="002630DF" w:rsidRPr="002630DF">
          <w:rPr>
            <w:lang w:val="en-US"/>
          </w:rPr>
          <w:t xml:space="preserve"> </w:t>
        </w:r>
        <w:commentRangeStart w:id="121"/>
        <w:r w:rsidR="002630DF" w:rsidRPr="002630DF">
          <w:rPr>
            <w:lang w:val="en-US"/>
          </w:rPr>
          <w:t>costs</w:t>
        </w:r>
      </w:ins>
      <w:commentRangeEnd w:id="121"/>
      <w:ins w:id="122" w:author="Jose Antonio Perez Molina" w:date="2025-06-06T14:56:00Z" w16du:dateUtc="2025-06-06T12:56:00Z">
        <w:r w:rsidR="002630DF">
          <w:rPr>
            <w:rStyle w:val="Refdecomentario"/>
          </w:rPr>
          <w:commentReference w:id="121"/>
        </w:r>
      </w:ins>
      <w:ins w:id="123" w:author="Jose Antonio Perez Molina" w:date="2025-06-06T14:55:00Z" w16du:dateUtc="2025-06-06T12:55:00Z">
        <w:r w:rsidR="002630DF" w:rsidRPr="002630DF">
          <w:rPr>
            <w:lang w:val="en-US"/>
          </w:rPr>
          <w:t>.</w:t>
        </w:r>
        <w:r w:rsidR="002630DF">
          <w:rPr>
            <w:lang w:val="en-US"/>
          </w:rPr>
          <w:t xml:space="preserve"> </w:t>
        </w:r>
      </w:ins>
      <w:ins w:id="124" w:author="Jose Antonio Perez Molina" w:date="2025-06-06T15:01:00Z" w16du:dateUtc="2025-06-06T13:01:00Z">
        <w:r w:rsidR="002630DF" w:rsidRPr="002630DF">
          <w:rPr>
            <w:lang w:val="en-US"/>
          </w:rPr>
          <w:t xml:space="preserve">This undertreatment </w:t>
        </w:r>
        <w:r w:rsidR="002E7295">
          <w:rPr>
            <w:lang w:val="en-US"/>
          </w:rPr>
          <w:t xml:space="preserve">may </w:t>
        </w:r>
        <w:r w:rsidR="002630DF" w:rsidRPr="002630DF">
          <w:rPr>
            <w:lang w:val="en-US"/>
          </w:rPr>
          <w:t xml:space="preserve">result in a higher number of </w:t>
        </w:r>
        <w:r w:rsidR="002E7295">
          <w:rPr>
            <w:lang w:val="en-US"/>
          </w:rPr>
          <w:t xml:space="preserve">new </w:t>
        </w:r>
        <w:r w:rsidR="002630DF" w:rsidRPr="002630DF">
          <w:rPr>
            <w:lang w:val="en-US"/>
          </w:rPr>
          <w:t>cases and disease progression</w:t>
        </w:r>
      </w:ins>
      <w:ins w:id="125" w:author="Jose Antonio Perez Molina" w:date="2025-06-06T15:09:00Z" w16du:dateUtc="2025-06-06T13:09:00Z">
        <w:r w:rsidR="002E7295">
          <w:rPr>
            <w:lang w:val="en-US"/>
          </w:rPr>
          <w:t xml:space="preserve"> among those infected</w:t>
        </w:r>
      </w:ins>
      <w:ins w:id="126" w:author="Jose Antonio Perez Molina" w:date="2025-06-06T15:01:00Z" w16du:dateUtc="2025-06-06T13:01:00Z">
        <w:r w:rsidR="002630DF" w:rsidRPr="002630DF">
          <w:rPr>
            <w:lang w:val="en-US"/>
          </w:rPr>
          <w:t xml:space="preserve">, leading to significantly increased expenses for care, complex treatments, the use of devices such as defibrillators or pacemakers, and a decline in patients’ quality of </w:t>
        </w:r>
        <w:commentRangeStart w:id="127"/>
        <w:r w:rsidR="002630DF" w:rsidRPr="002630DF">
          <w:rPr>
            <w:lang w:val="en-US"/>
          </w:rPr>
          <w:t>life</w:t>
        </w:r>
      </w:ins>
      <w:commentRangeEnd w:id="127"/>
      <w:ins w:id="128" w:author="Jose Antonio Perez Molina" w:date="2025-06-06T15:03:00Z" w16du:dateUtc="2025-06-06T13:03:00Z">
        <w:r w:rsidR="002E7295">
          <w:rPr>
            <w:rStyle w:val="Refdecomentario"/>
          </w:rPr>
          <w:commentReference w:id="127"/>
        </w:r>
      </w:ins>
      <w:ins w:id="129" w:author="Jose Antonio Perez Molina" w:date="2025-06-06T15:01:00Z" w16du:dateUtc="2025-06-06T13:01:00Z">
        <w:r w:rsidR="002630DF" w:rsidRPr="002630DF">
          <w:rPr>
            <w:lang w:val="en-US"/>
          </w:rPr>
          <w:t>.</w:t>
        </w:r>
      </w:ins>
      <w:ins w:id="130" w:author="Jose Antonio Perez Molina" w:date="2025-06-06T15:03:00Z" w16du:dateUtc="2025-06-06T13:03:00Z">
        <w:r w:rsidR="002E7295">
          <w:rPr>
            <w:lang w:val="en-US"/>
          </w:rPr>
          <w:t xml:space="preserve"> </w:t>
        </w:r>
      </w:ins>
      <w:ins w:id="131" w:author="Jose Antonio Perez Molina" w:date="2025-06-06T15:05:00Z" w16du:dateUtc="2025-06-06T13:05:00Z">
        <w:r w:rsidR="002E7295">
          <w:rPr>
            <w:kern w:val="0"/>
            <w:lang w:val="en-US"/>
            <w14:ligatures w14:val="none"/>
          </w:rPr>
          <w:t xml:space="preserve">In this study, we aim to </w:t>
        </w:r>
        <w:proofErr w:type="spellStart"/>
        <w:r w:rsidR="002E7295">
          <w:rPr>
            <w:kern w:val="0"/>
            <w:lang w:val="en-US"/>
            <w14:ligatures w14:val="none"/>
          </w:rPr>
          <w:t>analyse</w:t>
        </w:r>
        <w:proofErr w:type="spellEnd"/>
        <w:r w:rsidR="002E7295">
          <w:rPr>
            <w:kern w:val="0"/>
            <w:lang w:val="en-US"/>
            <w14:ligatures w14:val="none"/>
          </w:rPr>
          <w:t xml:space="preserve"> whether the use of benznidazole is cost-effective for chronic Chagas disease, </w:t>
        </w:r>
      </w:ins>
      <w:ins w:id="132" w:author="Jose Antonio Perez Molina" w:date="2025-06-06T15:07:00Z" w16du:dateUtc="2025-06-06T13:07:00Z">
        <w:r w:rsidR="002E7295">
          <w:rPr>
            <w:kern w:val="0"/>
            <w:lang w:val="en-US"/>
            <w14:ligatures w14:val="none"/>
          </w:rPr>
          <w:t>to</w:t>
        </w:r>
      </w:ins>
      <w:ins w:id="133" w:author="Jose Antonio Perez Molina" w:date="2025-06-06T15:05:00Z" w16du:dateUtc="2025-06-06T13:05:00Z">
        <w:r w:rsidR="002E7295">
          <w:rPr>
            <w:kern w:val="0"/>
            <w:lang w:val="en-US"/>
            <w14:ligatures w14:val="none"/>
          </w:rPr>
          <w:t xml:space="preserve"> </w:t>
        </w:r>
      </w:ins>
      <w:ins w:id="134" w:author="Jose Antonio Perez Molina" w:date="2025-06-06T15:07:00Z" w16du:dateUtc="2025-06-06T13:07:00Z">
        <w:r w:rsidR="002E7295">
          <w:rPr>
            <w:kern w:val="0"/>
            <w:lang w:val="en-US"/>
            <w14:ligatures w14:val="none"/>
          </w:rPr>
          <w:t>provide</w:t>
        </w:r>
      </w:ins>
      <w:ins w:id="135" w:author="Jose Antonio Perez Molina" w:date="2025-06-06T15:05:00Z" w16du:dateUtc="2025-06-06T13:05:00Z">
        <w:r w:rsidR="002E7295">
          <w:rPr>
            <w:kern w:val="0"/>
            <w:lang w:val="en-US"/>
            <w14:ligatures w14:val="none"/>
          </w:rPr>
          <w:t xml:space="preserve"> arguments to expand its application, particularly among vulnerable populations facing access issues.</w:t>
        </w:r>
      </w:ins>
    </w:p>
    <w:p w14:paraId="730C8268" w14:textId="77777777" w:rsidR="002E7295" w:rsidRDefault="002E7295" w:rsidP="003567E7">
      <w:pPr>
        <w:spacing w:line="360" w:lineRule="auto"/>
        <w:rPr>
          <w:ins w:id="136" w:author="Jose Antonio Perez Molina" w:date="2025-06-03T09:11:00Z" w16du:dateUtc="2025-06-03T07:11:00Z"/>
          <w:lang w:val="en-US"/>
        </w:rPr>
      </w:pPr>
    </w:p>
    <w:p w14:paraId="7F5B85F5" w14:textId="09DC1E18" w:rsidR="00516740" w:rsidRDefault="002D3946" w:rsidP="003567E7">
      <w:pPr>
        <w:spacing w:line="360" w:lineRule="auto"/>
        <w:rPr>
          <w:ins w:id="137" w:author="Jose Antonio Perez Molina" w:date="2025-06-03T09:08:00Z" w16du:dateUtc="2025-06-03T07:08:00Z"/>
          <w:lang w:val="en-US"/>
        </w:rPr>
      </w:pPr>
      <w:r>
        <w:rPr>
          <w:lang w:val="en-US"/>
        </w:rPr>
        <w:t xml:space="preserve">Chagas disease is a neglected tropical disease. </w:t>
      </w:r>
      <w:r w:rsidRPr="002D3946">
        <w:rPr>
          <w:lang w:val="en-US"/>
        </w:rPr>
        <w:t>It</w:t>
      </w:r>
      <w:r>
        <w:rPr>
          <w:lang w:val="en-US"/>
        </w:rPr>
        <w:t xml:space="preserve"> is mainly distributed in South America, and it is estimated that 6-7 million people are infected worldwide.</w:t>
      </w:r>
      <w:r>
        <w:rPr>
          <w:lang w:val="en-US"/>
        </w:rPr>
        <w:fldChar w:fldCharType="begin"/>
      </w:r>
      <w:r>
        <w:rPr>
          <w:lang w:val="en-US"/>
        </w:rPr>
        <w:instrText xml:space="preserve"> ADDIN ZOTERO_ITEM CSL_CITATION {"citationID":"uHcNVN93","properties":{"formattedCitation":"\\super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Pr>
          <w:lang w:val="en-US"/>
        </w:rPr>
        <w:fldChar w:fldCharType="separate"/>
      </w:r>
      <w:r w:rsidRPr="00F83507">
        <w:rPr>
          <w:rFonts w:ascii="Aptos" w:hAnsi="Aptos" w:cs="Times New Roman"/>
          <w:kern w:val="0"/>
          <w:vertAlign w:val="superscript"/>
          <w:lang w:val="en-US"/>
        </w:rPr>
        <w:t>1</w:t>
      </w:r>
      <w:r>
        <w:rPr>
          <w:lang w:val="en-US"/>
        </w:rPr>
        <w:fldChar w:fldCharType="end"/>
      </w:r>
      <w:r w:rsidR="005905A3">
        <w:rPr>
          <w:lang w:val="en-US"/>
        </w:rPr>
        <w:t xml:space="preserve"> </w:t>
      </w:r>
      <w:r w:rsidR="00656AFD">
        <w:rPr>
          <w:lang w:val="en-US"/>
        </w:rPr>
        <w:t>M</w:t>
      </w:r>
      <w:r w:rsidR="005905A3">
        <w:rPr>
          <w:lang w:val="en-US"/>
        </w:rPr>
        <w:t>igrations have</w:t>
      </w:r>
      <w:r w:rsidR="00656AFD">
        <w:rPr>
          <w:lang w:val="en-US"/>
        </w:rPr>
        <w:t xml:space="preserve"> recently</w:t>
      </w:r>
      <w:r w:rsidR="005905A3">
        <w:rPr>
          <w:lang w:val="en-US"/>
        </w:rPr>
        <w:t xml:space="preserve"> changed the epidemiological picture and made Chagas disease an important issue outside Latin America. </w:t>
      </w:r>
    </w:p>
    <w:p w14:paraId="494AED0D" w14:textId="1D7DD4DB" w:rsidR="00C2701F" w:rsidRDefault="005905A3" w:rsidP="003567E7">
      <w:pPr>
        <w:spacing w:line="360" w:lineRule="auto"/>
        <w:rPr>
          <w:lang w:val="en-US"/>
        </w:rPr>
      </w:pPr>
      <w:del w:id="138" w:author="Jose Antonio Perez Molina" w:date="2025-06-03T09:08:00Z" w16du:dateUtc="2025-06-03T07:08:00Z">
        <w:r w:rsidDel="00516740">
          <w:rPr>
            <w:lang w:val="en-US"/>
          </w:rPr>
          <w:delText xml:space="preserve"> </w:delText>
        </w:r>
      </w:del>
      <w:r>
        <w:rPr>
          <w:lang w:val="en-US"/>
        </w:rPr>
        <w:t>USA and Spain are the countries with most migrants from Chagas disease endemic areas and thus the countries with most cases. In Spain it is estimated that 55367 patients live with Chagas disease and 82.5% go untreated.</w:t>
      </w:r>
      <w:r>
        <w:rPr>
          <w:lang w:val="en-US"/>
        </w:rPr>
        <w:fldChar w:fldCharType="begin"/>
      </w:r>
      <w:r>
        <w:rPr>
          <w:lang w:val="en-US"/>
        </w:rPr>
        <w:instrText xml:space="preserve"> ADDIN ZOTERO_ITEM CSL_CITATION {"citationID":"R93Ps6iJ","properties":{"formattedCitation":"\\super 2\\nosupersub{}","plainCitation":"2","noteIndex":0},"citationItems":[{"id":1,"uris":["http://zotero.org/users/1599338/items/6LPKHW77"],"itemData":{"id":1,"type":"article-journal","abstract":"BACKGROUND: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Pr>
          <w:lang w:val="en-US"/>
        </w:rPr>
        <w:fldChar w:fldCharType="separate"/>
      </w:r>
      <w:r w:rsidRPr="00F83507">
        <w:rPr>
          <w:rFonts w:ascii="Aptos" w:hAnsi="Aptos" w:cs="Times New Roman"/>
          <w:kern w:val="0"/>
          <w:vertAlign w:val="superscript"/>
          <w:lang w:val="en-US"/>
        </w:rPr>
        <w:t>2</w:t>
      </w:r>
      <w:r>
        <w:rPr>
          <w:lang w:val="en-US"/>
        </w:rPr>
        <w:fldChar w:fldCharType="end"/>
      </w:r>
      <w:r>
        <w:rPr>
          <w:lang w:val="en-US"/>
        </w:rPr>
        <w:t xml:space="preserve"> </w:t>
      </w:r>
      <w:r w:rsidRPr="005905A3">
        <w:rPr>
          <w:i/>
          <w:iCs/>
          <w:lang w:val="en-US"/>
        </w:rPr>
        <w:t>Trypanosoma cruzi</w:t>
      </w:r>
      <w:r>
        <w:rPr>
          <w:lang w:val="en-US"/>
        </w:rPr>
        <w:t xml:space="preserve"> </w:t>
      </w:r>
      <w:r w:rsidR="003B2C13">
        <w:rPr>
          <w:lang w:val="en-US"/>
        </w:rPr>
        <w:t xml:space="preserve">is mainly transmitted by the hematophagous insect </w:t>
      </w:r>
      <w:r w:rsidR="003B2C13" w:rsidRPr="003B2C13">
        <w:rPr>
          <w:i/>
          <w:iCs/>
          <w:lang w:val="en-US"/>
        </w:rPr>
        <w:t>Triatoma infestans</w:t>
      </w:r>
      <w:r w:rsidR="003B2C13">
        <w:rPr>
          <w:i/>
          <w:iCs/>
          <w:lang w:val="en-US"/>
        </w:rPr>
        <w:t xml:space="preserve">. </w:t>
      </w:r>
      <w:r w:rsidR="003B2C13">
        <w:rPr>
          <w:lang w:val="en-US"/>
        </w:rPr>
        <w:t>W</w:t>
      </w:r>
      <w:r w:rsidR="003B2C13" w:rsidRPr="003B2C13">
        <w:rPr>
          <w:lang w:val="en-US"/>
        </w:rPr>
        <w:t>hen it feeds on humans</w:t>
      </w:r>
      <w:r w:rsidR="003B2C13">
        <w:rPr>
          <w:lang w:val="en-US"/>
        </w:rPr>
        <w:t xml:space="preserve">, it produces a small wound, where it may deposit feces with eggs of </w:t>
      </w:r>
      <w:r w:rsidR="003B2C13" w:rsidRPr="003B2C13">
        <w:rPr>
          <w:i/>
          <w:iCs/>
          <w:lang w:val="en-US"/>
        </w:rPr>
        <w:t>Trypanosoma cruzi</w:t>
      </w:r>
      <w:r w:rsidR="003B2C13">
        <w:rPr>
          <w:lang w:val="en-US"/>
        </w:rPr>
        <w:t xml:space="preserve">. The parasite may also be acquired by the ingestion of foods contaminated with triatomine feces, by blood transfusion, through pregnancy and delivery as well as through organ transplantation. </w:t>
      </w:r>
      <w:r w:rsidR="00D14010">
        <w:rPr>
          <w:lang w:val="en-US"/>
        </w:rPr>
        <w:t xml:space="preserve">Most acute infections are asymptomatic and thus may not be identified. In the classical vector-borne infection, symptoms develop after one to two weeks, mainly consisting of fevers, malaise, lymphadenopathy and hepatosplenomegaly.  There are characteristic cutaneous signs that may develop, consisting in erythema and swelling at the site of the parasite entrance. This is known as a </w:t>
      </w:r>
      <w:proofErr w:type="spellStart"/>
      <w:r w:rsidR="00D14010">
        <w:rPr>
          <w:lang w:val="en-US"/>
        </w:rPr>
        <w:t>Chagoma</w:t>
      </w:r>
      <w:proofErr w:type="spellEnd"/>
      <w:r w:rsidR="00D14010">
        <w:rPr>
          <w:lang w:val="en-US"/>
        </w:rPr>
        <w:t xml:space="preserve">. When the </w:t>
      </w:r>
      <w:proofErr w:type="spellStart"/>
      <w:r w:rsidR="00D14010">
        <w:rPr>
          <w:lang w:val="en-US"/>
        </w:rPr>
        <w:t>Chagoma</w:t>
      </w:r>
      <w:proofErr w:type="spellEnd"/>
      <w:r w:rsidR="00D14010">
        <w:rPr>
          <w:lang w:val="en-US"/>
        </w:rPr>
        <w:t xml:space="preserve"> develops in the </w:t>
      </w:r>
      <w:proofErr w:type="spellStart"/>
      <w:r w:rsidR="00D14010">
        <w:rPr>
          <w:lang w:val="en-US"/>
        </w:rPr>
        <w:t>periorbitary</w:t>
      </w:r>
      <w:proofErr w:type="spellEnd"/>
      <w:r w:rsidR="00D14010">
        <w:rPr>
          <w:lang w:val="en-US"/>
        </w:rPr>
        <w:t xml:space="preserve"> structures it is called Romaña´s sign. </w:t>
      </w:r>
      <w:r w:rsidR="00B52036">
        <w:rPr>
          <w:lang w:val="en-US"/>
        </w:rPr>
        <w:t xml:space="preserve">Acute infection may be severe and have high mortality in patients developing fulminant myocarditis or meningoencephalitis. </w:t>
      </w:r>
      <w:r w:rsidR="001D321D">
        <w:rPr>
          <w:lang w:val="en-US"/>
        </w:rPr>
        <w:t xml:space="preserve"> Patients treated with antiparasitic drugs in the acute phase cure the disease un up to 85% of cases.</w:t>
      </w:r>
      <w:r w:rsidR="000836D7">
        <w:rPr>
          <w:lang w:val="en-US"/>
        </w:rPr>
        <w:fldChar w:fldCharType="begin"/>
      </w:r>
      <w:r w:rsidR="000836D7">
        <w:rPr>
          <w:lang w:val="en-US"/>
        </w:rPr>
        <w:instrText xml:space="preserve"> ADDIN ZOTERO_ITEM CSL_CITATION {"citationID":"HeR1HAxd","properties":{"formattedCitation":"\\super 3\\nosupersub{}","plainCitation":"3","noteIndex":0},"citationItems":[{"id":118,"uris":["http://zotero.org/groups/5772643/items/TBCLMJ8E"],"itemData":{"id":118,"type":"article-journal","abstract":"The acute phase of Chagas disease lasts 4–8 weeks and is characterized by microscopically detectable parasitaemia. Symptoms are usually mild with severe acute disease occurring in less than 1% of patients. Orally transmitted Trypanosoma cruzi outbreaks can have more severe acute morbidity and higher mortality than vector-borne infection. Congenital T. cruzi infection occurs in 1–10% of infants of infected mothers. Most congenital infections are asymptomatic or cause non-specific signs, requiring laboratory screening for detection. A small proportion of congenital infections cause severe morbidity with hepatosplenomegaly, anaemia, meningoencephalitis and/or respiratory insufficiency, with an associated high mortality. Infected infants are presumed to carry the same 20–30% lifetime risk of cardiac or gastrointestinal disease as other infected individuals. Most control programs in Latin America employ prenatal serological screening followed by microscopic examination of cord blood from infants of seropositive mothers. Recent data confirm that polymerase chain reaction (PCR) is more sensitive and detects congenital infections earlier than conventional techniques. For infants not diagnosed at birth, conventional serology is recommended at at 6 to 9 months of age. In programs that have been evaluated, less than 20% of at risk infants completed all steps of the screening algorithm. A sensitive, specific and practical screening test for newborns is needed to enable Chagas disease to be added to newborn screening programs.","language":"en","source":"Zotero","title":"Acute and Congenital Chagas Disease","author":[{"family":"Bern","given":"Caryn"}]}}],"schema":"https://github.com/citation-style-language/schema/raw/master/csl-citation.json"} </w:instrText>
      </w:r>
      <w:r w:rsidR="000836D7">
        <w:rPr>
          <w:lang w:val="en-US"/>
        </w:rPr>
        <w:fldChar w:fldCharType="separate"/>
      </w:r>
      <w:r w:rsidR="000836D7" w:rsidRPr="000836D7">
        <w:rPr>
          <w:rFonts w:ascii="Aptos" w:hAnsi="Aptos" w:cs="Times New Roman"/>
          <w:kern w:val="0"/>
          <w:vertAlign w:val="superscript"/>
          <w:lang w:val="en-US"/>
        </w:rPr>
        <w:t>3</w:t>
      </w:r>
      <w:r w:rsidR="000836D7">
        <w:rPr>
          <w:lang w:val="en-US"/>
        </w:rPr>
        <w:fldChar w:fldCharType="end"/>
      </w:r>
      <w:r w:rsidR="001D321D">
        <w:rPr>
          <w:lang w:val="en-US"/>
        </w:rPr>
        <w:t xml:space="preserve"> Patients that are not treated develop the lifelong chronic disease, that may be indeterminate, cardiac, digestive or mixed cardiac and digestive. </w:t>
      </w:r>
      <w:r w:rsidR="00F21B8B">
        <w:rPr>
          <w:lang w:val="en-US"/>
        </w:rPr>
        <w:t xml:space="preserve">This chronic infection may be asymptomatic or </w:t>
      </w:r>
      <w:r w:rsidR="00BC0F19">
        <w:rPr>
          <w:lang w:val="en-US"/>
        </w:rPr>
        <w:t xml:space="preserve">indeterminate or </w:t>
      </w:r>
      <w:r w:rsidR="00F21B8B">
        <w:rPr>
          <w:lang w:val="en-US"/>
        </w:rPr>
        <w:t xml:space="preserve">develop, </w:t>
      </w:r>
      <w:r w:rsidR="00656AFD">
        <w:rPr>
          <w:lang w:val="en-US"/>
        </w:rPr>
        <w:t>through a long interplay of diverse cytokines</w:t>
      </w:r>
      <w:r w:rsidR="00F21B8B">
        <w:rPr>
          <w:lang w:val="en-US"/>
        </w:rPr>
        <w:t>, a heart disease, a digestive disease or a mixed disease</w:t>
      </w:r>
      <w:r w:rsidR="00EA72EB">
        <w:rPr>
          <w:lang w:val="en-US"/>
        </w:rPr>
        <w:t>.</w:t>
      </w:r>
      <w:r w:rsidR="00EA72EB">
        <w:rPr>
          <w:lang w:val="en-US"/>
        </w:rPr>
        <w:fldChar w:fldCharType="begin"/>
      </w:r>
      <w:r w:rsidR="000836D7">
        <w:rPr>
          <w:lang w:val="en-US"/>
        </w:rPr>
        <w:instrText xml:space="preserve"> ADDIN ZOTERO_ITEM CSL_CITATION {"citationID":"vi5QMvaQ","properties":{"formattedCitation":"\\super 4\\nosupersub{}","plainCitation":"4","noteIndex":0},"citationItems":[{"id":116,"uris":["http://zotero.org/groups/5772643/items/843L9J74"],"itemData":{"id":116,"type":"article-journal","abstract":"Immunoregulatory networks may have a role in controlling parasitemia in the chronic phase of human Chagas disease. The aim was to describe the serum cytokine profile of Trypanosoma cruzi in chronically infected patients and to evaluate its relationship with parasitemia and Chagas cardiomyopathy.","container-title":"Parasitology Research","DOI":"10.1007/s00436-023-08042-8","ISSN":"0932-0113, 1432-1955","issue":"1","journalAbbreviation":"Parasitol Res","language":"en","page":"66","source":"DOI.org (Crossref)","title":"Cytokine profile levels and their relationship with parasitemia and cardiomyopathy in people with Chagas disease in Spain. A prospective observational study","volume":"123","author":[{"family":"Ramos-Rincon","given":"Jose-Manuel"},{"family":"Torrús-Tendero","given":"Diego"},{"family":"García-Morante","given":"Hilarion"},{"family":"Gimeno-Gascón","given":"Adelina"},{"family":"Marco","given":"Francisco"},{"family":"Gil-Anguita","given":"Concepción"},{"family":"Wikman-Jorgensen","given":"Philip"},{"family":"Lucas-Dato","given":"Ana"},{"family":"Rodriguez-Diaz","given":"Juan-Carlos"},{"family":"Amador","given":"Concepción"},{"family":"Llenas-García","given":"Jara"}],"issued":{"date-parts":[["2024",1]]}}}],"schema":"https://github.com/citation-style-language/schema/raw/master/csl-citation.json"} </w:instrText>
      </w:r>
      <w:r w:rsidR="00EA72EB">
        <w:rPr>
          <w:lang w:val="en-US"/>
        </w:rPr>
        <w:fldChar w:fldCharType="separate"/>
      </w:r>
      <w:r w:rsidR="000836D7" w:rsidRPr="000836D7">
        <w:rPr>
          <w:rFonts w:ascii="Aptos" w:hAnsi="Aptos" w:cs="Times New Roman"/>
          <w:kern w:val="0"/>
          <w:vertAlign w:val="superscript"/>
          <w:lang w:val="en-US"/>
        </w:rPr>
        <w:t>4</w:t>
      </w:r>
      <w:r w:rsidR="00EA72EB">
        <w:rPr>
          <w:lang w:val="en-US"/>
        </w:rPr>
        <w:fldChar w:fldCharType="end"/>
      </w:r>
      <w:r w:rsidR="00BC0F19">
        <w:rPr>
          <w:lang w:val="en-US"/>
        </w:rPr>
        <w:t xml:space="preserve"> </w:t>
      </w:r>
      <w:r w:rsidR="002E414B">
        <w:rPr>
          <w:lang w:val="en-US"/>
        </w:rPr>
        <w:t>Approximately</w:t>
      </w:r>
      <w:r w:rsidR="00BC0F19">
        <w:rPr>
          <w:lang w:val="en-US"/>
        </w:rPr>
        <w:t xml:space="preserve"> 30-40% of patients progress from the indeterminate form to the cardiac and/or gastrointestinal disease. </w:t>
      </w:r>
    </w:p>
    <w:p w14:paraId="4DB27A58" w14:textId="3DE564F6" w:rsidR="00C23292" w:rsidRDefault="003567E7" w:rsidP="003567E7">
      <w:pPr>
        <w:spacing w:line="360" w:lineRule="auto"/>
        <w:rPr>
          <w:lang w:val="en-US"/>
        </w:rPr>
      </w:pPr>
      <w:r>
        <w:rPr>
          <w:lang w:val="en-US"/>
        </w:rPr>
        <w:t xml:space="preserve">Benznidazole is a </w:t>
      </w:r>
      <w:r w:rsidR="00C22C7C">
        <w:rPr>
          <w:lang w:val="en-US"/>
        </w:rPr>
        <w:t xml:space="preserve">2- </w:t>
      </w:r>
      <w:r w:rsidR="00D466A2">
        <w:rPr>
          <w:lang w:val="en-US"/>
        </w:rPr>
        <w:t xml:space="preserve">nitroimidazole, that is at present the main treatment for </w:t>
      </w:r>
      <w:r w:rsidR="002D3946" w:rsidRPr="002D3946">
        <w:rPr>
          <w:i/>
          <w:iCs/>
          <w:lang w:val="en-US"/>
        </w:rPr>
        <w:t>Trypanosoma cruzi</w:t>
      </w:r>
      <w:r w:rsidR="002D3946">
        <w:rPr>
          <w:lang w:val="en-US"/>
        </w:rPr>
        <w:t xml:space="preserve"> infection</w:t>
      </w:r>
      <w:r w:rsidR="00D466A2">
        <w:rPr>
          <w:lang w:val="en-US"/>
        </w:rPr>
        <w:t xml:space="preserve">. It is indicated in the acute </w:t>
      </w:r>
      <w:r w:rsidR="002D3946">
        <w:rPr>
          <w:lang w:val="en-US"/>
        </w:rPr>
        <w:t>infection, congenital infection</w:t>
      </w:r>
      <w:r w:rsidR="00D466A2">
        <w:rPr>
          <w:lang w:val="en-US"/>
        </w:rPr>
        <w:t>,</w:t>
      </w:r>
      <w:r w:rsidR="002D3946">
        <w:rPr>
          <w:lang w:val="en-US"/>
        </w:rPr>
        <w:t xml:space="preserve"> reactivation cases of </w:t>
      </w:r>
      <w:r w:rsidR="00D466A2">
        <w:rPr>
          <w:lang w:val="en-US"/>
        </w:rPr>
        <w:t>immunosuppressed patients</w:t>
      </w:r>
      <w:r w:rsidR="002D3946">
        <w:rPr>
          <w:lang w:val="en-US"/>
        </w:rPr>
        <w:t>, women of childbearing age with chronic infection and children with chronic infection</w:t>
      </w:r>
      <w:r w:rsidR="00D466A2">
        <w:rPr>
          <w:lang w:val="en-US"/>
        </w:rPr>
        <w:t>.</w:t>
      </w:r>
      <w:r w:rsidR="002D3946">
        <w:rPr>
          <w:lang w:val="en-US"/>
        </w:rPr>
        <w:fldChar w:fldCharType="begin"/>
      </w:r>
      <w:r w:rsidR="000836D7">
        <w:rPr>
          <w:lang w:val="en-US"/>
        </w:rPr>
        <w:instrText xml:space="preserve"> ADDIN ZOTERO_ITEM CSL_CITATION {"citationID":"iSSBNXyy","properties":{"formattedCitation":"\\super 5\\nosupersub{}","plainCitation":"5","noteIndex":0},"citationItems":[{"id":114,"uris":["http://zotero.org/groups/5772643/items/4UXJQYYM"],"itemData":{"id":114,"type":"article-journal","abstract":"Purpose of Review This review seeks to describe the updates in the literature – particularly with regards to the epidemiology and diagnosis of Chagas disease. Additionally, this paper describes updates to the antiparasitic treatment for Chagas disease. Recent Findings With regards to changing epidemiology, autochthonous cases are being found within the USA in addition to Latin America. Additionally, there appears to be more intermixing of discrete typing units—meaning, they are not confined to specific geographic regions. Screening for Chagas disease is recommended in persons who lived in areas with endemic Chagas, persons wtih family member diagnosed with Chagas Disease, persons who have lived in homes of natural material in Latin America, and persons with history of kissing bug bites. Treatment for the parasitic infection remains limited to benznidazole and nifurtimox, and the role of these treatments in Chagas cardiomyopathy has not yet been definitively defined. Finally, indications for and management of heart transplant in the setting of Chagas disease are discussed.","container-title":"Current Cardiology Reports","DOI":"10.1007/s11886-024-02113-7","ISSN":"1523-3782, 1534-3170","issue":"10","journalAbbreviation":"Curr Cardiol Rep","language":"en","page":"1105-1112","source":"DOI.org (Crossref)","title":"Chagas Disease: Epidemiology, Diagnosis, and Treatment","title-short":"Chagas Disease","volume":"26","author":[{"family":"Swett","given":"Michael C."},{"family":"Rayes","given":"Danny L."},{"family":"Campos","given":"Silvia Vidal"},{"family":"Kumar","given":"Rebecca N."}],"issued":{"date-parts":[["2024",10]]}}}],"schema":"https://github.com/citation-style-language/schema/raw/master/csl-citation.json"} </w:instrText>
      </w:r>
      <w:r w:rsidR="002D3946">
        <w:rPr>
          <w:lang w:val="en-US"/>
        </w:rPr>
        <w:fldChar w:fldCharType="separate"/>
      </w:r>
      <w:r w:rsidR="000836D7" w:rsidRPr="000836D7">
        <w:rPr>
          <w:rFonts w:ascii="Aptos" w:hAnsi="Aptos" w:cs="Times New Roman"/>
          <w:kern w:val="0"/>
          <w:vertAlign w:val="superscript"/>
          <w:lang w:val="en-US"/>
        </w:rPr>
        <w:t>5</w:t>
      </w:r>
      <w:r w:rsidR="002D3946">
        <w:rPr>
          <w:lang w:val="en-US"/>
        </w:rPr>
        <w:fldChar w:fldCharType="end"/>
      </w:r>
      <w:r w:rsidR="00D466A2">
        <w:rPr>
          <w:lang w:val="en-US"/>
        </w:rPr>
        <w:t xml:space="preserve"> In patients with Chronic determinate or indeterminate Chagas disease and mild disease, it is unclear whether disease progression is haltered by treatment or not.</w:t>
      </w:r>
      <w:r w:rsidR="00D466A2">
        <w:rPr>
          <w:lang w:val="en-US"/>
        </w:rPr>
        <w:fldChar w:fldCharType="begin"/>
      </w:r>
      <w:r w:rsidR="000836D7">
        <w:rPr>
          <w:lang w:val="en-US"/>
        </w:rPr>
        <w:instrText xml:space="preserve"> ADDIN ZOTERO_ITEM CSL_CITATION {"citationID":"7GHnzsjs","properties":{"formattedCitation":"\\super 6\\nosupersub{}","plainCitation":"6","noteIndex":0},"citationItems":[{"id":33,"uris":["http://zotero.org/groups/5772643/items/UNRHGT3E"],"itemData":{"id":33,"type":"article-journal","abstract":"BACKGROUND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D466A2">
        <w:rPr>
          <w:lang w:val="en-US"/>
        </w:rPr>
        <w:fldChar w:fldCharType="separate"/>
      </w:r>
      <w:r w:rsidR="000836D7" w:rsidRPr="000836D7">
        <w:rPr>
          <w:rFonts w:ascii="Aptos" w:hAnsi="Aptos" w:cs="Times New Roman"/>
          <w:kern w:val="0"/>
          <w:vertAlign w:val="superscript"/>
          <w:lang w:val="en-US"/>
        </w:rPr>
        <w:t>6</w:t>
      </w:r>
      <w:r w:rsidR="00D466A2">
        <w:rPr>
          <w:lang w:val="en-US"/>
        </w:rPr>
        <w:fldChar w:fldCharType="end"/>
      </w:r>
      <w:r w:rsidR="00C22C7C">
        <w:rPr>
          <w:lang w:val="en-US"/>
        </w:rPr>
        <w:t xml:space="preserve"> The only clinical trial undertaken so far to evaluate the effect of Benznidazole in patients with chronic Chagas cardiomyopathy, the BENEFIT trial, showed a significant reduction in serum parasite detection, but did not reduce clinical cardiac deterioration through 5 years of follow-up.</w:t>
      </w:r>
      <w:r w:rsidR="00C22C7C">
        <w:rPr>
          <w:lang w:val="en-US"/>
        </w:rPr>
        <w:fldChar w:fldCharType="begin"/>
      </w:r>
      <w:r w:rsidR="00C22C7C">
        <w:rPr>
          <w:lang w:val="en-US"/>
        </w:rPr>
        <w:instrText xml:space="preserve"> ADDIN ZOTERO_ITEM CSL_CITATION {"citationID":"ZXe8yAN6","properties":{"formattedCitation":"\\super 7\\nosupersub{}","plainCitation":"7","noteIndex":0},"citationItems":[{"id":120,"uris":["http://zotero.org/groups/5772643/items/7LPHGXHX"],"itemData":{"id":120,"type":"article-journal","abstract":"BACKGROUND The role of trypanocidal therapy in patients with established Chagas’ cardiomyopathy is unproven.\nMETHODS We conducted a prospective, multicenter, randomized study involving 2854 patients with Chagas’ cardiomyopathy who received benznidazole or placebo for up to 80 days and were followed for a mean of 5.4 years. The primary outcome in the time-to-event analysis was the first event of any of the components of the composite outcome of death, resuscitated cardiac arrest, sustained ventricular tachycardia, insertion of a pacemaker or implantable cardioverter–defibrillator, cardiac transplantation, new heart failure, stroke, or other thromboembolic event.\nRESULTS The primary outcome occurred in 394 patients (27.5%) in the benznidazole group and in 414 (29.1%) in the placebo group (hazard ratio, 0.93; 95% confidence interval [CI], 0.81 to 1.07; P = 0.31). At baseline, a polymerase-chain-reaction (PCR) assay was performed on blood samples obtained from 1896 patients; 60.5% had positive results for Trypanosoma cruzi on PCR. The rates of conversion to negative PCR results (PCR conversion) were 66.2% in the benznidazole group and 33.5% in the placebo group at the end of treatment, 55.4% and 35.3%, respectively, at 2 years, and 46.7% and 33.1%, respectively, at 5 years or more (P&lt;0.001 for all comparisons). The effect of treatment on PCR conversion varied according to geographic region: in Brazil, the odds ratio for PCR conversion was 3.03 (95% CI, 2.12 to 4.34) at 2 years and 1.87 (95% CI, 1.33 to 2.63) at 5 or more years; in Colombia and El Salvador, the odds ratio was 1.33 (95% CI, 0.90 to 1.98) at 2 years and 0.96 (95% CI, 0.63 to 1.45) at 5 or more years; and in Argentina and Bolivia, the odds ratio was 2.63 (95% CI, 1.89 to 3.66) at 2 years and 2.79 (95% CI, 1.99 to 3.92) at 5 or more years (P&lt;0.001 for interaction). However, the rates of PCR conversion did not correspond to effects on clinical outcome (P = 0.16 for interaction).\nCONCLUSIONS Trypanocidal therapy with benznidazole in patients with established Chagas’ cardiomyopathy significantly reduced serum parasite detection but did not significantly reduce cardiac clinical deterioration through 5 years of follow-up. (Funded by the Population Health Research Institute and others; ClinicalTrials.gov number, NCT00123916; Current Controlled Trials number, ISRCTN13967269.)","container-title":"New England Journal of Medicine","DOI":"10.1056/nejmoa1507574","ISSN":"0028-4793, 1533-4406","issue":"14","journalAbbreviation":"N Engl J Med","language":"en","note":"publisher: Massachusetts Medical Society","page":"1295-1306","source":"Crossref","title":"Randomized Trial of Benznidazole for Chronic Chagas’ Cardiomyopathy","volume":"373","author":[{"family":"Morillo","given":"Carlos A."},{"family":"Marin-Neto","given":"Jose Antonio"},{"family":"Avezum","given":"Alvaro"},{"family":"Sosa-Estani","given":"Sergio"},{"family":"Rassi","given":"Anis"},{"family":"Rosas","given":"Fernando"},{"family":"Villena","given":"Erick"},{"family":"Quiroz","given":"Roberto"},{"family":"Bonilla","given":"Rina"},{"family":"Britto","given":"Constança"},{"family":"Guhl","given":"Felipe"},{"family":"Velazquez","given":"Elsa"},{"family":"Bonilla","given":"Laura"},{"family":"Meeks","given":"Brandi"},{"family":"Rao-Melacini","given":"Purnima"},{"family":"Pogue","given":"Janice"},{"family":"Mattos","given":"Antonio"},{"family":"Lazdins","given":"Janis"},{"family":"Rassi","given":"Anis"},{"family":"Connolly","given":"Stuart J."},{"family":"Yusuf","given":"Salim"}],"issued":{"date-parts":[["2015",10]]}}}],"schema":"https://github.com/citation-style-language/schema/raw/master/csl-citation.json"} </w:instrText>
      </w:r>
      <w:r w:rsidR="00C22C7C">
        <w:rPr>
          <w:lang w:val="en-US"/>
        </w:rPr>
        <w:fldChar w:fldCharType="separate"/>
      </w:r>
      <w:r w:rsidR="00C22C7C" w:rsidRPr="00C22C7C">
        <w:rPr>
          <w:rFonts w:ascii="Aptos" w:hAnsi="Aptos" w:cs="Times New Roman"/>
          <w:kern w:val="0"/>
          <w:vertAlign w:val="superscript"/>
          <w:lang w:val="en-US"/>
        </w:rPr>
        <w:t>7</w:t>
      </w:r>
      <w:r w:rsidR="00C22C7C">
        <w:rPr>
          <w:lang w:val="en-US"/>
        </w:rPr>
        <w:fldChar w:fldCharType="end"/>
      </w:r>
      <w:r w:rsidR="00567AE1">
        <w:rPr>
          <w:lang w:val="en-US"/>
        </w:rPr>
        <w:t xml:space="preserve"> Moreover, usefulness is limited by significant toxicity, with poor tolerability profile.</w:t>
      </w:r>
      <w:r w:rsidR="00567AE1">
        <w:rPr>
          <w:lang w:val="en-US"/>
        </w:rPr>
        <w:fldChar w:fldCharType="begin"/>
      </w:r>
      <w:r w:rsidR="00567AE1">
        <w:rPr>
          <w:lang w:val="en-US"/>
        </w:rPr>
        <w:instrText xml:space="preserve"> ADDIN ZOTERO_ITEM CSL_CITATION {"citationID":"y0HqnRui","properties":{"formattedCitation":"\\super 8\\nosupersub{}","plainCitation":"8","noteIndex":0},"citationItems":[{"id":31,"uris":["http://zotero.org/groups/5772643/items/4FWUZ283"],"itemData":{"id":31,"type":"article-journal","abstract":"Drug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567AE1">
        <w:rPr>
          <w:lang w:val="en-US"/>
        </w:rPr>
        <w:fldChar w:fldCharType="separate"/>
      </w:r>
      <w:r w:rsidR="00567AE1" w:rsidRPr="00567AE1">
        <w:rPr>
          <w:rFonts w:ascii="Aptos" w:hAnsi="Aptos" w:cs="Times New Roman"/>
          <w:kern w:val="0"/>
          <w:vertAlign w:val="superscript"/>
          <w:lang w:val="en-US"/>
        </w:rPr>
        <w:t>8</w:t>
      </w:r>
      <w:r w:rsidR="00567AE1">
        <w:rPr>
          <w:lang w:val="en-US"/>
        </w:rPr>
        <w:fldChar w:fldCharType="end"/>
      </w:r>
      <w:r w:rsidR="00567AE1">
        <w:rPr>
          <w:lang w:val="en-US"/>
        </w:rPr>
        <w:t xml:space="preserve"> Also, a</w:t>
      </w:r>
      <w:r w:rsidR="002217CE">
        <w:rPr>
          <w:lang w:val="en-US"/>
        </w:rPr>
        <w:t>t present</w:t>
      </w:r>
      <w:r w:rsidR="00567AE1">
        <w:rPr>
          <w:lang w:val="en-US"/>
        </w:rPr>
        <w:t>,</w:t>
      </w:r>
      <w:r w:rsidR="002217CE">
        <w:rPr>
          <w:lang w:val="en-US"/>
        </w:rPr>
        <w:t xml:space="preserve"> Benznidazol</w:t>
      </w:r>
      <w:r w:rsidR="00BC0F19">
        <w:rPr>
          <w:lang w:val="en-US"/>
        </w:rPr>
        <w:t>e</w:t>
      </w:r>
      <w:r w:rsidR="002217CE">
        <w:rPr>
          <w:lang w:val="en-US"/>
        </w:rPr>
        <w:t xml:space="preserve"> is not </w:t>
      </w:r>
      <w:r w:rsidR="00C872A1">
        <w:rPr>
          <w:lang w:val="en-US"/>
        </w:rPr>
        <w:t>commercialized</w:t>
      </w:r>
      <w:r w:rsidR="002217CE">
        <w:rPr>
          <w:lang w:val="en-US"/>
        </w:rPr>
        <w:t xml:space="preserve"> in the European </w:t>
      </w:r>
      <w:r w:rsidR="005867B0">
        <w:rPr>
          <w:lang w:val="en-US"/>
        </w:rPr>
        <w:t>Union and</w:t>
      </w:r>
      <w:r w:rsidR="002217CE">
        <w:rPr>
          <w:lang w:val="en-US"/>
        </w:rPr>
        <w:t xml:space="preserve"> not </w:t>
      </w:r>
      <w:r w:rsidR="00DE0C1F">
        <w:rPr>
          <w:lang w:val="en-US"/>
        </w:rPr>
        <w:t>financed</w:t>
      </w:r>
      <w:r w:rsidR="005867B0">
        <w:rPr>
          <w:lang w:val="en-US"/>
        </w:rPr>
        <w:t xml:space="preserve"> in the National Health System in Spain. </w:t>
      </w:r>
      <w:r w:rsidR="00BA73A4">
        <w:rPr>
          <w:lang w:val="en-US"/>
        </w:rPr>
        <w:t>On the other hand, costs of follow-up of untreated Chagas disease patients and treatment of possible complications in patients that progress to a determinate form is substantial.</w:t>
      </w:r>
      <w:r w:rsidR="00697A1B">
        <w:rPr>
          <w:lang w:val="en-US"/>
        </w:rPr>
        <w:fldChar w:fldCharType="begin"/>
      </w:r>
      <w:r w:rsidR="00697A1B">
        <w:rPr>
          <w:lang w:val="en-US"/>
        </w:rPr>
        <w:instrText xml:space="preserve"> ADDIN ZOTERO_ITEM CSL_CITATION {"citationID":"Zis40qBM","properties":{"formattedCitation":"\\super 9\\nosupersub{}","plainCitation":"9","noteIndex":0},"citationItems":[{"id":140,"uris":["http://zotero.org/groups/5772643/items/SDDD73DZ"],"itemData":{"id":140,"type":"article-journal","abstract":"Background Chagas disease (CD) is a neglected disease affecting millions worldwide, yet little is known about its economic burden. This systematic review is part of RAISE project, a broader study that aims to estimate the global prevalence, mortality, and health and economic burden attributable to chronic CD and Chronic Chagas cardiomyopathy. The objective of this study was to assess the main costs associated with the treatment of CD in both endemic and nonendemic countries.","container-title":"PLOS Neglected Tropical Diseases","DOI":"10.1371/journal.pntd.0011757","ISSN":"1935-2735","issue":"11","journalAbbreviation":"PLoS Negl Trop Dis","language":"en","page":"e0011757","source":"DOI.org (Crossref)","title":"The economic burden of Chagas disease: A systematic review","title-short":"The economic burden of Chagas disease","volume":"17","author":[{"family":"Andrade","given":"Mônica Viegas"},{"family":"Noronha","given":"Kenya Valéria Micaela De Souza"},{"family":"De Souza","given":"Aline"},{"family":"Motta-Santos","given":"André Soares"},{"family":"Braga","given":"Paulo Estevão Franco"},{"family":"Bracarense","given":"Henrique"},{"family":"De Miranda","given":"Maria Carolina Corrêa"},{"family":"Nascimento","given":"Bruno Ramos"},{"family":"Molina","given":"Israel"},{"family":"Martins-Melo","given":"Francisco Rogerlândio"},{"family":"Perel","given":"Pablo"},{"family":"Geissbühler","given":"Yvonne"},{"family":"Quijano","given":"Monica"},{"family":"Machado","given":"Isis Eloah"},{"family":"Ribeiro","given":"Antônio Luiz Pinho"}],"editor":[{"family":"Hardcastle","given":"Timothy Craig"}],"issued":{"date-parts":[["2023",11,22]]}}}],"schema":"https://github.com/citation-style-language/schema/raw/master/csl-citation.json"} </w:instrText>
      </w:r>
      <w:r w:rsidR="00697A1B">
        <w:rPr>
          <w:lang w:val="en-US"/>
        </w:rPr>
        <w:fldChar w:fldCharType="separate"/>
      </w:r>
      <w:r w:rsidR="00697A1B" w:rsidRPr="00697A1B">
        <w:rPr>
          <w:rFonts w:ascii="Aptos" w:hAnsi="Aptos" w:cs="Times New Roman"/>
          <w:kern w:val="0"/>
          <w:vertAlign w:val="superscript"/>
          <w:lang w:val="en-US"/>
        </w:rPr>
        <w:t>9</w:t>
      </w:r>
      <w:r w:rsidR="00697A1B">
        <w:rPr>
          <w:lang w:val="en-US"/>
        </w:rPr>
        <w:fldChar w:fldCharType="end"/>
      </w:r>
      <w:r w:rsidR="00BA73A4">
        <w:rPr>
          <w:lang w:val="en-US"/>
        </w:rPr>
        <w:t xml:space="preserve"> </w:t>
      </w:r>
      <w:r w:rsidR="005867B0">
        <w:rPr>
          <w:lang w:val="en-US"/>
        </w:rPr>
        <w:t xml:space="preserve">Therefore, </w:t>
      </w:r>
      <w:r w:rsidR="0084153F">
        <w:rPr>
          <w:lang w:val="en-US"/>
        </w:rPr>
        <w:t xml:space="preserve">significant doubts arise whether benznidazole treatment </w:t>
      </w:r>
      <w:r w:rsidR="00BA73A4">
        <w:rPr>
          <w:lang w:val="en-US"/>
        </w:rPr>
        <w:t xml:space="preserve">may or may not be cost-effective </w:t>
      </w:r>
      <w:r w:rsidR="00943D89">
        <w:rPr>
          <w:lang w:val="en-US"/>
        </w:rPr>
        <w:t>in patients without organ involvement or very mild organ affectation. To address this question this cost-effectiveness evaluation was undertaken.</w:t>
      </w:r>
    </w:p>
    <w:p w14:paraId="5ACCC23B" w14:textId="77777777" w:rsidR="006355DB" w:rsidRDefault="006355DB" w:rsidP="003567E7">
      <w:pPr>
        <w:spacing w:line="360" w:lineRule="auto"/>
        <w:rPr>
          <w:lang w:val="en-US"/>
        </w:rPr>
      </w:pPr>
    </w:p>
    <w:p w14:paraId="01F995B4" w14:textId="0B3E595C" w:rsidR="0075271E" w:rsidRPr="00DE0C1F" w:rsidRDefault="0075271E" w:rsidP="003567E7">
      <w:pPr>
        <w:spacing w:line="360" w:lineRule="auto"/>
        <w:rPr>
          <w:b/>
          <w:bCs/>
          <w:lang w:val="en-US"/>
        </w:rPr>
      </w:pPr>
      <w:r w:rsidRPr="00DE0C1F">
        <w:rPr>
          <w:b/>
          <w:bCs/>
          <w:lang w:val="en-US"/>
        </w:rPr>
        <w:t>Methods</w:t>
      </w:r>
      <w:r w:rsidR="00483FE2">
        <w:rPr>
          <w:b/>
          <w:bCs/>
          <w:lang w:val="en-US"/>
        </w:rPr>
        <w:br/>
      </w:r>
    </w:p>
    <w:p w14:paraId="481A0C97" w14:textId="77777777" w:rsidR="00483FE2" w:rsidRPr="00BA16D8" w:rsidRDefault="00483FE2" w:rsidP="003567E7">
      <w:pPr>
        <w:spacing w:line="360" w:lineRule="auto"/>
        <w:rPr>
          <w:i/>
          <w:iCs/>
          <w:lang w:val="en-US"/>
        </w:rPr>
      </w:pPr>
      <w:r w:rsidRPr="00BA16D8">
        <w:rPr>
          <w:i/>
          <w:iCs/>
          <w:lang w:val="en-US"/>
        </w:rPr>
        <w:t>Target population and subgroups</w:t>
      </w:r>
    </w:p>
    <w:p w14:paraId="1A509B36" w14:textId="374C387A" w:rsidR="00C23292" w:rsidRDefault="00483FE2" w:rsidP="003567E7">
      <w:pPr>
        <w:spacing w:line="360" w:lineRule="auto"/>
        <w:rPr>
          <w:lang w:val="en-US"/>
        </w:rPr>
      </w:pPr>
      <w:r>
        <w:rPr>
          <w:lang w:val="en-US"/>
        </w:rPr>
        <w:t xml:space="preserve">Participants were migrants to Spain from </w:t>
      </w:r>
      <w:r w:rsidR="00B030DA">
        <w:rPr>
          <w:lang w:val="en-US"/>
        </w:rPr>
        <w:t xml:space="preserve">South </w:t>
      </w:r>
      <w:ins w:id="139" w:author="Jose Antonio Perez Molina" w:date="2025-06-06T15:10:00Z" w16du:dateUtc="2025-06-06T13:10:00Z">
        <w:r w:rsidR="00842C0B">
          <w:rPr>
            <w:lang w:val="en-US"/>
          </w:rPr>
          <w:t xml:space="preserve">and Central </w:t>
        </w:r>
      </w:ins>
      <w:r w:rsidR="00B030DA">
        <w:rPr>
          <w:lang w:val="en-US"/>
        </w:rPr>
        <w:t xml:space="preserve">American </w:t>
      </w:r>
      <w:proofErr w:type="spellStart"/>
      <w:r w:rsidR="00B030DA">
        <w:rPr>
          <w:lang w:val="en-US"/>
        </w:rPr>
        <w:t>countrie</w:t>
      </w:r>
      <w:del w:id="140" w:author="Jose Antonio Perez Molina" w:date="2025-06-06T15:11:00Z" w16du:dateUtc="2025-06-06T13:11:00Z">
        <w:r w:rsidR="00B030DA" w:rsidDel="00CE5B67">
          <w:rPr>
            <w:lang w:val="en-US"/>
          </w:rPr>
          <w:delText>s</w:delText>
        </w:r>
        <w:r w:rsidDel="00CE5B67">
          <w:rPr>
            <w:lang w:val="en-US"/>
          </w:rPr>
          <w:delText xml:space="preserve">, </w:delText>
        </w:r>
        <w:r w:rsidDel="00842C0B">
          <w:rPr>
            <w:lang w:val="en-US"/>
          </w:rPr>
          <w:delText>with ages</w:delText>
        </w:r>
      </w:del>
      <w:ins w:id="141" w:author="Jose Antonio Perez Molina" w:date="2025-06-06T15:11:00Z" w16du:dateUtc="2025-06-06T13:11:00Z">
        <w:r w:rsidR="00842C0B">
          <w:rPr>
            <w:lang w:val="en-US"/>
          </w:rPr>
          <w:t>aged</w:t>
        </w:r>
      </w:ins>
      <w:proofErr w:type="spellEnd"/>
      <w:r>
        <w:rPr>
          <w:lang w:val="en-US"/>
        </w:rPr>
        <w:t xml:space="preserve"> between 15</w:t>
      </w:r>
      <w:del w:id="142" w:author="Jose Antonio Perez Molina" w:date="2025-06-06T15:11:00Z" w16du:dateUtc="2025-06-06T13:11:00Z">
        <w:r w:rsidDel="00842C0B">
          <w:rPr>
            <w:lang w:val="en-US"/>
          </w:rPr>
          <w:delText>-</w:delText>
        </w:r>
      </w:del>
      <w:ins w:id="143" w:author="Jose Antonio Perez Molina" w:date="2025-06-06T15:11:00Z" w16du:dateUtc="2025-06-06T13:11:00Z">
        <w:r w:rsidR="00842C0B">
          <w:rPr>
            <w:lang w:val="en-US"/>
          </w:rPr>
          <w:t xml:space="preserve"> and </w:t>
        </w:r>
      </w:ins>
      <w:r>
        <w:rPr>
          <w:lang w:val="en-US"/>
        </w:rPr>
        <w:t>69,</w:t>
      </w:r>
      <w:del w:id="144" w:author="Jose Antonio Perez Molina" w:date="2025-06-06T15:11:00Z" w16du:dateUtc="2025-06-06T13:11:00Z">
        <w:r w:rsidDel="00842C0B">
          <w:rPr>
            <w:lang w:val="en-US"/>
          </w:rPr>
          <w:delText xml:space="preserve"> that </w:delText>
        </w:r>
      </w:del>
      <w:ins w:id="145" w:author="Jose Antonio Perez Molina" w:date="2025-06-06T15:11:00Z" w16du:dateUtc="2025-06-06T13:11:00Z">
        <w:r w:rsidR="00842C0B">
          <w:rPr>
            <w:lang w:val="en-US"/>
          </w:rPr>
          <w:t>who</w:t>
        </w:r>
        <w:r w:rsidR="00842C0B">
          <w:rPr>
            <w:lang w:val="en-US"/>
          </w:rPr>
          <w:t xml:space="preserve"> </w:t>
        </w:r>
      </w:ins>
      <w:r>
        <w:rPr>
          <w:lang w:val="en-US"/>
        </w:rPr>
        <w:t xml:space="preserve">had chronic </w:t>
      </w:r>
      <w:ins w:id="146" w:author="Jose Antonio Perez Molina" w:date="2025-06-06T15:10:00Z" w16du:dateUtc="2025-06-06T13:10:00Z">
        <w:r w:rsidR="00842C0B">
          <w:rPr>
            <w:lang w:val="en-US"/>
          </w:rPr>
          <w:t>C</w:t>
        </w:r>
      </w:ins>
      <w:del w:id="147" w:author="Jose Antonio Perez Molina" w:date="2025-06-06T15:10:00Z" w16du:dateUtc="2025-06-06T13:10:00Z">
        <w:r w:rsidDel="00842C0B">
          <w:rPr>
            <w:lang w:val="en-US"/>
          </w:rPr>
          <w:delText>c</w:delText>
        </w:r>
      </w:del>
      <w:r>
        <w:rPr>
          <w:lang w:val="en-US"/>
        </w:rPr>
        <w:t xml:space="preserve">hagas disease, but without organ </w:t>
      </w:r>
      <w:del w:id="148" w:author="Jose Antonio Perez Molina" w:date="2025-06-06T15:11:00Z" w16du:dateUtc="2025-06-06T13:11:00Z">
        <w:r w:rsidDel="00842C0B">
          <w:rPr>
            <w:lang w:val="en-US"/>
          </w:rPr>
          <w:delText xml:space="preserve">manifestation </w:delText>
        </w:r>
      </w:del>
      <w:ins w:id="149" w:author="Jose Antonio Perez Molina" w:date="2025-06-06T15:11:00Z" w16du:dateUtc="2025-06-06T13:11:00Z">
        <w:r w:rsidR="00842C0B">
          <w:rPr>
            <w:lang w:val="en-US"/>
          </w:rPr>
          <w:t>involv</w:t>
        </w:r>
      </w:ins>
      <w:ins w:id="150" w:author="Jose Antonio Perez Molina" w:date="2025-06-06T15:12:00Z" w16du:dateUtc="2025-06-06T13:12:00Z">
        <w:r w:rsidR="00CE5B67">
          <w:rPr>
            <w:lang w:val="en-US"/>
          </w:rPr>
          <w:t>ement</w:t>
        </w:r>
      </w:ins>
      <w:ins w:id="151" w:author="Jose Antonio Perez Molina" w:date="2025-06-06T15:11:00Z" w16du:dateUtc="2025-06-06T13:11:00Z">
        <w:r w:rsidR="00842C0B">
          <w:rPr>
            <w:lang w:val="en-US"/>
          </w:rPr>
          <w:t xml:space="preserve"> </w:t>
        </w:r>
      </w:ins>
      <w:r>
        <w:rPr>
          <w:lang w:val="en-US"/>
        </w:rPr>
        <w:t>or only very mild organ disease.</w:t>
      </w:r>
      <w:r w:rsidR="00B030DA">
        <w:rPr>
          <w:lang w:val="en-US"/>
        </w:rPr>
        <w:t xml:space="preserve"> </w:t>
      </w:r>
      <w:r>
        <w:rPr>
          <w:lang w:val="en-US"/>
        </w:rPr>
        <w:t xml:space="preserve">Participants were stratified by sex and by 5-year age groups. </w:t>
      </w:r>
      <w:r w:rsidR="00B030DA">
        <w:rPr>
          <w:lang w:val="en-US"/>
        </w:rPr>
        <w:t xml:space="preserve">Background mortality </w:t>
      </w:r>
      <w:r>
        <w:rPr>
          <w:lang w:val="en-US"/>
        </w:rPr>
        <w:t xml:space="preserve">was adjusted by age group using data from the Spanish National </w:t>
      </w:r>
      <w:del w:id="152" w:author="Jose Antonio Perez Molina" w:date="2025-06-06T15:12:00Z" w16du:dateUtc="2025-06-06T13:12:00Z">
        <w:r w:rsidDel="00CE5B67">
          <w:rPr>
            <w:lang w:val="en-US"/>
          </w:rPr>
          <w:delText>Institute of</w:delText>
        </w:r>
      </w:del>
      <w:ins w:id="153" w:author="Jose Antonio Perez Molina" w:date="2025-06-06T15:13:00Z" w16du:dateUtc="2025-06-06T13:13:00Z">
        <w:r w:rsidR="00202DEB">
          <w:rPr>
            <w:lang w:val="en-US"/>
          </w:rPr>
          <w:t>Statistics</w:t>
        </w:r>
      </w:ins>
      <w:r>
        <w:rPr>
          <w:lang w:val="en-US"/>
        </w:rPr>
        <w:t xml:space="preserve"> </w:t>
      </w:r>
      <w:del w:id="154" w:author="Jose Antonio Perez Molina" w:date="2025-06-06T15:12:00Z" w16du:dateUtc="2025-06-06T13:12:00Z">
        <w:r w:rsidDel="00CE5B67">
          <w:rPr>
            <w:lang w:val="en-US"/>
          </w:rPr>
          <w:delText>Statistics</w:delText>
        </w:r>
      </w:del>
      <w:ins w:id="155" w:author="Jose Antonio Perez Molina" w:date="2025-06-06T15:12:00Z" w16du:dateUtc="2025-06-06T13:12:00Z">
        <w:r w:rsidR="00202DEB">
          <w:rPr>
            <w:lang w:val="en-US"/>
          </w:rPr>
          <w:t>Institute</w:t>
        </w:r>
      </w:ins>
      <w:r>
        <w:rPr>
          <w:lang w:val="en-US"/>
        </w:rPr>
        <w:t>.</w:t>
      </w:r>
      <w:r w:rsidR="00BA16D8">
        <w:rPr>
          <w:lang w:val="en-US"/>
        </w:rPr>
        <w:fldChar w:fldCharType="begin"/>
      </w:r>
      <w:r w:rsidR="00697A1B">
        <w:rPr>
          <w:lang w:val="en-US"/>
        </w:rPr>
        <w:instrText xml:space="preserve"> ADDIN ZOTERO_ITEM CSL_CITATION {"citationID":"zEqEeurX","properties":{"formattedCitation":"\\super 2,10\\nosupersub{}","plainCitation":"2,10","noteIndex":0},"citationItems":[{"id":1,"uris":["http://zotero.org/users/1599338/items/6LPKHW77"],"itemData":{"id":1,"type":"article-journal","abstract":"BACKGROUND: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121,"uris":["http://zotero.org/groups/5772643/items/B5LCM4HJ"],"itemData":{"id":121,"type":"webpage","abstract":"INE. Instituto Nacional de Estadística. National Statistics Institute. Spanish Statistical Office. El INE elabora y distribuye estadisticas de Espana. Este servidor contiene: Censos de Poblacion y Viviendas 2001, Informacion general, Productos de difusion, Espana en cifras, Datos coyunturales, Datos municipales, etc.. Q2016.es","container-title":"INE","language":"es","title":"INE. Instituto Nacional de Estadística","URL":"https://www.ine.es/","accessed":{"date-parts":[["2025",5,3]]}}}],"schema":"https://github.com/citation-style-language/schema/raw/master/csl-citation.json"} </w:instrText>
      </w:r>
      <w:r w:rsidR="00BA16D8">
        <w:rPr>
          <w:lang w:val="en-US"/>
        </w:rPr>
        <w:fldChar w:fldCharType="separate"/>
      </w:r>
      <w:r w:rsidR="00697A1B" w:rsidRPr="00697A1B">
        <w:rPr>
          <w:rFonts w:ascii="Aptos" w:hAnsi="Aptos" w:cs="Times New Roman"/>
          <w:kern w:val="0"/>
          <w:vertAlign w:val="superscript"/>
          <w:lang w:val="en-US"/>
        </w:rPr>
        <w:t>2,10</w:t>
      </w:r>
      <w:r w:rsidR="00BA16D8">
        <w:rPr>
          <w:lang w:val="en-US"/>
        </w:rPr>
        <w:fldChar w:fldCharType="end"/>
      </w:r>
    </w:p>
    <w:p w14:paraId="51B61AA4" w14:textId="039F3A03" w:rsidR="00756BCA" w:rsidRPr="00BA16D8" w:rsidRDefault="00BA16D8" w:rsidP="003567E7">
      <w:pPr>
        <w:spacing w:line="360" w:lineRule="auto"/>
        <w:rPr>
          <w:i/>
          <w:iCs/>
          <w:lang w:val="en-US"/>
        </w:rPr>
      </w:pPr>
      <w:r w:rsidRPr="00BA16D8">
        <w:rPr>
          <w:i/>
          <w:iCs/>
          <w:lang w:val="en-US"/>
        </w:rPr>
        <w:t>Setting and location</w:t>
      </w:r>
    </w:p>
    <w:p w14:paraId="74C28F46" w14:textId="61822075" w:rsidR="00BA16D8" w:rsidRDefault="00202DEB" w:rsidP="003567E7">
      <w:pPr>
        <w:spacing w:line="360" w:lineRule="auto"/>
        <w:rPr>
          <w:lang w:val="en-US"/>
        </w:rPr>
      </w:pPr>
      <w:ins w:id="156" w:author="Jose Antonio Perez Molina" w:date="2025-06-06T15:13:00Z" w16du:dateUtc="2025-06-06T13:13:00Z">
        <w:r>
          <w:rPr>
            <w:kern w:val="0"/>
            <w:lang w:val="en-US"/>
            <w14:ligatures w14:val="none"/>
          </w:rPr>
          <w:t>The study assesses the cost-effectiveness of benznidazole in Spain for patients with chronic asymptomatic indeterminate Chagas disease attending a specialist infectious disease outpatient clinic. Results are subsequently extrapolated to the rest of the European Union using purchas</w:t>
        </w:r>
      </w:ins>
      <w:ins w:id="157" w:author="Jose Antonio Perez Molina" w:date="2025-06-06T15:14:00Z" w16du:dateUtc="2025-06-06T13:14:00Z">
        <w:r>
          <w:rPr>
            <w:kern w:val="0"/>
            <w:lang w:val="en-US"/>
            <w14:ligatures w14:val="none"/>
          </w:rPr>
          <w:t>e</w:t>
        </w:r>
      </w:ins>
      <w:ins w:id="158" w:author="Jose Antonio Perez Molina" w:date="2025-06-06T15:13:00Z" w16du:dateUtc="2025-06-06T13:13:00Z">
        <w:r>
          <w:rPr>
            <w:kern w:val="0"/>
            <w:lang w:val="en-US"/>
            <w14:ligatures w14:val="none"/>
          </w:rPr>
          <w:t xml:space="preserve"> power parity indicators.</w:t>
        </w:r>
      </w:ins>
      <w:del w:id="159" w:author="Jose Antonio Perez Molina" w:date="2025-06-06T15:13:00Z" w16du:dateUtc="2025-06-06T13:13:00Z">
        <w:r w:rsidR="00BA16D8" w:rsidDel="00202DEB">
          <w:rPr>
            <w:lang w:val="en-US"/>
          </w:rPr>
          <w:delText xml:space="preserve">The study evaluates the cost-effectiveness of </w:delText>
        </w:r>
        <w:r w:rsidR="00975EBD" w:rsidDel="00202DEB">
          <w:rPr>
            <w:lang w:val="en-US"/>
          </w:rPr>
          <w:delText>benznidazole</w:delText>
        </w:r>
        <w:r w:rsidR="00BA16D8" w:rsidDel="00202DEB">
          <w:rPr>
            <w:lang w:val="en-US"/>
          </w:rPr>
          <w:delText xml:space="preserve"> in Spain, in patients with chronic asymptomatic Chagas disease and attended at a specialist infectious disease outpatient clinic. Results are later extrapolated to the rest of the European Union using purchase power parity indicators.</w:delText>
        </w:r>
      </w:del>
    </w:p>
    <w:p w14:paraId="57B410C1" w14:textId="34B93F04" w:rsidR="00032F1D" w:rsidRPr="00032F1D" w:rsidRDefault="00032F1D" w:rsidP="003567E7">
      <w:pPr>
        <w:spacing w:line="360" w:lineRule="auto"/>
        <w:rPr>
          <w:i/>
          <w:iCs/>
          <w:lang w:val="en-US"/>
        </w:rPr>
      </w:pPr>
      <w:r w:rsidRPr="00032F1D">
        <w:rPr>
          <w:i/>
          <w:iCs/>
          <w:lang w:val="en-US"/>
        </w:rPr>
        <w:t>Study perspective</w:t>
      </w:r>
    </w:p>
    <w:p w14:paraId="17AEF0AC" w14:textId="7B48C16B" w:rsidR="00032F1D" w:rsidRDefault="00032F1D" w:rsidP="003567E7">
      <w:pPr>
        <w:spacing w:line="360" w:lineRule="auto"/>
        <w:rPr>
          <w:lang w:val="en-US"/>
        </w:rPr>
      </w:pPr>
      <w:r>
        <w:rPr>
          <w:lang w:val="en-US"/>
        </w:rPr>
        <w:t>The costs of interventions were derived from a national health</w:t>
      </w:r>
      <w:del w:id="160" w:author="Jose Antonio Perez Molina" w:date="2025-06-06T15:14:00Z" w16du:dateUtc="2025-06-06T13:14:00Z">
        <w:r w:rsidDel="00202DEB">
          <w:rPr>
            <w:lang w:val="en-US"/>
          </w:rPr>
          <w:delText xml:space="preserve"> </w:delText>
        </w:r>
      </w:del>
      <w:r>
        <w:rPr>
          <w:lang w:val="en-US"/>
        </w:rPr>
        <w:t>care provider</w:t>
      </w:r>
      <w:ins w:id="161" w:author="Jose Antonio Perez Molina" w:date="2025-06-06T15:14:00Z" w16du:dateUtc="2025-06-06T13:14:00Z">
        <w:r w:rsidR="00202DEB">
          <w:rPr>
            <w:lang w:val="en-US"/>
          </w:rPr>
          <w:t>’s</w:t>
        </w:r>
      </w:ins>
      <w:r>
        <w:rPr>
          <w:lang w:val="en-US"/>
        </w:rPr>
        <w:t xml:space="preserve"> perspective. This includes costs only for the government and related to the </w:t>
      </w:r>
      <w:r w:rsidR="00AE6DD1">
        <w:rPr>
          <w:lang w:val="en-US"/>
        </w:rPr>
        <w:t>follow-up</w:t>
      </w:r>
      <w:r>
        <w:rPr>
          <w:lang w:val="en-US"/>
        </w:rPr>
        <w:t xml:space="preserve"> and treatment of the patients. </w:t>
      </w:r>
      <w:r w:rsidR="00AE6DD1">
        <w:rPr>
          <w:lang w:val="en-US"/>
        </w:rPr>
        <w:t>Patients’</w:t>
      </w:r>
      <w:r>
        <w:rPr>
          <w:lang w:val="en-US"/>
        </w:rPr>
        <w:t xml:space="preserve"> </w:t>
      </w:r>
      <w:r w:rsidR="001165BE">
        <w:rPr>
          <w:lang w:val="en-US"/>
        </w:rPr>
        <w:t>costs</w:t>
      </w:r>
      <w:r>
        <w:rPr>
          <w:lang w:val="en-US"/>
        </w:rPr>
        <w:t>, like time and travel costs as well as opportunity costs</w:t>
      </w:r>
      <w:ins w:id="162" w:author="Jose Antonio Perez Molina" w:date="2025-06-06T15:14:00Z" w16du:dateUtc="2025-06-06T13:14:00Z">
        <w:r w:rsidR="00202DEB">
          <w:rPr>
            <w:lang w:val="en-US"/>
          </w:rPr>
          <w:t>,</w:t>
        </w:r>
      </w:ins>
      <w:r>
        <w:rPr>
          <w:lang w:val="en-US"/>
        </w:rPr>
        <w:t xml:space="preserve"> </w:t>
      </w:r>
      <w:r w:rsidR="00AE6DD1">
        <w:rPr>
          <w:lang w:val="en-US"/>
        </w:rPr>
        <w:t>were</w:t>
      </w:r>
      <w:r>
        <w:rPr>
          <w:lang w:val="en-US"/>
        </w:rPr>
        <w:t xml:space="preserve"> not considered.</w:t>
      </w:r>
    </w:p>
    <w:p w14:paraId="6D412BD6" w14:textId="5FD9D4E4" w:rsidR="00AE6DD1" w:rsidRDefault="00AE6DD1" w:rsidP="003567E7">
      <w:pPr>
        <w:spacing w:line="360" w:lineRule="auto"/>
        <w:rPr>
          <w:lang w:val="en-US"/>
        </w:rPr>
      </w:pPr>
      <w:r>
        <w:rPr>
          <w:i/>
          <w:iCs/>
          <w:lang w:val="en-US"/>
        </w:rPr>
        <w:t>Comparators</w:t>
      </w:r>
    </w:p>
    <w:p w14:paraId="39B6C7BF" w14:textId="45B54700" w:rsidR="00AE6DD1" w:rsidRDefault="00AE6DD1" w:rsidP="003567E7">
      <w:pPr>
        <w:spacing w:line="360" w:lineRule="auto"/>
        <w:rPr>
          <w:lang w:val="en-US"/>
        </w:rPr>
      </w:pPr>
      <w:r>
        <w:rPr>
          <w:lang w:val="en-US"/>
        </w:rPr>
        <w:t>We decided to compare two possible intervention strategies.</w:t>
      </w:r>
      <w:r w:rsidR="0059492E">
        <w:rPr>
          <w:lang w:val="en-US"/>
        </w:rPr>
        <w:t xml:space="preserve"> The</w:t>
      </w:r>
      <w:r>
        <w:rPr>
          <w:lang w:val="en-US"/>
        </w:rPr>
        <w:t xml:space="preserve"> base case scenario, a follow-up strategy, </w:t>
      </w:r>
      <w:ins w:id="163" w:author="Jose Antonio Perez Molina" w:date="2025-06-06T15:16:00Z" w16du:dateUtc="2025-06-06T13:16:00Z">
        <w:r w:rsidR="00202DEB">
          <w:rPr>
            <w:kern w:val="0"/>
            <w:lang w:val="en-US"/>
            <w14:ligatures w14:val="none"/>
          </w:rPr>
          <w:t>involves only following up patients with chronic indeterminate Chagas disease and treating them for the damage that the parasite may cause (e.g., treating heart failure if it develops).</w:t>
        </w:r>
      </w:ins>
      <w:del w:id="164" w:author="Jose Antonio Perez Molina" w:date="2025-06-06T15:16:00Z" w16du:dateUtc="2025-06-06T13:16:00Z">
        <w:r w:rsidDel="00202DEB">
          <w:rPr>
            <w:lang w:val="en-US"/>
          </w:rPr>
          <w:delText xml:space="preserve">where patients with chronic </w:delText>
        </w:r>
      </w:del>
      <w:del w:id="165" w:author="Jose Antonio Perez Molina" w:date="2025-06-06T15:15:00Z" w16du:dateUtc="2025-06-06T13:15:00Z">
        <w:r w:rsidDel="00202DEB">
          <w:rPr>
            <w:lang w:val="en-US"/>
          </w:rPr>
          <w:delText xml:space="preserve">asymptomatic </w:delText>
        </w:r>
      </w:del>
      <w:del w:id="166" w:author="Jose Antonio Perez Molina" w:date="2025-06-06T15:16:00Z" w16du:dateUtc="2025-06-06T13:16:00Z">
        <w:r w:rsidDel="00202DEB">
          <w:rPr>
            <w:lang w:val="en-US"/>
          </w:rPr>
          <w:delText>Chagas disease are only followed up and treated for the damage that the parasite may produce (e.g. treatment of heart failure should it develop).</w:delText>
        </w:r>
      </w:del>
      <w:r>
        <w:rPr>
          <w:lang w:val="en-US"/>
        </w:rPr>
        <w:t xml:space="preserve"> The second scenario is a scenario where every patient with Chagas disease is treated with benznidazole</w:t>
      </w:r>
      <w:r w:rsidR="0059492E">
        <w:rPr>
          <w:lang w:val="en-US"/>
        </w:rPr>
        <w:t xml:space="preserve"> 5-7.5mg/kg/day bid for 60</w:t>
      </w:r>
      <w:r w:rsidR="007D4C0F">
        <w:rPr>
          <w:lang w:val="en-US"/>
        </w:rPr>
        <w:t xml:space="preserve"> </w:t>
      </w:r>
      <w:r w:rsidR="0059492E">
        <w:rPr>
          <w:lang w:val="en-US"/>
        </w:rPr>
        <w:t>days</w:t>
      </w:r>
      <w:r>
        <w:rPr>
          <w:lang w:val="en-US"/>
        </w:rPr>
        <w:t>.</w:t>
      </w:r>
    </w:p>
    <w:p w14:paraId="05C6C45A" w14:textId="3B1AA5C9" w:rsidR="001165BE" w:rsidRDefault="004946A2" w:rsidP="003567E7">
      <w:pPr>
        <w:spacing w:line="360" w:lineRule="auto"/>
        <w:rPr>
          <w:i/>
          <w:iCs/>
          <w:lang w:val="en-US"/>
        </w:rPr>
      </w:pPr>
      <w:r>
        <w:rPr>
          <w:i/>
          <w:iCs/>
          <w:lang w:val="en-US"/>
        </w:rPr>
        <w:t>Outcomes</w:t>
      </w:r>
      <w:r w:rsidR="00935E89">
        <w:rPr>
          <w:i/>
          <w:iCs/>
          <w:lang w:val="en-US"/>
        </w:rPr>
        <w:t>, time horizon and discount rate</w:t>
      </w:r>
    </w:p>
    <w:p w14:paraId="265FA5EF" w14:textId="28CD18C7" w:rsidR="00935E89" w:rsidRDefault="00935E89" w:rsidP="00935E89">
      <w:pPr>
        <w:spacing w:line="360" w:lineRule="auto"/>
        <w:rPr>
          <w:lang w:val="en-US"/>
        </w:rPr>
      </w:pPr>
      <w:r>
        <w:rPr>
          <w:lang w:val="en-US"/>
        </w:rPr>
        <w:t xml:space="preserve">Health outcomes were evaluated using Quality-adjusted life-years (QALYs). </w:t>
      </w:r>
      <w:r w:rsidR="006D11F7">
        <w:rPr>
          <w:lang w:val="en-US"/>
        </w:rPr>
        <w:t>Q</w:t>
      </w:r>
      <w:r w:rsidR="00C976AD">
        <w:rPr>
          <w:lang w:val="en-US"/>
        </w:rPr>
        <w:t>ALY</w:t>
      </w:r>
      <w:r w:rsidR="006D11F7">
        <w:rPr>
          <w:lang w:val="en-US"/>
        </w:rPr>
        <w:t xml:space="preserve"> weights used were taken from</w:t>
      </w:r>
      <w:r w:rsidR="00D05B6C">
        <w:rPr>
          <w:lang w:val="en-US"/>
        </w:rPr>
        <w:t xml:space="preserve"> Requena-Mendez et al</w:t>
      </w:r>
      <w:r w:rsidR="006D11F7">
        <w:rPr>
          <w:lang w:val="en-US"/>
        </w:rPr>
        <w:t>.</w:t>
      </w:r>
      <w:r w:rsidR="006D11F7">
        <w:rPr>
          <w:lang w:val="en-US"/>
        </w:rPr>
        <w:fldChar w:fldCharType="begin"/>
      </w:r>
      <w:r w:rsidR="00697A1B">
        <w:rPr>
          <w:lang w:val="en-US"/>
        </w:rPr>
        <w:instrText xml:space="preserve"> ADDIN ZOTERO_ITEM CSL_CITATION {"citationID":"QHogFGIz","properties":{"formattedCitation":"\\super 11\\nosupersub{}","plainCitation":"11","noteIndex":0},"citationItems":[{"id":18,"uris":["http://zotero.org/groups/5772643/items/ES6U6JTY"],"itemData":{"id":18,"type":"article-journal","abstract":"Screening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volume":"0","author":[{"family":"Requena-Mendez","given":"Ana"},{"family":"Bussion","given":"Sheila"},{"family":"Aldasoro","given":"Edelweiss"},{"family":"Jackson","given":"Yves"},{"family":"Angheben","given":"Andrea"},{"family":"Moore","given":"David"},{"family":"Pinazo","given":"María-Jesús"},{"family":"Gascon","given":"Joaquim"},{"family":"Muñoz","given":"Jose"},{"family":"Sicuri","given":"Elisa"}],"issued":{"date-parts":[["2017",1,1]]}}}],"schema":"https://github.com/citation-style-language/schema/raw/master/csl-citation.json"} </w:instrText>
      </w:r>
      <w:r w:rsidR="006D11F7">
        <w:rPr>
          <w:lang w:val="en-US"/>
        </w:rPr>
        <w:fldChar w:fldCharType="separate"/>
      </w:r>
      <w:r w:rsidR="00697A1B" w:rsidRPr="00697A1B">
        <w:rPr>
          <w:rFonts w:ascii="Aptos" w:hAnsi="Aptos" w:cs="Times New Roman"/>
          <w:kern w:val="0"/>
          <w:vertAlign w:val="superscript"/>
          <w:lang w:val="en-US"/>
        </w:rPr>
        <w:t>11</w:t>
      </w:r>
      <w:r w:rsidR="006D11F7">
        <w:rPr>
          <w:lang w:val="en-US"/>
        </w:rPr>
        <w:fldChar w:fldCharType="end"/>
      </w:r>
      <w:r w:rsidR="00DE3C0A">
        <w:rPr>
          <w:lang w:val="en-US"/>
        </w:rPr>
        <w:t xml:space="preserve"> Each health state had a QALY weight attached to it and total QALYs were calculated for the time horizon.</w:t>
      </w:r>
      <w:r w:rsidR="006D11F7">
        <w:rPr>
          <w:lang w:val="en-US"/>
        </w:rPr>
        <w:t xml:space="preserve"> </w:t>
      </w:r>
      <w:r>
        <w:rPr>
          <w:lang w:val="en-US"/>
        </w:rPr>
        <w:t>As chronic Chagas disease is a life</w:t>
      </w:r>
      <w:del w:id="167" w:author="Jose Antonio Perez Molina" w:date="2025-06-06T15:17:00Z" w16du:dateUtc="2025-06-06T13:17:00Z">
        <w:r w:rsidDel="00202DEB">
          <w:rPr>
            <w:lang w:val="en-US"/>
          </w:rPr>
          <w:delText>-time</w:delText>
        </w:r>
      </w:del>
      <w:ins w:id="168" w:author="Jose Antonio Perez Molina" w:date="2025-06-06T15:17:00Z" w16du:dateUtc="2025-06-06T13:17:00Z">
        <w:r w:rsidR="00202DEB">
          <w:rPr>
            <w:lang w:val="en-US"/>
          </w:rPr>
          <w:t>long</w:t>
        </w:r>
      </w:ins>
      <w:r>
        <w:rPr>
          <w:lang w:val="en-US"/>
        </w:rPr>
        <w:t xml:space="preserve"> infection, a </w:t>
      </w:r>
      <w:del w:id="169" w:author="Jose Antonio Perez Molina" w:date="2025-06-06T15:17:00Z" w16du:dateUtc="2025-06-06T13:17:00Z">
        <w:r w:rsidDel="00202DEB">
          <w:rPr>
            <w:lang w:val="en-US"/>
          </w:rPr>
          <w:delText xml:space="preserve">long-time horizon </w:delText>
        </w:r>
        <w:r w:rsidR="00DE3C0A" w:rsidDel="00202DEB">
          <w:rPr>
            <w:lang w:val="en-US"/>
          </w:rPr>
          <w:delText>of</w:delText>
        </w:r>
      </w:del>
      <w:ins w:id="170" w:author="Jose Antonio Perez Molina" w:date="2025-06-06T15:17:00Z" w16du:dateUtc="2025-06-06T13:17:00Z">
        <w:r w:rsidR="00202DEB">
          <w:rPr>
            <w:lang w:val="en-US"/>
          </w:rPr>
          <w:t>20-year</w:t>
        </w:r>
      </w:ins>
      <w:r w:rsidR="00DE3C0A">
        <w:rPr>
          <w:lang w:val="en-US"/>
        </w:rPr>
        <w:t xml:space="preserve"> </w:t>
      </w:r>
      <w:del w:id="171" w:author="Jose Antonio Perez Molina" w:date="2025-06-06T15:17:00Z" w16du:dateUtc="2025-06-06T13:17:00Z">
        <w:r w:rsidR="00DE3C0A" w:rsidDel="00202DEB">
          <w:rPr>
            <w:lang w:val="en-US"/>
          </w:rPr>
          <w:delText>20</w:delText>
        </w:r>
      </w:del>
      <w:ins w:id="172" w:author="Jose Antonio Perez Molina" w:date="2025-06-06T15:17:00Z" w16du:dateUtc="2025-06-06T13:17:00Z">
        <w:r w:rsidR="00202DEB">
          <w:rPr>
            <w:lang w:val="en-US"/>
          </w:rPr>
          <w:t>time</w:t>
        </w:r>
      </w:ins>
      <w:r w:rsidR="00DE3C0A">
        <w:rPr>
          <w:lang w:val="en-US"/>
        </w:rPr>
        <w:t xml:space="preserve"> </w:t>
      </w:r>
      <w:del w:id="173" w:author="Jose Antonio Perez Molina" w:date="2025-06-06T15:17:00Z" w16du:dateUtc="2025-06-06T13:17:00Z">
        <w:r w:rsidR="00DE3C0A" w:rsidDel="00202DEB">
          <w:rPr>
            <w:lang w:val="en-US"/>
          </w:rPr>
          <w:delText>years</w:delText>
        </w:r>
      </w:del>
      <w:ins w:id="174" w:author="Jose Antonio Perez Molina" w:date="2025-06-06T15:17:00Z" w16du:dateUtc="2025-06-06T13:17:00Z">
        <w:r w:rsidR="00202DEB">
          <w:rPr>
            <w:lang w:val="en-US"/>
          </w:rPr>
          <w:t>horizon</w:t>
        </w:r>
      </w:ins>
      <w:r w:rsidR="00DE3C0A">
        <w:rPr>
          <w:lang w:val="en-US"/>
        </w:rPr>
        <w:t xml:space="preserve"> </w:t>
      </w:r>
      <w:r>
        <w:rPr>
          <w:lang w:val="en-US"/>
        </w:rPr>
        <w:t xml:space="preserve">was </w:t>
      </w:r>
      <w:r w:rsidR="00F94FF3">
        <w:rPr>
          <w:lang w:val="en-US"/>
        </w:rPr>
        <w:t>chosen,</w:t>
      </w:r>
      <w:r w:rsidR="00DE3C0A">
        <w:rPr>
          <w:lang w:val="en-US"/>
        </w:rPr>
        <w:t xml:space="preserve"> and a yearly time</w:t>
      </w:r>
      <w:del w:id="175" w:author="Jose Antonio Perez Molina" w:date="2025-06-06T15:17:00Z" w16du:dateUtc="2025-06-06T13:17:00Z">
        <w:r w:rsidR="00DE3C0A" w:rsidDel="00202DEB">
          <w:rPr>
            <w:lang w:val="en-US"/>
          </w:rPr>
          <w:delText>-</w:delText>
        </w:r>
      </w:del>
      <w:ins w:id="176" w:author="Jose Antonio Perez Molina" w:date="2025-06-06T15:17:00Z" w16du:dateUtc="2025-06-06T13:17:00Z">
        <w:r w:rsidR="00202DEB">
          <w:rPr>
            <w:lang w:val="en-US"/>
          </w:rPr>
          <w:t xml:space="preserve"> </w:t>
        </w:r>
      </w:ins>
      <w:r w:rsidR="00DE3C0A">
        <w:rPr>
          <w:lang w:val="en-US"/>
        </w:rPr>
        <w:t>step was considered appropriate</w:t>
      </w:r>
      <w:r>
        <w:rPr>
          <w:lang w:val="en-US"/>
        </w:rPr>
        <w:t xml:space="preserve">. </w:t>
      </w:r>
      <w:proofErr w:type="spellStart"/>
      <w:r w:rsidR="00F94FF3">
        <w:rPr>
          <w:lang w:val="en-US"/>
        </w:rPr>
        <w:t>Qalys</w:t>
      </w:r>
      <w:proofErr w:type="spellEnd"/>
      <w:r>
        <w:rPr>
          <w:lang w:val="en-US"/>
        </w:rPr>
        <w:t xml:space="preserve"> were discounted at an annual rate of 3%</w:t>
      </w:r>
      <w:ins w:id="177" w:author="Jose Antonio Perez Molina" w:date="2025-06-06T15:18:00Z" w16du:dateUtc="2025-06-06T13:18:00Z">
        <w:r w:rsidR="00202DEB">
          <w:rPr>
            <w:lang w:val="en-US"/>
          </w:rPr>
          <w:t>,</w:t>
        </w:r>
      </w:ins>
      <w:r>
        <w:rPr>
          <w:lang w:val="en-US"/>
        </w:rPr>
        <w:t xml:space="preserve"> as commonly accepted</w:t>
      </w:r>
      <w:r w:rsidRPr="001165BE">
        <w:rPr>
          <w:lang w:val="en-US"/>
        </w:rPr>
        <w:t>.</w:t>
      </w:r>
      <w:r>
        <w:rPr>
          <w:highlight w:val="yellow"/>
          <w:lang w:val="en-US"/>
        </w:rPr>
        <w:fldChar w:fldCharType="begin"/>
      </w:r>
      <w:r w:rsidR="00697A1B">
        <w:rPr>
          <w:highlight w:val="yellow"/>
          <w:lang w:val="en-US"/>
        </w:rPr>
        <w:instrText xml:space="preserve"> ADDIN ZOTERO_ITEM CSL_CITATION {"citationID":"dVcfEPnL","properties":{"formattedCitation":"\\super 12\\nosupersub{}","plainCitation":"12","noteIndex":0},"citationItems":[{"id":124,"uris":["http://zotero.org/groups/5772643/items/6M8KFWY8"],"itemData":{"id":124,"type":"book","call-number":"RA410.5 .M35 2003","event-place":"Geneva","ISBN":"978-92-4-154601-0","language":"en","note":"OCLC: ocm54898555","number-of-pages":"312","publisher":"World Health Organization","publisher-place":"Geneva","source":"Library of Congress ISBN","title":"Making choices in health: WHO guide to cost-effectiveness analysis","title-short":"Making choices in health","editor":[{"family":"Edejer","given":"Tessa Tan-Torres"},{"literal":"World Health Organization"}],"issued":{"date-parts":[["2003"]]}}}],"schema":"https://github.com/citation-style-language/schema/raw/master/csl-citation.json"} </w:instrText>
      </w:r>
      <w:r>
        <w:rPr>
          <w:highlight w:val="yellow"/>
          <w:lang w:val="en-US"/>
        </w:rPr>
        <w:fldChar w:fldCharType="separate"/>
      </w:r>
      <w:r w:rsidR="00697A1B" w:rsidRPr="00697A1B">
        <w:rPr>
          <w:rFonts w:ascii="Aptos" w:hAnsi="Aptos" w:cs="Times New Roman"/>
          <w:kern w:val="0"/>
          <w:vertAlign w:val="superscript"/>
          <w:lang w:val="en-US"/>
        </w:rPr>
        <w:t>12</w:t>
      </w:r>
      <w:r>
        <w:rPr>
          <w:highlight w:val="yellow"/>
          <w:lang w:val="en-US"/>
        </w:rPr>
        <w:fldChar w:fldCharType="end"/>
      </w:r>
    </w:p>
    <w:p w14:paraId="40C3A0E3" w14:textId="306A5A60" w:rsidR="00935E89" w:rsidRPr="00756BB7" w:rsidRDefault="00756BB7" w:rsidP="00935E89">
      <w:pPr>
        <w:spacing w:line="360" w:lineRule="auto"/>
        <w:rPr>
          <w:i/>
          <w:iCs/>
          <w:lang w:val="en-US"/>
        </w:rPr>
      </w:pPr>
      <w:r w:rsidRPr="00756BB7">
        <w:rPr>
          <w:i/>
          <w:iCs/>
          <w:lang w:val="en-US"/>
        </w:rPr>
        <w:t>Measurement of effectiveness</w:t>
      </w:r>
    </w:p>
    <w:p w14:paraId="2B288D65" w14:textId="5A8BA6C4" w:rsidR="00D05B6C" w:rsidRPr="00D05B6C" w:rsidRDefault="006D11F7" w:rsidP="00935E89">
      <w:pPr>
        <w:spacing w:line="360" w:lineRule="auto"/>
        <w:rPr>
          <w:lang w:val="en-US"/>
        </w:rPr>
      </w:pPr>
      <w:r>
        <w:rPr>
          <w:lang w:val="en-US"/>
        </w:rPr>
        <w:t>As a measure of effectiveness</w:t>
      </w:r>
      <w:ins w:id="178" w:author="Jose Antonio Perez Molina" w:date="2025-06-06T15:18:00Z" w16du:dateUtc="2025-06-06T13:18:00Z">
        <w:r w:rsidR="00202DEB">
          <w:rPr>
            <w:lang w:val="en-US"/>
          </w:rPr>
          <w:t>,</w:t>
        </w:r>
      </w:ins>
      <w:r>
        <w:rPr>
          <w:lang w:val="en-US"/>
        </w:rPr>
        <w:t xml:space="preserve"> we used the risk reduction of cardiac disease progression reported in the meta-analysis by </w:t>
      </w:r>
      <w:proofErr w:type="spellStart"/>
      <w:r>
        <w:rPr>
          <w:lang w:val="en-US"/>
        </w:rPr>
        <w:t>Crespillo</w:t>
      </w:r>
      <w:proofErr w:type="spellEnd"/>
      <w:r>
        <w:rPr>
          <w:lang w:val="en-US"/>
        </w:rPr>
        <w:t>-Andújar et al.</w:t>
      </w:r>
      <w:r>
        <w:rPr>
          <w:lang w:val="en-US"/>
        </w:rPr>
        <w:fldChar w:fldCharType="begin"/>
      </w:r>
      <w:r>
        <w:rPr>
          <w:lang w:val="en-US"/>
        </w:rPr>
        <w:instrText xml:space="preserve"> ADDIN ZOTERO_ITEM CSL_CITATION {"citationID":"6z0Mgy5Z","properties":{"formattedCitation":"\\super 6\\nosupersub{}","plainCitation":"6","noteIndex":0},"citationItems":[{"id":33,"uris":["http://zotero.org/groups/5772643/items/UNRHGT3E"],"itemData":{"id":33,"type":"article-journal","abstract":"BACKGROUND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Pr>
          <w:lang w:val="en-US"/>
        </w:rPr>
        <w:fldChar w:fldCharType="separate"/>
      </w:r>
      <w:r w:rsidRPr="006D11F7">
        <w:rPr>
          <w:rFonts w:ascii="Aptos" w:hAnsi="Aptos" w:cs="Times New Roman"/>
          <w:kern w:val="0"/>
          <w:vertAlign w:val="superscript"/>
          <w:lang w:val="en-US"/>
        </w:rPr>
        <w:t>6</w:t>
      </w:r>
      <w:r>
        <w:rPr>
          <w:lang w:val="en-US"/>
        </w:rPr>
        <w:fldChar w:fldCharType="end"/>
      </w:r>
      <w:r>
        <w:rPr>
          <w:lang w:val="en-US"/>
        </w:rPr>
        <w:t xml:space="preserve"> We also used the estimate of risk reduction of progression </w:t>
      </w:r>
      <w:proofErr w:type="spellStart"/>
      <w:r>
        <w:rPr>
          <w:lang w:val="en-US"/>
        </w:rPr>
        <w:t>to</w:t>
      </w:r>
      <w:del w:id="179" w:author="Jose Antonio Perez Molina" w:date="2025-06-06T15:18:00Z" w16du:dateUtc="2025-06-06T13:18:00Z">
        <w:r w:rsidDel="00202DEB">
          <w:rPr>
            <w:lang w:val="en-US"/>
          </w:rPr>
          <w:delText xml:space="preserve">  </w:delText>
        </w:r>
      </w:del>
      <w:r>
        <w:rPr>
          <w:lang w:val="en-US"/>
        </w:rPr>
        <w:t>the</w:t>
      </w:r>
      <w:proofErr w:type="spellEnd"/>
      <w:r>
        <w:rPr>
          <w:lang w:val="en-US"/>
        </w:rPr>
        <w:t xml:space="preserve"> intestinal form published by Nunes Da Costa et al.</w:t>
      </w:r>
      <w:r>
        <w:rPr>
          <w:lang w:val="en-US"/>
        </w:rPr>
        <w:fldChar w:fldCharType="begin"/>
      </w:r>
      <w:r w:rsidR="00697A1B">
        <w:rPr>
          <w:lang w:val="en-US"/>
        </w:rPr>
        <w:instrText xml:space="preserve"> ADDIN ZOTERO_ITEM CSL_CITATION {"citationID":"uP1t5VoQ","properties":{"formattedCitation":"\\super 13\\nosupersub{}","plainCitation":"13","noteIndex":0},"citationItems":[{"id":11,"uris":["http://zotero.org/groups/5772643/items/NYTTL48N"],"itemData":{"id":11,"type":"article-journal","abstract":"American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Disease","volume":"15","author":[{"family":"Nunes Da Costa","given":"Erika Alessandra Pellison"},{"family":"Victória","given":"Cassiano"},{"family":"Fortaleza","given":"Carlos Magno Castelo Branco"}],"editor":[{"family":"Petersen","given":"Christine A."}],"issued":{"date-parts":[["2021",8,13]]}}}],"schema":"https://github.com/citation-style-language/schema/raw/master/csl-citation.json"} </w:instrText>
      </w:r>
      <w:r>
        <w:rPr>
          <w:lang w:val="en-US"/>
        </w:rPr>
        <w:fldChar w:fldCharType="separate"/>
      </w:r>
      <w:r w:rsidR="00697A1B" w:rsidRPr="00697A1B">
        <w:rPr>
          <w:rFonts w:ascii="Aptos" w:hAnsi="Aptos" w:cs="Times New Roman"/>
          <w:kern w:val="0"/>
          <w:vertAlign w:val="superscript"/>
          <w:lang w:val="en-US"/>
        </w:rPr>
        <w:t>13</w:t>
      </w:r>
      <w:r>
        <w:rPr>
          <w:lang w:val="en-US"/>
        </w:rPr>
        <w:fldChar w:fldCharType="end"/>
      </w:r>
      <w:r>
        <w:rPr>
          <w:lang w:val="en-US"/>
        </w:rPr>
        <w:t xml:space="preserve"> </w:t>
      </w:r>
    </w:p>
    <w:p w14:paraId="541F4E55" w14:textId="12064BE5" w:rsidR="006D11F7" w:rsidRDefault="006D11F7" w:rsidP="00935E89">
      <w:pPr>
        <w:spacing w:line="360" w:lineRule="auto"/>
        <w:rPr>
          <w:i/>
          <w:iCs/>
          <w:lang w:val="en-US"/>
        </w:rPr>
      </w:pPr>
      <w:r>
        <w:rPr>
          <w:i/>
          <w:iCs/>
          <w:lang w:val="en-US"/>
        </w:rPr>
        <w:t>Costs</w:t>
      </w:r>
    </w:p>
    <w:p w14:paraId="069F7E33" w14:textId="5861071D" w:rsidR="004946A2" w:rsidRPr="00935E89" w:rsidRDefault="00C976AD" w:rsidP="003567E7">
      <w:pPr>
        <w:spacing w:line="360" w:lineRule="auto"/>
        <w:rPr>
          <w:lang w:val="en-US"/>
        </w:rPr>
      </w:pPr>
      <w:r>
        <w:rPr>
          <w:lang w:val="en-US"/>
        </w:rPr>
        <w:t xml:space="preserve">Costs used were taken from </w:t>
      </w:r>
      <w:r w:rsidR="007D4C0F">
        <w:rPr>
          <w:lang w:val="en-US"/>
        </w:rPr>
        <w:t>published insurance reimbursement</w:t>
      </w:r>
      <w:del w:id="180" w:author="Jose Antonio Perez Molina" w:date="2025-06-06T15:18:00Z" w16du:dateUtc="2025-06-06T13:18:00Z">
        <w:r w:rsidR="007D4C0F" w:rsidDel="00202DEB">
          <w:rPr>
            <w:lang w:val="en-US"/>
          </w:rPr>
          <w:delText>s</w:delText>
        </w:r>
      </w:del>
      <w:r w:rsidR="007D4C0F">
        <w:rPr>
          <w:lang w:val="en-US"/>
        </w:rPr>
        <w:t xml:space="preserve"> lists</w:t>
      </w:r>
      <w:r w:rsidR="00975EBD">
        <w:rPr>
          <w:lang w:val="en-US"/>
        </w:rPr>
        <w:t xml:space="preserve"> from the Spanish national health system. </w:t>
      </w:r>
      <w:del w:id="181" w:author="Jose Antonio Perez Molina" w:date="2025-06-06T15:18:00Z" w16du:dateUtc="2025-06-06T13:18:00Z">
        <w:r w:rsidR="00975EBD" w:rsidDel="00202DEB">
          <w:rPr>
            <w:lang w:val="en-US"/>
          </w:rPr>
          <w:delText>C</w:delText>
        </w:r>
      </w:del>
      <w:ins w:id="182" w:author="Jose Antonio Perez Molina" w:date="2025-06-06T15:18:00Z" w16du:dateUtc="2025-06-06T13:18:00Z">
        <w:r w:rsidR="00202DEB">
          <w:rPr>
            <w:lang w:val="en-US"/>
          </w:rPr>
          <w:t>The c</w:t>
        </w:r>
      </w:ins>
      <w:r w:rsidR="00975EBD">
        <w:rPr>
          <w:lang w:val="en-US"/>
        </w:rPr>
        <w:t xml:space="preserve">ost of Benznidazole was </w:t>
      </w:r>
      <w:r w:rsidR="000F4217">
        <w:rPr>
          <w:lang w:val="en-US"/>
        </w:rPr>
        <w:t xml:space="preserve">obtained by direct query to </w:t>
      </w:r>
      <w:r w:rsidR="004F3AAF">
        <w:rPr>
          <w:lang w:val="en-US"/>
        </w:rPr>
        <w:t xml:space="preserve">the Department for Foreign or Compassionate Use Medicines (Spanish Agency of Medicines). A cost was </w:t>
      </w:r>
      <w:r w:rsidR="00333BE3">
        <w:rPr>
          <w:lang w:val="en-US"/>
        </w:rPr>
        <w:t>calculated for</w:t>
      </w:r>
      <w:r w:rsidR="004F3AAF">
        <w:rPr>
          <w:lang w:val="en-US"/>
        </w:rPr>
        <w:t xml:space="preserve"> each health state of the model</w:t>
      </w:r>
      <w:r w:rsidR="00333BE3">
        <w:rPr>
          <w:lang w:val="en-US"/>
        </w:rPr>
        <w:t xml:space="preserve"> </w:t>
      </w:r>
      <w:r w:rsidR="003D082C">
        <w:rPr>
          <w:lang w:val="en-US"/>
        </w:rPr>
        <w:t>considering</w:t>
      </w:r>
      <w:r w:rsidR="00333BE3">
        <w:rPr>
          <w:lang w:val="en-US"/>
        </w:rPr>
        <w:t xml:space="preserve"> routine follow-up visits, tests</w:t>
      </w:r>
      <w:r w:rsidR="004C1B3E">
        <w:rPr>
          <w:lang w:val="en-US"/>
        </w:rPr>
        <w:t>,</w:t>
      </w:r>
      <w:r w:rsidR="00333BE3">
        <w:rPr>
          <w:lang w:val="en-US"/>
        </w:rPr>
        <w:t xml:space="preserve"> interventions </w:t>
      </w:r>
      <w:r w:rsidR="004C1B3E">
        <w:rPr>
          <w:lang w:val="en-US"/>
        </w:rPr>
        <w:t xml:space="preserve">and frequency of complications in each state </w:t>
      </w:r>
      <w:r w:rsidR="00333BE3">
        <w:rPr>
          <w:lang w:val="en-US"/>
        </w:rPr>
        <w:t xml:space="preserve">(detailed explanation in </w:t>
      </w:r>
      <w:r w:rsidR="00D05B6C">
        <w:rPr>
          <w:lang w:val="en-US"/>
        </w:rPr>
        <w:t>supplement</w:t>
      </w:r>
      <w:r w:rsidR="00333BE3">
        <w:rPr>
          <w:lang w:val="en-US"/>
        </w:rPr>
        <w:t>).</w:t>
      </w:r>
      <w:r w:rsidR="004F3AAF">
        <w:rPr>
          <w:lang w:val="en-US"/>
        </w:rPr>
        <w:t xml:space="preserve"> </w:t>
      </w:r>
      <w:r w:rsidR="00F94FF3">
        <w:rPr>
          <w:lang w:val="en-US"/>
        </w:rPr>
        <w:t>Costs were also discounted at an annual rate of 3%.</w:t>
      </w:r>
    </w:p>
    <w:p w14:paraId="1A9064B0" w14:textId="699B4C30" w:rsidR="00DE0C1F" w:rsidRPr="00032F1D" w:rsidRDefault="00DE0C1F" w:rsidP="003567E7">
      <w:pPr>
        <w:spacing w:line="360" w:lineRule="auto"/>
        <w:rPr>
          <w:i/>
          <w:iCs/>
          <w:lang w:val="en-US"/>
        </w:rPr>
      </w:pPr>
      <w:r w:rsidRPr="00032F1D">
        <w:rPr>
          <w:i/>
          <w:iCs/>
          <w:lang w:val="en-US"/>
        </w:rPr>
        <w:t>Model</w:t>
      </w:r>
    </w:p>
    <w:p w14:paraId="0399AC6B" w14:textId="2D0DC2C1" w:rsidR="003D082C" w:rsidRDefault="003D082C" w:rsidP="00032F1D">
      <w:pPr>
        <w:spacing w:line="360" w:lineRule="auto"/>
        <w:rPr>
          <w:lang w:val="en-US"/>
        </w:rPr>
      </w:pPr>
      <w:r>
        <w:rPr>
          <w:lang w:val="en-US"/>
        </w:rPr>
        <w:t xml:space="preserve">A </w:t>
      </w:r>
      <w:del w:id="183" w:author="Jose Antonio Perez Molina" w:date="2025-06-06T15:19:00Z" w16du:dateUtc="2025-06-06T13:19:00Z">
        <w:r w:rsidDel="00202DEB">
          <w:rPr>
            <w:lang w:val="en-US"/>
          </w:rPr>
          <w:delText>Ma</w:delText>
        </w:r>
      </w:del>
      <w:proofErr w:type="spellStart"/>
      <w:ins w:id="184" w:author="Jose Antonio Perez Molina" w:date="2025-06-06T15:19:00Z" w16du:dateUtc="2025-06-06T13:19:00Z">
        <w:r w:rsidR="00202DEB">
          <w:rPr>
            <w:lang w:val="en-US"/>
          </w:rPr>
          <w:t>because</w:t>
        </w:r>
      </w:ins>
      <w:r>
        <w:rPr>
          <w:lang w:val="en-US"/>
        </w:rPr>
        <w:t>rkov</w:t>
      </w:r>
      <w:proofErr w:type="spellEnd"/>
      <w:r>
        <w:rPr>
          <w:lang w:val="en-US"/>
        </w:rPr>
        <w:t xml:space="preserve"> model was chosen as Chagas disease </w:t>
      </w:r>
      <w:proofErr w:type="spellStart"/>
      <w:r>
        <w:rPr>
          <w:lang w:val="en-US"/>
        </w:rPr>
        <w:t>i</w:t>
      </w:r>
      <w:del w:id="185" w:author="Jose Antonio Perez Molina" w:date="2025-06-06T15:19:00Z" w16du:dateUtc="2025-06-06T13:19:00Z">
        <w:r w:rsidDel="00202DEB">
          <w:rPr>
            <w:lang w:val="en-US"/>
          </w:rPr>
          <w:delText xml:space="preserve">s </w:delText>
        </w:r>
        <w:r w:rsidR="002E414B" w:rsidDel="00202DEB">
          <w:rPr>
            <w:lang w:val="en-US"/>
          </w:rPr>
          <w:delText>chron</w:delText>
        </w:r>
      </w:del>
      <w:ins w:id="186" w:author="Jose Antonio Perez Molina" w:date="2025-06-06T15:19:00Z" w16du:dateUtc="2025-06-06T13:19:00Z">
        <w:r w:rsidR="00202DEB">
          <w:rPr>
            <w:lang w:val="en-US"/>
          </w:rPr>
          <w:t>experience</w:t>
        </w:r>
      </w:ins>
      <w:r w:rsidR="002E414B">
        <w:rPr>
          <w:lang w:val="en-US"/>
        </w:rPr>
        <w:t>ic</w:t>
      </w:r>
      <w:proofErr w:type="spellEnd"/>
      <w:r w:rsidR="002E414B">
        <w:rPr>
          <w:lang w:val="en-US"/>
        </w:rPr>
        <w:t>,</w:t>
      </w:r>
      <w:r>
        <w:rPr>
          <w:lang w:val="en-US"/>
        </w:rPr>
        <w:t xml:space="preserve"> and patients present </w:t>
      </w:r>
      <w:del w:id="187" w:author="Jose Antonio Perez Molina" w:date="2025-06-06T15:19:00Z" w16du:dateUtc="2025-06-06T13:19:00Z">
        <w:r w:rsidDel="00202DEB">
          <w:rPr>
            <w:lang w:val="en-US"/>
          </w:rPr>
          <w:delText>several</w:delText>
        </w:r>
      </w:del>
      <w:ins w:id="188" w:author="Jose Antonio Perez Molina" w:date="2025-06-06T15:19:00Z" w16du:dateUtc="2025-06-06T13:19:00Z">
        <w:r w:rsidR="00202DEB">
          <w:rPr>
            <w:lang w:val="en-US"/>
          </w:rPr>
          <w:t>multiple</w:t>
        </w:r>
      </w:ins>
      <w:r>
        <w:rPr>
          <w:lang w:val="en-US"/>
        </w:rPr>
        <w:t xml:space="preserve"> disease states over time.</w:t>
      </w:r>
    </w:p>
    <w:p w14:paraId="4054EC9A" w14:textId="7419F88F" w:rsidR="00032F1D" w:rsidRDefault="003D082C" w:rsidP="00032F1D">
      <w:pPr>
        <w:spacing w:line="360" w:lineRule="auto"/>
        <w:rPr>
          <w:lang w:val="en-US"/>
        </w:rPr>
      </w:pPr>
      <w:r>
        <w:rPr>
          <w:lang w:val="en-US"/>
        </w:rPr>
        <w:t>The model represents</w:t>
      </w:r>
      <w:r w:rsidR="00032F1D">
        <w:rPr>
          <w:lang w:val="en-US"/>
        </w:rPr>
        <w:t xml:space="preserve"> a cohort of migrants from </w:t>
      </w:r>
      <w:del w:id="189" w:author="Jose Antonio Perez Molina" w:date="2025-06-06T15:19:00Z" w16du:dateUtc="2025-06-06T13:19:00Z">
        <w:r w:rsidR="00032F1D" w:rsidDel="00202DEB">
          <w:rPr>
            <w:lang w:val="en-US"/>
          </w:rPr>
          <w:delText xml:space="preserve">south </w:delText>
        </w:r>
      </w:del>
      <w:ins w:id="190" w:author="Jose Antonio Perez Molina" w:date="2025-06-06T15:19:00Z" w16du:dateUtc="2025-06-06T13:19:00Z">
        <w:r w:rsidR="00202DEB">
          <w:rPr>
            <w:lang w:val="en-US"/>
          </w:rPr>
          <w:t>S</w:t>
        </w:r>
        <w:r w:rsidR="00202DEB">
          <w:rPr>
            <w:lang w:val="en-US"/>
          </w:rPr>
          <w:t xml:space="preserve">outh </w:t>
        </w:r>
      </w:ins>
      <w:ins w:id="191" w:author="Jose Antonio Perez Molina" w:date="2025-06-06T15:20:00Z" w16du:dateUtc="2025-06-06T13:20:00Z">
        <w:r w:rsidR="00202DEB">
          <w:rPr>
            <w:lang w:val="en-US"/>
          </w:rPr>
          <w:t xml:space="preserve">Central </w:t>
        </w:r>
      </w:ins>
      <w:r w:rsidR="00032F1D">
        <w:rPr>
          <w:lang w:val="en-US"/>
        </w:rPr>
        <w:t xml:space="preserve">America to Spain with chronic </w:t>
      </w:r>
      <w:del w:id="192" w:author="Jose Antonio Perez Molina" w:date="2025-06-06T15:20:00Z" w16du:dateUtc="2025-06-06T13:20:00Z">
        <w:r w:rsidR="00032F1D" w:rsidDel="00202DEB">
          <w:rPr>
            <w:lang w:val="en-US"/>
          </w:rPr>
          <w:delText xml:space="preserve">asymptomatic </w:delText>
        </w:r>
      </w:del>
      <w:ins w:id="193" w:author="Jose Antonio Perez Molina" w:date="2025-06-06T15:20:00Z" w16du:dateUtc="2025-06-06T13:20:00Z">
        <w:r w:rsidR="00202DEB">
          <w:rPr>
            <w:lang w:val="en-US"/>
          </w:rPr>
          <w:t>indeterminate</w:t>
        </w:r>
        <w:r w:rsidR="00202DEB">
          <w:rPr>
            <w:lang w:val="en-US"/>
          </w:rPr>
          <w:t xml:space="preserve"> </w:t>
        </w:r>
      </w:ins>
      <w:r w:rsidR="00032F1D">
        <w:rPr>
          <w:lang w:val="en-US"/>
        </w:rPr>
        <w:t>Chagas Disease</w:t>
      </w:r>
      <w:r>
        <w:rPr>
          <w:lang w:val="en-US"/>
        </w:rPr>
        <w:t xml:space="preserve"> (</w:t>
      </w:r>
      <w:del w:id="194" w:author="Jose Antonio Perez Molina" w:date="2025-06-06T15:19:00Z" w16du:dateUtc="2025-06-06T13:19:00Z">
        <w:r w:rsidR="00032F1D" w:rsidDel="00202DEB">
          <w:rPr>
            <w:lang w:val="en-US"/>
          </w:rPr>
          <w:delText xml:space="preserve">figure </w:delText>
        </w:r>
      </w:del>
      <w:ins w:id="195" w:author="Jose Antonio Perez Molina" w:date="2025-06-06T15:19:00Z" w16du:dateUtc="2025-06-06T13:19:00Z">
        <w:r w:rsidR="00202DEB">
          <w:rPr>
            <w:lang w:val="en-US"/>
          </w:rPr>
          <w:t>F</w:t>
        </w:r>
        <w:r w:rsidR="00202DEB">
          <w:rPr>
            <w:lang w:val="en-US"/>
          </w:rPr>
          <w:t xml:space="preserve">igure </w:t>
        </w:r>
      </w:ins>
      <w:r w:rsidR="00032F1D">
        <w:rPr>
          <w:lang w:val="en-US"/>
        </w:rPr>
        <w:t>1</w:t>
      </w:r>
      <w:r>
        <w:rPr>
          <w:lang w:val="en-US"/>
        </w:rPr>
        <w:t>)</w:t>
      </w:r>
      <w:r w:rsidR="00032F1D">
        <w:rPr>
          <w:lang w:val="en-US"/>
        </w:rPr>
        <w:t xml:space="preserve">. The model starts with a Chagas disease patient in the </w:t>
      </w:r>
      <w:r>
        <w:rPr>
          <w:lang w:val="en-US"/>
        </w:rPr>
        <w:t>upper</w:t>
      </w:r>
      <w:r w:rsidR="00AE6DD1">
        <w:rPr>
          <w:lang w:val="en-US"/>
        </w:rPr>
        <w:t xml:space="preserve"> </w:t>
      </w:r>
      <w:r>
        <w:rPr>
          <w:lang w:val="en-US"/>
        </w:rPr>
        <w:t xml:space="preserve">left </w:t>
      </w:r>
      <w:r w:rsidR="00032F1D">
        <w:rPr>
          <w:lang w:val="en-US"/>
        </w:rPr>
        <w:t xml:space="preserve">corner (Chronic </w:t>
      </w:r>
      <w:del w:id="196" w:author="Jose Antonio Perez Molina" w:date="2025-06-06T15:22:00Z" w16du:dateUtc="2025-06-06T13:22:00Z">
        <w:r w:rsidR="00032F1D" w:rsidDel="00CC0C2D">
          <w:rPr>
            <w:lang w:val="en-US"/>
          </w:rPr>
          <w:delText xml:space="preserve">Asymptomatic </w:delText>
        </w:r>
      </w:del>
      <w:ins w:id="197" w:author="Jose Antonio Perez Molina" w:date="2025-06-06T15:22:00Z" w16du:dateUtc="2025-06-06T13:22:00Z">
        <w:r w:rsidR="00CC0C2D">
          <w:rPr>
            <w:lang w:val="en-US"/>
          </w:rPr>
          <w:t>indeterminate</w:t>
        </w:r>
        <w:r w:rsidR="00CC0C2D">
          <w:rPr>
            <w:lang w:val="en-US"/>
          </w:rPr>
          <w:t xml:space="preserve"> </w:t>
        </w:r>
      </w:ins>
      <w:r w:rsidR="00032F1D">
        <w:rPr>
          <w:lang w:val="en-US"/>
        </w:rPr>
        <w:t xml:space="preserve">Chagas Disease), from here a patient may develop Chronic Chagas </w:t>
      </w:r>
      <w:del w:id="198" w:author="Jose Antonio Perez Molina" w:date="2025-06-06T15:22:00Z" w16du:dateUtc="2025-06-06T13:22:00Z">
        <w:r w:rsidR="00032F1D" w:rsidDel="00CC0C2D">
          <w:rPr>
            <w:lang w:val="en-US"/>
          </w:rPr>
          <w:delText xml:space="preserve">symptomatic </w:delText>
        </w:r>
      </w:del>
      <w:r w:rsidR="00032F1D">
        <w:rPr>
          <w:lang w:val="en-US"/>
        </w:rPr>
        <w:t xml:space="preserve">heart disease (upper </w:t>
      </w:r>
      <w:r>
        <w:rPr>
          <w:lang w:val="en-US"/>
        </w:rPr>
        <w:t xml:space="preserve">right </w:t>
      </w:r>
      <w:r w:rsidR="00032F1D">
        <w:rPr>
          <w:lang w:val="en-US"/>
        </w:rPr>
        <w:t xml:space="preserve">corner) or chronic </w:t>
      </w:r>
      <w:del w:id="199" w:author="Jose Antonio Perez Molina" w:date="2025-06-06T15:22:00Z" w16du:dateUtc="2025-06-06T13:22:00Z">
        <w:r w:rsidR="00032F1D" w:rsidDel="00CC0C2D">
          <w:rPr>
            <w:lang w:val="en-US"/>
          </w:rPr>
          <w:delText xml:space="preserve">symptomatic </w:delText>
        </w:r>
      </w:del>
      <w:ins w:id="200" w:author="Jose Antonio Perez Molina" w:date="2025-06-06T15:22:00Z" w16du:dateUtc="2025-06-06T13:22:00Z">
        <w:r w:rsidR="00CC0C2D">
          <w:rPr>
            <w:lang w:val="en-US"/>
          </w:rPr>
          <w:t>d</w:t>
        </w:r>
      </w:ins>
      <w:del w:id="201" w:author="Jose Antonio Perez Molina" w:date="2025-06-06T15:22:00Z" w16du:dateUtc="2025-06-06T13:22:00Z">
        <w:r w:rsidR="00032F1D" w:rsidDel="00CC0C2D">
          <w:rPr>
            <w:lang w:val="en-US"/>
          </w:rPr>
          <w:delText>D</w:delText>
        </w:r>
      </w:del>
      <w:r w:rsidR="00032F1D">
        <w:rPr>
          <w:lang w:val="en-US"/>
        </w:rPr>
        <w:t>igestive disease (</w:t>
      </w:r>
      <w:r>
        <w:rPr>
          <w:lang w:val="en-US"/>
        </w:rPr>
        <w:t xml:space="preserve">bottom left </w:t>
      </w:r>
      <w:r w:rsidR="00032F1D">
        <w:rPr>
          <w:lang w:val="en-US"/>
        </w:rPr>
        <w:t xml:space="preserve">corner). From </w:t>
      </w:r>
      <w:ins w:id="202" w:author="Jose Antonio Perez Molina" w:date="2025-06-06T15:22:00Z" w16du:dateUtc="2025-06-06T13:22:00Z">
        <w:r w:rsidR="00CC0C2D">
          <w:rPr>
            <w:kern w:val="0"/>
            <w:lang w:val="en-US"/>
            <w14:ligatures w14:val="none"/>
          </w:rPr>
          <w:t>all three of the mentioned states,</w:t>
        </w:r>
      </w:ins>
      <w:del w:id="203" w:author="Jose Antonio Perez Molina" w:date="2025-06-06T15:22:00Z" w16du:dateUtc="2025-06-06T13:22:00Z">
        <w:r w:rsidR="00032F1D" w:rsidDel="00CC0C2D">
          <w:rPr>
            <w:lang w:val="en-US"/>
          </w:rPr>
          <w:delText>All the three mentioned states</w:delText>
        </w:r>
      </w:del>
      <w:r w:rsidR="00032F1D">
        <w:rPr>
          <w:lang w:val="en-US"/>
        </w:rPr>
        <w:t xml:space="preserve"> a patient may die and transition to the fourth state, Death (</w:t>
      </w:r>
      <w:r>
        <w:rPr>
          <w:lang w:val="en-US"/>
        </w:rPr>
        <w:t xml:space="preserve">bottom right </w:t>
      </w:r>
      <w:r w:rsidR="00032F1D">
        <w:rPr>
          <w:lang w:val="en-US"/>
        </w:rPr>
        <w:t>corner). The model was stratified by age group and sex.</w:t>
      </w:r>
      <w:r w:rsidR="004C1B3E">
        <w:rPr>
          <w:lang w:val="en-US"/>
        </w:rPr>
        <w:t xml:space="preserve"> Transitions between states were governed by p</w:t>
      </w:r>
      <w:r w:rsidR="00032F1D">
        <w:rPr>
          <w:lang w:val="en-US"/>
        </w:rPr>
        <w:t>arameters presented in table 1. The</w:t>
      </w:r>
      <w:r w:rsidR="004C1B3E">
        <w:rPr>
          <w:lang w:val="en-US"/>
        </w:rPr>
        <w:t xml:space="preserve"> initial pa</w:t>
      </w:r>
      <w:r w:rsidR="00DE3C0A">
        <w:rPr>
          <w:lang w:val="en-US"/>
        </w:rPr>
        <w:t>r</w:t>
      </w:r>
      <w:r w:rsidR="004C1B3E">
        <w:rPr>
          <w:lang w:val="en-US"/>
        </w:rPr>
        <w:t>ameters</w:t>
      </w:r>
      <w:r w:rsidR="00032F1D">
        <w:rPr>
          <w:lang w:val="en-US"/>
        </w:rPr>
        <w:t xml:space="preserve"> were </w:t>
      </w:r>
      <w:ins w:id="204" w:author="Jose Antonio Perez Molina" w:date="2025-06-06T15:23:00Z" w16du:dateUtc="2025-06-06T13:23:00Z">
        <w:r w:rsidR="00CC0C2D">
          <w:rPr>
            <w:kern w:val="0"/>
            <w:lang w:val="en-US"/>
            <w14:ligatures w14:val="none"/>
          </w:rPr>
          <w:t>selected through extensive literature research conducted by the study investigators, based on a qualitative assessment.</w:t>
        </w:r>
      </w:ins>
      <w:del w:id="205" w:author="Jose Antonio Perez Molina" w:date="2025-06-06T15:23:00Z" w16du:dateUtc="2025-06-06T13:23:00Z">
        <w:r w:rsidR="00032F1D" w:rsidDel="00CC0C2D">
          <w:rPr>
            <w:lang w:val="en-US"/>
          </w:rPr>
          <w:delText xml:space="preserve">chosen by extensive literature </w:delText>
        </w:r>
        <w:r w:rsidR="007009A4" w:rsidDel="00CC0C2D">
          <w:rPr>
            <w:lang w:val="en-US"/>
          </w:rPr>
          <w:delText>research</w:delText>
        </w:r>
        <w:r w:rsidR="00032F1D" w:rsidDel="00CC0C2D">
          <w:rPr>
            <w:lang w:val="en-US"/>
          </w:rPr>
          <w:delText xml:space="preserve"> by the study investigators and chosen on a qualitative basis</w:delText>
        </w:r>
        <w:r w:rsidDel="00CC0C2D">
          <w:rPr>
            <w:lang w:val="en-US"/>
          </w:rPr>
          <w:delText>.</w:delText>
        </w:r>
      </w:del>
      <w:r w:rsidR="004C1B3E">
        <w:rPr>
          <w:lang w:val="en-US"/>
        </w:rPr>
        <w:t xml:space="preserve"> </w:t>
      </w:r>
      <w:r>
        <w:rPr>
          <w:lang w:val="en-US"/>
        </w:rPr>
        <w:t xml:space="preserve"> </w:t>
      </w:r>
    </w:p>
    <w:p w14:paraId="57B0A7B6" w14:textId="79950F10" w:rsidR="003D082C" w:rsidRDefault="004C1B3E" w:rsidP="00032F1D">
      <w:pPr>
        <w:spacing w:line="360" w:lineRule="auto"/>
        <w:rPr>
          <w:lang w:val="en-US"/>
        </w:rPr>
      </w:pPr>
      <w:r>
        <w:rPr>
          <w:lang w:val="en-US"/>
        </w:rPr>
        <w:t>To calibrate the transition parameters, the model was run 100,000 times and the set or parameters that best reproduced the same deaths due to Chagas disease as those reported by Ramos-Rincón et al.</w:t>
      </w:r>
      <w:r>
        <w:rPr>
          <w:lang w:val="en-US"/>
        </w:rPr>
        <w:fldChar w:fldCharType="begin"/>
      </w:r>
      <w:r w:rsidR="00697A1B">
        <w:rPr>
          <w:lang w:val="en-US"/>
        </w:rPr>
        <w:instrText xml:space="preserve"> ADDIN ZOTERO_ITEM CSL_CITATION {"citationID":"vd12qHog","properties":{"formattedCitation":"\\super 14\\nosupersub{}","plainCitation":"14","noteIndex":0},"citationItems":[{"id":131,"uris":["http://zotero.org/groups/5772643/items/9QB95GSD"],"itemData":{"id":131,"type":"article-journal","abstract":"Background.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issued":{"date-parts":[["2021",9,20]]}}}],"schema":"https://github.com/citation-style-language/schema/raw/master/csl-citation.json"} </w:instrText>
      </w:r>
      <w:r>
        <w:rPr>
          <w:lang w:val="en-US"/>
        </w:rPr>
        <w:fldChar w:fldCharType="separate"/>
      </w:r>
      <w:r w:rsidR="00697A1B" w:rsidRPr="00697A1B">
        <w:rPr>
          <w:rFonts w:ascii="Aptos" w:hAnsi="Aptos" w:cs="Times New Roman"/>
          <w:kern w:val="0"/>
          <w:vertAlign w:val="superscript"/>
          <w:lang w:val="en-US"/>
        </w:rPr>
        <w:t>14</w:t>
      </w:r>
      <w:r>
        <w:rPr>
          <w:lang w:val="en-US"/>
        </w:rPr>
        <w:fldChar w:fldCharType="end"/>
      </w:r>
      <w:r>
        <w:rPr>
          <w:lang w:val="en-US"/>
        </w:rPr>
        <w:t xml:space="preserve"> were chosen for the deterministic analysis.  </w:t>
      </w:r>
    </w:p>
    <w:p w14:paraId="25098A31" w14:textId="56D6E66C" w:rsidR="00DE3C0A" w:rsidRDefault="00DE3C0A" w:rsidP="00032F1D">
      <w:pPr>
        <w:spacing w:line="360" w:lineRule="auto"/>
        <w:rPr>
          <w:lang w:val="en-US"/>
        </w:rPr>
      </w:pPr>
      <w:r>
        <w:rPr>
          <w:lang w:val="en-US"/>
        </w:rPr>
        <w:t>The total population was assumed to remain constant, so deaths were inserted as new patients in the youngest age group.</w:t>
      </w:r>
    </w:p>
    <w:p w14:paraId="2B813FAF" w14:textId="77777777" w:rsidR="00F94FF3" w:rsidRDefault="00F94FF3" w:rsidP="00F94FF3">
      <w:pPr>
        <w:spacing w:line="360" w:lineRule="auto"/>
        <w:rPr>
          <w:lang w:val="en-US"/>
        </w:rPr>
      </w:pPr>
      <w:bookmarkStart w:id="206" w:name="_Hlk196471616"/>
      <w:r>
        <w:rPr>
          <w:noProof/>
          <w:lang w:val="en-US"/>
        </w:rPr>
        <w:drawing>
          <wp:inline distT="0" distB="0" distL="0" distR="0" wp14:anchorId="5580A755" wp14:editId="43A0470A">
            <wp:extent cx="2962275" cy="2057400"/>
            <wp:effectExtent l="0" t="0" r="9525" b="0"/>
            <wp:docPr id="113141841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18410" name="Imagen 2" descr="Diagrama&#10;&#10;El contenido generado por IA puede ser incorrecto."/>
                    <pic:cNvPicPr/>
                  </pic:nvPicPr>
                  <pic:blipFill rotWithShape="1">
                    <a:blip r:embed="rId12">
                      <a:extLst>
                        <a:ext uri="{28A0092B-C50C-407E-A947-70E740481C1C}">
                          <a14:useLocalDpi xmlns:a14="http://schemas.microsoft.com/office/drawing/2010/main" val="0"/>
                        </a:ext>
                      </a:extLst>
                    </a:blip>
                    <a:srcRect l="14111" t="12228" r="31032" b="20046"/>
                    <a:stretch/>
                  </pic:blipFill>
                  <pic:spPr bwMode="auto">
                    <a:xfrm>
                      <a:off x="0" y="0"/>
                      <a:ext cx="2962275" cy="2057400"/>
                    </a:xfrm>
                    <a:prstGeom prst="rect">
                      <a:avLst/>
                    </a:prstGeom>
                    <a:ln>
                      <a:noFill/>
                    </a:ln>
                    <a:extLst>
                      <a:ext uri="{53640926-AAD7-44D8-BBD7-CCE9431645EC}">
                        <a14:shadowObscured xmlns:a14="http://schemas.microsoft.com/office/drawing/2010/main"/>
                      </a:ext>
                    </a:extLst>
                  </pic:spPr>
                </pic:pic>
              </a:graphicData>
            </a:graphic>
          </wp:inline>
        </w:drawing>
      </w:r>
    </w:p>
    <w:p w14:paraId="1874D79F" w14:textId="43E0201D" w:rsidR="00F94FF3" w:rsidRPr="00951F0B" w:rsidRDefault="00F94FF3" w:rsidP="00F94FF3">
      <w:pPr>
        <w:spacing w:line="360" w:lineRule="auto"/>
        <w:rPr>
          <w:sz w:val="20"/>
          <w:szCs w:val="20"/>
          <w:lang w:val="en-US"/>
        </w:rPr>
      </w:pPr>
      <w:r w:rsidRPr="00951F0B">
        <w:rPr>
          <w:sz w:val="20"/>
          <w:szCs w:val="20"/>
          <w:lang w:val="en-US"/>
        </w:rPr>
        <w:t xml:space="preserve">Figure 1. Simplified representation of the Markov model. The model </w:t>
      </w:r>
      <w:ins w:id="207" w:author="Jose Antonio Perez Molina" w:date="2025-06-06T15:20:00Z" w16du:dateUtc="2025-06-06T13:20:00Z">
        <w:r w:rsidR="00202DEB">
          <w:rPr>
            <w:kern w:val="0"/>
            <w:sz w:val="20"/>
            <w:szCs w:val="20"/>
            <w:lang w:val="en-US"/>
            <w14:ligatures w14:val="none"/>
          </w:rPr>
          <w:t xml:space="preserve">begins with a Chagas disease patient in the upper left corner (Chronic </w:t>
        </w:r>
        <w:r w:rsidR="00202DEB">
          <w:rPr>
            <w:kern w:val="0"/>
            <w:sz w:val="20"/>
            <w:szCs w:val="20"/>
            <w:lang w:val="en-US"/>
            <w14:ligatures w14:val="none"/>
          </w:rPr>
          <w:t>indeterminate</w:t>
        </w:r>
        <w:r w:rsidR="00202DEB">
          <w:rPr>
            <w:kern w:val="0"/>
            <w:sz w:val="20"/>
            <w:szCs w:val="20"/>
            <w:lang w:val="en-US"/>
            <w14:ligatures w14:val="none"/>
          </w:rPr>
          <w:t xml:space="preserve"> Chagas </w:t>
        </w:r>
      </w:ins>
      <w:ins w:id="208" w:author="Jose Antonio Perez Molina" w:date="2025-06-06T15:21:00Z" w16du:dateUtc="2025-06-06T13:21:00Z">
        <w:r w:rsidR="00202DEB">
          <w:rPr>
            <w:kern w:val="0"/>
            <w:sz w:val="20"/>
            <w:szCs w:val="20"/>
            <w:lang w:val="en-US"/>
            <w14:ligatures w14:val="none"/>
          </w:rPr>
          <w:t>d</w:t>
        </w:r>
      </w:ins>
      <w:ins w:id="209" w:author="Jose Antonio Perez Molina" w:date="2025-06-06T15:20:00Z" w16du:dateUtc="2025-06-06T13:20:00Z">
        <w:r w:rsidR="00202DEB">
          <w:rPr>
            <w:kern w:val="0"/>
            <w:sz w:val="20"/>
            <w:szCs w:val="20"/>
            <w:lang w:val="en-US"/>
            <w14:ligatures w14:val="none"/>
          </w:rPr>
          <w:t xml:space="preserve">isease). From here, a patient may develop </w:t>
        </w:r>
      </w:ins>
      <w:ins w:id="210" w:author="Jose Antonio Perez Molina" w:date="2025-06-06T15:21:00Z" w16du:dateUtc="2025-06-06T13:21:00Z">
        <w:r w:rsidR="00202DEB">
          <w:rPr>
            <w:kern w:val="0"/>
            <w:sz w:val="20"/>
            <w:szCs w:val="20"/>
            <w:lang w:val="en-US"/>
            <w14:ligatures w14:val="none"/>
          </w:rPr>
          <w:t xml:space="preserve">determinate </w:t>
        </w:r>
      </w:ins>
      <w:ins w:id="211" w:author="Jose Antonio Perez Molina" w:date="2025-06-06T15:20:00Z" w16du:dateUtc="2025-06-06T13:20:00Z">
        <w:r w:rsidR="00202DEB">
          <w:rPr>
            <w:kern w:val="0"/>
            <w:sz w:val="20"/>
            <w:szCs w:val="20"/>
            <w:lang w:val="en-US"/>
            <w14:ligatures w14:val="none"/>
          </w:rPr>
          <w:t xml:space="preserve">Chronic Chagas </w:t>
        </w:r>
      </w:ins>
      <w:ins w:id="212" w:author="Jose Antonio Perez Molina" w:date="2025-06-06T15:21:00Z" w16du:dateUtc="2025-06-06T13:21:00Z">
        <w:r w:rsidR="00202DEB">
          <w:rPr>
            <w:kern w:val="0"/>
            <w:sz w:val="20"/>
            <w:szCs w:val="20"/>
            <w:lang w:val="en-US"/>
            <w14:ligatures w14:val="none"/>
          </w:rPr>
          <w:t xml:space="preserve">disease </w:t>
        </w:r>
      </w:ins>
      <w:del w:id="213" w:author="Jose Antonio Perez Molina" w:date="2025-06-06T15:20:00Z" w16du:dateUtc="2025-06-06T13:20:00Z">
        <w:r w:rsidRPr="00951F0B" w:rsidDel="00202DEB">
          <w:rPr>
            <w:sz w:val="20"/>
            <w:szCs w:val="20"/>
            <w:lang w:val="en-US"/>
          </w:rPr>
          <w:delText>starts with a Chagas disease patient in the upper left corner (Chronic Asymptomatic Chagas Disease), from here a patient may develop Chronic Chagas symptomatic</w:delText>
        </w:r>
      </w:del>
      <w:r w:rsidRPr="00951F0B">
        <w:rPr>
          <w:sz w:val="20"/>
          <w:szCs w:val="20"/>
          <w:lang w:val="en-US"/>
        </w:rPr>
        <w:t xml:space="preserve"> </w:t>
      </w:r>
      <w:r w:rsidR="00951F0B">
        <w:rPr>
          <w:sz w:val="20"/>
          <w:szCs w:val="20"/>
          <w:lang w:val="en-US"/>
        </w:rPr>
        <w:t>H</w:t>
      </w:r>
      <w:r w:rsidR="00951F0B" w:rsidRPr="00951F0B">
        <w:rPr>
          <w:sz w:val="20"/>
          <w:szCs w:val="20"/>
          <w:lang w:val="en-US"/>
        </w:rPr>
        <w:t xml:space="preserve">eart </w:t>
      </w:r>
      <w:r w:rsidR="00951F0B">
        <w:rPr>
          <w:sz w:val="20"/>
          <w:szCs w:val="20"/>
          <w:lang w:val="en-US"/>
        </w:rPr>
        <w:t>D</w:t>
      </w:r>
      <w:r w:rsidR="00951F0B" w:rsidRPr="00951F0B">
        <w:rPr>
          <w:sz w:val="20"/>
          <w:szCs w:val="20"/>
          <w:lang w:val="en-US"/>
        </w:rPr>
        <w:t>isease</w:t>
      </w:r>
      <w:r w:rsidRPr="00951F0B">
        <w:rPr>
          <w:sz w:val="20"/>
          <w:szCs w:val="20"/>
          <w:lang w:val="en-US"/>
        </w:rPr>
        <w:t xml:space="preserve"> (Right upper </w:t>
      </w:r>
      <w:r w:rsidR="00951F0B" w:rsidRPr="00951F0B">
        <w:rPr>
          <w:sz w:val="20"/>
          <w:szCs w:val="20"/>
          <w:lang w:val="en-US"/>
        </w:rPr>
        <w:t>corner) or</w:t>
      </w:r>
      <w:r w:rsidRPr="00951F0B">
        <w:rPr>
          <w:sz w:val="20"/>
          <w:szCs w:val="20"/>
          <w:lang w:val="en-US"/>
        </w:rPr>
        <w:t xml:space="preserve"> chronic </w:t>
      </w:r>
      <w:del w:id="214" w:author="Jose Antonio Perez Molina" w:date="2025-06-06T15:21:00Z" w16du:dateUtc="2025-06-06T13:21:00Z">
        <w:r w:rsidRPr="00951F0B" w:rsidDel="00202DEB">
          <w:rPr>
            <w:sz w:val="20"/>
            <w:szCs w:val="20"/>
            <w:lang w:val="en-US"/>
          </w:rPr>
          <w:delText xml:space="preserve">symptomatic </w:delText>
        </w:r>
      </w:del>
      <w:r w:rsidRPr="00951F0B">
        <w:rPr>
          <w:sz w:val="20"/>
          <w:szCs w:val="20"/>
          <w:lang w:val="en-US"/>
        </w:rPr>
        <w:t xml:space="preserve">Digestive disease (bottom left corner). From </w:t>
      </w:r>
      <w:ins w:id="215" w:author="Jose Antonio Perez Molina" w:date="2025-06-06T15:24:00Z" w16du:dateUtc="2025-06-06T13:24:00Z">
        <w:r w:rsidR="00CC0C2D">
          <w:rPr>
            <w:kern w:val="0"/>
            <w:sz w:val="20"/>
            <w:szCs w:val="20"/>
            <w:lang w:val="en-US"/>
            <w14:ligatures w14:val="none"/>
          </w:rPr>
          <w:t>all three of the mentioned states,</w:t>
        </w:r>
      </w:ins>
      <w:del w:id="216" w:author="Jose Antonio Perez Molina" w:date="2025-06-06T15:24:00Z" w16du:dateUtc="2025-06-06T13:24:00Z">
        <w:r w:rsidRPr="00951F0B" w:rsidDel="00CC0C2D">
          <w:rPr>
            <w:sz w:val="20"/>
            <w:szCs w:val="20"/>
            <w:lang w:val="en-US"/>
          </w:rPr>
          <w:delText>All the three mentioned states</w:delText>
        </w:r>
      </w:del>
      <w:r w:rsidRPr="00951F0B">
        <w:rPr>
          <w:sz w:val="20"/>
          <w:szCs w:val="20"/>
          <w:lang w:val="en-US"/>
        </w:rPr>
        <w:t xml:space="preserve"> a patient may die and transition to the fourth state, Death (bottom right corner). </w:t>
      </w:r>
      <w:bookmarkStart w:id="217" w:name="_Hlk196472011"/>
      <w:r w:rsidRPr="00951F0B">
        <w:rPr>
          <w:sz w:val="20"/>
          <w:szCs w:val="20"/>
          <w:lang w:val="en-US"/>
        </w:rPr>
        <w:t>The model was stratified by age group and sex.</w:t>
      </w:r>
    </w:p>
    <w:bookmarkEnd w:id="206"/>
    <w:bookmarkEnd w:id="217"/>
    <w:p w14:paraId="7B756AED" w14:textId="6C80FF93" w:rsidR="00F94FF3" w:rsidRPr="00490CF5" w:rsidRDefault="00490CF5" w:rsidP="00032F1D">
      <w:pPr>
        <w:spacing w:line="360" w:lineRule="auto"/>
        <w:rPr>
          <w:i/>
          <w:iCs/>
          <w:lang w:val="en-US"/>
        </w:rPr>
      </w:pPr>
      <w:r w:rsidRPr="00490CF5">
        <w:rPr>
          <w:i/>
          <w:iCs/>
          <w:lang w:val="en-US"/>
        </w:rPr>
        <w:t>Data analysis</w:t>
      </w:r>
    </w:p>
    <w:p w14:paraId="584D6FCF" w14:textId="26C0BE39" w:rsidR="00490CF5" w:rsidRPr="00490CF5" w:rsidRDefault="00490CF5" w:rsidP="00490CF5">
      <w:pPr>
        <w:spacing w:line="360" w:lineRule="auto"/>
        <w:rPr>
          <w:lang w:val="en-US"/>
        </w:rPr>
      </w:pPr>
      <w:r>
        <w:rPr>
          <w:lang w:val="en-US"/>
        </w:rPr>
        <w:t xml:space="preserve">The model and </w:t>
      </w:r>
      <w:del w:id="218" w:author="Jose Antonio Perez Molina" w:date="2025-06-06T15:25:00Z" w16du:dateUtc="2025-06-06T13:25:00Z">
        <w:r w:rsidDel="00AC7710">
          <w:rPr>
            <w:lang w:val="en-US"/>
          </w:rPr>
          <w:delText xml:space="preserve">the </w:delText>
        </w:r>
      </w:del>
      <w:proofErr w:type="spellStart"/>
      <w:ins w:id="219" w:author="Jose Antonio Perez Molina" w:date="2025-06-06T15:25:00Z" w16du:dateUtc="2025-06-06T13:25:00Z">
        <w:r w:rsidR="00AC7710">
          <w:rPr>
            <w:lang w:val="en-US"/>
          </w:rPr>
          <w:t>th</w:t>
        </w:r>
        <w:proofErr w:type="spellEnd"/>
        <w:r w:rsidR="00AC7710">
          <w:rPr>
            <w:lang w:val="en-US"/>
          </w:rPr>
          <w:t>-</w:t>
        </w:r>
        <w:r w:rsidR="00AC7710">
          <w:rPr>
            <w:lang w:val="en-US"/>
          </w:rPr>
          <w:t xml:space="preserve"> </w:t>
        </w:r>
      </w:ins>
      <w:r>
        <w:rPr>
          <w:lang w:val="en-US"/>
        </w:rPr>
        <w:t>analysis was developed in R.</w:t>
      </w:r>
      <w:r>
        <w:rPr>
          <w:lang w:val="en-US"/>
        </w:rPr>
        <w:fldChar w:fldCharType="begin"/>
      </w:r>
      <w:r w:rsidR="00697A1B">
        <w:rPr>
          <w:lang w:val="en-US"/>
        </w:rPr>
        <w:instrText xml:space="preserve"> ADDIN ZOTERO_ITEM CSL_CITATION {"citationID":"QPvOdhUB","properties":{"formattedCitation":"\\super 15\\nosupersub{}","plainCitation":"15","noteIndex":0},"citationItems":[{"id":132,"uris":["http://zotero.org/groups/5772643/items/VV9MWYSQ"],"itemData":{"id":132,"type":"software","event-place":"{Vienna, Austria}","genre":"R","publisher-place":"{Vienna, Austria}","title":"R: A Language and Environment for Statistical   Computing","URL":"https://www.R-project.org","author":[{"family":"R Core Team","given":""}],"issued":{"date-parts":[["2023"]]}}}],"schema":"https://github.com/citation-style-language/schema/raw/master/csl-citation.json"} </w:instrText>
      </w:r>
      <w:r>
        <w:rPr>
          <w:lang w:val="en-US"/>
        </w:rPr>
        <w:fldChar w:fldCharType="separate"/>
      </w:r>
      <w:r w:rsidR="00697A1B" w:rsidRPr="00697A1B">
        <w:rPr>
          <w:rFonts w:ascii="Aptos" w:hAnsi="Aptos" w:cs="Times New Roman"/>
          <w:kern w:val="0"/>
          <w:vertAlign w:val="superscript"/>
          <w:lang w:val="en-US"/>
        </w:rPr>
        <w:t>15</w:t>
      </w:r>
      <w:r>
        <w:rPr>
          <w:lang w:val="en-US"/>
        </w:rPr>
        <w:fldChar w:fldCharType="end"/>
      </w:r>
      <w:r>
        <w:rPr>
          <w:lang w:val="en-US"/>
        </w:rPr>
        <w:t xml:space="preserve"> The cost effectiveness analysis was undertaken</w:t>
      </w:r>
      <w:ins w:id="220" w:author="Jose Antonio Perez Molina" w:date="2025-06-06T15:25:00Z" w16du:dateUtc="2025-06-06T13:25:00Z">
        <w:r w:rsidR="00AC7710">
          <w:rPr>
            <w:lang w:val="en-US"/>
          </w:rPr>
          <w:t>,</w:t>
        </w:r>
      </w:ins>
      <w:r>
        <w:rPr>
          <w:lang w:val="en-US"/>
        </w:rPr>
        <w:t xml:space="preserve"> simulating two cohorts, one treated and one not treated with </w:t>
      </w:r>
      <w:proofErr w:type="spellStart"/>
      <w:r>
        <w:rPr>
          <w:lang w:val="en-US"/>
        </w:rPr>
        <w:t>Benznidazol</w:t>
      </w:r>
      <w:proofErr w:type="spellEnd"/>
      <w:r>
        <w:rPr>
          <w:lang w:val="en-US"/>
        </w:rPr>
        <w:t>. For each arm, QALYs and costs were calculated with the model as well as the incremental cost-effectiveness ratio (difference in costs divided by difference in QALYs).</w:t>
      </w:r>
    </w:p>
    <w:p w14:paraId="25BF17E8" w14:textId="3A8DE916" w:rsidR="00DE3C0A" w:rsidRPr="00CD4DDA" w:rsidRDefault="00DE3C0A" w:rsidP="00490CF5">
      <w:pPr>
        <w:spacing w:line="360" w:lineRule="auto"/>
        <w:rPr>
          <w:lang w:val="en-US"/>
        </w:rPr>
      </w:pPr>
      <w:r>
        <w:rPr>
          <w:lang w:val="en-US"/>
        </w:rPr>
        <w:t xml:space="preserve">A deterministic sensitivity analysis </w:t>
      </w:r>
      <w:ins w:id="221" w:author="Jose Antonio Perez Molina" w:date="2025-06-06T15:26:00Z" w16du:dateUtc="2025-06-06T13:26:00Z">
        <w:r w:rsidR="00AC7710">
          <w:rPr>
            <w:kern w:val="0"/>
            <w:lang w:val="en-US"/>
            <w14:ligatures w14:val="none"/>
          </w:rPr>
          <w:t>was conducted, varying key parameters individually within the extreme values of their possible range, and the results were</w:t>
        </w:r>
      </w:ins>
      <w:del w:id="222" w:author="Jose Antonio Perez Molina" w:date="2025-06-06T15:26:00Z" w16du:dateUtc="2025-06-06T13:26:00Z">
        <w:r w:rsidDel="00AC7710">
          <w:rPr>
            <w:lang w:val="en-US"/>
          </w:rPr>
          <w:delText>varying key parameters individually among the extreme values within the possible range of values was undertaken and</w:delText>
        </w:r>
      </w:del>
      <w:r>
        <w:rPr>
          <w:lang w:val="en-US"/>
        </w:rPr>
        <w:t xml:space="preserve"> presented as tornado plots. Also, a probabilistic sensitivity analysis</w:t>
      </w:r>
      <w:r w:rsidR="00F94FF3">
        <w:rPr>
          <w:lang w:val="en-US"/>
        </w:rPr>
        <w:t xml:space="preserve"> (PSA)</w:t>
      </w:r>
      <w:r>
        <w:rPr>
          <w:lang w:val="en-US"/>
        </w:rPr>
        <w:t>, where the parameters were given probability distributions and the simulations run 1000 times (i.e. Markov Chain Monte-Carlo Simulations) was also undertaken and presented as a scatter plot and cost-effectiveness probability curves</w:t>
      </w:r>
      <w:r w:rsidRPr="00CD4DDA">
        <w:rPr>
          <w:lang w:val="en-US"/>
        </w:rPr>
        <w:t>.</w:t>
      </w:r>
      <w:r w:rsidR="00F94FF3" w:rsidRPr="00CD4DDA">
        <w:rPr>
          <w:lang w:val="en-US"/>
        </w:rPr>
        <w:t xml:space="preserve"> </w:t>
      </w:r>
      <w:r w:rsidR="00490CF5" w:rsidRPr="00CD4DDA">
        <w:rPr>
          <w:lang w:val="en-US"/>
        </w:rPr>
        <w:t xml:space="preserve">The number of </w:t>
      </w:r>
      <w:r w:rsidR="00490CF5" w:rsidRPr="00490CF5">
        <w:rPr>
          <w:lang w:val="en-US"/>
        </w:rPr>
        <w:t>iterations to produce stable results was estimated by visual</w:t>
      </w:r>
      <w:r w:rsidR="00490CF5" w:rsidRPr="00CD4DDA">
        <w:rPr>
          <w:lang w:val="en-US"/>
        </w:rPr>
        <w:t xml:space="preserve"> </w:t>
      </w:r>
      <w:r w:rsidR="00490CF5" w:rsidRPr="00490CF5">
        <w:rPr>
          <w:lang w:val="en-US"/>
        </w:rPr>
        <w:t>inspection of a graphic representation of the cumulative</w:t>
      </w:r>
      <w:r w:rsidR="00490CF5" w:rsidRPr="00CD4DDA">
        <w:rPr>
          <w:lang w:val="en-US"/>
        </w:rPr>
        <w:t xml:space="preserve"> average net monetary benefits</w:t>
      </w:r>
      <w:r w:rsidR="002E414B">
        <w:rPr>
          <w:lang w:val="en-US"/>
        </w:rPr>
        <w:t xml:space="preserve"> (Supplementary material)</w:t>
      </w:r>
      <w:r w:rsidR="00490CF5" w:rsidRPr="00CD4DDA">
        <w:rPr>
          <w:lang w:val="en-US"/>
        </w:rPr>
        <w:t>.</w:t>
      </w:r>
    </w:p>
    <w:p w14:paraId="4258EE8C" w14:textId="7DCD1AC5" w:rsidR="00490CF5" w:rsidRDefault="00087635" w:rsidP="00490CF5">
      <w:pPr>
        <w:spacing w:line="360" w:lineRule="auto"/>
        <w:rPr>
          <w:lang w:val="en-US"/>
        </w:rPr>
      </w:pPr>
      <w:r w:rsidRPr="00CD4DDA">
        <w:rPr>
          <w:lang w:val="en-US"/>
        </w:rPr>
        <w:t>As a final calculation</w:t>
      </w:r>
      <w:ins w:id="223" w:author="Jose Antonio Perez Molina" w:date="2025-06-06T15:26:00Z" w16du:dateUtc="2025-06-06T13:26:00Z">
        <w:r w:rsidR="00AC7710">
          <w:rPr>
            <w:lang w:val="en-US"/>
          </w:rPr>
          <w:t>,</w:t>
        </w:r>
      </w:ins>
      <w:r w:rsidRPr="00CD4DDA">
        <w:rPr>
          <w:lang w:val="en-US"/>
        </w:rPr>
        <w:t xml:space="preserve"> the expected value of perfect information was also evaluated.</w:t>
      </w:r>
    </w:p>
    <w:p w14:paraId="035D49F5" w14:textId="5CCA7394" w:rsidR="00B16C9C" w:rsidRDefault="00B16C9C" w:rsidP="00490CF5">
      <w:pPr>
        <w:spacing w:line="360" w:lineRule="auto"/>
        <w:rPr>
          <w:ins w:id="224" w:author="Jose Antonio Perez Molina" w:date="2025-06-06T15:26:00Z" w16du:dateUtc="2025-06-06T13:26:00Z"/>
          <w:lang w:val="en-US"/>
        </w:rPr>
      </w:pPr>
      <w:r>
        <w:rPr>
          <w:lang w:val="en-US"/>
        </w:rPr>
        <w:t>Reporting of the study was done in accordance with the CHEERS statement.</w:t>
      </w:r>
      <w:r>
        <w:rPr>
          <w:lang w:val="en-US"/>
        </w:rPr>
        <w:fldChar w:fldCharType="begin"/>
      </w:r>
      <w:r w:rsidR="00697A1B">
        <w:rPr>
          <w:lang w:val="en-US"/>
        </w:rPr>
        <w:instrText xml:space="preserve"> ADDIN ZOTERO_ITEM CSL_CITATION {"citationID":"C5VVQlgB","properties":{"formattedCitation":"\\super 16\\nosupersub{}","plainCitation":"16","noteIndex":0},"citationItems":[{"id":134,"uris":["http://zotero.org/groups/5772643/items/9A4WSY6Q"],"itemData":{"id":134,"type":"article-journal","container-title":"Value in Health","DOI":"10.1016/j.jval.2013.02.002","ISSN":"10983015","issue":"2","journalAbbreviation":"Value in Health","language":"en","license":"https://www.elsevier.com/tdm/userlicense/1.0/","page":"231-250","source":"DOI.org (Crossref)","title":"Consolidated Health Economic Evaluation Reporting Standards (CHEERS)—Explanation and Elaboration: A Report of the ISPOR Health Economic Evaluation Publication Guidelines Good Reporting Practices Task Force","title-short":"Consolidated Health Economic Evaluation Reporting Standards (CHEERS)—Explanation and Elaboration","volume":"16","author":[{"family":"Husereau","given":"Don"},{"family":"Drummond","given":"Michael"},{"family":"Petrou","given":"Stavros"},{"family":"Carswell","given":"Chris"},{"family":"Moher","given":"David"},{"family":"Greenberg","given":"Dan"},{"family":"Augustovski","given":"Federico"},{"family":"Briggs","given":"Andrew H."},{"family":"Mauskopf","given":"Josephine"},{"family":"Loder","given":"Elizabeth"}],"issued":{"date-parts":[["2013",3]]}}}],"schema":"https://github.com/citation-style-language/schema/raw/master/csl-citation.json"} </w:instrText>
      </w:r>
      <w:r>
        <w:rPr>
          <w:lang w:val="en-US"/>
        </w:rPr>
        <w:fldChar w:fldCharType="separate"/>
      </w:r>
      <w:r w:rsidR="00697A1B" w:rsidRPr="00697A1B">
        <w:rPr>
          <w:rFonts w:ascii="Aptos" w:hAnsi="Aptos" w:cs="Times New Roman"/>
          <w:kern w:val="0"/>
          <w:vertAlign w:val="superscript"/>
          <w:lang w:val="en-US"/>
        </w:rPr>
        <w:t>16</w:t>
      </w:r>
      <w:r>
        <w:rPr>
          <w:lang w:val="en-US"/>
        </w:rPr>
        <w:fldChar w:fldCharType="end"/>
      </w:r>
    </w:p>
    <w:p w14:paraId="7F0A7EB7" w14:textId="77777777" w:rsidR="00AC7710" w:rsidRDefault="00AC7710" w:rsidP="00490CF5">
      <w:pPr>
        <w:spacing w:line="360" w:lineRule="auto"/>
        <w:rPr>
          <w:lang w:val="en-US"/>
        </w:rPr>
      </w:pPr>
    </w:p>
    <w:p w14:paraId="7C20C0C1" w14:textId="215F3572" w:rsidR="0075271E" w:rsidRPr="00DE0C1F" w:rsidRDefault="0075271E" w:rsidP="003567E7">
      <w:pPr>
        <w:spacing w:line="360" w:lineRule="auto"/>
        <w:rPr>
          <w:b/>
          <w:bCs/>
          <w:lang w:val="en-US"/>
        </w:rPr>
      </w:pPr>
      <w:r w:rsidRPr="00DE0C1F">
        <w:rPr>
          <w:b/>
          <w:bCs/>
          <w:lang w:val="en-US"/>
        </w:rPr>
        <w:t>Results</w:t>
      </w:r>
    </w:p>
    <w:p w14:paraId="1E567BF9" w14:textId="77777777" w:rsidR="00F94FF3" w:rsidRPr="00B16C9C" w:rsidRDefault="00F94FF3" w:rsidP="003567E7">
      <w:pPr>
        <w:spacing w:line="360" w:lineRule="auto"/>
        <w:rPr>
          <w:i/>
          <w:iCs/>
          <w:lang w:val="en-US"/>
        </w:rPr>
      </w:pPr>
      <w:r w:rsidRPr="00B16C9C">
        <w:rPr>
          <w:i/>
          <w:iCs/>
          <w:lang w:val="en-US"/>
        </w:rPr>
        <w:t xml:space="preserve">Study parameters </w:t>
      </w:r>
    </w:p>
    <w:p w14:paraId="5EC2D154" w14:textId="79DE25F7" w:rsidR="00FE3AB8" w:rsidRDefault="00F94FF3" w:rsidP="003567E7">
      <w:pPr>
        <w:spacing w:line="360" w:lineRule="auto"/>
        <w:rPr>
          <w:ins w:id="225" w:author="Jose Antonio Perez Molina" w:date="2025-06-06T15:28:00Z" w16du:dateUtc="2025-06-06T13:28:00Z"/>
          <w:lang w:val="en-US"/>
        </w:rPr>
      </w:pPr>
      <w:r>
        <w:rPr>
          <w:lang w:val="en-US"/>
        </w:rPr>
        <w:t xml:space="preserve">Transition probabilities derived from </w:t>
      </w:r>
      <w:r w:rsidR="00490CF5">
        <w:rPr>
          <w:lang w:val="en-US"/>
        </w:rPr>
        <w:t>literature</w:t>
      </w:r>
      <w:r>
        <w:rPr>
          <w:lang w:val="en-US"/>
        </w:rPr>
        <w:t xml:space="preserve"> as well as those obtained after calibration and the distribution used for PSA analysis are presented in table 1. </w:t>
      </w:r>
    </w:p>
    <w:p w14:paraId="113066F8" w14:textId="77777777" w:rsidR="00AC7710" w:rsidRDefault="00AC7710" w:rsidP="003567E7">
      <w:pPr>
        <w:spacing w:line="360" w:lineRule="auto"/>
        <w:rPr>
          <w:ins w:id="226" w:author="Jose Antonio Perez Molina" w:date="2025-06-06T15:28:00Z" w16du:dateUtc="2025-06-06T13:28:00Z"/>
          <w:lang w:val="en-US"/>
        </w:rPr>
      </w:pPr>
    </w:p>
    <w:p w14:paraId="391C7D89" w14:textId="77777777" w:rsidR="00AC7710" w:rsidRDefault="00AC7710" w:rsidP="003567E7">
      <w:pPr>
        <w:spacing w:line="360" w:lineRule="auto"/>
        <w:rPr>
          <w:ins w:id="227" w:author="Jose Antonio Perez Molina" w:date="2025-06-06T15:28:00Z" w16du:dateUtc="2025-06-06T13:28:00Z"/>
          <w:lang w:val="en-US"/>
        </w:rPr>
      </w:pPr>
    </w:p>
    <w:p w14:paraId="0EA4C516" w14:textId="77777777" w:rsidR="00AC7710" w:rsidRDefault="00AC7710" w:rsidP="003567E7">
      <w:pPr>
        <w:spacing w:line="360" w:lineRule="auto"/>
        <w:rPr>
          <w:ins w:id="228" w:author="Jose Antonio Perez Molina" w:date="2025-06-06T15:28:00Z" w16du:dateUtc="2025-06-06T13:28:00Z"/>
          <w:lang w:val="en-US"/>
        </w:rPr>
      </w:pPr>
    </w:p>
    <w:p w14:paraId="71640892" w14:textId="77777777" w:rsidR="00AC7710" w:rsidRDefault="00AC7710" w:rsidP="003567E7">
      <w:pPr>
        <w:spacing w:line="360" w:lineRule="auto"/>
        <w:rPr>
          <w:ins w:id="229" w:author="Jose Antonio Perez Molina" w:date="2025-06-06T15:28:00Z" w16du:dateUtc="2025-06-06T13:28:00Z"/>
          <w:lang w:val="en-US"/>
        </w:rPr>
      </w:pPr>
    </w:p>
    <w:p w14:paraId="7C74EE75" w14:textId="77777777" w:rsidR="00AC7710" w:rsidRDefault="00AC7710" w:rsidP="003567E7">
      <w:pPr>
        <w:spacing w:line="360" w:lineRule="auto"/>
        <w:rPr>
          <w:ins w:id="230" w:author="Jose Antonio Perez Molina" w:date="2025-06-06T15:30:00Z" w16du:dateUtc="2025-06-06T13:30:00Z"/>
          <w:lang w:val="en-US"/>
        </w:rPr>
      </w:pPr>
    </w:p>
    <w:p w14:paraId="37283034" w14:textId="77777777" w:rsidR="00AC7710" w:rsidRDefault="00AC7710" w:rsidP="003567E7">
      <w:pPr>
        <w:spacing w:line="360" w:lineRule="auto"/>
        <w:rPr>
          <w:ins w:id="231" w:author="Jose Antonio Perez Molina" w:date="2025-06-06T15:30:00Z" w16du:dateUtc="2025-06-06T13:30:00Z"/>
          <w:lang w:val="en-US"/>
        </w:rPr>
      </w:pPr>
    </w:p>
    <w:p w14:paraId="57032E21" w14:textId="77777777" w:rsidR="00AC7710" w:rsidRPr="00FE3AB8" w:rsidRDefault="00AC7710" w:rsidP="003567E7">
      <w:pPr>
        <w:spacing w:line="360" w:lineRule="auto"/>
        <w:rPr>
          <w:lang w:val="en-US"/>
        </w:rPr>
      </w:pPr>
    </w:p>
    <w:tbl>
      <w:tblPr>
        <w:tblStyle w:val="Tablanormal3"/>
        <w:tblW w:w="9498"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Change w:id="232" w:author="Jose Antonio Perez Molina" w:date="2025-06-06T15:34:00Z" w16du:dateUtc="2025-06-06T13:34:00Z">
          <w:tblPr>
            <w:tblStyle w:val="Tablanormal3"/>
            <w:tblW w:w="9498"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PrChange>
      </w:tblPr>
      <w:tblGrid>
        <w:gridCol w:w="2849"/>
        <w:gridCol w:w="1662"/>
        <w:gridCol w:w="1662"/>
        <w:gridCol w:w="1662"/>
        <w:gridCol w:w="1663"/>
        <w:tblGridChange w:id="233">
          <w:tblGrid>
            <w:gridCol w:w="1698"/>
            <w:gridCol w:w="1151"/>
            <w:gridCol w:w="548"/>
            <w:gridCol w:w="1114"/>
            <w:gridCol w:w="585"/>
            <w:gridCol w:w="1077"/>
            <w:gridCol w:w="1482"/>
            <w:gridCol w:w="180"/>
            <w:gridCol w:w="1663"/>
          </w:tblGrid>
        </w:tblGridChange>
      </w:tblGrid>
      <w:tr w:rsidR="00BB0024" w:rsidRPr="00BB0024" w14:paraId="32E54BBA" w14:textId="77777777" w:rsidTr="00BB002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9" w:type="dxa"/>
            <w:shd w:val="clear" w:color="auto" w:fill="F2F2F2" w:themeFill="background1" w:themeFillShade="F2"/>
            <w:tcPrChange w:id="234" w:author="Jose Antonio Perez Molina" w:date="2025-06-06T15:34:00Z" w16du:dateUtc="2025-06-06T13:34:00Z">
              <w:tcPr>
                <w:tcW w:w="2849" w:type="dxa"/>
                <w:gridSpan w:val="2"/>
              </w:tcPr>
            </w:tcPrChange>
          </w:tcPr>
          <w:p w14:paraId="759B8EB3" w14:textId="6556CC4D" w:rsidR="00A66ED9" w:rsidRPr="00BB0024" w:rsidRDefault="00A66ED9" w:rsidP="00AC7710">
            <w:pPr>
              <w:spacing w:line="276" w:lineRule="auto"/>
              <w:cnfStyle w:val="101000000100" w:firstRow="1" w:lastRow="0" w:firstColumn="1" w:lastColumn="0" w:oddVBand="0" w:evenVBand="0" w:oddHBand="0" w:evenHBand="0" w:firstRowFirstColumn="1" w:firstRowLastColumn="0" w:lastRowFirstColumn="0" w:lastRowLastColumn="0"/>
              <w:rPr>
                <w:rFonts w:ascii="Aptos" w:hAnsi="Aptos"/>
                <w:sz w:val="16"/>
                <w:szCs w:val="16"/>
                <w:lang w:val="en-US"/>
                <w:rPrChange w:id="235" w:author="Jose Antonio Perez Molina" w:date="2025-06-06T15:32:00Z" w16du:dateUtc="2025-06-06T13:32:00Z">
                  <w:rPr>
                    <w:sz w:val="18"/>
                    <w:szCs w:val="18"/>
                    <w:lang w:val="en-US"/>
                  </w:rPr>
                </w:rPrChange>
              </w:rPr>
            </w:pPr>
            <w:commentRangeStart w:id="236"/>
            <w:r w:rsidRPr="00BB0024">
              <w:rPr>
                <w:rFonts w:ascii="Aptos" w:hAnsi="Aptos"/>
                <w:sz w:val="16"/>
                <w:szCs w:val="16"/>
                <w:lang w:val="en-US"/>
                <w:rPrChange w:id="237" w:author="Jose Antonio Perez Molina" w:date="2025-06-06T15:32:00Z" w16du:dateUtc="2025-06-06T13:32:00Z">
                  <w:rPr>
                    <w:sz w:val="18"/>
                    <w:szCs w:val="18"/>
                    <w:lang w:val="en-US"/>
                  </w:rPr>
                </w:rPrChange>
              </w:rPr>
              <w:t>Parameter</w:t>
            </w:r>
            <w:commentRangeEnd w:id="236"/>
            <w:r w:rsidR="00BB0024">
              <w:rPr>
                <w:rStyle w:val="Refdecomentario"/>
                <w:b w:val="0"/>
                <w:bCs w:val="0"/>
                <w:caps w:val="0"/>
              </w:rPr>
              <w:commentReference w:id="236"/>
            </w:r>
          </w:p>
        </w:tc>
        <w:tc>
          <w:tcPr>
            <w:tcW w:w="1662" w:type="dxa"/>
            <w:shd w:val="clear" w:color="auto" w:fill="F2F2F2" w:themeFill="background1" w:themeFillShade="F2"/>
            <w:tcPrChange w:id="238" w:author="Jose Antonio Perez Molina" w:date="2025-06-06T15:34:00Z" w16du:dateUtc="2025-06-06T13:34:00Z">
              <w:tcPr>
                <w:tcW w:w="1662" w:type="dxa"/>
                <w:gridSpan w:val="2"/>
              </w:tcPr>
            </w:tcPrChange>
          </w:tcPr>
          <w:p w14:paraId="6BBE55AC" w14:textId="64922312" w:rsidR="00A66ED9" w:rsidRPr="00BB0024"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16"/>
                <w:szCs w:val="16"/>
                <w:lang w:val="en-US"/>
                <w:rPrChange w:id="239" w:author="Jose Antonio Perez Molina" w:date="2025-06-06T15:32:00Z" w16du:dateUtc="2025-06-06T13:32:00Z">
                  <w:rPr>
                    <w:sz w:val="18"/>
                    <w:szCs w:val="18"/>
                    <w:lang w:val="en-US"/>
                  </w:rPr>
                </w:rPrChange>
              </w:rPr>
            </w:pPr>
            <w:r w:rsidRPr="00BB0024">
              <w:rPr>
                <w:rFonts w:ascii="Aptos" w:hAnsi="Aptos"/>
                <w:sz w:val="16"/>
                <w:szCs w:val="16"/>
                <w:lang w:val="en-US"/>
                <w:rPrChange w:id="240" w:author="Jose Antonio Perez Molina" w:date="2025-06-06T15:32:00Z" w16du:dateUtc="2025-06-06T13:32:00Z">
                  <w:rPr>
                    <w:sz w:val="18"/>
                    <w:szCs w:val="18"/>
                    <w:lang w:val="en-US"/>
                  </w:rPr>
                </w:rPrChange>
              </w:rPr>
              <w:t>M</w:t>
            </w:r>
            <w:r w:rsidR="004A50FD" w:rsidRPr="00BB0024">
              <w:rPr>
                <w:rFonts w:ascii="Aptos" w:hAnsi="Aptos"/>
                <w:sz w:val="16"/>
                <w:szCs w:val="16"/>
                <w:lang w:val="en-US"/>
                <w:rPrChange w:id="241" w:author="Jose Antonio Perez Molina" w:date="2025-06-06T15:32:00Z" w16du:dateUtc="2025-06-06T13:32:00Z">
                  <w:rPr>
                    <w:sz w:val="18"/>
                    <w:szCs w:val="18"/>
                    <w:lang w:val="en-US"/>
                  </w:rPr>
                </w:rPrChange>
              </w:rPr>
              <w:t xml:space="preserve">ean </w:t>
            </w:r>
            <w:r w:rsidRPr="00BB0024">
              <w:rPr>
                <w:rFonts w:ascii="Aptos" w:hAnsi="Aptos"/>
                <w:sz w:val="16"/>
                <w:szCs w:val="16"/>
                <w:lang w:val="en-US"/>
                <w:rPrChange w:id="242" w:author="Jose Antonio Perez Molina" w:date="2025-06-06T15:32:00Z" w16du:dateUtc="2025-06-06T13:32:00Z">
                  <w:rPr>
                    <w:sz w:val="18"/>
                    <w:szCs w:val="18"/>
                    <w:lang w:val="en-US"/>
                  </w:rPr>
                </w:rPrChange>
              </w:rPr>
              <w:t>(</w:t>
            </w:r>
            <w:r w:rsidR="004A50FD" w:rsidRPr="00BB0024">
              <w:rPr>
                <w:rFonts w:ascii="Aptos" w:hAnsi="Aptos"/>
                <w:sz w:val="16"/>
                <w:szCs w:val="16"/>
                <w:lang w:val="en-US"/>
                <w:rPrChange w:id="243" w:author="Jose Antonio Perez Molina" w:date="2025-06-06T15:32:00Z" w16du:dateUtc="2025-06-06T13:32:00Z">
                  <w:rPr>
                    <w:sz w:val="18"/>
                    <w:szCs w:val="18"/>
                    <w:lang w:val="en-US"/>
                  </w:rPr>
                </w:rPrChange>
              </w:rPr>
              <w:t>95% CI</w:t>
            </w:r>
            <w:r w:rsidRPr="00BB0024">
              <w:rPr>
                <w:rFonts w:ascii="Aptos" w:hAnsi="Aptos"/>
                <w:sz w:val="16"/>
                <w:szCs w:val="16"/>
                <w:lang w:val="en-US"/>
                <w:rPrChange w:id="244" w:author="Jose Antonio Perez Molina" w:date="2025-06-06T15:32:00Z" w16du:dateUtc="2025-06-06T13:32:00Z">
                  <w:rPr>
                    <w:sz w:val="18"/>
                    <w:szCs w:val="18"/>
                    <w:lang w:val="en-US"/>
                  </w:rPr>
                </w:rPrChange>
              </w:rPr>
              <w:t>)</w:t>
            </w:r>
          </w:p>
        </w:tc>
        <w:tc>
          <w:tcPr>
            <w:tcW w:w="1662" w:type="dxa"/>
            <w:shd w:val="clear" w:color="auto" w:fill="F2F2F2" w:themeFill="background1" w:themeFillShade="F2"/>
            <w:tcPrChange w:id="245" w:author="Jose Antonio Perez Molina" w:date="2025-06-06T15:34:00Z" w16du:dateUtc="2025-06-06T13:34:00Z">
              <w:tcPr>
                <w:tcW w:w="1662" w:type="dxa"/>
                <w:gridSpan w:val="2"/>
              </w:tcPr>
            </w:tcPrChange>
          </w:tcPr>
          <w:p w14:paraId="7FE99001" w14:textId="386D9CA2" w:rsidR="00A66ED9" w:rsidRPr="00BB0024"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16"/>
                <w:szCs w:val="16"/>
                <w:lang w:val="en-US"/>
                <w:rPrChange w:id="246" w:author="Jose Antonio Perez Molina" w:date="2025-06-06T15:32:00Z" w16du:dateUtc="2025-06-06T13:32:00Z">
                  <w:rPr>
                    <w:sz w:val="18"/>
                    <w:szCs w:val="18"/>
                    <w:lang w:val="en-US"/>
                  </w:rPr>
                </w:rPrChange>
              </w:rPr>
            </w:pPr>
            <w:r w:rsidRPr="00BB0024">
              <w:rPr>
                <w:rFonts w:ascii="Aptos" w:hAnsi="Aptos"/>
                <w:sz w:val="16"/>
                <w:szCs w:val="16"/>
                <w:lang w:val="en-US"/>
                <w:rPrChange w:id="247" w:author="Jose Antonio Perez Molina" w:date="2025-06-06T15:32:00Z" w16du:dateUtc="2025-06-06T13:32:00Z">
                  <w:rPr>
                    <w:sz w:val="18"/>
                    <w:szCs w:val="18"/>
                    <w:lang w:val="en-US"/>
                  </w:rPr>
                </w:rPrChange>
              </w:rPr>
              <w:t>After calibration</w:t>
            </w:r>
          </w:p>
        </w:tc>
        <w:tc>
          <w:tcPr>
            <w:tcW w:w="1662" w:type="dxa"/>
            <w:shd w:val="clear" w:color="auto" w:fill="F2F2F2" w:themeFill="background1" w:themeFillShade="F2"/>
            <w:tcPrChange w:id="248" w:author="Jose Antonio Perez Molina" w:date="2025-06-06T15:34:00Z" w16du:dateUtc="2025-06-06T13:34:00Z">
              <w:tcPr>
                <w:tcW w:w="1662" w:type="dxa"/>
                <w:gridSpan w:val="2"/>
              </w:tcPr>
            </w:tcPrChange>
          </w:tcPr>
          <w:p w14:paraId="3E46858D" w14:textId="14CEF954" w:rsidR="00A66ED9" w:rsidRPr="00BB0024"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16"/>
                <w:szCs w:val="16"/>
                <w:lang w:val="en-US"/>
                <w:rPrChange w:id="249" w:author="Jose Antonio Perez Molina" w:date="2025-06-06T15:32:00Z" w16du:dateUtc="2025-06-06T13:32:00Z">
                  <w:rPr>
                    <w:sz w:val="18"/>
                    <w:szCs w:val="18"/>
                    <w:lang w:val="en-US"/>
                  </w:rPr>
                </w:rPrChange>
              </w:rPr>
            </w:pPr>
            <w:r w:rsidRPr="00BB0024">
              <w:rPr>
                <w:rFonts w:ascii="Aptos" w:hAnsi="Aptos"/>
                <w:sz w:val="16"/>
                <w:szCs w:val="16"/>
                <w:lang w:val="en-US"/>
                <w:rPrChange w:id="250" w:author="Jose Antonio Perez Molina" w:date="2025-06-06T15:32:00Z" w16du:dateUtc="2025-06-06T13:32:00Z">
                  <w:rPr>
                    <w:sz w:val="18"/>
                    <w:szCs w:val="18"/>
                    <w:lang w:val="en-US"/>
                  </w:rPr>
                </w:rPrChange>
              </w:rPr>
              <w:t>P</w:t>
            </w:r>
            <w:r w:rsidR="002C4B09" w:rsidRPr="00BB0024">
              <w:rPr>
                <w:rFonts w:ascii="Aptos" w:hAnsi="Aptos"/>
                <w:sz w:val="16"/>
                <w:szCs w:val="16"/>
                <w:lang w:val="en-US"/>
                <w:rPrChange w:id="251" w:author="Jose Antonio Perez Molina" w:date="2025-06-06T15:32:00Z" w16du:dateUtc="2025-06-06T13:32:00Z">
                  <w:rPr>
                    <w:sz w:val="18"/>
                    <w:szCs w:val="18"/>
                    <w:lang w:val="en-US"/>
                  </w:rPr>
                </w:rPrChange>
              </w:rPr>
              <w:t>SA</w:t>
            </w:r>
            <w:r w:rsidRPr="00BB0024">
              <w:rPr>
                <w:rFonts w:ascii="Aptos" w:hAnsi="Aptos"/>
                <w:sz w:val="16"/>
                <w:szCs w:val="16"/>
                <w:lang w:val="en-US"/>
                <w:rPrChange w:id="252" w:author="Jose Antonio Perez Molina" w:date="2025-06-06T15:32:00Z" w16du:dateUtc="2025-06-06T13:32:00Z">
                  <w:rPr>
                    <w:sz w:val="18"/>
                    <w:szCs w:val="18"/>
                    <w:lang w:val="en-US"/>
                  </w:rPr>
                </w:rPrChange>
              </w:rPr>
              <w:t xml:space="preserve"> Dis</w:t>
            </w:r>
            <w:r w:rsidR="002C4B09" w:rsidRPr="00BB0024">
              <w:rPr>
                <w:rFonts w:ascii="Aptos" w:hAnsi="Aptos"/>
                <w:sz w:val="16"/>
                <w:szCs w:val="16"/>
                <w:lang w:val="en-US"/>
                <w:rPrChange w:id="253" w:author="Jose Antonio Perez Molina" w:date="2025-06-06T15:32:00Z" w16du:dateUtc="2025-06-06T13:32:00Z">
                  <w:rPr>
                    <w:sz w:val="18"/>
                    <w:szCs w:val="18"/>
                    <w:lang w:val="en-US"/>
                  </w:rPr>
                </w:rPrChange>
              </w:rPr>
              <w:t>tribtution</w:t>
            </w:r>
          </w:p>
        </w:tc>
        <w:tc>
          <w:tcPr>
            <w:tcW w:w="1663" w:type="dxa"/>
            <w:shd w:val="clear" w:color="auto" w:fill="F2F2F2" w:themeFill="background1" w:themeFillShade="F2"/>
            <w:tcPrChange w:id="254" w:author="Jose Antonio Perez Molina" w:date="2025-06-06T15:34:00Z" w16du:dateUtc="2025-06-06T13:34:00Z">
              <w:tcPr>
                <w:tcW w:w="1663" w:type="dxa"/>
              </w:tcPr>
            </w:tcPrChange>
          </w:tcPr>
          <w:p w14:paraId="327E508F" w14:textId="58ADB424" w:rsidR="00A66ED9" w:rsidRPr="00BB0024" w:rsidRDefault="00A66ED9" w:rsidP="00AC7710">
            <w:pPr>
              <w:spacing w:line="276" w:lineRule="auto"/>
              <w:cnfStyle w:val="100000000000" w:firstRow="1" w:lastRow="0" w:firstColumn="0" w:lastColumn="0" w:oddVBand="0" w:evenVBand="0" w:oddHBand="0" w:evenHBand="0" w:firstRowFirstColumn="0" w:firstRowLastColumn="0" w:lastRowFirstColumn="0" w:lastRowLastColumn="0"/>
              <w:rPr>
                <w:rFonts w:ascii="Aptos" w:hAnsi="Aptos"/>
                <w:sz w:val="16"/>
                <w:szCs w:val="16"/>
                <w:lang w:val="en-US"/>
                <w:rPrChange w:id="255" w:author="Jose Antonio Perez Molina" w:date="2025-06-06T15:32:00Z" w16du:dateUtc="2025-06-06T13:32:00Z">
                  <w:rPr>
                    <w:sz w:val="18"/>
                    <w:szCs w:val="18"/>
                    <w:lang w:val="en-US"/>
                  </w:rPr>
                </w:rPrChange>
              </w:rPr>
            </w:pPr>
            <w:r w:rsidRPr="00BB0024">
              <w:rPr>
                <w:rFonts w:ascii="Aptos" w:hAnsi="Aptos"/>
                <w:sz w:val="16"/>
                <w:szCs w:val="16"/>
                <w:lang w:val="en-US"/>
                <w:rPrChange w:id="256" w:author="Jose Antonio Perez Molina" w:date="2025-06-06T15:32:00Z" w16du:dateUtc="2025-06-06T13:32:00Z">
                  <w:rPr>
                    <w:sz w:val="18"/>
                    <w:szCs w:val="18"/>
                    <w:lang w:val="en-US"/>
                  </w:rPr>
                </w:rPrChange>
              </w:rPr>
              <w:t>Reference</w:t>
            </w:r>
          </w:p>
        </w:tc>
      </w:tr>
      <w:tr w:rsidR="00BB0024" w:rsidRPr="00BB0024" w14:paraId="42C90D3E" w14:textId="77777777" w:rsidTr="00BB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shd w:val="clear" w:color="auto" w:fill="FFFFFF" w:themeFill="background1"/>
            <w:tcPrChange w:id="257" w:author="Jose Antonio Perez Molina" w:date="2025-06-06T15:33:00Z" w16du:dateUtc="2025-06-06T13:33:00Z">
              <w:tcPr>
                <w:tcW w:w="2849" w:type="dxa"/>
                <w:gridSpan w:val="2"/>
              </w:tcPr>
            </w:tcPrChange>
          </w:tcPr>
          <w:p w14:paraId="05CD0269" w14:textId="3FF70303" w:rsidR="00A66ED9" w:rsidRPr="00BB0024" w:rsidRDefault="00A66ED9" w:rsidP="003567E7">
            <w:pPr>
              <w:spacing w:line="360" w:lineRule="auto"/>
              <w:cnfStyle w:val="001000100000" w:firstRow="0" w:lastRow="0" w:firstColumn="1" w:lastColumn="0" w:oddVBand="0" w:evenVBand="0" w:oddHBand="1" w:evenHBand="0" w:firstRowFirstColumn="0" w:firstRowLastColumn="0" w:lastRowFirstColumn="0" w:lastRowLastColumn="0"/>
              <w:rPr>
                <w:rFonts w:ascii="Aptos" w:hAnsi="Aptos"/>
                <w:sz w:val="16"/>
                <w:szCs w:val="16"/>
                <w:lang w:val="en-US"/>
                <w:rPrChange w:id="258" w:author="Jose Antonio Perez Molina" w:date="2025-06-06T15:32:00Z" w16du:dateUtc="2025-06-06T13:32:00Z">
                  <w:rPr>
                    <w:sz w:val="18"/>
                    <w:szCs w:val="18"/>
                    <w:lang w:val="en-US"/>
                  </w:rPr>
                </w:rPrChange>
              </w:rPr>
            </w:pPr>
            <w:commentRangeStart w:id="259"/>
            <w:r w:rsidRPr="00BB0024">
              <w:rPr>
                <w:rFonts w:ascii="Aptos" w:hAnsi="Aptos"/>
                <w:sz w:val="16"/>
                <w:szCs w:val="16"/>
                <w:lang w:val="en-US"/>
                <w:rPrChange w:id="260" w:author="Jose Antonio Perez Molina" w:date="2025-06-06T15:32:00Z" w16du:dateUtc="2025-06-06T13:32:00Z">
                  <w:rPr>
                    <w:sz w:val="18"/>
                    <w:szCs w:val="18"/>
                    <w:lang w:val="en-US"/>
                  </w:rPr>
                </w:rPrChange>
              </w:rPr>
              <w:t xml:space="preserve">Probability </w:t>
            </w:r>
            <w:commentRangeEnd w:id="259"/>
            <w:r w:rsidR="00BB0024">
              <w:rPr>
                <w:rStyle w:val="Refdecomentario"/>
                <w:b w:val="0"/>
                <w:bCs w:val="0"/>
                <w:caps w:val="0"/>
              </w:rPr>
              <w:commentReference w:id="259"/>
            </w:r>
            <w:r w:rsidRPr="00BB0024">
              <w:rPr>
                <w:rFonts w:ascii="Aptos" w:hAnsi="Aptos"/>
                <w:sz w:val="16"/>
                <w:szCs w:val="16"/>
                <w:lang w:val="en-US"/>
                <w:rPrChange w:id="261" w:author="Jose Antonio Perez Molina" w:date="2025-06-06T15:32:00Z" w16du:dateUtc="2025-06-06T13:32:00Z">
                  <w:rPr>
                    <w:sz w:val="18"/>
                    <w:szCs w:val="18"/>
                    <w:lang w:val="en-US"/>
                  </w:rPr>
                </w:rPrChange>
              </w:rPr>
              <w:t>of progression to cardiac disease</w:t>
            </w:r>
          </w:p>
        </w:tc>
        <w:tc>
          <w:tcPr>
            <w:tcW w:w="1662" w:type="dxa"/>
            <w:shd w:val="clear" w:color="auto" w:fill="FFFFFF" w:themeFill="background1"/>
            <w:tcPrChange w:id="262" w:author="Jose Antonio Perez Molina" w:date="2025-06-06T15:33:00Z" w16du:dateUtc="2025-06-06T13:33:00Z">
              <w:tcPr>
                <w:tcW w:w="1662" w:type="dxa"/>
                <w:gridSpan w:val="2"/>
              </w:tcPr>
            </w:tcPrChange>
          </w:tcPr>
          <w:p w14:paraId="24E21FCF" w14:textId="7B1BBC46" w:rsidR="00A66ED9" w:rsidRPr="00BB0024" w:rsidRDefault="00A66ED9"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lang w:val="en-US"/>
                <w:rPrChange w:id="263" w:author="Jose Antonio Perez Molina" w:date="2025-06-06T15:32:00Z" w16du:dateUtc="2025-06-06T13:32:00Z">
                  <w:rPr>
                    <w:sz w:val="18"/>
                    <w:szCs w:val="18"/>
                    <w:lang w:val="en-US"/>
                  </w:rPr>
                </w:rPrChange>
              </w:rPr>
            </w:pPr>
            <w:commentRangeStart w:id="264"/>
            <w:r w:rsidRPr="00BB0024">
              <w:rPr>
                <w:rFonts w:ascii="Aptos" w:hAnsi="Aptos"/>
                <w:sz w:val="16"/>
                <w:szCs w:val="16"/>
                <w:lang w:val="en-US"/>
                <w:rPrChange w:id="265" w:author="Jose Antonio Perez Molina" w:date="2025-06-06T15:32:00Z" w16du:dateUtc="2025-06-06T13:32:00Z">
                  <w:rPr>
                    <w:sz w:val="18"/>
                    <w:szCs w:val="18"/>
                    <w:lang w:val="en-US"/>
                  </w:rPr>
                </w:rPrChange>
              </w:rPr>
              <w:t>0.019 (1.3-3.0)</w:t>
            </w:r>
            <w:commentRangeEnd w:id="264"/>
            <w:r w:rsidR="00BB0024">
              <w:rPr>
                <w:rStyle w:val="Refdecomentario"/>
              </w:rPr>
              <w:commentReference w:id="264"/>
            </w:r>
          </w:p>
        </w:tc>
        <w:tc>
          <w:tcPr>
            <w:tcW w:w="1662" w:type="dxa"/>
            <w:shd w:val="clear" w:color="auto" w:fill="FFFFFF" w:themeFill="background1"/>
            <w:tcPrChange w:id="266" w:author="Jose Antonio Perez Molina" w:date="2025-06-06T15:33:00Z" w16du:dateUtc="2025-06-06T13:33:00Z">
              <w:tcPr>
                <w:tcW w:w="1662" w:type="dxa"/>
                <w:gridSpan w:val="2"/>
              </w:tcPr>
            </w:tcPrChange>
          </w:tcPr>
          <w:p w14:paraId="11EAFB61" w14:textId="43012FE2" w:rsidR="00A66ED9" w:rsidRPr="00BB0024"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lang w:val="en-US"/>
                <w:rPrChange w:id="267" w:author="Jose Antonio Perez Molina" w:date="2025-06-06T15:32:00Z" w16du:dateUtc="2025-06-06T13:32:00Z">
                  <w:rPr>
                    <w:sz w:val="18"/>
                    <w:szCs w:val="18"/>
                    <w:lang w:val="en-US"/>
                  </w:rPr>
                </w:rPrChange>
              </w:rPr>
            </w:pPr>
            <w:r w:rsidRPr="00BB0024">
              <w:rPr>
                <w:rFonts w:ascii="Aptos" w:hAnsi="Aptos"/>
                <w:sz w:val="16"/>
                <w:szCs w:val="16"/>
                <w:lang w:val="en-US"/>
                <w:rPrChange w:id="268" w:author="Jose Antonio Perez Molina" w:date="2025-06-06T15:32:00Z" w16du:dateUtc="2025-06-06T13:32:00Z">
                  <w:rPr>
                    <w:sz w:val="18"/>
                    <w:szCs w:val="18"/>
                    <w:lang w:val="en-US"/>
                  </w:rPr>
                </w:rPrChange>
              </w:rPr>
              <w:t>0.0</w:t>
            </w:r>
            <w:r w:rsidR="00670AAC" w:rsidRPr="00BB0024">
              <w:rPr>
                <w:rFonts w:ascii="Aptos" w:hAnsi="Aptos"/>
                <w:sz w:val="16"/>
                <w:szCs w:val="16"/>
                <w:lang w:val="en-US"/>
                <w:rPrChange w:id="269" w:author="Jose Antonio Perez Molina" w:date="2025-06-06T15:32:00Z" w16du:dateUtc="2025-06-06T13:32:00Z">
                  <w:rPr>
                    <w:sz w:val="18"/>
                    <w:szCs w:val="18"/>
                    <w:lang w:val="en-US"/>
                  </w:rPr>
                </w:rPrChange>
              </w:rPr>
              <w:t>189</w:t>
            </w:r>
          </w:p>
        </w:tc>
        <w:tc>
          <w:tcPr>
            <w:tcW w:w="1662" w:type="dxa"/>
            <w:shd w:val="clear" w:color="auto" w:fill="FFFFFF" w:themeFill="background1"/>
            <w:tcPrChange w:id="270" w:author="Jose Antonio Perez Molina" w:date="2025-06-06T15:33:00Z" w16du:dateUtc="2025-06-06T13:33:00Z">
              <w:tcPr>
                <w:tcW w:w="1662" w:type="dxa"/>
                <w:gridSpan w:val="2"/>
              </w:tcPr>
            </w:tcPrChange>
          </w:tcPr>
          <w:p w14:paraId="7EBA6E09" w14:textId="749F0CE2" w:rsidR="00A66ED9" w:rsidRPr="00BB0024"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lang w:val="en-US"/>
                <w:rPrChange w:id="271" w:author="Jose Antonio Perez Molina" w:date="2025-06-06T15:32:00Z" w16du:dateUtc="2025-06-06T13:32:00Z">
                  <w:rPr>
                    <w:sz w:val="18"/>
                    <w:szCs w:val="18"/>
                    <w:lang w:val="en-US"/>
                  </w:rPr>
                </w:rPrChange>
              </w:rPr>
            </w:pPr>
            <w:r w:rsidRPr="00BB0024">
              <w:rPr>
                <w:rFonts w:ascii="Aptos" w:hAnsi="Aptos"/>
                <w:sz w:val="16"/>
                <w:szCs w:val="16"/>
                <w:lang w:val="en-US"/>
                <w:rPrChange w:id="272" w:author="Jose Antonio Perez Molina" w:date="2025-06-06T15:32:00Z" w16du:dateUtc="2025-06-06T13:32:00Z">
                  <w:rPr>
                    <w:sz w:val="18"/>
                    <w:szCs w:val="18"/>
                    <w:lang w:val="en-US"/>
                  </w:rPr>
                </w:rPrChange>
              </w:rPr>
              <w:t>Beta (mean=0.0</w:t>
            </w:r>
            <w:r w:rsidR="00670AAC" w:rsidRPr="00BB0024">
              <w:rPr>
                <w:rFonts w:ascii="Aptos" w:hAnsi="Aptos"/>
                <w:sz w:val="16"/>
                <w:szCs w:val="16"/>
                <w:lang w:val="en-US"/>
                <w:rPrChange w:id="273" w:author="Jose Antonio Perez Molina" w:date="2025-06-06T15:32:00Z" w16du:dateUtc="2025-06-06T13:32:00Z">
                  <w:rPr>
                    <w:sz w:val="18"/>
                    <w:szCs w:val="18"/>
                    <w:lang w:val="en-US"/>
                  </w:rPr>
                </w:rPrChange>
              </w:rPr>
              <w:t>189</w:t>
            </w:r>
            <w:r w:rsidRPr="00BB0024">
              <w:rPr>
                <w:rFonts w:ascii="Aptos" w:hAnsi="Aptos"/>
                <w:sz w:val="16"/>
                <w:szCs w:val="16"/>
                <w:lang w:val="en-US"/>
                <w:rPrChange w:id="274" w:author="Jose Antonio Perez Molina" w:date="2025-06-06T15:32:00Z" w16du:dateUtc="2025-06-06T13:32:00Z">
                  <w:rPr>
                    <w:sz w:val="18"/>
                    <w:szCs w:val="18"/>
                    <w:lang w:val="en-US"/>
                  </w:rPr>
                </w:rPrChange>
              </w:rPr>
              <w:t>, 95%CI 0.01-0.03)</w:t>
            </w:r>
          </w:p>
        </w:tc>
        <w:tc>
          <w:tcPr>
            <w:tcW w:w="1663" w:type="dxa"/>
            <w:shd w:val="clear" w:color="auto" w:fill="FFFFFF" w:themeFill="background1"/>
            <w:tcPrChange w:id="275" w:author="Jose Antonio Perez Molina" w:date="2025-06-06T15:33:00Z" w16du:dateUtc="2025-06-06T13:33:00Z">
              <w:tcPr>
                <w:tcW w:w="1663" w:type="dxa"/>
              </w:tcPr>
            </w:tcPrChange>
          </w:tcPr>
          <w:p w14:paraId="511C3924" w14:textId="0801E528" w:rsidR="00A66ED9" w:rsidRPr="00BB0024"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lang w:val="en-US"/>
                <w:rPrChange w:id="276" w:author="Jose Antonio Perez Molina" w:date="2025-06-06T15:32:00Z" w16du:dateUtc="2025-06-06T13:32:00Z">
                  <w:rPr>
                    <w:sz w:val="18"/>
                    <w:szCs w:val="18"/>
                    <w:lang w:val="en-US"/>
                  </w:rPr>
                </w:rPrChange>
              </w:rPr>
            </w:pPr>
            <w:proofErr w:type="spellStart"/>
            <w:r w:rsidRPr="00BB0024">
              <w:rPr>
                <w:rFonts w:ascii="Aptos" w:hAnsi="Aptos"/>
                <w:sz w:val="16"/>
                <w:szCs w:val="16"/>
                <w:lang w:val="en-US"/>
                <w:rPrChange w:id="277" w:author="Jose Antonio Perez Molina" w:date="2025-06-06T15:32:00Z" w16du:dateUtc="2025-06-06T13:32:00Z">
                  <w:rPr>
                    <w:sz w:val="18"/>
                    <w:szCs w:val="18"/>
                    <w:lang w:val="en-US"/>
                  </w:rPr>
                </w:rPrChange>
              </w:rPr>
              <w:t>Chadalawada</w:t>
            </w:r>
            <w:proofErr w:type="spellEnd"/>
            <w:r w:rsidRPr="00BB0024">
              <w:rPr>
                <w:rFonts w:ascii="Aptos" w:hAnsi="Aptos"/>
                <w:sz w:val="16"/>
                <w:szCs w:val="16"/>
                <w:lang w:val="en-US"/>
                <w:rPrChange w:id="278" w:author="Jose Antonio Perez Molina" w:date="2025-06-06T15:32:00Z" w16du:dateUtc="2025-06-06T13:32:00Z">
                  <w:rPr>
                    <w:sz w:val="18"/>
                    <w:szCs w:val="18"/>
                    <w:lang w:val="en-US"/>
                  </w:rPr>
                </w:rPrChange>
              </w:rPr>
              <w:t xml:space="preserve"> et al. 2020</w:t>
            </w:r>
            <w:r w:rsidR="00D466A2" w:rsidRPr="00BB0024">
              <w:rPr>
                <w:rFonts w:ascii="Aptos" w:hAnsi="Aptos"/>
                <w:sz w:val="16"/>
                <w:szCs w:val="16"/>
                <w:lang w:val="en-US"/>
                <w:rPrChange w:id="279" w:author="Jose Antonio Perez Molina" w:date="2025-06-06T15:32:00Z" w16du:dateUtc="2025-06-06T13:32:00Z">
                  <w:rPr>
                    <w:sz w:val="18"/>
                    <w:szCs w:val="18"/>
                    <w:lang w:val="en-US"/>
                  </w:rPr>
                </w:rPrChange>
              </w:rPr>
              <w:fldChar w:fldCharType="begin"/>
            </w:r>
            <w:r w:rsidR="00697A1B" w:rsidRPr="00BB0024">
              <w:rPr>
                <w:rFonts w:ascii="Aptos" w:hAnsi="Aptos"/>
                <w:sz w:val="16"/>
                <w:szCs w:val="16"/>
                <w:lang w:val="en-US"/>
                <w:rPrChange w:id="280" w:author="Jose Antonio Perez Molina" w:date="2025-06-06T15:32:00Z" w16du:dateUtc="2025-06-06T13:32:00Z">
                  <w:rPr>
                    <w:sz w:val="18"/>
                    <w:szCs w:val="18"/>
                    <w:lang w:val="en-US"/>
                  </w:rPr>
                </w:rPrChange>
              </w:rPr>
              <w:instrText xml:space="preserve"> ADDIN ZOTERO_ITEM CSL_CITATION {"citationID":"pPELP6r9","properties":{"formattedCitation":"\\super 17\\nosupersub{}","plainCitation":"17","noteIndex":0},"citationItems":[{"id":19,"uris":["http://zotero.org/groups/5772643/items/ZCK32BIM"],"itemData":{"id":19,"type":"article-journal","abstract":"IMPORTANCE Chagas cardiomyopathy is associated with substantial morbidity and mortality. Precise estimates of the risk of developing cardiomyopathy among patients with the acute or indeterminate chronic forms of Chagas disease are lacking.","container-title":"JAMA Network Open","DOI":"10.1001/jamanetworkopen.2020.15072","ISSN":"2574-3805","issue":"8","journalAbbreviation":"JAMA Netw Open","language":"en","page":"e2015072","source":"DOI.org (Crossref)","title":"Risk of Chronic Cardiomyopathy Among Patients With the Acute Phase or Indeterminate Form of Chagas Disease: A Systematic Review and Meta-analysis","title-short":"Risk of Chronic Cardiomyopathy Among Patients With the Acute Phase or Indeterminate Form of Chagas Disease","volume":"3","author":[{"family":"Chadalawada","given":"Sindhu"},{"family":"Sillau","given":"Stefan"},{"family":"Archuleta","given":"Solana"},{"family":"Mundo","given":"William"},{"family":"Bandali","given":"Mehdi"},{"family":"Parra-Henao","given":"Gabriel"},{"family":"Rodriguez-Morales","given":"Alfonso J."},{"family":"Villamil-Gomez","given":"Wilmer E."},{"family":"Suárez","given":"José Antonio"},{"family":"Shapiro","given":"Leland"},{"family":"Hotez","given":"Peter J."},{"family":"Woc-Colburn","given":"Laila"},{"family":"DeSanto","given":"Kristen"},{"family":"Rassi","given":"Anis"},{"family":"Franco-Paredes","given":"Carlos"},{"family":"Henao-Martínez","given":"Andrés F."}],"issued":{"date-parts":[["2020",8,31]]}}}],"schema":"https://github.com/citation-style-language/schema/raw/master/csl-citation.json"} </w:instrText>
            </w:r>
            <w:r w:rsidR="00D466A2" w:rsidRPr="00BB0024">
              <w:rPr>
                <w:rFonts w:ascii="Aptos" w:hAnsi="Aptos"/>
                <w:sz w:val="16"/>
                <w:szCs w:val="16"/>
                <w:lang w:val="en-US"/>
                <w:rPrChange w:id="281" w:author="Jose Antonio Perez Molina" w:date="2025-06-06T15:32:00Z" w16du:dateUtc="2025-06-06T13:32:00Z">
                  <w:rPr>
                    <w:sz w:val="18"/>
                    <w:szCs w:val="18"/>
                    <w:lang w:val="en-US"/>
                  </w:rPr>
                </w:rPrChange>
              </w:rPr>
              <w:fldChar w:fldCharType="separate"/>
            </w:r>
            <w:r w:rsidR="00697A1B" w:rsidRPr="00BB0024">
              <w:rPr>
                <w:rFonts w:ascii="Aptos" w:hAnsi="Aptos" w:cs="Times New Roman"/>
                <w:kern w:val="0"/>
                <w:sz w:val="16"/>
                <w:szCs w:val="16"/>
                <w:vertAlign w:val="superscript"/>
                <w:rPrChange w:id="282" w:author="Jose Antonio Perez Molina" w:date="2025-06-06T15:32:00Z" w16du:dateUtc="2025-06-06T13:32:00Z">
                  <w:rPr>
                    <w:rFonts w:ascii="Aptos" w:hAnsi="Aptos" w:cs="Times New Roman"/>
                    <w:kern w:val="0"/>
                    <w:sz w:val="18"/>
                    <w:szCs w:val="18"/>
                    <w:vertAlign w:val="superscript"/>
                  </w:rPr>
                </w:rPrChange>
              </w:rPr>
              <w:t>17</w:t>
            </w:r>
            <w:r w:rsidR="00D466A2" w:rsidRPr="00BB0024">
              <w:rPr>
                <w:rFonts w:ascii="Aptos" w:hAnsi="Aptos"/>
                <w:sz w:val="16"/>
                <w:szCs w:val="16"/>
                <w:lang w:val="en-US"/>
                <w:rPrChange w:id="283" w:author="Jose Antonio Perez Molina" w:date="2025-06-06T15:32:00Z" w16du:dateUtc="2025-06-06T13:32:00Z">
                  <w:rPr>
                    <w:sz w:val="18"/>
                    <w:szCs w:val="18"/>
                    <w:lang w:val="en-US"/>
                  </w:rPr>
                </w:rPrChange>
              </w:rPr>
              <w:fldChar w:fldCharType="end"/>
            </w:r>
          </w:p>
        </w:tc>
      </w:tr>
      <w:tr w:rsidR="00AC7710" w:rsidRPr="00BB0024" w14:paraId="3D92DA48" w14:textId="77777777" w:rsidTr="00BB0024">
        <w:tblPrEx>
          <w:tblPrExChange w:id="284" w:author="Jose Antonio Perez Molina" w:date="2025-06-06T15:33:00Z" w16du:dateUtc="2025-06-06T13:33:00Z">
            <w:tblPrEx>
              <w:tblBorders>
                <w:insideH w:val="single" w:sz="2" w:space="0" w:color="auto"/>
                <w:insideV w:val="single" w:sz="2" w:space="0" w:color="auto"/>
              </w:tblBorders>
            </w:tblPrEx>
          </w:tblPrExChange>
        </w:tblPrEx>
        <w:tc>
          <w:tcPr>
            <w:cnfStyle w:val="001000000000" w:firstRow="0" w:lastRow="0" w:firstColumn="1" w:lastColumn="0" w:oddVBand="0" w:evenVBand="0" w:oddHBand="0" w:evenHBand="0" w:firstRowFirstColumn="0" w:firstRowLastColumn="0" w:lastRowFirstColumn="0" w:lastRowLastColumn="0"/>
            <w:tcW w:w="2849" w:type="dxa"/>
            <w:tcBorders>
              <w:right w:val="none" w:sz="0" w:space="0" w:color="auto"/>
            </w:tcBorders>
            <w:tcPrChange w:id="285" w:author="Jose Antonio Perez Molina" w:date="2025-06-06T15:33:00Z" w16du:dateUtc="2025-06-06T13:33:00Z">
              <w:tcPr>
                <w:tcW w:w="1698" w:type="dxa"/>
              </w:tcPr>
            </w:tcPrChange>
          </w:tcPr>
          <w:p w14:paraId="3DAE1883" w14:textId="129786C4" w:rsidR="004A50FD" w:rsidRPr="00BB0024" w:rsidRDefault="004A50FD" w:rsidP="003567E7">
            <w:pPr>
              <w:spacing w:line="360" w:lineRule="auto"/>
              <w:rPr>
                <w:rFonts w:ascii="Aptos" w:hAnsi="Aptos"/>
                <w:sz w:val="16"/>
                <w:szCs w:val="16"/>
                <w:lang w:val="en-US"/>
                <w:rPrChange w:id="286" w:author="Jose Antonio Perez Molina" w:date="2025-06-06T15:32:00Z" w16du:dateUtc="2025-06-06T13:32:00Z">
                  <w:rPr>
                    <w:sz w:val="18"/>
                    <w:szCs w:val="18"/>
                    <w:lang w:val="en-US"/>
                  </w:rPr>
                </w:rPrChange>
              </w:rPr>
            </w:pPr>
            <w:r w:rsidRPr="00BB0024">
              <w:rPr>
                <w:rFonts w:ascii="Aptos" w:hAnsi="Aptos"/>
                <w:sz w:val="16"/>
                <w:szCs w:val="16"/>
                <w:lang w:val="en-US"/>
                <w:rPrChange w:id="287" w:author="Jose Antonio Perez Molina" w:date="2025-06-06T15:32:00Z" w16du:dateUtc="2025-06-06T13:32:00Z">
                  <w:rPr>
                    <w:sz w:val="18"/>
                    <w:szCs w:val="18"/>
                    <w:lang w:val="en-US"/>
                  </w:rPr>
                </w:rPrChange>
              </w:rPr>
              <w:t>Relative risk Mortality due to Chagas cardiac disease</w:t>
            </w:r>
          </w:p>
        </w:tc>
        <w:tc>
          <w:tcPr>
            <w:tcW w:w="1662" w:type="dxa"/>
            <w:tcPrChange w:id="288" w:author="Jose Antonio Perez Molina" w:date="2025-06-06T15:33:00Z" w16du:dateUtc="2025-06-06T13:33:00Z">
              <w:tcPr>
                <w:tcW w:w="1699" w:type="dxa"/>
                <w:gridSpan w:val="2"/>
              </w:tcPr>
            </w:tcPrChange>
          </w:tcPr>
          <w:p w14:paraId="5AEF2B43" w14:textId="66E2CB80" w:rsidR="004A50FD" w:rsidRPr="00BB0024"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lang w:val="en-US"/>
                <w:rPrChange w:id="289" w:author="Jose Antonio Perez Molina" w:date="2025-06-06T15:32:00Z" w16du:dateUtc="2025-06-06T13:32:00Z">
                  <w:rPr>
                    <w:sz w:val="18"/>
                    <w:szCs w:val="18"/>
                    <w:lang w:val="en-US"/>
                  </w:rPr>
                </w:rPrChange>
              </w:rPr>
            </w:pPr>
            <w:r w:rsidRPr="00BB0024">
              <w:rPr>
                <w:rFonts w:ascii="Aptos" w:hAnsi="Aptos"/>
                <w:sz w:val="16"/>
                <w:szCs w:val="16"/>
                <w:lang w:val="en-US"/>
                <w:rPrChange w:id="290" w:author="Jose Antonio Perez Molina" w:date="2025-06-06T15:32:00Z" w16du:dateUtc="2025-06-06T13:32:00Z">
                  <w:rPr>
                    <w:sz w:val="18"/>
                    <w:szCs w:val="18"/>
                    <w:lang w:val="en-US"/>
                  </w:rPr>
                </w:rPrChange>
              </w:rPr>
              <w:t>12 (</w:t>
            </w:r>
            <w:r w:rsidR="00670AAC" w:rsidRPr="00BB0024">
              <w:rPr>
                <w:rFonts w:ascii="Aptos" w:hAnsi="Aptos"/>
                <w:sz w:val="16"/>
                <w:szCs w:val="16"/>
                <w:lang w:val="en-US"/>
                <w:rPrChange w:id="291" w:author="Jose Antonio Perez Molina" w:date="2025-06-06T15:32:00Z" w16du:dateUtc="2025-06-06T13:32:00Z">
                  <w:rPr>
                    <w:sz w:val="18"/>
                    <w:szCs w:val="18"/>
                    <w:lang w:val="en-US"/>
                  </w:rPr>
                </w:rPrChange>
              </w:rPr>
              <w:t>4</w:t>
            </w:r>
            <w:r w:rsidRPr="00BB0024">
              <w:rPr>
                <w:rFonts w:ascii="Aptos" w:hAnsi="Aptos"/>
                <w:sz w:val="16"/>
                <w:szCs w:val="16"/>
                <w:lang w:val="en-US"/>
                <w:rPrChange w:id="292" w:author="Jose Antonio Perez Molina" w:date="2025-06-06T15:32:00Z" w16du:dateUtc="2025-06-06T13:32:00Z">
                  <w:rPr>
                    <w:sz w:val="18"/>
                    <w:szCs w:val="18"/>
                    <w:lang w:val="en-US"/>
                  </w:rPr>
                </w:rPrChange>
              </w:rPr>
              <w:t>-1</w:t>
            </w:r>
            <w:r w:rsidR="00670AAC" w:rsidRPr="00BB0024">
              <w:rPr>
                <w:rFonts w:ascii="Aptos" w:hAnsi="Aptos"/>
                <w:sz w:val="16"/>
                <w:szCs w:val="16"/>
                <w:lang w:val="en-US"/>
                <w:rPrChange w:id="293" w:author="Jose Antonio Perez Molina" w:date="2025-06-06T15:32:00Z" w16du:dateUtc="2025-06-06T13:32:00Z">
                  <w:rPr>
                    <w:sz w:val="18"/>
                    <w:szCs w:val="18"/>
                    <w:lang w:val="en-US"/>
                  </w:rPr>
                </w:rPrChange>
              </w:rPr>
              <w:t>6</w:t>
            </w:r>
            <w:r w:rsidRPr="00BB0024">
              <w:rPr>
                <w:rFonts w:ascii="Aptos" w:hAnsi="Aptos"/>
                <w:sz w:val="16"/>
                <w:szCs w:val="16"/>
                <w:lang w:val="en-US"/>
                <w:rPrChange w:id="294" w:author="Jose Antonio Perez Molina" w:date="2025-06-06T15:32:00Z" w16du:dateUtc="2025-06-06T13:32:00Z">
                  <w:rPr>
                    <w:sz w:val="18"/>
                    <w:szCs w:val="18"/>
                    <w:lang w:val="en-US"/>
                  </w:rPr>
                </w:rPrChange>
              </w:rPr>
              <w:t>)</w:t>
            </w:r>
          </w:p>
        </w:tc>
        <w:tc>
          <w:tcPr>
            <w:tcW w:w="1662" w:type="dxa"/>
            <w:tcPrChange w:id="295" w:author="Jose Antonio Perez Molina" w:date="2025-06-06T15:33:00Z" w16du:dateUtc="2025-06-06T13:33:00Z">
              <w:tcPr>
                <w:tcW w:w="1699" w:type="dxa"/>
                <w:gridSpan w:val="2"/>
              </w:tcPr>
            </w:tcPrChange>
          </w:tcPr>
          <w:p w14:paraId="245B82BB" w14:textId="71606500" w:rsidR="004A50FD" w:rsidRPr="00BB0024" w:rsidRDefault="00670AAC"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lang w:val="en-US"/>
                <w:rPrChange w:id="296" w:author="Jose Antonio Perez Molina" w:date="2025-06-06T15:32:00Z" w16du:dateUtc="2025-06-06T13:32:00Z">
                  <w:rPr>
                    <w:sz w:val="18"/>
                    <w:szCs w:val="18"/>
                    <w:lang w:val="en-US"/>
                  </w:rPr>
                </w:rPrChange>
              </w:rPr>
            </w:pPr>
            <w:r w:rsidRPr="00BB0024">
              <w:rPr>
                <w:rFonts w:ascii="Aptos" w:hAnsi="Aptos"/>
                <w:sz w:val="16"/>
                <w:szCs w:val="16"/>
                <w:lang w:val="en-US"/>
                <w:rPrChange w:id="297" w:author="Jose Antonio Perez Molina" w:date="2025-06-06T15:32:00Z" w16du:dateUtc="2025-06-06T13:32:00Z">
                  <w:rPr>
                    <w:sz w:val="18"/>
                    <w:szCs w:val="18"/>
                    <w:lang w:val="en-US"/>
                  </w:rPr>
                </w:rPrChange>
              </w:rPr>
              <w:t>2</w:t>
            </w:r>
            <w:r w:rsidR="00EA27E3" w:rsidRPr="00BB0024">
              <w:rPr>
                <w:rFonts w:ascii="Aptos" w:hAnsi="Aptos"/>
                <w:sz w:val="16"/>
                <w:szCs w:val="16"/>
                <w:lang w:val="en-US"/>
                <w:rPrChange w:id="298" w:author="Jose Antonio Perez Molina" w:date="2025-06-06T15:32:00Z" w16du:dateUtc="2025-06-06T13:32:00Z">
                  <w:rPr>
                    <w:sz w:val="18"/>
                    <w:szCs w:val="18"/>
                    <w:lang w:val="en-US"/>
                  </w:rPr>
                </w:rPrChange>
              </w:rPr>
              <w:t>.</w:t>
            </w:r>
            <w:r w:rsidR="00697A1B" w:rsidRPr="00BB0024">
              <w:rPr>
                <w:rFonts w:ascii="Aptos" w:hAnsi="Aptos"/>
                <w:sz w:val="16"/>
                <w:szCs w:val="16"/>
                <w:lang w:val="en-US"/>
                <w:rPrChange w:id="299" w:author="Jose Antonio Perez Molina" w:date="2025-06-06T15:32:00Z" w16du:dateUtc="2025-06-06T13:32:00Z">
                  <w:rPr>
                    <w:sz w:val="18"/>
                    <w:szCs w:val="18"/>
                    <w:lang w:val="en-US"/>
                  </w:rPr>
                </w:rPrChange>
              </w:rPr>
              <w:t>57</w:t>
            </w:r>
          </w:p>
        </w:tc>
        <w:tc>
          <w:tcPr>
            <w:tcW w:w="1662" w:type="dxa"/>
            <w:tcPrChange w:id="300" w:author="Jose Antonio Perez Molina" w:date="2025-06-06T15:33:00Z" w16du:dateUtc="2025-06-06T13:33:00Z">
              <w:tcPr>
                <w:tcW w:w="2559" w:type="dxa"/>
                <w:gridSpan w:val="2"/>
              </w:tcPr>
            </w:tcPrChange>
          </w:tcPr>
          <w:p w14:paraId="65B30E28" w14:textId="7758E8EB" w:rsidR="004A50FD" w:rsidRPr="00BB0024"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lang w:val="en-US"/>
                <w:rPrChange w:id="301" w:author="Jose Antonio Perez Molina" w:date="2025-06-06T15:32:00Z" w16du:dateUtc="2025-06-06T13:32:00Z">
                  <w:rPr>
                    <w:sz w:val="18"/>
                    <w:szCs w:val="18"/>
                    <w:lang w:val="en-US"/>
                  </w:rPr>
                </w:rPrChange>
              </w:rPr>
            </w:pPr>
            <w:proofErr w:type="spellStart"/>
            <w:r w:rsidRPr="00BB0024">
              <w:rPr>
                <w:rFonts w:ascii="Aptos" w:hAnsi="Aptos"/>
                <w:sz w:val="16"/>
                <w:szCs w:val="16"/>
                <w:lang w:val="en-US"/>
                <w:rPrChange w:id="302" w:author="Jose Antonio Perez Molina" w:date="2025-06-06T15:32:00Z" w16du:dateUtc="2025-06-06T13:32:00Z">
                  <w:rPr>
                    <w:sz w:val="18"/>
                    <w:szCs w:val="18"/>
                    <w:lang w:val="en-US"/>
                  </w:rPr>
                </w:rPrChange>
              </w:rPr>
              <w:t>LogNormal</w:t>
            </w:r>
            <w:proofErr w:type="spellEnd"/>
            <w:r w:rsidRPr="00BB0024">
              <w:rPr>
                <w:rFonts w:ascii="Aptos" w:hAnsi="Aptos"/>
                <w:sz w:val="16"/>
                <w:szCs w:val="16"/>
                <w:lang w:val="en-US"/>
                <w:rPrChange w:id="303" w:author="Jose Antonio Perez Molina" w:date="2025-06-06T15:32:00Z" w16du:dateUtc="2025-06-06T13:32:00Z">
                  <w:rPr>
                    <w:sz w:val="18"/>
                    <w:szCs w:val="18"/>
                    <w:lang w:val="en-US"/>
                  </w:rPr>
                </w:rPrChange>
              </w:rPr>
              <w:t xml:space="preserve"> (mean=</w:t>
            </w:r>
            <w:r w:rsidR="00670AAC" w:rsidRPr="00BB0024">
              <w:rPr>
                <w:rFonts w:ascii="Aptos" w:hAnsi="Aptos"/>
                <w:sz w:val="16"/>
                <w:szCs w:val="16"/>
                <w:lang w:val="en-US"/>
                <w:rPrChange w:id="304" w:author="Jose Antonio Perez Molina" w:date="2025-06-06T15:32:00Z" w16du:dateUtc="2025-06-06T13:32:00Z">
                  <w:rPr>
                    <w:sz w:val="18"/>
                    <w:szCs w:val="18"/>
                    <w:lang w:val="en-US"/>
                  </w:rPr>
                </w:rPrChange>
              </w:rPr>
              <w:t>2</w:t>
            </w:r>
            <w:r w:rsidR="00697A1B" w:rsidRPr="00BB0024">
              <w:rPr>
                <w:rFonts w:ascii="Aptos" w:hAnsi="Aptos"/>
                <w:sz w:val="16"/>
                <w:szCs w:val="16"/>
                <w:lang w:val="en-US"/>
                <w:rPrChange w:id="305" w:author="Jose Antonio Perez Molina" w:date="2025-06-06T15:32:00Z" w16du:dateUtc="2025-06-06T13:32:00Z">
                  <w:rPr>
                    <w:sz w:val="18"/>
                    <w:szCs w:val="18"/>
                    <w:lang w:val="en-US"/>
                  </w:rPr>
                </w:rPrChange>
              </w:rPr>
              <w:t>.57</w:t>
            </w:r>
            <w:r w:rsidRPr="00BB0024">
              <w:rPr>
                <w:rFonts w:ascii="Aptos" w:hAnsi="Aptos"/>
                <w:sz w:val="16"/>
                <w:szCs w:val="16"/>
                <w:lang w:val="en-US"/>
                <w:rPrChange w:id="306" w:author="Jose Antonio Perez Molina" w:date="2025-06-06T15:32:00Z" w16du:dateUtc="2025-06-06T13:32:00Z">
                  <w:rPr>
                    <w:sz w:val="18"/>
                    <w:szCs w:val="18"/>
                    <w:lang w:val="en-US"/>
                  </w:rPr>
                </w:rPrChange>
              </w:rPr>
              <w:t xml:space="preserve">, 95% CI </w:t>
            </w:r>
            <w:r w:rsidR="00697A1B" w:rsidRPr="00BB0024">
              <w:rPr>
                <w:rFonts w:ascii="Aptos" w:hAnsi="Aptos"/>
                <w:sz w:val="16"/>
                <w:szCs w:val="16"/>
                <w:lang w:val="en-US"/>
                <w:rPrChange w:id="307" w:author="Jose Antonio Perez Molina" w:date="2025-06-06T15:32:00Z" w16du:dateUtc="2025-06-06T13:32:00Z">
                  <w:rPr>
                    <w:sz w:val="18"/>
                    <w:szCs w:val="18"/>
                    <w:lang w:val="en-US"/>
                  </w:rPr>
                </w:rPrChange>
              </w:rPr>
              <w:t>1</w:t>
            </w:r>
            <w:r w:rsidR="00670AAC" w:rsidRPr="00BB0024">
              <w:rPr>
                <w:rFonts w:ascii="Aptos" w:hAnsi="Aptos"/>
                <w:sz w:val="16"/>
                <w:szCs w:val="16"/>
                <w:lang w:val="en-US"/>
                <w:rPrChange w:id="308" w:author="Jose Antonio Perez Molina" w:date="2025-06-06T15:32:00Z" w16du:dateUtc="2025-06-06T13:32:00Z">
                  <w:rPr>
                    <w:sz w:val="18"/>
                    <w:szCs w:val="18"/>
                    <w:lang w:val="en-US"/>
                  </w:rPr>
                </w:rPrChange>
              </w:rPr>
              <w:t>.1</w:t>
            </w:r>
            <w:r w:rsidRPr="00BB0024">
              <w:rPr>
                <w:rFonts w:ascii="Aptos" w:hAnsi="Aptos"/>
                <w:sz w:val="16"/>
                <w:szCs w:val="16"/>
                <w:lang w:val="en-US"/>
                <w:rPrChange w:id="309" w:author="Jose Antonio Perez Molina" w:date="2025-06-06T15:32:00Z" w16du:dateUtc="2025-06-06T13:32:00Z">
                  <w:rPr>
                    <w:sz w:val="18"/>
                    <w:szCs w:val="18"/>
                    <w:lang w:val="en-US"/>
                  </w:rPr>
                </w:rPrChange>
              </w:rPr>
              <w:t>-</w:t>
            </w:r>
            <w:r w:rsidR="00670AAC" w:rsidRPr="00BB0024">
              <w:rPr>
                <w:rFonts w:ascii="Aptos" w:hAnsi="Aptos"/>
                <w:sz w:val="16"/>
                <w:szCs w:val="16"/>
                <w:lang w:val="en-US"/>
                <w:rPrChange w:id="310" w:author="Jose Antonio Perez Molina" w:date="2025-06-06T15:32:00Z" w16du:dateUtc="2025-06-06T13:32:00Z">
                  <w:rPr>
                    <w:sz w:val="18"/>
                    <w:szCs w:val="18"/>
                    <w:lang w:val="en-US"/>
                  </w:rPr>
                </w:rPrChange>
              </w:rPr>
              <w:t>5</w:t>
            </w:r>
            <w:r w:rsidRPr="00BB0024">
              <w:rPr>
                <w:rFonts w:ascii="Aptos" w:hAnsi="Aptos"/>
                <w:sz w:val="16"/>
                <w:szCs w:val="16"/>
                <w:lang w:val="en-US"/>
                <w:rPrChange w:id="311" w:author="Jose Antonio Perez Molina" w:date="2025-06-06T15:32:00Z" w16du:dateUtc="2025-06-06T13:32:00Z">
                  <w:rPr>
                    <w:sz w:val="18"/>
                    <w:szCs w:val="18"/>
                    <w:lang w:val="en-US"/>
                  </w:rPr>
                </w:rPrChange>
              </w:rPr>
              <w:t>)</w:t>
            </w:r>
          </w:p>
        </w:tc>
        <w:tc>
          <w:tcPr>
            <w:tcW w:w="1663" w:type="dxa"/>
            <w:tcPrChange w:id="312" w:author="Jose Antonio Perez Molina" w:date="2025-06-06T15:33:00Z" w16du:dateUtc="2025-06-06T13:33:00Z">
              <w:tcPr>
                <w:tcW w:w="1843" w:type="dxa"/>
                <w:gridSpan w:val="2"/>
              </w:tcPr>
            </w:tcPrChange>
          </w:tcPr>
          <w:p w14:paraId="213306A6" w14:textId="2CB99E46" w:rsidR="004A50FD" w:rsidRPr="00BB0024"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lang w:val="en-US"/>
                <w:rPrChange w:id="313" w:author="Jose Antonio Perez Molina" w:date="2025-06-06T15:32:00Z" w16du:dateUtc="2025-06-06T13:32:00Z">
                  <w:rPr>
                    <w:sz w:val="18"/>
                    <w:szCs w:val="18"/>
                    <w:lang w:val="en-US"/>
                  </w:rPr>
                </w:rPrChange>
              </w:rPr>
            </w:pPr>
            <w:proofErr w:type="spellStart"/>
            <w:r w:rsidRPr="00BB0024">
              <w:rPr>
                <w:rFonts w:ascii="Aptos" w:hAnsi="Aptos"/>
                <w:sz w:val="16"/>
                <w:szCs w:val="16"/>
                <w:lang w:val="en-US"/>
                <w:rPrChange w:id="314" w:author="Jose Antonio Perez Molina" w:date="2025-06-06T15:32:00Z" w16du:dateUtc="2025-06-06T13:32:00Z">
                  <w:rPr>
                    <w:sz w:val="18"/>
                    <w:szCs w:val="18"/>
                    <w:lang w:val="en-US"/>
                  </w:rPr>
                </w:rPrChange>
              </w:rPr>
              <w:t>Chadalawada</w:t>
            </w:r>
            <w:proofErr w:type="spellEnd"/>
            <w:r w:rsidRPr="00BB0024">
              <w:rPr>
                <w:rFonts w:ascii="Aptos" w:hAnsi="Aptos"/>
                <w:sz w:val="16"/>
                <w:szCs w:val="16"/>
                <w:lang w:val="en-US"/>
                <w:rPrChange w:id="315" w:author="Jose Antonio Perez Molina" w:date="2025-06-06T15:32:00Z" w16du:dateUtc="2025-06-06T13:32:00Z">
                  <w:rPr>
                    <w:sz w:val="18"/>
                    <w:szCs w:val="18"/>
                    <w:lang w:val="en-US"/>
                  </w:rPr>
                </w:rPrChange>
              </w:rPr>
              <w:t xml:space="preserve"> et al. 202</w:t>
            </w:r>
            <w:r w:rsidR="00D466A2" w:rsidRPr="00BB0024">
              <w:rPr>
                <w:rFonts w:ascii="Aptos" w:hAnsi="Aptos"/>
                <w:sz w:val="16"/>
                <w:szCs w:val="16"/>
                <w:lang w:val="en-US"/>
                <w:rPrChange w:id="316" w:author="Jose Antonio Perez Molina" w:date="2025-06-06T15:32:00Z" w16du:dateUtc="2025-06-06T13:32:00Z">
                  <w:rPr>
                    <w:sz w:val="18"/>
                    <w:szCs w:val="18"/>
                    <w:lang w:val="en-US"/>
                  </w:rPr>
                </w:rPrChange>
              </w:rPr>
              <w:t>1</w:t>
            </w:r>
            <w:r w:rsidR="00D466A2" w:rsidRPr="00BB0024">
              <w:rPr>
                <w:rFonts w:ascii="Aptos" w:hAnsi="Aptos"/>
                <w:sz w:val="16"/>
                <w:szCs w:val="16"/>
                <w:lang w:val="en-US"/>
                <w:rPrChange w:id="317" w:author="Jose Antonio Perez Molina" w:date="2025-06-06T15:32:00Z" w16du:dateUtc="2025-06-06T13:32:00Z">
                  <w:rPr>
                    <w:sz w:val="18"/>
                    <w:szCs w:val="18"/>
                    <w:lang w:val="en-US"/>
                  </w:rPr>
                </w:rPrChange>
              </w:rPr>
              <w:fldChar w:fldCharType="begin"/>
            </w:r>
            <w:r w:rsidR="00697A1B" w:rsidRPr="00BB0024">
              <w:rPr>
                <w:rFonts w:ascii="Aptos" w:hAnsi="Aptos"/>
                <w:sz w:val="16"/>
                <w:szCs w:val="16"/>
                <w:lang w:val="en-US"/>
                <w:rPrChange w:id="318" w:author="Jose Antonio Perez Molina" w:date="2025-06-06T15:32:00Z" w16du:dateUtc="2025-06-06T13:32:00Z">
                  <w:rPr>
                    <w:sz w:val="18"/>
                    <w:szCs w:val="18"/>
                    <w:lang w:val="en-US"/>
                  </w:rPr>
                </w:rPrChange>
              </w:rPr>
              <w:instrText xml:space="preserve"> ADDIN ZOTERO_ITEM CSL_CITATION {"citationID":"IU9KYctw","properties":{"formattedCitation":"\\super 18\\nosupersub{}","plainCitation":"18","noteIndex":0},"citationItems":[{"id":20,"uris":["http://zotero.org/groups/5772643/items/BGHLQF5K"],"itemData":{"id":20,"type":"article-journal","abstract":"Aims This study aimed to estimate the annual mortality risk and its determinants in chronic Chagas cardiomyopathy. Methods and results We conducted a systematic search in MEDLINE, Web of Science Core Collection, Embase, Cochrane Library, and LILACS. Longitudinal studies published between 1 January 1946 and 24 October 2018 were included. A random-effects meta-analysis using the death rate over the mean follow-up period in years was used to obtain pooled estimated annual mortality rates. Main outcomes were deﬁned as all-cause mortality, including cardiovascular, non-cardiovascular, heart failure, stroke, and sudden cardiac deaths. A total of 5005 studies were screened for eligibility. A total of 52 longitudinal studies for chronic Chagas cardiomyopathy including 9569 patients and 2250 deaths were selected. The meta-analysis revealed an annual all-cause mortality rate of 7.9% [95% conﬁdence interval (CI): 6.3–10.1; I2 = 97.74%; T2 = 0.70] among patients with chronic Chagas cardiomyopathy. The pooled estimated annual cardiovascular death rate was 6.3% (95% CI: 4.9–8.0; I2 = 96.32%; T2 = 0.52). The annual mortality rates for heart failure, sudden death, and stroke were 3.5%, 2.6%, and 0.4%, respectively. Meta-regression showed that low left ventricular ejection fraction (coefﬁcient = 0.04; 95% CI: 0.07, 0.02; P = 0.001) was associated with an increased mortality risk. Subgroup analysis based on American Heart Association (AHA) classiﬁcation revealed pooled estimate rates of 4.8%, 8.7%, 13.9%, and 22.4% (P &lt; 0.001) for B1/B2, B2/C, C, and C/D stages of cardiomyopathy, respectively.","container-title":"ESC Heart Failure","DOI":"10.1002/ehf2.13648","ISSN":"2055-5822, 2055-5822","issue":"6","journalAbbreviation":"ESC Heart Failure","language":"en","page":"5466-5481","source":"DOI.org (Crossref)","title":"Mortality risk in chronic Chagas cardiomyopathy: a systematic review and meta</w:instrText>
            </w:r>
            <w:r w:rsidR="00697A1B" w:rsidRPr="00BB0024">
              <w:rPr>
                <w:rFonts w:ascii="Cambria Math" w:hAnsi="Cambria Math" w:cs="Cambria Math"/>
                <w:sz w:val="16"/>
                <w:szCs w:val="16"/>
                <w:lang w:val="en-US"/>
                <w:rPrChange w:id="319" w:author="Jose Antonio Perez Molina" w:date="2025-06-06T15:32:00Z" w16du:dateUtc="2025-06-06T13:32:00Z">
                  <w:rPr>
                    <w:rFonts w:ascii="Cambria Math" w:hAnsi="Cambria Math" w:cs="Cambria Math"/>
                    <w:sz w:val="18"/>
                    <w:szCs w:val="18"/>
                    <w:lang w:val="en-US"/>
                  </w:rPr>
                </w:rPrChange>
              </w:rPr>
              <w:instrText>‐</w:instrText>
            </w:r>
            <w:r w:rsidR="00697A1B" w:rsidRPr="00BB0024">
              <w:rPr>
                <w:rFonts w:ascii="Aptos" w:hAnsi="Aptos"/>
                <w:sz w:val="16"/>
                <w:szCs w:val="16"/>
                <w:lang w:val="en-US"/>
                <w:rPrChange w:id="320" w:author="Jose Antonio Perez Molina" w:date="2025-06-06T15:32:00Z" w16du:dateUtc="2025-06-06T13:32:00Z">
                  <w:rPr>
                    <w:sz w:val="18"/>
                    <w:szCs w:val="18"/>
                    <w:lang w:val="en-US"/>
                  </w:rPr>
                </w:rPrChange>
              </w:rPr>
              <w:instrText>analysis","title-short":"Mortality risk in chronic Chagas cardiomyopathy","volume":"8","author":[{"family":"Chadalawada","given":"Sindhu"},{"family":"Rassi","given":"Anis"},{"family":"Samara","given":"Omar"},{"family":"Monzon","given":"Anthony"},{"family":"Gudapati","given":"Deepika"},{"family":"Vargas Barahona","given":"Lilian"},{"family":"Hyson","given":"Peter"},{"family":"Sillau","given":"Stefan"},{"family":"Mestroni","given":"Luisa"},{"family":"Taylor","given":"Matthew"},{"family":"Da Consolação Vieira Moreira","given":"Maria"},{"family":"DeSanto","given":"Kristen"},{"family":"Agudelo Higuita","given":"Nelson I."},{"family":"Franco</w:instrText>
            </w:r>
            <w:r w:rsidR="00697A1B" w:rsidRPr="00BB0024">
              <w:rPr>
                <w:rFonts w:ascii="Cambria Math" w:hAnsi="Cambria Math" w:cs="Cambria Math"/>
                <w:sz w:val="16"/>
                <w:szCs w:val="16"/>
                <w:lang w:val="en-US"/>
                <w:rPrChange w:id="321" w:author="Jose Antonio Perez Molina" w:date="2025-06-06T15:32:00Z" w16du:dateUtc="2025-06-06T13:32:00Z">
                  <w:rPr>
                    <w:rFonts w:ascii="Cambria Math" w:hAnsi="Cambria Math" w:cs="Cambria Math"/>
                    <w:sz w:val="18"/>
                    <w:szCs w:val="18"/>
                    <w:lang w:val="en-US"/>
                  </w:rPr>
                </w:rPrChange>
              </w:rPr>
              <w:instrText>‐</w:instrText>
            </w:r>
            <w:r w:rsidR="00697A1B" w:rsidRPr="00BB0024">
              <w:rPr>
                <w:rFonts w:ascii="Aptos" w:hAnsi="Aptos"/>
                <w:sz w:val="16"/>
                <w:szCs w:val="16"/>
                <w:lang w:val="en-US"/>
                <w:rPrChange w:id="322" w:author="Jose Antonio Perez Molina" w:date="2025-06-06T15:32:00Z" w16du:dateUtc="2025-06-06T13:32:00Z">
                  <w:rPr>
                    <w:sz w:val="18"/>
                    <w:szCs w:val="18"/>
                    <w:lang w:val="en-US"/>
                  </w:rPr>
                </w:rPrChange>
              </w:rPr>
              <w:instrText>Paredes","given":"Carlos"},{"family":"Henao</w:instrText>
            </w:r>
            <w:r w:rsidR="00697A1B" w:rsidRPr="00BB0024">
              <w:rPr>
                <w:rFonts w:ascii="Cambria Math" w:hAnsi="Cambria Math" w:cs="Cambria Math"/>
                <w:sz w:val="16"/>
                <w:szCs w:val="16"/>
                <w:lang w:val="en-US"/>
                <w:rPrChange w:id="323" w:author="Jose Antonio Perez Molina" w:date="2025-06-06T15:32:00Z" w16du:dateUtc="2025-06-06T13:32:00Z">
                  <w:rPr>
                    <w:rFonts w:ascii="Cambria Math" w:hAnsi="Cambria Math" w:cs="Cambria Math"/>
                    <w:sz w:val="18"/>
                    <w:szCs w:val="18"/>
                    <w:lang w:val="en-US"/>
                  </w:rPr>
                </w:rPrChange>
              </w:rPr>
              <w:instrText>‐</w:instrText>
            </w:r>
            <w:r w:rsidR="00697A1B" w:rsidRPr="00BB0024">
              <w:rPr>
                <w:rFonts w:ascii="Aptos" w:hAnsi="Aptos"/>
                <w:sz w:val="16"/>
                <w:szCs w:val="16"/>
                <w:lang w:val="en-US"/>
                <w:rPrChange w:id="324" w:author="Jose Antonio Perez Molina" w:date="2025-06-06T15:32:00Z" w16du:dateUtc="2025-06-06T13:32:00Z">
                  <w:rPr>
                    <w:sz w:val="18"/>
                    <w:szCs w:val="18"/>
                    <w:lang w:val="en-US"/>
                  </w:rPr>
                </w:rPrChange>
              </w:rPr>
              <w:instrText>Mart</w:instrText>
            </w:r>
            <w:r w:rsidR="00697A1B" w:rsidRPr="00BB0024">
              <w:rPr>
                <w:rFonts w:ascii="Aptos" w:hAnsi="Aptos" w:cs="Aptos"/>
                <w:sz w:val="16"/>
                <w:szCs w:val="16"/>
                <w:lang w:val="en-US"/>
                <w:rPrChange w:id="325" w:author="Jose Antonio Perez Molina" w:date="2025-06-06T15:32:00Z" w16du:dateUtc="2025-06-06T13:32:00Z">
                  <w:rPr>
                    <w:rFonts w:ascii="Aptos" w:hAnsi="Aptos" w:cs="Aptos"/>
                    <w:sz w:val="18"/>
                    <w:szCs w:val="18"/>
                    <w:lang w:val="en-US"/>
                  </w:rPr>
                </w:rPrChange>
              </w:rPr>
              <w:instrText>í</w:instrText>
            </w:r>
            <w:r w:rsidR="00697A1B" w:rsidRPr="00BB0024">
              <w:rPr>
                <w:rFonts w:ascii="Aptos" w:hAnsi="Aptos"/>
                <w:sz w:val="16"/>
                <w:szCs w:val="16"/>
                <w:lang w:val="en-US"/>
                <w:rPrChange w:id="326" w:author="Jose Antonio Perez Molina" w:date="2025-06-06T15:32:00Z" w16du:dateUtc="2025-06-06T13:32:00Z">
                  <w:rPr>
                    <w:sz w:val="18"/>
                    <w:szCs w:val="18"/>
                    <w:lang w:val="en-US"/>
                  </w:rPr>
                </w:rPrChange>
              </w:rPr>
              <w:instrText>nez","given":"Andr</w:instrText>
            </w:r>
            <w:r w:rsidR="00697A1B" w:rsidRPr="00BB0024">
              <w:rPr>
                <w:rFonts w:ascii="Aptos" w:hAnsi="Aptos" w:cs="Aptos"/>
                <w:sz w:val="16"/>
                <w:szCs w:val="16"/>
                <w:lang w:val="en-US"/>
                <w:rPrChange w:id="327" w:author="Jose Antonio Perez Molina" w:date="2025-06-06T15:32:00Z" w16du:dateUtc="2025-06-06T13:32:00Z">
                  <w:rPr>
                    <w:rFonts w:ascii="Aptos" w:hAnsi="Aptos" w:cs="Aptos"/>
                    <w:sz w:val="18"/>
                    <w:szCs w:val="18"/>
                    <w:lang w:val="en-US"/>
                  </w:rPr>
                </w:rPrChange>
              </w:rPr>
              <w:instrText>é</w:instrText>
            </w:r>
            <w:r w:rsidR="00697A1B" w:rsidRPr="00BB0024">
              <w:rPr>
                <w:rFonts w:ascii="Aptos" w:hAnsi="Aptos"/>
                <w:sz w:val="16"/>
                <w:szCs w:val="16"/>
                <w:lang w:val="en-US"/>
                <w:rPrChange w:id="328" w:author="Jose Antonio Perez Molina" w:date="2025-06-06T15:32:00Z" w16du:dateUtc="2025-06-06T13:32:00Z">
                  <w:rPr>
                    <w:sz w:val="18"/>
                    <w:szCs w:val="18"/>
                    <w:lang w:val="en-US"/>
                  </w:rPr>
                </w:rPrChange>
              </w:rPr>
              <w:instrText xml:space="preserve">s F."}],"issued":{"date-parts":[["2021",12]]}}}],"schema":"https://github.com/citation-style-language/schema/raw/master/csl-citation.json"} </w:instrText>
            </w:r>
            <w:r w:rsidR="00D466A2" w:rsidRPr="00BB0024">
              <w:rPr>
                <w:rFonts w:ascii="Aptos" w:hAnsi="Aptos"/>
                <w:sz w:val="16"/>
                <w:szCs w:val="16"/>
                <w:lang w:val="en-US"/>
                <w:rPrChange w:id="329" w:author="Jose Antonio Perez Molina" w:date="2025-06-06T15:32:00Z" w16du:dateUtc="2025-06-06T13:32:00Z">
                  <w:rPr>
                    <w:sz w:val="18"/>
                    <w:szCs w:val="18"/>
                    <w:lang w:val="en-US"/>
                  </w:rPr>
                </w:rPrChange>
              </w:rPr>
              <w:fldChar w:fldCharType="separate"/>
            </w:r>
            <w:r w:rsidR="00697A1B" w:rsidRPr="00BB0024">
              <w:rPr>
                <w:rFonts w:ascii="Aptos" w:hAnsi="Aptos" w:cs="Times New Roman"/>
                <w:kern w:val="0"/>
                <w:sz w:val="16"/>
                <w:szCs w:val="16"/>
                <w:vertAlign w:val="superscript"/>
                <w:rPrChange w:id="330" w:author="Jose Antonio Perez Molina" w:date="2025-06-06T15:32:00Z" w16du:dateUtc="2025-06-06T13:32:00Z">
                  <w:rPr>
                    <w:rFonts w:ascii="Aptos" w:hAnsi="Aptos" w:cs="Times New Roman"/>
                    <w:kern w:val="0"/>
                    <w:sz w:val="18"/>
                    <w:szCs w:val="18"/>
                    <w:vertAlign w:val="superscript"/>
                  </w:rPr>
                </w:rPrChange>
              </w:rPr>
              <w:t>18</w:t>
            </w:r>
            <w:r w:rsidR="00D466A2" w:rsidRPr="00BB0024">
              <w:rPr>
                <w:rFonts w:ascii="Aptos" w:hAnsi="Aptos"/>
                <w:sz w:val="16"/>
                <w:szCs w:val="16"/>
                <w:lang w:val="en-US"/>
                <w:rPrChange w:id="331" w:author="Jose Antonio Perez Molina" w:date="2025-06-06T15:32:00Z" w16du:dateUtc="2025-06-06T13:32:00Z">
                  <w:rPr>
                    <w:sz w:val="18"/>
                    <w:szCs w:val="18"/>
                    <w:lang w:val="en-US"/>
                  </w:rPr>
                </w:rPrChange>
              </w:rPr>
              <w:fldChar w:fldCharType="end"/>
            </w:r>
          </w:p>
        </w:tc>
      </w:tr>
      <w:tr w:rsidR="00AC7710" w:rsidRPr="00BB0024" w14:paraId="02B7FE0F" w14:textId="77777777" w:rsidTr="00BB0024">
        <w:tblPrEx>
          <w:tblPrExChange w:id="332" w:author="Jose Antonio Perez Molina" w:date="2025-06-06T15:33:00Z" w16du:dateUtc="2025-06-06T13:33:00Z">
            <w:tblPrEx>
              <w:tblBorders>
                <w:insideH w:val="single" w:sz="2" w:space="0" w:color="auto"/>
                <w:insideV w:val="single" w:sz="2" w:space="0" w:color="auto"/>
              </w:tblBorders>
            </w:tblPrEx>
          </w:tblPrExChange>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Borders>
              <w:right w:val="none" w:sz="0" w:space="0" w:color="auto"/>
            </w:tcBorders>
            <w:tcPrChange w:id="333" w:author="Jose Antonio Perez Molina" w:date="2025-06-06T15:33:00Z" w16du:dateUtc="2025-06-06T13:33:00Z">
              <w:tcPr>
                <w:tcW w:w="1698" w:type="dxa"/>
                <w:tcBorders>
                  <w:right w:val="none" w:sz="0" w:space="0" w:color="auto"/>
                </w:tcBorders>
              </w:tcPr>
            </w:tcPrChange>
          </w:tcPr>
          <w:p w14:paraId="0B96C8A0" w14:textId="4B2ED706" w:rsidR="004A50FD" w:rsidRPr="00BB0024" w:rsidRDefault="004A50FD" w:rsidP="003567E7">
            <w:pPr>
              <w:spacing w:line="360" w:lineRule="auto"/>
              <w:cnfStyle w:val="001000100000" w:firstRow="0" w:lastRow="0" w:firstColumn="1" w:lastColumn="0" w:oddVBand="0" w:evenVBand="0" w:oddHBand="1" w:evenHBand="0" w:firstRowFirstColumn="0" w:firstRowLastColumn="0" w:lastRowFirstColumn="0" w:lastRowLastColumn="0"/>
              <w:rPr>
                <w:rFonts w:ascii="Aptos" w:hAnsi="Aptos"/>
                <w:sz w:val="16"/>
                <w:szCs w:val="16"/>
                <w:lang w:val="en-US"/>
                <w:rPrChange w:id="334" w:author="Jose Antonio Perez Molina" w:date="2025-06-06T15:32:00Z" w16du:dateUtc="2025-06-06T13:32:00Z">
                  <w:rPr>
                    <w:sz w:val="18"/>
                    <w:szCs w:val="18"/>
                    <w:lang w:val="en-US"/>
                  </w:rPr>
                </w:rPrChange>
              </w:rPr>
            </w:pPr>
            <w:r w:rsidRPr="00BB0024">
              <w:rPr>
                <w:rFonts w:ascii="Aptos" w:hAnsi="Aptos"/>
                <w:sz w:val="16"/>
                <w:szCs w:val="16"/>
                <w:lang w:val="en-US"/>
                <w:rPrChange w:id="335" w:author="Jose Antonio Perez Molina" w:date="2025-06-06T15:32:00Z" w16du:dateUtc="2025-06-06T13:32:00Z">
                  <w:rPr>
                    <w:sz w:val="18"/>
                    <w:szCs w:val="18"/>
                    <w:lang w:val="en-US"/>
                  </w:rPr>
                </w:rPrChange>
              </w:rPr>
              <w:t>Relative risk Mortality due to Chagas digestive disease</w:t>
            </w:r>
          </w:p>
        </w:tc>
        <w:tc>
          <w:tcPr>
            <w:tcW w:w="1662" w:type="dxa"/>
            <w:tcPrChange w:id="336" w:author="Jose Antonio Perez Molina" w:date="2025-06-06T15:33:00Z" w16du:dateUtc="2025-06-06T13:33:00Z">
              <w:tcPr>
                <w:tcW w:w="1699" w:type="dxa"/>
                <w:gridSpan w:val="2"/>
              </w:tcPr>
            </w:tcPrChange>
          </w:tcPr>
          <w:p w14:paraId="329B4784" w14:textId="368023CC" w:rsidR="004A50FD" w:rsidRPr="00BB0024" w:rsidRDefault="004A50FD"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lang w:val="en-US"/>
                <w:rPrChange w:id="337" w:author="Jose Antonio Perez Molina" w:date="2025-06-06T15:32:00Z" w16du:dateUtc="2025-06-06T13:32:00Z">
                  <w:rPr>
                    <w:sz w:val="18"/>
                    <w:szCs w:val="18"/>
                    <w:lang w:val="en-US"/>
                  </w:rPr>
                </w:rPrChange>
              </w:rPr>
            </w:pPr>
            <w:r w:rsidRPr="00BB0024">
              <w:rPr>
                <w:rFonts w:ascii="Aptos" w:hAnsi="Aptos"/>
                <w:sz w:val="16"/>
                <w:szCs w:val="16"/>
                <w:lang w:val="en-US"/>
                <w:rPrChange w:id="338" w:author="Jose Antonio Perez Molina" w:date="2025-06-06T15:32:00Z" w16du:dateUtc="2025-06-06T13:32:00Z">
                  <w:rPr>
                    <w:sz w:val="18"/>
                    <w:szCs w:val="18"/>
                    <w:lang w:val="en-US"/>
                  </w:rPr>
                </w:rPrChange>
              </w:rPr>
              <w:t>2.1 (1.52-2.91)</w:t>
            </w:r>
          </w:p>
        </w:tc>
        <w:tc>
          <w:tcPr>
            <w:tcW w:w="1662" w:type="dxa"/>
            <w:tcPrChange w:id="339" w:author="Jose Antonio Perez Molina" w:date="2025-06-06T15:33:00Z" w16du:dateUtc="2025-06-06T13:33:00Z">
              <w:tcPr>
                <w:tcW w:w="1699" w:type="dxa"/>
                <w:gridSpan w:val="2"/>
              </w:tcPr>
            </w:tcPrChange>
          </w:tcPr>
          <w:p w14:paraId="0A135EEF" w14:textId="2A4E9918" w:rsidR="004A50FD" w:rsidRPr="00BB0024" w:rsidRDefault="00670AAC"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lang w:val="en-US"/>
                <w:rPrChange w:id="340" w:author="Jose Antonio Perez Molina" w:date="2025-06-06T15:32:00Z" w16du:dateUtc="2025-06-06T13:32:00Z">
                  <w:rPr>
                    <w:sz w:val="18"/>
                    <w:szCs w:val="18"/>
                    <w:lang w:val="en-US"/>
                  </w:rPr>
                </w:rPrChange>
              </w:rPr>
            </w:pPr>
            <w:r w:rsidRPr="00BB0024">
              <w:rPr>
                <w:rFonts w:ascii="Aptos" w:hAnsi="Aptos"/>
                <w:sz w:val="16"/>
                <w:szCs w:val="16"/>
                <w:lang w:val="en-US"/>
                <w:rPrChange w:id="341" w:author="Jose Antonio Perez Molina" w:date="2025-06-06T15:32:00Z" w16du:dateUtc="2025-06-06T13:32:00Z">
                  <w:rPr>
                    <w:sz w:val="18"/>
                    <w:szCs w:val="18"/>
                    <w:lang w:val="en-US"/>
                  </w:rPr>
                </w:rPrChange>
              </w:rPr>
              <w:t>1.25</w:t>
            </w:r>
          </w:p>
        </w:tc>
        <w:tc>
          <w:tcPr>
            <w:tcW w:w="1662" w:type="dxa"/>
            <w:tcPrChange w:id="342" w:author="Jose Antonio Perez Molina" w:date="2025-06-06T15:33:00Z" w16du:dateUtc="2025-06-06T13:33:00Z">
              <w:tcPr>
                <w:tcW w:w="2559" w:type="dxa"/>
                <w:gridSpan w:val="2"/>
              </w:tcPr>
            </w:tcPrChange>
          </w:tcPr>
          <w:p w14:paraId="242DB158" w14:textId="406EE6BB" w:rsidR="004A50FD" w:rsidRPr="00BB0024" w:rsidRDefault="00EA27E3"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lang w:val="en-US"/>
                <w:rPrChange w:id="343" w:author="Jose Antonio Perez Molina" w:date="2025-06-06T15:32:00Z" w16du:dateUtc="2025-06-06T13:32:00Z">
                  <w:rPr>
                    <w:sz w:val="18"/>
                    <w:szCs w:val="18"/>
                    <w:lang w:val="en-US"/>
                  </w:rPr>
                </w:rPrChange>
              </w:rPr>
            </w:pPr>
            <w:proofErr w:type="spellStart"/>
            <w:r w:rsidRPr="00BB0024">
              <w:rPr>
                <w:rFonts w:ascii="Aptos" w:hAnsi="Aptos"/>
                <w:sz w:val="16"/>
                <w:szCs w:val="16"/>
                <w:lang w:val="en-US"/>
                <w:rPrChange w:id="344" w:author="Jose Antonio Perez Molina" w:date="2025-06-06T15:32:00Z" w16du:dateUtc="2025-06-06T13:32:00Z">
                  <w:rPr>
                    <w:sz w:val="18"/>
                    <w:szCs w:val="18"/>
                    <w:lang w:val="en-US"/>
                  </w:rPr>
                </w:rPrChange>
              </w:rPr>
              <w:t>LogNormal</w:t>
            </w:r>
            <w:proofErr w:type="spellEnd"/>
            <w:r w:rsidRPr="00BB0024">
              <w:rPr>
                <w:rFonts w:ascii="Aptos" w:hAnsi="Aptos"/>
                <w:sz w:val="16"/>
                <w:szCs w:val="16"/>
                <w:lang w:val="en-US"/>
                <w:rPrChange w:id="345" w:author="Jose Antonio Perez Molina" w:date="2025-06-06T15:32:00Z" w16du:dateUtc="2025-06-06T13:32:00Z">
                  <w:rPr>
                    <w:sz w:val="18"/>
                    <w:szCs w:val="18"/>
                    <w:lang w:val="en-US"/>
                  </w:rPr>
                </w:rPrChange>
              </w:rPr>
              <w:t xml:space="preserve"> (mean=</w:t>
            </w:r>
            <w:r w:rsidR="00670AAC" w:rsidRPr="00BB0024">
              <w:rPr>
                <w:rFonts w:ascii="Aptos" w:hAnsi="Aptos"/>
                <w:sz w:val="16"/>
                <w:szCs w:val="16"/>
                <w:lang w:val="en-US"/>
                <w:rPrChange w:id="346" w:author="Jose Antonio Perez Molina" w:date="2025-06-06T15:32:00Z" w16du:dateUtc="2025-06-06T13:32:00Z">
                  <w:rPr>
                    <w:sz w:val="18"/>
                    <w:szCs w:val="18"/>
                    <w:lang w:val="en-US"/>
                  </w:rPr>
                </w:rPrChange>
              </w:rPr>
              <w:t>1.25</w:t>
            </w:r>
            <w:r w:rsidRPr="00BB0024">
              <w:rPr>
                <w:rFonts w:ascii="Aptos" w:hAnsi="Aptos"/>
                <w:sz w:val="16"/>
                <w:szCs w:val="16"/>
                <w:lang w:val="en-US"/>
                <w:rPrChange w:id="347" w:author="Jose Antonio Perez Molina" w:date="2025-06-06T15:32:00Z" w16du:dateUtc="2025-06-06T13:32:00Z">
                  <w:rPr>
                    <w:sz w:val="18"/>
                    <w:szCs w:val="18"/>
                    <w:lang w:val="en-US"/>
                  </w:rPr>
                </w:rPrChange>
              </w:rPr>
              <w:t>, 95% CI 1-2)</w:t>
            </w:r>
          </w:p>
        </w:tc>
        <w:tc>
          <w:tcPr>
            <w:tcW w:w="1663" w:type="dxa"/>
            <w:tcPrChange w:id="348" w:author="Jose Antonio Perez Molina" w:date="2025-06-06T15:33:00Z" w16du:dateUtc="2025-06-06T13:33:00Z">
              <w:tcPr>
                <w:tcW w:w="1843" w:type="dxa"/>
                <w:gridSpan w:val="2"/>
              </w:tcPr>
            </w:tcPrChange>
          </w:tcPr>
          <w:p w14:paraId="07F9517E" w14:textId="2597B949" w:rsidR="004A50FD" w:rsidRPr="00BB0024"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lang w:val="en-US"/>
                <w:rPrChange w:id="349" w:author="Jose Antonio Perez Molina" w:date="2025-06-06T15:32:00Z" w16du:dateUtc="2025-06-06T13:32:00Z">
                  <w:rPr>
                    <w:sz w:val="18"/>
                    <w:szCs w:val="18"/>
                    <w:lang w:val="en-US"/>
                  </w:rPr>
                </w:rPrChange>
              </w:rPr>
            </w:pPr>
            <w:r w:rsidRPr="00BB0024">
              <w:rPr>
                <w:rFonts w:ascii="Aptos" w:hAnsi="Aptos"/>
                <w:sz w:val="16"/>
                <w:szCs w:val="16"/>
                <w:lang w:val="en-US"/>
                <w:rPrChange w:id="350" w:author="Jose Antonio Perez Molina" w:date="2025-06-06T15:32:00Z" w16du:dateUtc="2025-06-06T13:32:00Z">
                  <w:rPr>
                    <w:sz w:val="18"/>
                    <w:szCs w:val="18"/>
                    <w:lang w:val="en-US"/>
                  </w:rPr>
                </w:rPrChange>
              </w:rPr>
              <w:t xml:space="preserve">by </w:t>
            </w:r>
            <w:proofErr w:type="spellStart"/>
            <w:r w:rsidRPr="00BB0024">
              <w:rPr>
                <w:rFonts w:ascii="Aptos" w:hAnsi="Aptos"/>
                <w:sz w:val="16"/>
                <w:szCs w:val="16"/>
                <w:lang w:val="en-US"/>
                <w:rPrChange w:id="351" w:author="Jose Antonio Perez Molina" w:date="2025-06-06T15:32:00Z" w16du:dateUtc="2025-06-06T13:32:00Z">
                  <w:rPr>
                    <w:sz w:val="18"/>
                    <w:szCs w:val="18"/>
                    <w:lang w:val="en-US"/>
                  </w:rPr>
                </w:rPrChange>
              </w:rPr>
              <w:t>Cu</w:t>
            </w:r>
            <w:r w:rsidR="00D466A2" w:rsidRPr="00BB0024">
              <w:rPr>
                <w:rFonts w:ascii="Aptos" w:hAnsi="Aptos"/>
                <w:sz w:val="16"/>
                <w:szCs w:val="16"/>
                <w:lang w:val="en-US"/>
                <w:rPrChange w:id="352" w:author="Jose Antonio Perez Molina" w:date="2025-06-06T15:32:00Z" w16du:dateUtc="2025-06-06T13:32:00Z">
                  <w:rPr>
                    <w:sz w:val="18"/>
                    <w:szCs w:val="18"/>
                    <w:lang w:val="en-US"/>
                  </w:rPr>
                </w:rPrChange>
              </w:rPr>
              <w:t>c</w:t>
            </w:r>
            <w:r w:rsidRPr="00BB0024">
              <w:rPr>
                <w:rFonts w:ascii="Aptos" w:hAnsi="Aptos"/>
                <w:sz w:val="16"/>
                <w:szCs w:val="16"/>
                <w:lang w:val="en-US"/>
                <w:rPrChange w:id="353" w:author="Jose Antonio Perez Molina" w:date="2025-06-06T15:32:00Z" w16du:dateUtc="2025-06-06T13:32:00Z">
                  <w:rPr>
                    <w:sz w:val="18"/>
                    <w:szCs w:val="18"/>
                    <w:lang w:val="en-US"/>
                  </w:rPr>
                </w:rPrChange>
              </w:rPr>
              <w:t>unuba</w:t>
            </w:r>
            <w:proofErr w:type="spellEnd"/>
            <w:r w:rsidRPr="00BB0024">
              <w:rPr>
                <w:rFonts w:ascii="Aptos" w:hAnsi="Aptos"/>
                <w:sz w:val="16"/>
                <w:szCs w:val="16"/>
                <w:lang w:val="en-US"/>
                <w:rPrChange w:id="354" w:author="Jose Antonio Perez Molina" w:date="2025-06-06T15:32:00Z" w16du:dateUtc="2025-06-06T13:32:00Z">
                  <w:rPr>
                    <w:sz w:val="18"/>
                    <w:szCs w:val="18"/>
                    <w:lang w:val="en-US"/>
                  </w:rPr>
                </w:rPrChange>
              </w:rPr>
              <w:t xml:space="preserve"> et al. 2016.</w:t>
            </w:r>
          </w:p>
        </w:tc>
      </w:tr>
      <w:tr w:rsidR="00AC7710" w:rsidRPr="00BB0024" w14:paraId="48DAD4FB" w14:textId="77777777" w:rsidTr="00BB0024">
        <w:tblPrEx>
          <w:tblPrExChange w:id="355" w:author="Jose Antonio Perez Molina" w:date="2025-06-06T15:33:00Z" w16du:dateUtc="2025-06-06T13:33:00Z">
            <w:tblPrEx>
              <w:tblBorders>
                <w:insideH w:val="single" w:sz="2" w:space="0" w:color="auto"/>
                <w:insideV w:val="single" w:sz="2" w:space="0" w:color="auto"/>
              </w:tblBorders>
            </w:tblPrEx>
          </w:tblPrExChange>
        </w:tblPrEx>
        <w:tc>
          <w:tcPr>
            <w:cnfStyle w:val="001000000000" w:firstRow="0" w:lastRow="0" w:firstColumn="1" w:lastColumn="0" w:oddVBand="0" w:evenVBand="0" w:oddHBand="0" w:evenHBand="0" w:firstRowFirstColumn="0" w:firstRowLastColumn="0" w:lastRowFirstColumn="0" w:lastRowLastColumn="0"/>
            <w:tcW w:w="2849" w:type="dxa"/>
            <w:tcBorders>
              <w:right w:val="none" w:sz="0" w:space="0" w:color="auto"/>
            </w:tcBorders>
            <w:tcPrChange w:id="356" w:author="Jose Antonio Perez Molina" w:date="2025-06-06T15:33:00Z" w16du:dateUtc="2025-06-06T13:33:00Z">
              <w:tcPr>
                <w:tcW w:w="1698" w:type="dxa"/>
              </w:tcPr>
            </w:tcPrChange>
          </w:tcPr>
          <w:p w14:paraId="74E5375C" w14:textId="2FFD7EB4" w:rsidR="004A50FD" w:rsidRPr="00BB0024" w:rsidRDefault="004A50FD" w:rsidP="003567E7">
            <w:pPr>
              <w:spacing w:line="360" w:lineRule="auto"/>
              <w:rPr>
                <w:rFonts w:ascii="Aptos" w:hAnsi="Aptos"/>
                <w:sz w:val="16"/>
                <w:szCs w:val="16"/>
                <w:lang w:val="en-US"/>
                <w:rPrChange w:id="357" w:author="Jose Antonio Perez Molina" w:date="2025-06-06T15:32:00Z" w16du:dateUtc="2025-06-06T13:32:00Z">
                  <w:rPr>
                    <w:sz w:val="18"/>
                    <w:szCs w:val="18"/>
                    <w:lang w:val="en-US"/>
                  </w:rPr>
                </w:rPrChange>
              </w:rPr>
            </w:pPr>
            <w:r w:rsidRPr="00BB0024">
              <w:rPr>
                <w:rFonts w:ascii="Aptos" w:hAnsi="Aptos"/>
                <w:sz w:val="16"/>
                <w:szCs w:val="16"/>
                <w:lang w:val="en-US"/>
                <w:rPrChange w:id="358" w:author="Jose Antonio Perez Molina" w:date="2025-06-06T15:32:00Z" w16du:dateUtc="2025-06-06T13:32:00Z">
                  <w:rPr>
                    <w:sz w:val="18"/>
                    <w:szCs w:val="18"/>
                    <w:lang w:val="en-US"/>
                  </w:rPr>
                </w:rPrChange>
              </w:rPr>
              <w:t>Probability of transitioning into state with Chagas digestive disease</w:t>
            </w:r>
          </w:p>
        </w:tc>
        <w:tc>
          <w:tcPr>
            <w:tcW w:w="1662" w:type="dxa"/>
            <w:tcPrChange w:id="359" w:author="Jose Antonio Perez Molina" w:date="2025-06-06T15:33:00Z" w16du:dateUtc="2025-06-06T13:33:00Z">
              <w:tcPr>
                <w:tcW w:w="1699" w:type="dxa"/>
                <w:gridSpan w:val="2"/>
              </w:tcPr>
            </w:tcPrChange>
          </w:tcPr>
          <w:p w14:paraId="1889CB4C" w14:textId="18A2C64C" w:rsidR="004A50FD" w:rsidRPr="00BB0024"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lang w:val="en-US"/>
                <w:rPrChange w:id="360" w:author="Jose Antonio Perez Molina" w:date="2025-06-06T15:32:00Z" w16du:dateUtc="2025-06-06T13:32:00Z">
                  <w:rPr>
                    <w:sz w:val="18"/>
                    <w:szCs w:val="18"/>
                    <w:lang w:val="en-US"/>
                  </w:rPr>
                </w:rPrChange>
              </w:rPr>
            </w:pPr>
            <w:r w:rsidRPr="00BB0024">
              <w:rPr>
                <w:rFonts w:ascii="Aptos" w:hAnsi="Aptos"/>
                <w:sz w:val="16"/>
                <w:szCs w:val="16"/>
                <w:lang w:val="en-US"/>
                <w:rPrChange w:id="361" w:author="Jose Antonio Perez Molina" w:date="2025-06-06T15:32:00Z" w16du:dateUtc="2025-06-06T13:32:00Z">
                  <w:rPr>
                    <w:sz w:val="18"/>
                    <w:szCs w:val="18"/>
                    <w:lang w:val="en-US"/>
                  </w:rPr>
                </w:rPrChange>
              </w:rPr>
              <w:t>0.01</w:t>
            </w:r>
            <w:r w:rsidR="00EA27E3" w:rsidRPr="00BB0024">
              <w:rPr>
                <w:rFonts w:ascii="Aptos" w:hAnsi="Aptos"/>
                <w:sz w:val="16"/>
                <w:szCs w:val="16"/>
                <w:lang w:val="en-US"/>
                <w:rPrChange w:id="362" w:author="Jose Antonio Perez Molina" w:date="2025-06-06T15:32:00Z" w16du:dateUtc="2025-06-06T13:32:00Z">
                  <w:rPr>
                    <w:sz w:val="18"/>
                    <w:szCs w:val="18"/>
                    <w:lang w:val="en-US"/>
                  </w:rPr>
                </w:rPrChange>
              </w:rPr>
              <w:t>1</w:t>
            </w:r>
            <w:r w:rsidR="00382A72" w:rsidRPr="00BB0024">
              <w:rPr>
                <w:rFonts w:ascii="Aptos" w:hAnsi="Aptos"/>
                <w:sz w:val="16"/>
                <w:szCs w:val="16"/>
                <w:lang w:val="en-US"/>
                <w:rPrChange w:id="363" w:author="Jose Antonio Perez Molina" w:date="2025-06-06T15:32:00Z" w16du:dateUtc="2025-06-06T13:32:00Z">
                  <w:rPr>
                    <w:sz w:val="18"/>
                    <w:szCs w:val="18"/>
                    <w:lang w:val="en-US"/>
                  </w:rPr>
                </w:rPrChange>
              </w:rPr>
              <w:t xml:space="preserve"> </w:t>
            </w:r>
            <w:r w:rsidRPr="00BB0024">
              <w:rPr>
                <w:rFonts w:ascii="Aptos" w:hAnsi="Aptos"/>
                <w:sz w:val="16"/>
                <w:szCs w:val="16"/>
                <w:lang w:val="en-US"/>
                <w:rPrChange w:id="364" w:author="Jose Antonio Perez Molina" w:date="2025-06-06T15:32:00Z" w16du:dateUtc="2025-06-06T13:32:00Z">
                  <w:rPr>
                    <w:sz w:val="18"/>
                    <w:szCs w:val="18"/>
                    <w:lang w:val="en-US"/>
                  </w:rPr>
                </w:rPrChange>
              </w:rPr>
              <w:t>(0.008-0.0136)</w:t>
            </w:r>
          </w:p>
        </w:tc>
        <w:tc>
          <w:tcPr>
            <w:tcW w:w="1662" w:type="dxa"/>
            <w:tcPrChange w:id="365" w:author="Jose Antonio Perez Molina" w:date="2025-06-06T15:33:00Z" w16du:dateUtc="2025-06-06T13:33:00Z">
              <w:tcPr>
                <w:tcW w:w="1699" w:type="dxa"/>
                <w:gridSpan w:val="2"/>
              </w:tcPr>
            </w:tcPrChange>
          </w:tcPr>
          <w:p w14:paraId="7948D449" w14:textId="7F8011B6" w:rsidR="004A50FD" w:rsidRPr="00BB0024"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lang w:val="en-US"/>
                <w:rPrChange w:id="366" w:author="Jose Antonio Perez Molina" w:date="2025-06-06T15:32:00Z" w16du:dateUtc="2025-06-06T13:32:00Z">
                  <w:rPr>
                    <w:sz w:val="18"/>
                    <w:szCs w:val="18"/>
                    <w:lang w:val="en-US"/>
                  </w:rPr>
                </w:rPrChange>
              </w:rPr>
            </w:pPr>
            <w:r w:rsidRPr="00BB0024">
              <w:rPr>
                <w:rFonts w:ascii="Aptos" w:hAnsi="Aptos"/>
                <w:sz w:val="16"/>
                <w:szCs w:val="16"/>
                <w:lang w:val="en-US"/>
                <w:rPrChange w:id="367" w:author="Jose Antonio Perez Molina" w:date="2025-06-06T15:32:00Z" w16du:dateUtc="2025-06-06T13:32:00Z">
                  <w:rPr>
                    <w:sz w:val="18"/>
                    <w:szCs w:val="18"/>
                    <w:lang w:val="en-US"/>
                  </w:rPr>
                </w:rPrChange>
              </w:rPr>
              <w:t>0.0</w:t>
            </w:r>
            <w:r w:rsidR="000763CA" w:rsidRPr="00BB0024">
              <w:rPr>
                <w:rFonts w:ascii="Aptos" w:hAnsi="Aptos"/>
                <w:sz w:val="16"/>
                <w:szCs w:val="16"/>
                <w:lang w:val="en-US"/>
                <w:rPrChange w:id="368" w:author="Jose Antonio Perez Molina" w:date="2025-06-06T15:32:00Z" w16du:dateUtc="2025-06-06T13:32:00Z">
                  <w:rPr>
                    <w:sz w:val="18"/>
                    <w:szCs w:val="18"/>
                    <w:lang w:val="en-US"/>
                  </w:rPr>
                </w:rPrChange>
              </w:rPr>
              <w:t>35</w:t>
            </w:r>
          </w:p>
        </w:tc>
        <w:tc>
          <w:tcPr>
            <w:tcW w:w="1662" w:type="dxa"/>
            <w:tcPrChange w:id="369" w:author="Jose Antonio Perez Molina" w:date="2025-06-06T15:33:00Z" w16du:dateUtc="2025-06-06T13:33:00Z">
              <w:tcPr>
                <w:tcW w:w="2559" w:type="dxa"/>
                <w:gridSpan w:val="2"/>
              </w:tcPr>
            </w:tcPrChange>
          </w:tcPr>
          <w:p w14:paraId="7A04DEC4" w14:textId="71259A30" w:rsidR="004A50FD" w:rsidRPr="00BB0024"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lang w:val="en-US"/>
                <w:rPrChange w:id="370" w:author="Jose Antonio Perez Molina" w:date="2025-06-06T15:32:00Z" w16du:dateUtc="2025-06-06T13:32:00Z">
                  <w:rPr>
                    <w:sz w:val="18"/>
                    <w:szCs w:val="18"/>
                    <w:lang w:val="en-US"/>
                  </w:rPr>
                </w:rPrChange>
              </w:rPr>
            </w:pPr>
            <w:proofErr w:type="spellStart"/>
            <w:r w:rsidRPr="00BB0024">
              <w:rPr>
                <w:rFonts w:ascii="Aptos" w:hAnsi="Aptos"/>
                <w:sz w:val="16"/>
                <w:szCs w:val="16"/>
                <w:lang w:val="en-US"/>
                <w:rPrChange w:id="371" w:author="Jose Antonio Perez Molina" w:date="2025-06-06T15:32:00Z" w16du:dateUtc="2025-06-06T13:32:00Z">
                  <w:rPr>
                    <w:sz w:val="18"/>
                    <w:szCs w:val="18"/>
                    <w:lang w:val="en-US"/>
                  </w:rPr>
                </w:rPrChange>
              </w:rPr>
              <w:t>LogNormal</w:t>
            </w:r>
            <w:proofErr w:type="spellEnd"/>
            <w:r w:rsidRPr="00BB0024">
              <w:rPr>
                <w:rFonts w:ascii="Aptos" w:hAnsi="Aptos"/>
                <w:sz w:val="16"/>
                <w:szCs w:val="16"/>
                <w:lang w:val="en-US"/>
                <w:rPrChange w:id="372" w:author="Jose Antonio Perez Molina" w:date="2025-06-06T15:32:00Z" w16du:dateUtc="2025-06-06T13:32:00Z">
                  <w:rPr>
                    <w:sz w:val="18"/>
                    <w:szCs w:val="18"/>
                    <w:lang w:val="en-US"/>
                  </w:rPr>
                </w:rPrChange>
              </w:rPr>
              <w:t xml:space="preserve"> (mean=0.0</w:t>
            </w:r>
            <w:r w:rsidR="000763CA" w:rsidRPr="00BB0024">
              <w:rPr>
                <w:rFonts w:ascii="Aptos" w:hAnsi="Aptos"/>
                <w:sz w:val="16"/>
                <w:szCs w:val="16"/>
                <w:lang w:val="en-US"/>
                <w:rPrChange w:id="373" w:author="Jose Antonio Perez Molina" w:date="2025-06-06T15:32:00Z" w16du:dateUtc="2025-06-06T13:32:00Z">
                  <w:rPr>
                    <w:sz w:val="18"/>
                    <w:szCs w:val="18"/>
                    <w:lang w:val="en-US"/>
                  </w:rPr>
                </w:rPrChange>
              </w:rPr>
              <w:t>35</w:t>
            </w:r>
            <w:r w:rsidRPr="00BB0024">
              <w:rPr>
                <w:rFonts w:ascii="Aptos" w:hAnsi="Aptos"/>
                <w:sz w:val="16"/>
                <w:szCs w:val="16"/>
                <w:lang w:val="en-US"/>
                <w:rPrChange w:id="374" w:author="Jose Antonio Perez Molina" w:date="2025-06-06T15:32:00Z" w16du:dateUtc="2025-06-06T13:32:00Z">
                  <w:rPr>
                    <w:sz w:val="18"/>
                    <w:szCs w:val="18"/>
                    <w:lang w:val="en-US"/>
                  </w:rPr>
                </w:rPrChange>
              </w:rPr>
              <w:t>, 95% CI 0.0</w:t>
            </w:r>
            <w:r w:rsidR="000763CA" w:rsidRPr="00BB0024">
              <w:rPr>
                <w:rFonts w:ascii="Aptos" w:hAnsi="Aptos"/>
                <w:sz w:val="16"/>
                <w:szCs w:val="16"/>
                <w:lang w:val="en-US"/>
                <w:rPrChange w:id="375" w:author="Jose Antonio Perez Molina" w:date="2025-06-06T15:32:00Z" w16du:dateUtc="2025-06-06T13:32:00Z">
                  <w:rPr>
                    <w:sz w:val="18"/>
                    <w:szCs w:val="18"/>
                    <w:lang w:val="en-US"/>
                  </w:rPr>
                </w:rPrChange>
              </w:rPr>
              <w:t>1</w:t>
            </w:r>
            <w:r w:rsidRPr="00BB0024">
              <w:rPr>
                <w:rFonts w:ascii="Aptos" w:hAnsi="Aptos"/>
                <w:sz w:val="16"/>
                <w:szCs w:val="16"/>
                <w:lang w:val="en-US"/>
                <w:rPrChange w:id="376" w:author="Jose Antonio Perez Molina" w:date="2025-06-06T15:32:00Z" w16du:dateUtc="2025-06-06T13:32:00Z">
                  <w:rPr>
                    <w:sz w:val="18"/>
                    <w:szCs w:val="18"/>
                    <w:lang w:val="en-US"/>
                  </w:rPr>
                </w:rPrChange>
              </w:rPr>
              <w:t>-0.0</w:t>
            </w:r>
            <w:r w:rsidR="000763CA" w:rsidRPr="00BB0024">
              <w:rPr>
                <w:rFonts w:ascii="Aptos" w:hAnsi="Aptos"/>
                <w:sz w:val="16"/>
                <w:szCs w:val="16"/>
                <w:lang w:val="en-US"/>
                <w:rPrChange w:id="377" w:author="Jose Antonio Perez Molina" w:date="2025-06-06T15:32:00Z" w16du:dateUtc="2025-06-06T13:32:00Z">
                  <w:rPr>
                    <w:sz w:val="18"/>
                    <w:szCs w:val="18"/>
                    <w:lang w:val="en-US"/>
                  </w:rPr>
                </w:rPrChange>
              </w:rPr>
              <w:t>4</w:t>
            </w:r>
            <w:r w:rsidRPr="00BB0024">
              <w:rPr>
                <w:rFonts w:ascii="Aptos" w:hAnsi="Aptos"/>
                <w:sz w:val="16"/>
                <w:szCs w:val="16"/>
                <w:lang w:val="en-US"/>
                <w:rPrChange w:id="378" w:author="Jose Antonio Perez Molina" w:date="2025-06-06T15:32:00Z" w16du:dateUtc="2025-06-06T13:32:00Z">
                  <w:rPr>
                    <w:sz w:val="18"/>
                    <w:szCs w:val="18"/>
                    <w:lang w:val="en-US"/>
                  </w:rPr>
                </w:rPrChange>
              </w:rPr>
              <w:t>)</w:t>
            </w:r>
          </w:p>
        </w:tc>
        <w:tc>
          <w:tcPr>
            <w:tcW w:w="1663" w:type="dxa"/>
            <w:tcPrChange w:id="379" w:author="Jose Antonio Perez Molina" w:date="2025-06-06T15:33:00Z" w16du:dateUtc="2025-06-06T13:33:00Z">
              <w:tcPr>
                <w:tcW w:w="1843" w:type="dxa"/>
                <w:gridSpan w:val="2"/>
              </w:tcPr>
            </w:tcPrChange>
          </w:tcPr>
          <w:p w14:paraId="27E2F4EC" w14:textId="0BAB66B7" w:rsidR="004A50FD" w:rsidRPr="00BB0024"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lang w:val="en-US"/>
                <w:rPrChange w:id="380" w:author="Jose Antonio Perez Molina" w:date="2025-06-06T15:32:00Z" w16du:dateUtc="2025-06-06T13:32:00Z">
                  <w:rPr>
                    <w:sz w:val="18"/>
                    <w:szCs w:val="18"/>
                    <w:lang w:val="en-US"/>
                  </w:rPr>
                </w:rPrChange>
              </w:rPr>
            </w:pPr>
            <w:r w:rsidRPr="00BB0024">
              <w:rPr>
                <w:rFonts w:ascii="Aptos" w:hAnsi="Aptos"/>
                <w:sz w:val="16"/>
                <w:szCs w:val="16"/>
                <w:lang w:val="en-US"/>
                <w:rPrChange w:id="381" w:author="Jose Antonio Perez Molina" w:date="2025-06-06T15:32:00Z" w16du:dateUtc="2025-06-06T13:32:00Z">
                  <w:rPr>
                    <w:sz w:val="18"/>
                    <w:szCs w:val="18"/>
                    <w:lang w:val="en-US"/>
                  </w:rPr>
                </w:rPrChange>
              </w:rPr>
              <w:t>Castro et al. 1994</w:t>
            </w:r>
            <w:r w:rsidR="00D466A2" w:rsidRPr="00BB0024">
              <w:rPr>
                <w:rFonts w:ascii="Aptos" w:hAnsi="Aptos"/>
                <w:sz w:val="16"/>
                <w:szCs w:val="16"/>
                <w:lang w:val="en-US"/>
                <w:rPrChange w:id="382" w:author="Jose Antonio Perez Molina" w:date="2025-06-06T15:32:00Z" w16du:dateUtc="2025-06-06T13:32:00Z">
                  <w:rPr>
                    <w:sz w:val="18"/>
                    <w:szCs w:val="18"/>
                    <w:lang w:val="en-US"/>
                  </w:rPr>
                </w:rPrChange>
              </w:rPr>
              <w:fldChar w:fldCharType="begin"/>
            </w:r>
            <w:r w:rsidR="00697A1B" w:rsidRPr="00BB0024">
              <w:rPr>
                <w:rFonts w:ascii="Aptos" w:hAnsi="Aptos"/>
                <w:sz w:val="16"/>
                <w:szCs w:val="16"/>
                <w:lang w:val="en-US"/>
                <w:rPrChange w:id="383" w:author="Jose Antonio Perez Molina" w:date="2025-06-06T15:32:00Z" w16du:dateUtc="2025-06-06T13:32:00Z">
                  <w:rPr>
                    <w:sz w:val="18"/>
                    <w:szCs w:val="18"/>
                    <w:lang w:val="en-US"/>
                  </w:rPr>
                </w:rPrChange>
              </w:rPr>
              <w:instrText xml:space="preserve"> ADDIN ZOTERO_ITEM CSL_CITATION {"citationID":"kq8O4sQV","properties":{"formattedCitation":"\\super 19\\nosupersub{}","plainCitation":"19","noteIndex":0},"citationItems":[{"id":10,"uris":["http://zotero.org/groups/5772643/items/WZKWEN4P"],"itemData":{"id":10,"type":"article-journal","abstract":"Foi realizado estudo radio lógico longitudinal do esôfago abrangendo um período de 13,2 anos, na população do município de Mambaí no estado de Goiás. Os exames foram realizados na sede municipal, com aparelho de abreugrafia, usando filme de 70 milímetros. Foram examinados 731 indivíduos dos quais 382 (52,3%) eram soropositivos. Em relação ao sexo 350 (47,9%) eram do sexo masculino e 381 (52, 1%) do sexo feminino. A incidência de megaesôfago na população estudada foi 7,9% e entre os soropositivos 14,2 %. A progressão da esofagopatia entre os soropositivos do sexo masculino foi 21,7% e no sexo feminino 16,6%.\n          , \n            A radiological study of the oesophagus of a cohort of patients was carried during a 13 year period in the municipality of Mambaí Goiás. Barium swallow findings were recorded on 70mm film using a portable machine. Of 731 patients examined 382 (52.3%) were seropositive for T. cruzi. The sexes were equally divided. The incidence of detectable megaoesophagus was 7.9% among the cohort and 14.2% in the seropositive individuals. Progression of the disease was noted during this longitudinal study in 21.7% of males and 16.6% of females.","container-title":"Revista da Sociedade Brasileira de Medicina Tropical","DOI":"10.1590/S0037-86821994000400005","ISSN":"0037-8682","issue":"4","journalAbbreviation":"Rev. Soc. Bras. Med. Trop.","language":"pt","page":"227-233","source":"DOI.org (Crossref)","title":"Estudo radiológico longitudinal do esôfago, em área endêmica de doença de Chagas, em um período de 13 anos","volume":"27","author":[{"family":"Castro","given":"Cleudson"},{"family":"Macêdo","given":"Vanize"},{"family":"Rezende","given":"Joffre M."},{"family":"Prata","given":"Aluízio"}],"issued":{"date-parts":[["1994",12]]}}}],"schema":"https://github.com/citation-style-language/schema/raw/master/csl-citation.json"} </w:instrText>
            </w:r>
            <w:r w:rsidR="00D466A2" w:rsidRPr="00BB0024">
              <w:rPr>
                <w:rFonts w:ascii="Aptos" w:hAnsi="Aptos"/>
                <w:sz w:val="16"/>
                <w:szCs w:val="16"/>
                <w:lang w:val="en-US"/>
                <w:rPrChange w:id="384" w:author="Jose Antonio Perez Molina" w:date="2025-06-06T15:32:00Z" w16du:dateUtc="2025-06-06T13:32:00Z">
                  <w:rPr>
                    <w:sz w:val="18"/>
                    <w:szCs w:val="18"/>
                    <w:lang w:val="en-US"/>
                  </w:rPr>
                </w:rPrChange>
              </w:rPr>
              <w:fldChar w:fldCharType="separate"/>
            </w:r>
            <w:r w:rsidR="00697A1B" w:rsidRPr="00BB0024">
              <w:rPr>
                <w:rFonts w:ascii="Aptos" w:hAnsi="Aptos" w:cs="Times New Roman"/>
                <w:kern w:val="0"/>
                <w:sz w:val="16"/>
                <w:szCs w:val="16"/>
                <w:vertAlign w:val="superscript"/>
                <w:rPrChange w:id="385" w:author="Jose Antonio Perez Molina" w:date="2025-06-06T15:32:00Z" w16du:dateUtc="2025-06-06T13:32:00Z">
                  <w:rPr>
                    <w:rFonts w:ascii="Aptos" w:hAnsi="Aptos" w:cs="Times New Roman"/>
                    <w:kern w:val="0"/>
                    <w:sz w:val="18"/>
                    <w:szCs w:val="18"/>
                    <w:vertAlign w:val="superscript"/>
                  </w:rPr>
                </w:rPrChange>
              </w:rPr>
              <w:t>19</w:t>
            </w:r>
            <w:r w:rsidR="00D466A2" w:rsidRPr="00BB0024">
              <w:rPr>
                <w:rFonts w:ascii="Aptos" w:hAnsi="Aptos"/>
                <w:sz w:val="16"/>
                <w:szCs w:val="16"/>
                <w:lang w:val="en-US"/>
                <w:rPrChange w:id="386" w:author="Jose Antonio Perez Molina" w:date="2025-06-06T15:32:00Z" w16du:dateUtc="2025-06-06T13:32:00Z">
                  <w:rPr>
                    <w:sz w:val="18"/>
                    <w:szCs w:val="18"/>
                    <w:lang w:val="en-US"/>
                  </w:rPr>
                </w:rPrChange>
              </w:rPr>
              <w:fldChar w:fldCharType="end"/>
            </w:r>
          </w:p>
        </w:tc>
      </w:tr>
      <w:tr w:rsidR="00AC7710" w:rsidRPr="00BB0024" w14:paraId="70F1D47D" w14:textId="77777777" w:rsidTr="00BB0024">
        <w:tblPrEx>
          <w:tblPrExChange w:id="387" w:author="Jose Antonio Perez Molina" w:date="2025-06-06T15:33:00Z" w16du:dateUtc="2025-06-06T13:33:00Z">
            <w:tblPrEx>
              <w:tblBorders>
                <w:insideH w:val="single" w:sz="2" w:space="0" w:color="auto"/>
                <w:insideV w:val="single" w:sz="2" w:space="0" w:color="auto"/>
              </w:tblBorders>
            </w:tblPrEx>
          </w:tblPrExChange>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Borders>
              <w:right w:val="none" w:sz="0" w:space="0" w:color="auto"/>
            </w:tcBorders>
            <w:tcPrChange w:id="388" w:author="Jose Antonio Perez Molina" w:date="2025-06-06T15:33:00Z" w16du:dateUtc="2025-06-06T13:33:00Z">
              <w:tcPr>
                <w:tcW w:w="1698" w:type="dxa"/>
                <w:tcBorders>
                  <w:right w:val="none" w:sz="0" w:space="0" w:color="auto"/>
                </w:tcBorders>
              </w:tcPr>
            </w:tcPrChange>
          </w:tcPr>
          <w:p w14:paraId="1B6940D0" w14:textId="5CF6B800" w:rsidR="004A50FD" w:rsidRPr="00BB0024" w:rsidRDefault="004A50FD" w:rsidP="003567E7">
            <w:pPr>
              <w:spacing w:line="360" w:lineRule="auto"/>
              <w:cnfStyle w:val="001000100000" w:firstRow="0" w:lastRow="0" w:firstColumn="1" w:lastColumn="0" w:oddVBand="0" w:evenVBand="0" w:oddHBand="1" w:evenHBand="0" w:firstRowFirstColumn="0" w:firstRowLastColumn="0" w:lastRowFirstColumn="0" w:lastRowLastColumn="0"/>
              <w:rPr>
                <w:rFonts w:ascii="Aptos" w:hAnsi="Aptos"/>
                <w:sz w:val="16"/>
                <w:szCs w:val="16"/>
                <w:lang w:val="en-US"/>
                <w:rPrChange w:id="389" w:author="Jose Antonio Perez Molina" w:date="2025-06-06T15:32:00Z" w16du:dateUtc="2025-06-06T13:32:00Z">
                  <w:rPr>
                    <w:sz w:val="18"/>
                    <w:szCs w:val="18"/>
                    <w:lang w:val="en-US"/>
                  </w:rPr>
                </w:rPrChange>
              </w:rPr>
            </w:pPr>
            <w:r w:rsidRPr="00BB0024">
              <w:rPr>
                <w:rFonts w:ascii="Aptos" w:hAnsi="Aptos"/>
                <w:sz w:val="16"/>
                <w:szCs w:val="16"/>
                <w:lang w:val="en-US"/>
                <w:rPrChange w:id="390" w:author="Jose Antonio Perez Molina" w:date="2025-06-06T15:32:00Z" w16du:dateUtc="2025-06-06T13:32:00Z">
                  <w:rPr>
                    <w:sz w:val="18"/>
                    <w:szCs w:val="18"/>
                    <w:lang w:val="en-US"/>
                  </w:rPr>
                </w:rPrChange>
              </w:rPr>
              <w:t>Relative risk reduction of progression to Cardiac Chagas Disease</w:t>
            </w:r>
          </w:p>
        </w:tc>
        <w:tc>
          <w:tcPr>
            <w:tcW w:w="1662" w:type="dxa"/>
            <w:tcPrChange w:id="391" w:author="Jose Antonio Perez Molina" w:date="2025-06-06T15:33:00Z" w16du:dateUtc="2025-06-06T13:33:00Z">
              <w:tcPr>
                <w:tcW w:w="1699" w:type="dxa"/>
                <w:gridSpan w:val="2"/>
              </w:tcPr>
            </w:tcPrChange>
          </w:tcPr>
          <w:p w14:paraId="2FE81EF7" w14:textId="60B625A5" w:rsidR="004A50FD" w:rsidRPr="00BB0024" w:rsidRDefault="004A50FD"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lang w:val="en-US"/>
                <w:rPrChange w:id="392" w:author="Jose Antonio Perez Molina" w:date="2025-06-06T15:32:00Z" w16du:dateUtc="2025-06-06T13:32:00Z">
                  <w:rPr>
                    <w:sz w:val="18"/>
                    <w:szCs w:val="18"/>
                    <w:lang w:val="en-US"/>
                  </w:rPr>
                </w:rPrChange>
              </w:rPr>
            </w:pPr>
            <w:r w:rsidRPr="00BB0024">
              <w:rPr>
                <w:rFonts w:ascii="Aptos" w:hAnsi="Aptos"/>
                <w:sz w:val="16"/>
                <w:szCs w:val="16"/>
                <w:lang w:val="en-US"/>
                <w:rPrChange w:id="393" w:author="Jose Antonio Perez Molina" w:date="2025-06-06T15:32:00Z" w16du:dateUtc="2025-06-06T13:32:00Z">
                  <w:rPr>
                    <w:sz w:val="18"/>
                    <w:szCs w:val="18"/>
                    <w:lang w:val="en-US"/>
                  </w:rPr>
                </w:rPrChange>
              </w:rPr>
              <w:t>0.49</w:t>
            </w:r>
            <w:r w:rsidR="00382A72" w:rsidRPr="00BB0024">
              <w:rPr>
                <w:rFonts w:ascii="Aptos" w:hAnsi="Aptos"/>
                <w:sz w:val="16"/>
                <w:szCs w:val="16"/>
                <w:lang w:val="en-US"/>
                <w:rPrChange w:id="394" w:author="Jose Antonio Perez Molina" w:date="2025-06-06T15:32:00Z" w16du:dateUtc="2025-06-06T13:32:00Z">
                  <w:rPr>
                    <w:sz w:val="18"/>
                    <w:szCs w:val="18"/>
                    <w:lang w:val="en-US"/>
                  </w:rPr>
                </w:rPrChange>
              </w:rPr>
              <w:t xml:space="preserve"> </w:t>
            </w:r>
            <w:r w:rsidRPr="00BB0024">
              <w:rPr>
                <w:rFonts w:ascii="Aptos" w:hAnsi="Aptos"/>
                <w:sz w:val="16"/>
                <w:szCs w:val="16"/>
                <w:lang w:val="en-US"/>
                <w:rPrChange w:id="395" w:author="Jose Antonio Perez Molina" w:date="2025-06-06T15:32:00Z" w16du:dateUtc="2025-06-06T13:32:00Z">
                  <w:rPr>
                    <w:sz w:val="18"/>
                    <w:szCs w:val="18"/>
                    <w:lang w:val="en-US"/>
                  </w:rPr>
                </w:rPrChange>
              </w:rPr>
              <w:t>(0.</w:t>
            </w:r>
            <w:r w:rsidR="00EB1CC7" w:rsidRPr="00BB0024">
              <w:rPr>
                <w:rFonts w:ascii="Aptos" w:hAnsi="Aptos"/>
                <w:sz w:val="16"/>
                <w:szCs w:val="16"/>
                <w:lang w:val="en-US"/>
                <w:rPrChange w:id="396" w:author="Jose Antonio Perez Molina" w:date="2025-06-06T15:32:00Z" w16du:dateUtc="2025-06-06T13:32:00Z">
                  <w:rPr>
                    <w:sz w:val="18"/>
                    <w:szCs w:val="18"/>
                    <w:lang w:val="en-US"/>
                  </w:rPr>
                </w:rPrChange>
              </w:rPr>
              <w:t>1</w:t>
            </w:r>
            <w:r w:rsidRPr="00BB0024">
              <w:rPr>
                <w:rFonts w:ascii="Aptos" w:hAnsi="Aptos"/>
                <w:sz w:val="16"/>
                <w:szCs w:val="16"/>
                <w:lang w:val="en-US"/>
                <w:rPrChange w:id="397" w:author="Jose Antonio Perez Molina" w:date="2025-06-06T15:32:00Z" w16du:dateUtc="2025-06-06T13:32:00Z">
                  <w:rPr>
                    <w:sz w:val="18"/>
                    <w:szCs w:val="18"/>
                    <w:lang w:val="en-US"/>
                  </w:rPr>
                </w:rPrChange>
              </w:rPr>
              <w:t>9-1.25)</w:t>
            </w:r>
          </w:p>
        </w:tc>
        <w:tc>
          <w:tcPr>
            <w:tcW w:w="1662" w:type="dxa"/>
            <w:tcPrChange w:id="398" w:author="Jose Antonio Perez Molina" w:date="2025-06-06T15:33:00Z" w16du:dateUtc="2025-06-06T13:33:00Z">
              <w:tcPr>
                <w:tcW w:w="1699" w:type="dxa"/>
                <w:gridSpan w:val="2"/>
              </w:tcPr>
            </w:tcPrChange>
          </w:tcPr>
          <w:p w14:paraId="76F8B46E" w14:textId="481190AC" w:rsidR="004A50FD" w:rsidRPr="00BB0024"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lang w:val="en-US"/>
                <w:rPrChange w:id="399" w:author="Jose Antonio Perez Molina" w:date="2025-06-06T15:32:00Z" w16du:dateUtc="2025-06-06T13:32:00Z">
                  <w:rPr>
                    <w:sz w:val="18"/>
                    <w:szCs w:val="18"/>
                    <w:lang w:val="en-US"/>
                  </w:rPr>
                </w:rPrChange>
              </w:rPr>
            </w:pPr>
            <w:r w:rsidRPr="00BB0024">
              <w:rPr>
                <w:rFonts w:ascii="Aptos" w:hAnsi="Aptos"/>
                <w:sz w:val="16"/>
                <w:szCs w:val="16"/>
                <w:lang w:val="en-US"/>
                <w:rPrChange w:id="400" w:author="Jose Antonio Perez Molina" w:date="2025-06-06T15:32:00Z" w16du:dateUtc="2025-06-06T13:32:00Z">
                  <w:rPr>
                    <w:sz w:val="18"/>
                    <w:szCs w:val="18"/>
                    <w:lang w:val="en-US"/>
                  </w:rPr>
                </w:rPrChange>
              </w:rPr>
              <w:t>NA</w:t>
            </w:r>
          </w:p>
        </w:tc>
        <w:tc>
          <w:tcPr>
            <w:tcW w:w="1662" w:type="dxa"/>
            <w:tcPrChange w:id="401" w:author="Jose Antonio Perez Molina" w:date="2025-06-06T15:33:00Z" w16du:dateUtc="2025-06-06T13:33:00Z">
              <w:tcPr>
                <w:tcW w:w="2559" w:type="dxa"/>
                <w:gridSpan w:val="2"/>
              </w:tcPr>
            </w:tcPrChange>
          </w:tcPr>
          <w:p w14:paraId="3E2EE3D6" w14:textId="6D008DD8" w:rsidR="004A50FD" w:rsidRPr="00BB0024"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lang w:val="en-US"/>
                <w:rPrChange w:id="402" w:author="Jose Antonio Perez Molina" w:date="2025-06-06T15:32:00Z" w16du:dateUtc="2025-06-06T13:32:00Z">
                  <w:rPr>
                    <w:sz w:val="18"/>
                    <w:szCs w:val="18"/>
                    <w:lang w:val="en-US"/>
                  </w:rPr>
                </w:rPrChange>
              </w:rPr>
            </w:pPr>
            <w:proofErr w:type="spellStart"/>
            <w:r w:rsidRPr="00BB0024">
              <w:rPr>
                <w:rFonts w:ascii="Aptos" w:hAnsi="Aptos"/>
                <w:sz w:val="16"/>
                <w:szCs w:val="16"/>
                <w:lang w:val="en-US"/>
                <w:rPrChange w:id="403" w:author="Jose Antonio Perez Molina" w:date="2025-06-06T15:32:00Z" w16du:dateUtc="2025-06-06T13:32:00Z">
                  <w:rPr>
                    <w:sz w:val="18"/>
                    <w:szCs w:val="18"/>
                    <w:lang w:val="en-US"/>
                  </w:rPr>
                </w:rPrChange>
              </w:rPr>
              <w:t>LogNormal</w:t>
            </w:r>
            <w:proofErr w:type="spellEnd"/>
            <w:r w:rsidRPr="00BB0024">
              <w:rPr>
                <w:rFonts w:ascii="Aptos" w:hAnsi="Aptos"/>
                <w:sz w:val="16"/>
                <w:szCs w:val="16"/>
                <w:lang w:val="en-US"/>
                <w:rPrChange w:id="404" w:author="Jose Antonio Perez Molina" w:date="2025-06-06T15:32:00Z" w16du:dateUtc="2025-06-06T13:32:00Z">
                  <w:rPr>
                    <w:sz w:val="18"/>
                    <w:szCs w:val="18"/>
                    <w:lang w:val="en-US"/>
                  </w:rPr>
                </w:rPrChange>
              </w:rPr>
              <w:t xml:space="preserve"> (mean=0.49, 95% CI 0.019-1.25)</w:t>
            </w:r>
          </w:p>
        </w:tc>
        <w:tc>
          <w:tcPr>
            <w:tcW w:w="1663" w:type="dxa"/>
            <w:tcPrChange w:id="405" w:author="Jose Antonio Perez Molina" w:date="2025-06-06T15:33:00Z" w16du:dateUtc="2025-06-06T13:33:00Z">
              <w:tcPr>
                <w:tcW w:w="1843" w:type="dxa"/>
                <w:gridSpan w:val="2"/>
              </w:tcPr>
            </w:tcPrChange>
          </w:tcPr>
          <w:p w14:paraId="27E75698" w14:textId="76136B42" w:rsidR="004A50FD" w:rsidRPr="00BB0024"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lang w:val="da-DK"/>
                <w:rPrChange w:id="406" w:author="Jose Antonio Perez Molina" w:date="2025-06-06T15:32:00Z" w16du:dateUtc="2025-06-06T13:32:00Z">
                  <w:rPr>
                    <w:sz w:val="18"/>
                    <w:szCs w:val="18"/>
                    <w:lang w:val="da-DK"/>
                  </w:rPr>
                </w:rPrChange>
              </w:rPr>
            </w:pPr>
            <w:r w:rsidRPr="00BB0024">
              <w:rPr>
                <w:rFonts w:ascii="Aptos" w:hAnsi="Aptos"/>
                <w:sz w:val="16"/>
                <w:szCs w:val="16"/>
                <w:lang w:val="da-DK"/>
                <w:rPrChange w:id="407" w:author="Jose Antonio Perez Molina" w:date="2025-06-06T15:32:00Z" w16du:dateUtc="2025-06-06T13:32:00Z">
                  <w:rPr>
                    <w:sz w:val="18"/>
                    <w:szCs w:val="18"/>
                    <w:lang w:val="da-DK"/>
                  </w:rPr>
                </w:rPrChange>
              </w:rPr>
              <w:t>Crespillo-Andújar et al. 2022</w:t>
            </w:r>
            <w:r w:rsidR="00D466A2" w:rsidRPr="00BB0024">
              <w:rPr>
                <w:rFonts w:ascii="Aptos" w:hAnsi="Aptos"/>
                <w:sz w:val="16"/>
                <w:szCs w:val="16"/>
                <w:lang w:val="en-US"/>
                <w:rPrChange w:id="408" w:author="Jose Antonio Perez Molina" w:date="2025-06-06T15:32:00Z" w16du:dateUtc="2025-06-06T13:32:00Z">
                  <w:rPr>
                    <w:sz w:val="18"/>
                    <w:szCs w:val="18"/>
                    <w:lang w:val="en-US"/>
                  </w:rPr>
                </w:rPrChange>
              </w:rPr>
              <w:fldChar w:fldCharType="begin"/>
            </w:r>
            <w:r w:rsidR="000836D7" w:rsidRPr="00BB0024">
              <w:rPr>
                <w:rFonts w:ascii="Aptos" w:hAnsi="Aptos"/>
                <w:sz w:val="16"/>
                <w:szCs w:val="16"/>
                <w:lang w:val="da-DK"/>
                <w:rPrChange w:id="409" w:author="Jose Antonio Perez Molina" w:date="2025-06-06T15:32:00Z" w16du:dateUtc="2025-06-06T13:32:00Z">
                  <w:rPr>
                    <w:sz w:val="18"/>
                    <w:szCs w:val="18"/>
                    <w:lang w:val="da-DK"/>
                  </w:rPr>
                </w:rPrChange>
              </w:rPr>
              <w:instrText xml:space="preserve"> ADDIN ZOTERO_ITEM CSL_CITATION {"citationID":"gUakDO2w","properties":{"formattedCitation":"\\super 6\\nosupersub{}","plainCitation":"6","noteIndex":0},"citationItems":[{"id":33,"uris":["http://zotero.org/groups/5772643/items/UNRHGT3E"],"itemData":{"id":33,"type":"article-journal","abstract":"BACKGROUND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D466A2" w:rsidRPr="00BB0024">
              <w:rPr>
                <w:rFonts w:ascii="Aptos" w:hAnsi="Aptos"/>
                <w:sz w:val="16"/>
                <w:szCs w:val="16"/>
                <w:lang w:val="en-US"/>
                <w:rPrChange w:id="410" w:author="Jose Antonio Perez Molina" w:date="2025-06-06T15:32:00Z" w16du:dateUtc="2025-06-06T13:32:00Z">
                  <w:rPr>
                    <w:sz w:val="18"/>
                    <w:szCs w:val="18"/>
                    <w:lang w:val="en-US"/>
                  </w:rPr>
                </w:rPrChange>
              </w:rPr>
              <w:fldChar w:fldCharType="separate"/>
            </w:r>
            <w:r w:rsidR="000836D7" w:rsidRPr="00BB0024">
              <w:rPr>
                <w:rFonts w:ascii="Aptos" w:hAnsi="Aptos" w:cs="Times New Roman"/>
                <w:kern w:val="0"/>
                <w:sz w:val="16"/>
                <w:szCs w:val="16"/>
                <w:vertAlign w:val="superscript"/>
                <w:rPrChange w:id="411" w:author="Jose Antonio Perez Molina" w:date="2025-06-06T15:32:00Z" w16du:dateUtc="2025-06-06T13:32:00Z">
                  <w:rPr>
                    <w:rFonts w:ascii="Aptos" w:hAnsi="Aptos" w:cs="Times New Roman"/>
                    <w:kern w:val="0"/>
                    <w:sz w:val="18"/>
                    <w:szCs w:val="18"/>
                    <w:vertAlign w:val="superscript"/>
                  </w:rPr>
                </w:rPrChange>
              </w:rPr>
              <w:t>6</w:t>
            </w:r>
            <w:r w:rsidR="00D466A2" w:rsidRPr="00BB0024">
              <w:rPr>
                <w:rFonts w:ascii="Aptos" w:hAnsi="Aptos"/>
                <w:sz w:val="16"/>
                <w:szCs w:val="16"/>
                <w:lang w:val="en-US"/>
                <w:rPrChange w:id="412" w:author="Jose Antonio Perez Molina" w:date="2025-06-06T15:32:00Z" w16du:dateUtc="2025-06-06T13:32:00Z">
                  <w:rPr>
                    <w:sz w:val="18"/>
                    <w:szCs w:val="18"/>
                    <w:lang w:val="en-US"/>
                  </w:rPr>
                </w:rPrChange>
              </w:rPr>
              <w:fldChar w:fldCharType="end"/>
            </w:r>
          </w:p>
        </w:tc>
      </w:tr>
      <w:tr w:rsidR="00AC7710" w:rsidRPr="00BB0024" w14:paraId="4B2CD115" w14:textId="77777777" w:rsidTr="00BB0024">
        <w:tblPrEx>
          <w:tblPrExChange w:id="413" w:author="Jose Antonio Perez Molina" w:date="2025-06-06T15:33:00Z" w16du:dateUtc="2025-06-06T13:33:00Z">
            <w:tblPrEx>
              <w:tblBorders>
                <w:insideH w:val="single" w:sz="2" w:space="0" w:color="auto"/>
                <w:insideV w:val="single" w:sz="2" w:space="0" w:color="auto"/>
              </w:tblBorders>
            </w:tblPrEx>
          </w:tblPrExChange>
        </w:tblPrEx>
        <w:tc>
          <w:tcPr>
            <w:cnfStyle w:val="001000000000" w:firstRow="0" w:lastRow="0" w:firstColumn="1" w:lastColumn="0" w:oddVBand="0" w:evenVBand="0" w:oddHBand="0" w:evenHBand="0" w:firstRowFirstColumn="0" w:firstRowLastColumn="0" w:lastRowFirstColumn="0" w:lastRowLastColumn="0"/>
            <w:tcW w:w="2849" w:type="dxa"/>
            <w:tcBorders>
              <w:right w:val="none" w:sz="0" w:space="0" w:color="auto"/>
            </w:tcBorders>
            <w:tcPrChange w:id="414" w:author="Jose Antonio Perez Molina" w:date="2025-06-06T15:33:00Z" w16du:dateUtc="2025-06-06T13:33:00Z">
              <w:tcPr>
                <w:tcW w:w="1698" w:type="dxa"/>
                <w:tcBorders>
                  <w:right w:val="none" w:sz="0" w:space="0" w:color="auto"/>
                </w:tcBorders>
              </w:tcPr>
            </w:tcPrChange>
          </w:tcPr>
          <w:p w14:paraId="3F541BEE" w14:textId="77777777" w:rsidR="004A50FD" w:rsidRPr="00BB0024" w:rsidRDefault="004A50FD" w:rsidP="003567E7">
            <w:pPr>
              <w:spacing w:line="360" w:lineRule="auto"/>
              <w:rPr>
                <w:rFonts w:ascii="Aptos" w:hAnsi="Aptos"/>
                <w:sz w:val="16"/>
                <w:szCs w:val="16"/>
                <w:lang w:val="en-US"/>
                <w:rPrChange w:id="415" w:author="Jose Antonio Perez Molina" w:date="2025-06-06T15:32:00Z" w16du:dateUtc="2025-06-06T13:32:00Z">
                  <w:rPr>
                    <w:sz w:val="18"/>
                    <w:szCs w:val="18"/>
                    <w:lang w:val="en-US"/>
                  </w:rPr>
                </w:rPrChange>
              </w:rPr>
            </w:pPr>
            <w:r w:rsidRPr="00BB0024">
              <w:rPr>
                <w:rFonts w:ascii="Aptos" w:hAnsi="Aptos"/>
                <w:sz w:val="16"/>
                <w:szCs w:val="16"/>
                <w:lang w:val="en-US"/>
                <w:rPrChange w:id="416" w:author="Jose Antonio Perez Molina" w:date="2025-06-06T15:32:00Z" w16du:dateUtc="2025-06-06T13:32:00Z">
                  <w:rPr>
                    <w:sz w:val="18"/>
                    <w:szCs w:val="18"/>
                    <w:lang w:val="en-US"/>
                  </w:rPr>
                </w:rPrChange>
              </w:rPr>
              <w:t xml:space="preserve">Relative risk reduction of progression to Digestive Chagas disease </w:t>
            </w:r>
          </w:p>
          <w:p w14:paraId="1CC36FB1" w14:textId="77777777" w:rsidR="004A50FD" w:rsidRPr="00BB0024" w:rsidRDefault="004A50FD" w:rsidP="003567E7">
            <w:pPr>
              <w:spacing w:line="360" w:lineRule="auto"/>
              <w:rPr>
                <w:rFonts w:ascii="Aptos" w:hAnsi="Aptos"/>
                <w:sz w:val="16"/>
                <w:szCs w:val="16"/>
                <w:lang w:val="en-US"/>
                <w:rPrChange w:id="417" w:author="Jose Antonio Perez Molina" w:date="2025-06-06T15:32:00Z" w16du:dateUtc="2025-06-06T13:32:00Z">
                  <w:rPr>
                    <w:sz w:val="18"/>
                    <w:szCs w:val="18"/>
                    <w:lang w:val="en-US"/>
                  </w:rPr>
                </w:rPrChange>
              </w:rPr>
            </w:pPr>
          </w:p>
        </w:tc>
        <w:tc>
          <w:tcPr>
            <w:tcW w:w="1662" w:type="dxa"/>
            <w:tcPrChange w:id="418" w:author="Jose Antonio Perez Molina" w:date="2025-06-06T15:33:00Z" w16du:dateUtc="2025-06-06T13:33:00Z">
              <w:tcPr>
                <w:tcW w:w="1699" w:type="dxa"/>
                <w:gridSpan w:val="2"/>
              </w:tcPr>
            </w:tcPrChange>
          </w:tcPr>
          <w:p w14:paraId="10A08F41" w14:textId="0C3981E2" w:rsidR="004A50FD" w:rsidRPr="00BB0024"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lang w:val="en-US"/>
                <w:rPrChange w:id="419" w:author="Jose Antonio Perez Molina" w:date="2025-06-06T15:32:00Z" w16du:dateUtc="2025-06-06T13:32:00Z">
                  <w:rPr>
                    <w:sz w:val="18"/>
                    <w:szCs w:val="18"/>
                    <w:lang w:val="en-US"/>
                  </w:rPr>
                </w:rPrChange>
              </w:rPr>
            </w:pPr>
            <w:r w:rsidRPr="00BB0024">
              <w:rPr>
                <w:rFonts w:ascii="Aptos" w:hAnsi="Aptos"/>
                <w:sz w:val="16"/>
                <w:szCs w:val="16"/>
                <w:lang w:val="en-US"/>
                <w:rPrChange w:id="420" w:author="Jose Antonio Perez Molina" w:date="2025-06-06T15:32:00Z" w16du:dateUtc="2025-06-06T13:32:00Z">
                  <w:rPr>
                    <w:sz w:val="18"/>
                    <w:szCs w:val="18"/>
                    <w:lang w:val="en-US"/>
                  </w:rPr>
                </w:rPrChange>
              </w:rPr>
              <w:t>0.88</w:t>
            </w:r>
            <w:r w:rsidR="00382A72" w:rsidRPr="00BB0024">
              <w:rPr>
                <w:rFonts w:ascii="Aptos" w:hAnsi="Aptos"/>
                <w:sz w:val="16"/>
                <w:szCs w:val="16"/>
                <w:lang w:val="en-US"/>
                <w:rPrChange w:id="421" w:author="Jose Antonio Perez Molina" w:date="2025-06-06T15:32:00Z" w16du:dateUtc="2025-06-06T13:32:00Z">
                  <w:rPr>
                    <w:sz w:val="18"/>
                    <w:szCs w:val="18"/>
                    <w:lang w:val="en-US"/>
                  </w:rPr>
                </w:rPrChange>
              </w:rPr>
              <w:t xml:space="preserve"> </w:t>
            </w:r>
            <w:r w:rsidRPr="00BB0024">
              <w:rPr>
                <w:rFonts w:ascii="Aptos" w:hAnsi="Aptos"/>
                <w:sz w:val="16"/>
                <w:szCs w:val="16"/>
                <w:lang w:val="en-US"/>
                <w:rPrChange w:id="422" w:author="Jose Antonio Perez Molina" w:date="2025-06-06T15:32:00Z" w16du:dateUtc="2025-06-06T13:32:00Z">
                  <w:rPr>
                    <w:sz w:val="18"/>
                    <w:szCs w:val="18"/>
                    <w:lang w:val="en-US"/>
                  </w:rPr>
                </w:rPrChange>
              </w:rPr>
              <w:t>(0.55-1.42)</w:t>
            </w:r>
          </w:p>
        </w:tc>
        <w:tc>
          <w:tcPr>
            <w:tcW w:w="1662" w:type="dxa"/>
            <w:tcPrChange w:id="423" w:author="Jose Antonio Perez Molina" w:date="2025-06-06T15:33:00Z" w16du:dateUtc="2025-06-06T13:33:00Z">
              <w:tcPr>
                <w:tcW w:w="1699" w:type="dxa"/>
                <w:gridSpan w:val="2"/>
              </w:tcPr>
            </w:tcPrChange>
          </w:tcPr>
          <w:p w14:paraId="7AA45BB2" w14:textId="30ADD551" w:rsidR="004A50FD" w:rsidRPr="00BB0024"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lang w:val="en-US"/>
                <w:rPrChange w:id="424" w:author="Jose Antonio Perez Molina" w:date="2025-06-06T15:32:00Z" w16du:dateUtc="2025-06-06T13:32:00Z">
                  <w:rPr>
                    <w:sz w:val="18"/>
                    <w:szCs w:val="18"/>
                    <w:lang w:val="en-US"/>
                  </w:rPr>
                </w:rPrChange>
              </w:rPr>
            </w:pPr>
            <w:r w:rsidRPr="00BB0024">
              <w:rPr>
                <w:rFonts w:ascii="Aptos" w:hAnsi="Aptos"/>
                <w:sz w:val="16"/>
                <w:szCs w:val="16"/>
                <w:lang w:val="en-US"/>
                <w:rPrChange w:id="425" w:author="Jose Antonio Perez Molina" w:date="2025-06-06T15:32:00Z" w16du:dateUtc="2025-06-06T13:32:00Z">
                  <w:rPr>
                    <w:sz w:val="18"/>
                    <w:szCs w:val="18"/>
                    <w:lang w:val="en-US"/>
                  </w:rPr>
                </w:rPrChange>
              </w:rPr>
              <w:t>NA</w:t>
            </w:r>
          </w:p>
        </w:tc>
        <w:tc>
          <w:tcPr>
            <w:tcW w:w="1662" w:type="dxa"/>
            <w:tcPrChange w:id="426" w:author="Jose Antonio Perez Molina" w:date="2025-06-06T15:33:00Z" w16du:dateUtc="2025-06-06T13:33:00Z">
              <w:tcPr>
                <w:tcW w:w="2559" w:type="dxa"/>
                <w:gridSpan w:val="2"/>
              </w:tcPr>
            </w:tcPrChange>
          </w:tcPr>
          <w:p w14:paraId="0E5EA684" w14:textId="54C3A208" w:rsidR="004A50FD" w:rsidRPr="00BB0024"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lang w:val="en-US"/>
                <w:rPrChange w:id="427" w:author="Jose Antonio Perez Molina" w:date="2025-06-06T15:32:00Z" w16du:dateUtc="2025-06-06T13:32:00Z">
                  <w:rPr>
                    <w:sz w:val="18"/>
                    <w:szCs w:val="18"/>
                    <w:lang w:val="en-US"/>
                  </w:rPr>
                </w:rPrChange>
              </w:rPr>
            </w:pPr>
            <w:proofErr w:type="spellStart"/>
            <w:r w:rsidRPr="00BB0024">
              <w:rPr>
                <w:rFonts w:ascii="Aptos" w:hAnsi="Aptos"/>
                <w:sz w:val="16"/>
                <w:szCs w:val="16"/>
                <w:lang w:val="en-US"/>
                <w:rPrChange w:id="428" w:author="Jose Antonio Perez Molina" w:date="2025-06-06T15:32:00Z" w16du:dateUtc="2025-06-06T13:32:00Z">
                  <w:rPr>
                    <w:sz w:val="18"/>
                    <w:szCs w:val="18"/>
                    <w:lang w:val="en-US"/>
                  </w:rPr>
                </w:rPrChange>
              </w:rPr>
              <w:t>LogNormal</w:t>
            </w:r>
            <w:proofErr w:type="spellEnd"/>
            <w:r w:rsidRPr="00BB0024">
              <w:rPr>
                <w:rFonts w:ascii="Aptos" w:hAnsi="Aptos"/>
                <w:sz w:val="16"/>
                <w:szCs w:val="16"/>
                <w:lang w:val="en-US"/>
                <w:rPrChange w:id="429" w:author="Jose Antonio Perez Molina" w:date="2025-06-06T15:32:00Z" w16du:dateUtc="2025-06-06T13:32:00Z">
                  <w:rPr>
                    <w:sz w:val="18"/>
                    <w:szCs w:val="18"/>
                    <w:lang w:val="en-US"/>
                  </w:rPr>
                </w:rPrChange>
              </w:rPr>
              <w:t xml:space="preserve"> (mean=0.88, 95% CI 0.55-1.42)</w:t>
            </w:r>
          </w:p>
        </w:tc>
        <w:tc>
          <w:tcPr>
            <w:tcW w:w="1663" w:type="dxa"/>
            <w:tcPrChange w:id="430" w:author="Jose Antonio Perez Molina" w:date="2025-06-06T15:33:00Z" w16du:dateUtc="2025-06-06T13:33:00Z">
              <w:tcPr>
                <w:tcW w:w="1843" w:type="dxa"/>
                <w:gridSpan w:val="2"/>
              </w:tcPr>
            </w:tcPrChange>
          </w:tcPr>
          <w:p w14:paraId="6026CA54" w14:textId="7D6AC196" w:rsidR="004A50FD" w:rsidRPr="00BB0024" w:rsidRDefault="000763CA" w:rsidP="00AC7710">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Change w:id="431" w:author="Jose Antonio Perez Molina" w:date="2025-06-06T15:32:00Z" w16du:dateUtc="2025-06-06T13:32:00Z">
                  <w:rPr>
                    <w:sz w:val="18"/>
                    <w:szCs w:val="18"/>
                  </w:rPr>
                </w:rPrChange>
              </w:rPr>
            </w:pPr>
            <w:r w:rsidRPr="00BB0024">
              <w:rPr>
                <w:rFonts w:ascii="Aptos" w:hAnsi="Aptos"/>
                <w:sz w:val="16"/>
                <w:szCs w:val="16"/>
                <w:rPrChange w:id="432" w:author="Jose Antonio Perez Molina" w:date="2025-06-06T15:32:00Z" w16du:dateUtc="2025-06-06T13:32:00Z">
                  <w:rPr>
                    <w:sz w:val="18"/>
                    <w:szCs w:val="18"/>
                  </w:rPr>
                </w:rPrChange>
              </w:rPr>
              <w:t>Nunes da costa</w:t>
            </w:r>
            <w:r w:rsidR="00382A72" w:rsidRPr="00BB0024">
              <w:rPr>
                <w:rFonts w:ascii="Aptos" w:hAnsi="Aptos"/>
                <w:sz w:val="16"/>
                <w:szCs w:val="16"/>
                <w:rPrChange w:id="433" w:author="Jose Antonio Perez Molina" w:date="2025-06-06T15:32:00Z" w16du:dateUtc="2025-06-06T13:32:00Z">
                  <w:rPr>
                    <w:sz w:val="18"/>
                    <w:szCs w:val="18"/>
                  </w:rPr>
                </w:rPrChange>
              </w:rPr>
              <w:t xml:space="preserve"> et al. 202</w:t>
            </w:r>
            <w:r w:rsidRPr="00BB0024">
              <w:rPr>
                <w:rFonts w:ascii="Aptos" w:hAnsi="Aptos"/>
                <w:sz w:val="16"/>
                <w:szCs w:val="16"/>
                <w:rPrChange w:id="434" w:author="Jose Antonio Perez Molina" w:date="2025-06-06T15:32:00Z" w16du:dateUtc="2025-06-06T13:32:00Z">
                  <w:rPr>
                    <w:sz w:val="18"/>
                    <w:szCs w:val="18"/>
                  </w:rPr>
                </w:rPrChange>
              </w:rPr>
              <w:t>1</w:t>
            </w:r>
            <w:r w:rsidRPr="00BB0024">
              <w:rPr>
                <w:rFonts w:ascii="Aptos" w:hAnsi="Aptos"/>
                <w:sz w:val="16"/>
                <w:szCs w:val="16"/>
                <w:rPrChange w:id="435" w:author="Jose Antonio Perez Molina" w:date="2025-06-06T15:32:00Z" w16du:dateUtc="2025-06-06T13:32:00Z">
                  <w:rPr>
                    <w:sz w:val="18"/>
                    <w:szCs w:val="18"/>
                  </w:rPr>
                </w:rPrChange>
              </w:rPr>
              <w:fldChar w:fldCharType="begin"/>
            </w:r>
            <w:r w:rsidRPr="00BB0024">
              <w:rPr>
                <w:rFonts w:ascii="Aptos" w:hAnsi="Aptos"/>
                <w:sz w:val="16"/>
                <w:szCs w:val="16"/>
                <w:rPrChange w:id="436" w:author="Jose Antonio Perez Molina" w:date="2025-06-06T15:32:00Z" w16du:dateUtc="2025-06-06T13:32:00Z">
                  <w:rPr>
                    <w:sz w:val="18"/>
                    <w:szCs w:val="18"/>
                  </w:rPr>
                </w:rPrChange>
              </w:rPr>
              <w:instrText xml:space="preserve"> ADDIN ZOTERO_ITEM CSL_CITATION {"citationID":"ZZHLjiEV","properties":{"formattedCitation":"\\super 13\\nosupersub{}","plainCitation":"13","noteIndex":0},"citationItems":[{"id":11,"uris":["http://zotero.org/groups/5772643/items/NYTTL48N"],"itemData":{"id":11,"type":"article-journal","abstract":"American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Disease","volume":"15","author":[{"family":"Nunes Da Costa","given":"Erika Alessandra Pellison"},{"family":"Victória","given":"Cassiano"},{"family":"Fortaleza","given":"Carlos Magno Castelo Branco"}],"editor":[{"family":"Petersen","given":"Christine A."}],"issued":{"date-parts":[["2021",8,13]]}}}],"schema":"https://github.com/citation-style-language/schema/raw/master/csl-citation.json"} </w:instrText>
            </w:r>
            <w:r w:rsidRPr="00BB0024">
              <w:rPr>
                <w:rFonts w:ascii="Aptos" w:hAnsi="Aptos"/>
                <w:sz w:val="16"/>
                <w:szCs w:val="16"/>
                <w:rPrChange w:id="437" w:author="Jose Antonio Perez Molina" w:date="2025-06-06T15:32:00Z" w16du:dateUtc="2025-06-06T13:32:00Z">
                  <w:rPr>
                    <w:sz w:val="18"/>
                    <w:szCs w:val="18"/>
                  </w:rPr>
                </w:rPrChange>
              </w:rPr>
              <w:fldChar w:fldCharType="separate"/>
            </w:r>
            <w:r w:rsidRPr="00BB0024">
              <w:rPr>
                <w:rFonts w:ascii="Aptos" w:hAnsi="Aptos" w:cs="Times New Roman"/>
                <w:kern w:val="0"/>
                <w:sz w:val="16"/>
                <w:szCs w:val="16"/>
                <w:vertAlign w:val="superscript"/>
                <w:rPrChange w:id="438" w:author="Jose Antonio Perez Molina" w:date="2025-06-06T15:32:00Z" w16du:dateUtc="2025-06-06T13:32:00Z">
                  <w:rPr>
                    <w:rFonts w:ascii="Aptos" w:hAnsi="Aptos" w:cs="Times New Roman"/>
                    <w:kern w:val="0"/>
                    <w:sz w:val="18"/>
                    <w:szCs w:val="18"/>
                    <w:vertAlign w:val="superscript"/>
                  </w:rPr>
                </w:rPrChange>
              </w:rPr>
              <w:t>13</w:t>
            </w:r>
            <w:r w:rsidRPr="00BB0024">
              <w:rPr>
                <w:rFonts w:ascii="Aptos" w:hAnsi="Aptos"/>
                <w:sz w:val="16"/>
                <w:szCs w:val="16"/>
                <w:rPrChange w:id="439" w:author="Jose Antonio Perez Molina" w:date="2025-06-06T15:32:00Z" w16du:dateUtc="2025-06-06T13:32:00Z">
                  <w:rPr>
                    <w:sz w:val="18"/>
                    <w:szCs w:val="18"/>
                  </w:rPr>
                </w:rPrChange>
              </w:rPr>
              <w:fldChar w:fldCharType="end"/>
            </w:r>
          </w:p>
        </w:tc>
      </w:tr>
    </w:tbl>
    <w:p w14:paraId="09E9B24B" w14:textId="639D92DF" w:rsidR="00FE3AB8" w:rsidRPr="00951F0B" w:rsidRDefault="00A66ED9" w:rsidP="003567E7">
      <w:pPr>
        <w:spacing w:line="360" w:lineRule="auto"/>
        <w:rPr>
          <w:i/>
          <w:iCs/>
          <w:sz w:val="20"/>
          <w:szCs w:val="20"/>
          <w:lang w:val="en-US"/>
        </w:rPr>
      </w:pPr>
      <w:r w:rsidRPr="000763CA">
        <w:rPr>
          <w:i/>
          <w:iCs/>
          <w:sz w:val="20"/>
          <w:szCs w:val="20"/>
        </w:rPr>
        <w:t xml:space="preserve"> </w:t>
      </w:r>
      <w:r w:rsidR="00FE3AB8" w:rsidRPr="00951F0B">
        <w:rPr>
          <w:i/>
          <w:iCs/>
          <w:sz w:val="20"/>
          <w:szCs w:val="20"/>
          <w:lang w:val="en-US"/>
        </w:rPr>
        <w:t>Table 1.</w:t>
      </w:r>
      <w:r w:rsidR="00FE3AB8" w:rsidRPr="00951F0B">
        <w:rPr>
          <w:sz w:val="20"/>
          <w:szCs w:val="20"/>
          <w:lang w:val="en-US"/>
        </w:rPr>
        <w:t xml:space="preserve"> </w:t>
      </w:r>
      <w:r w:rsidRPr="00951F0B">
        <w:rPr>
          <w:i/>
          <w:iCs/>
          <w:sz w:val="20"/>
          <w:szCs w:val="20"/>
          <w:lang w:val="en-US"/>
        </w:rPr>
        <w:t>Model parameters</w:t>
      </w:r>
      <w:r w:rsidR="00FE3AB8" w:rsidRPr="00951F0B">
        <w:rPr>
          <w:i/>
          <w:iCs/>
          <w:sz w:val="20"/>
          <w:szCs w:val="20"/>
          <w:lang w:val="en-US"/>
        </w:rPr>
        <w:t xml:space="preserve"> that govern transitions between states.</w:t>
      </w:r>
    </w:p>
    <w:p w14:paraId="657D6A22" w14:textId="77777777" w:rsidR="00FE3AB8" w:rsidRDefault="00FE3AB8" w:rsidP="00FE3AB8">
      <w:pPr>
        <w:spacing w:line="360" w:lineRule="auto"/>
        <w:rPr>
          <w:b/>
          <w:bCs/>
          <w:lang w:val="en-US"/>
        </w:rPr>
      </w:pPr>
    </w:p>
    <w:p w14:paraId="212259CB" w14:textId="2D723B93" w:rsidR="007B38E2" w:rsidRPr="00B16C9C" w:rsidRDefault="007B38E2" w:rsidP="00FE3AB8">
      <w:pPr>
        <w:spacing w:line="360" w:lineRule="auto"/>
        <w:rPr>
          <w:i/>
          <w:iCs/>
          <w:lang w:val="en-US"/>
        </w:rPr>
      </w:pPr>
      <w:r w:rsidRPr="00B16C9C">
        <w:rPr>
          <w:i/>
          <w:iCs/>
          <w:lang w:val="en-US"/>
        </w:rPr>
        <w:t>Costs</w:t>
      </w:r>
    </w:p>
    <w:p w14:paraId="4A68E218" w14:textId="73A9E0D2" w:rsidR="00FE3AB8" w:rsidRPr="00FE3AB8" w:rsidRDefault="007B38E2" w:rsidP="00FE3AB8">
      <w:pPr>
        <w:spacing w:line="360" w:lineRule="auto"/>
        <w:rPr>
          <w:b/>
          <w:bCs/>
          <w:lang w:val="en-US"/>
        </w:rPr>
      </w:pPr>
      <w:r>
        <w:rPr>
          <w:lang w:val="en-US"/>
        </w:rPr>
        <w:t>Costs used in the model are presented in table 2.</w:t>
      </w:r>
    </w:p>
    <w:tbl>
      <w:tblPr>
        <w:tblStyle w:val="Tablanormal3"/>
        <w:tblW w:w="0" w:type="auto"/>
        <w:tblLook w:val="04A0" w:firstRow="1" w:lastRow="0" w:firstColumn="1" w:lastColumn="0" w:noHBand="0" w:noVBand="1"/>
      </w:tblPr>
      <w:tblGrid>
        <w:gridCol w:w="3034"/>
        <w:gridCol w:w="1318"/>
        <w:gridCol w:w="1144"/>
        <w:gridCol w:w="1170"/>
        <w:gridCol w:w="2404"/>
      </w:tblGrid>
      <w:tr w:rsidR="00904464" w:rsidRPr="00FE3AB8" w14:paraId="3607ED0A" w14:textId="77777777" w:rsidTr="00FE3A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B6A0DD" w14:textId="77777777" w:rsidR="00FE3AB8" w:rsidRPr="00FE3AB8" w:rsidRDefault="00FE3AB8" w:rsidP="00FE3AB8">
            <w:pPr>
              <w:spacing w:after="160" w:line="360" w:lineRule="auto"/>
            </w:pPr>
            <w:r w:rsidRPr="00FE3AB8">
              <w:t>Item</w:t>
            </w:r>
          </w:p>
        </w:tc>
        <w:tc>
          <w:tcPr>
            <w:tcW w:w="0" w:type="auto"/>
            <w:hideMark/>
          </w:tcPr>
          <w:p w14:paraId="5D461893" w14:textId="77777777" w:rsidR="00FE3AB8" w:rsidRPr="00FE3AB8"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pPr>
            <w:r w:rsidRPr="00FE3AB8">
              <w:t>Unit Cost (€)</w:t>
            </w:r>
          </w:p>
        </w:tc>
        <w:tc>
          <w:tcPr>
            <w:tcW w:w="0" w:type="auto"/>
            <w:hideMark/>
          </w:tcPr>
          <w:p w14:paraId="65299485" w14:textId="77777777" w:rsidR="00FE3AB8" w:rsidRPr="00FE3AB8"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pPr>
            <w:r w:rsidRPr="00FE3AB8">
              <w:t>Annual Units</w:t>
            </w:r>
          </w:p>
        </w:tc>
        <w:tc>
          <w:tcPr>
            <w:tcW w:w="0" w:type="auto"/>
            <w:hideMark/>
          </w:tcPr>
          <w:p w14:paraId="07339959" w14:textId="77777777" w:rsidR="00FE3AB8" w:rsidRPr="00FE3AB8"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pPr>
            <w:r w:rsidRPr="00FE3AB8">
              <w:t>Annual Cost (€)</w:t>
            </w:r>
          </w:p>
        </w:tc>
        <w:tc>
          <w:tcPr>
            <w:tcW w:w="0" w:type="auto"/>
            <w:hideMark/>
          </w:tcPr>
          <w:p w14:paraId="618E9571" w14:textId="77777777" w:rsidR="00FE3AB8" w:rsidRPr="00FE3AB8"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pPr>
            <w:r w:rsidRPr="00FE3AB8">
              <w:t>Source</w:t>
            </w:r>
          </w:p>
        </w:tc>
      </w:tr>
      <w:tr w:rsidR="00904464" w:rsidRPr="00A272FE" w14:paraId="457DA600" w14:textId="77777777" w:rsidTr="00F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D5C11" w14:textId="77777777" w:rsidR="00FE3AB8" w:rsidRPr="00FE3AB8" w:rsidRDefault="00FE3AB8" w:rsidP="00FE3AB8">
            <w:pPr>
              <w:spacing w:after="160" w:line="360" w:lineRule="auto"/>
            </w:pPr>
            <w:r w:rsidRPr="00FE3AB8">
              <w:t>Treatment</w:t>
            </w:r>
          </w:p>
        </w:tc>
        <w:tc>
          <w:tcPr>
            <w:tcW w:w="0" w:type="auto"/>
            <w:hideMark/>
          </w:tcPr>
          <w:p w14:paraId="2661E44D" w14:textId="77777777" w:rsidR="00FE3AB8" w:rsidRPr="00FE3AB8"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131.00</w:t>
            </w:r>
          </w:p>
        </w:tc>
        <w:tc>
          <w:tcPr>
            <w:tcW w:w="0" w:type="auto"/>
            <w:hideMark/>
          </w:tcPr>
          <w:p w14:paraId="14801593" w14:textId="77777777" w:rsidR="00FE3AB8" w:rsidRPr="00FE3AB8"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Once</w:t>
            </w:r>
          </w:p>
        </w:tc>
        <w:tc>
          <w:tcPr>
            <w:tcW w:w="0" w:type="auto"/>
            <w:hideMark/>
          </w:tcPr>
          <w:p w14:paraId="10C85357" w14:textId="77777777" w:rsidR="00FE3AB8" w:rsidRPr="00FE3AB8"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7.00</w:t>
            </w:r>
          </w:p>
        </w:tc>
        <w:tc>
          <w:tcPr>
            <w:tcW w:w="0" w:type="auto"/>
            <w:hideMark/>
          </w:tcPr>
          <w:p w14:paraId="7031E727" w14:textId="0F06B565" w:rsidR="00FE3AB8" w:rsidRPr="00FE3AB8" w:rsidRDefault="00697A1B" w:rsidP="00FE3AB8">
            <w:pPr>
              <w:spacing w:after="160" w:line="360" w:lineRule="auto"/>
              <w:cnfStyle w:val="000000100000" w:firstRow="0" w:lastRow="0" w:firstColumn="0" w:lastColumn="0" w:oddVBand="0" w:evenVBand="0" w:oddHBand="1" w:evenHBand="0" w:firstRowFirstColumn="0" w:firstRowLastColumn="0" w:lastRowFirstColumn="0" w:lastRowLastColumn="0"/>
              <w:rPr>
                <w:lang w:val="en-US"/>
              </w:rPr>
            </w:pPr>
            <w:r w:rsidRPr="00904464">
              <w:rPr>
                <w:lang w:val="en-US"/>
              </w:rPr>
              <w:t xml:space="preserve">Direct query to the </w:t>
            </w:r>
            <w:r w:rsidR="00904464" w:rsidRPr="00904464">
              <w:rPr>
                <w:lang w:val="en-US"/>
              </w:rPr>
              <w:t>D</w:t>
            </w:r>
            <w:r w:rsidR="00904464">
              <w:rPr>
                <w:lang w:val="en-US"/>
              </w:rPr>
              <w:t>epartment of foreign medicines of the Spanish Agency of Medicines and Medical Devices.</w:t>
            </w:r>
          </w:p>
        </w:tc>
      </w:tr>
      <w:tr w:rsidR="00904464" w:rsidRPr="00FE3AB8" w14:paraId="4C666467" w14:textId="77777777" w:rsidTr="00FE3AB8">
        <w:tc>
          <w:tcPr>
            <w:cnfStyle w:val="001000000000" w:firstRow="0" w:lastRow="0" w:firstColumn="1" w:lastColumn="0" w:oddVBand="0" w:evenVBand="0" w:oddHBand="0" w:evenHBand="0" w:firstRowFirstColumn="0" w:firstRowLastColumn="0" w:lastRowFirstColumn="0" w:lastRowLastColumn="0"/>
            <w:tcW w:w="0" w:type="auto"/>
            <w:hideMark/>
          </w:tcPr>
          <w:p w14:paraId="005617F5" w14:textId="77777777" w:rsidR="00FE3AB8" w:rsidRPr="00FE3AB8" w:rsidRDefault="00FE3AB8" w:rsidP="00FE3AB8">
            <w:pPr>
              <w:spacing w:after="160" w:line="360" w:lineRule="auto"/>
            </w:pPr>
            <w:r w:rsidRPr="00FE3AB8">
              <w:t>Complete Blood Count (CBC)</w:t>
            </w:r>
          </w:p>
        </w:tc>
        <w:tc>
          <w:tcPr>
            <w:tcW w:w="0" w:type="auto"/>
            <w:hideMark/>
          </w:tcPr>
          <w:p w14:paraId="01E1D033" w14:textId="77777777" w:rsidR="00FE3AB8" w:rsidRPr="00FE3AB8"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10.00</w:t>
            </w:r>
          </w:p>
        </w:tc>
        <w:tc>
          <w:tcPr>
            <w:tcW w:w="0" w:type="auto"/>
            <w:hideMark/>
          </w:tcPr>
          <w:p w14:paraId="4EFCDEDD" w14:textId="77777777" w:rsidR="00FE3AB8" w:rsidRPr="00FE3AB8"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2</w:t>
            </w:r>
          </w:p>
        </w:tc>
        <w:tc>
          <w:tcPr>
            <w:tcW w:w="0" w:type="auto"/>
            <w:hideMark/>
          </w:tcPr>
          <w:p w14:paraId="55FE9E30" w14:textId="77777777" w:rsidR="00FE3AB8" w:rsidRPr="00FE3AB8"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20.00</w:t>
            </w:r>
          </w:p>
        </w:tc>
        <w:tc>
          <w:tcPr>
            <w:tcW w:w="0" w:type="auto"/>
            <w:hideMark/>
          </w:tcPr>
          <w:p w14:paraId="24077028" w14:textId="3F426081" w:rsidR="00FE3AB8" w:rsidRPr="00FE3AB8"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pPr>
            <w:r>
              <w:t>BOJA 2024.</w:t>
            </w:r>
            <w:r>
              <w:fldChar w:fldCharType="begin"/>
            </w:r>
            <w:r>
              <w:instrText xml:space="preserve"> ADDIN ZOTERO_ITEM CSL_CITATION {"citationID":"wsuRxM1d","properties":{"formattedCitation":"\\super 20\\nosupersub{}","plainCitation":"20","noteIndex":0},"citationItems":[{"id":126,"uris":["http://zotero.org/groups/5772643/items/ZPP8BA4Z"],"itemData":{"id":126,"type":"article-journal","container-title":"Boletín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fldChar w:fldCharType="separate"/>
            </w:r>
            <w:r w:rsidRPr="00904464">
              <w:rPr>
                <w:rFonts w:ascii="Aptos" w:hAnsi="Aptos" w:cs="Times New Roman"/>
                <w:kern w:val="0"/>
                <w:vertAlign w:val="superscript"/>
              </w:rPr>
              <w:t>20</w:t>
            </w:r>
            <w:r>
              <w:fldChar w:fldCharType="end"/>
            </w:r>
          </w:p>
        </w:tc>
      </w:tr>
      <w:tr w:rsidR="00904464" w:rsidRPr="00FE3AB8" w14:paraId="37163F89" w14:textId="77777777" w:rsidTr="00F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6B443" w14:textId="77777777" w:rsidR="00FE3AB8" w:rsidRPr="00FE3AB8" w:rsidRDefault="00FE3AB8" w:rsidP="00FE3AB8">
            <w:pPr>
              <w:spacing w:after="160" w:line="360" w:lineRule="auto"/>
            </w:pPr>
            <w:r w:rsidRPr="00FE3AB8">
              <w:t>Basic Biochemistry</w:t>
            </w:r>
          </w:p>
        </w:tc>
        <w:tc>
          <w:tcPr>
            <w:tcW w:w="0" w:type="auto"/>
            <w:hideMark/>
          </w:tcPr>
          <w:p w14:paraId="5ADE36F2" w14:textId="77777777" w:rsidR="00FE3AB8" w:rsidRPr="00FE3AB8"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20.00</w:t>
            </w:r>
          </w:p>
        </w:tc>
        <w:tc>
          <w:tcPr>
            <w:tcW w:w="0" w:type="auto"/>
            <w:hideMark/>
          </w:tcPr>
          <w:p w14:paraId="19EEBC21" w14:textId="77777777" w:rsidR="00FE3AB8" w:rsidRPr="00FE3AB8"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2</w:t>
            </w:r>
          </w:p>
        </w:tc>
        <w:tc>
          <w:tcPr>
            <w:tcW w:w="0" w:type="auto"/>
            <w:hideMark/>
          </w:tcPr>
          <w:p w14:paraId="76B40C23" w14:textId="77777777" w:rsidR="00FE3AB8" w:rsidRPr="00FE3AB8"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40.00</w:t>
            </w:r>
          </w:p>
        </w:tc>
        <w:tc>
          <w:tcPr>
            <w:tcW w:w="0" w:type="auto"/>
            <w:hideMark/>
          </w:tcPr>
          <w:p w14:paraId="744285DC" w14:textId="2A9803C7" w:rsidR="00FE3AB8" w:rsidRPr="00FE3AB8"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pPr>
            <w:r>
              <w:t>BOJA 2024.</w:t>
            </w:r>
            <w:r>
              <w:fldChar w:fldCharType="begin"/>
            </w:r>
            <w:r>
              <w:instrText xml:space="preserve"> ADDIN ZOTERO_ITEM CSL_CITATION {"citationID":"STPUxVEi","properties":{"formattedCitation":"\\super 20\\nosupersub{}","plainCitation":"20","noteIndex":0},"citationItems":[{"id":126,"uris":["http://zotero.org/groups/5772643/items/ZPP8BA4Z"],"itemData":{"id":126,"type":"article-journal","container-title":"Boletín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fldChar w:fldCharType="separate"/>
            </w:r>
            <w:r w:rsidRPr="00904464">
              <w:rPr>
                <w:rFonts w:ascii="Aptos" w:hAnsi="Aptos" w:cs="Times New Roman"/>
                <w:kern w:val="0"/>
                <w:vertAlign w:val="superscript"/>
              </w:rPr>
              <w:t>20</w:t>
            </w:r>
            <w:r>
              <w:fldChar w:fldCharType="end"/>
            </w:r>
          </w:p>
        </w:tc>
      </w:tr>
      <w:tr w:rsidR="00904464" w:rsidRPr="00FE3AB8" w14:paraId="6AA8FBFC" w14:textId="77777777" w:rsidTr="00FE3AB8">
        <w:tc>
          <w:tcPr>
            <w:cnfStyle w:val="001000000000" w:firstRow="0" w:lastRow="0" w:firstColumn="1" w:lastColumn="0" w:oddVBand="0" w:evenVBand="0" w:oddHBand="0" w:evenHBand="0" w:firstRowFirstColumn="0" w:firstRowLastColumn="0" w:lastRowFirstColumn="0" w:lastRowLastColumn="0"/>
            <w:tcW w:w="0" w:type="auto"/>
            <w:hideMark/>
          </w:tcPr>
          <w:p w14:paraId="6B9032EC" w14:textId="77777777" w:rsidR="00FE3AB8" w:rsidRPr="00FE3AB8" w:rsidRDefault="00FE3AB8" w:rsidP="00FE3AB8">
            <w:pPr>
              <w:spacing w:after="160" w:line="360" w:lineRule="auto"/>
            </w:pPr>
            <w:r w:rsidRPr="00FE3AB8">
              <w:t>ECG</w:t>
            </w:r>
          </w:p>
        </w:tc>
        <w:tc>
          <w:tcPr>
            <w:tcW w:w="0" w:type="auto"/>
            <w:hideMark/>
          </w:tcPr>
          <w:p w14:paraId="15FE84DE" w14:textId="77777777" w:rsidR="00FE3AB8" w:rsidRPr="00FE3AB8"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40.00</w:t>
            </w:r>
          </w:p>
        </w:tc>
        <w:tc>
          <w:tcPr>
            <w:tcW w:w="0" w:type="auto"/>
            <w:hideMark/>
          </w:tcPr>
          <w:p w14:paraId="603BF94F" w14:textId="77777777" w:rsidR="00FE3AB8" w:rsidRPr="00FE3AB8"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2</w:t>
            </w:r>
          </w:p>
        </w:tc>
        <w:tc>
          <w:tcPr>
            <w:tcW w:w="0" w:type="auto"/>
            <w:hideMark/>
          </w:tcPr>
          <w:p w14:paraId="77D84288" w14:textId="77777777" w:rsidR="00FE3AB8" w:rsidRPr="00FE3AB8"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80.00</w:t>
            </w:r>
          </w:p>
        </w:tc>
        <w:tc>
          <w:tcPr>
            <w:tcW w:w="0" w:type="auto"/>
            <w:hideMark/>
          </w:tcPr>
          <w:p w14:paraId="3E7D5EC2" w14:textId="4EE53736" w:rsidR="00FE3AB8" w:rsidRPr="00FE3AB8"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pPr>
            <w:r>
              <w:t>BOJA 2024.</w:t>
            </w:r>
            <w:r>
              <w:fldChar w:fldCharType="begin"/>
            </w:r>
            <w:r>
              <w:instrText xml:space="preserve"> ADDIN ZOTERO_ITEM CSL_CITATION {"citationID":"PzFQiMc3","properties":{"formattedCitation":"\\super 20\\nosupersub{}","plainCitation":"20","noteIndex":0},"citationItems":[{"id":126,"uris":["http://zotero.org/groups/5772643/items/ZPP8BA4Z"],"itemData":{"id":126,"type":"article-journal","container-title":"Boletín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fldChar w:fldCharType="separate"/>
            </w:r>
            <w:r w:rsidRPr="00904464">
              <w:rPr>
                <w:rFonts w:ascii="Aptos" w:hAnsi="Aptos" w:cs="Times New Roman"/>
                <w:kern w:val="0"/>
                <w:vertAlign w:val="superscript"/>
              </w:rPr>
              <w:t>20</w:t>
            </w:r>
            <w:r>
              <w:fldChar w:fldCharType="end"/>
            </w:r>
          </w:p>
        </w:tc>
      </w:tr>
      <w:tr w:rsidR="00904464" w:rsidRPr="00FE3AB8" w14:paraId="42714455" w14:textId="77777777" w:rsidTr="00F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7E5A2" w14:textId="77777777" w:rsidR="00FE3AB8" w:rsidRPr="00FE3AB8" w:rsidRDefault="00FE3AB8" w:rsidP="00FE3AB8">
            <w:pPr>
              <w:spacing w:after="160" w:line="360" w:lineRule="auto"/>
            </w:pPr>
            <w:r w:rsidRPr="00FE3AB8">
              <w:t>Echocardiogram</w:t>
            </w:r>
          </w:p>
        </w:tc>
        <w:tc>
          <w:tcPr>
            <w:tcW w:w="0" w:type="auto"/>
            <w:hideMark/>
          </w:tcPr>
          <w:p w14:paraId="4891780E" w14:textId="77777777" w:rsidR="00FE3AB8" w:rsidRPr="00FE3AB8"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100.00</w:t>
            </w:r>
          </w:p>
        </w:tc>
        <w:tc>
          <w:tcPr>
            <w:tcW w:w="0" w:type="auto"/>
            <w:hideMark/>
          </w:tcPr>
          <w:p w14:paraId="0FB782D6" w14:textId="77777777" w:rsidR="00FE3AB8" w:rsidRPr="00FE3AB8"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0.05–1</w:t>
            </w:r>
          </w:p>
        </w:tc>
        <w:tc>
          <w:tcPr>
            <w:tcW w:w="0" w:type="auto"/>
            <w:hideMark/>
          </w:tcPr>
          <w:p w14:paraId="0E2305BD" w14:textId="77777777" w:rsidR="00FE3AB8" w:rsidRPr="00FE3AB8"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5.00–100.00</w:t>
            </w:r>
          </w:p>
        </w:tc>
        <w:tc>
          <w:tcPr>
            <w:tcW w:w="0" w:type="auto"/>
            <w:hideMark/>
          </w:tcPr>
          <w:p w14:paraId="709FEDC3" w14:textId="01DDC60D" w:rsidR="00FE3AB8" w:rsidRPr="00FE3AB8"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pPr>
            <w:r>
              <w:t>BOJA 2024.</w:t>
            </w:r>
            <w:r>
              <w:fldChar w:fldCharType="begin"/>
            </w:r>
            <w:r>
              <w:instrText xml:space="preserve"> ADDIN ZOTERO_ITEM CSL_CITATION {"citationID":"Kd2DGksf","properties":{"formattedCitation":"\\super 20\\nosupersub{}","plainCitation":"20","noteIndex":0},"citationItems":[{"id":126,"uris":["http://zotero.org/groups/5772643/items/ZPP8BA4Z"],"itemData":{"id":126,"type":"article-journal","container-title":"Boletín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fldChar w:fldCharType="separate"/>
            </w:r>
            <w:r w:rsidRPr="00904464">
              <w:rPr>
                <w:rFonts w:ascii="Aptos" w:hAnsi="Aptos" w:cs="Times New Roman"/>
                <w:kern w:val="0"/>
                <w:vertAlign w:val="superscript"/>
              </w:rPr>
              <w:t>20</w:t>
            </w:r>
            <w:r>
              <w:fldChar w:fldCharType="end"/>
            </w:r>
          </w:p>
        </w:tc>
      </w:tr>
      <w:tr w:rsidR="00904464" w:rsidRPr="00FE3AB8" w14:paraId="236E9F0E" w14:textId="77777777" w:rsidTr="00FE3AB8">
        <w:tc>
          <w:tcPr>
            <w:cnfStyle w:val="001000000000" w:firstRow="0" w:lastRow="0" w:firstColumn="1" w:lastColumn="0" w:oddVBand="0" w:evenVBand="0" w:oddHBand="0" w:evenHBand="0" w:firstRowFirstColumn="0" w:firstRowLastColumn="0" w:lastRowFirstColumn="0" w:lastRowLastColumn="0"/>
            <w:tcW w:w="0" w:type="auto"/>
            <w:hideMark/>
          </w:tcPr>
          <w:p w14:paraId="0E573957" w14:textId="77777777" w:rsidR="00FE3AB8" w:rsidRPr="00FE3AB8" w:rsidRDefault="00FE3AB8" w:rsidP="00FE3AB8">
            <w:pPr>
              <w:spacing w:after="160" w:line="360" w:lineRule="auto"/>
            </w:pPr>
            <w:r w:rsidRPr="00FE3AB8">
              <w:rPr>
                <w:i/>
                <w:iCs/>
              </w:rPr>
              <w:t>Trypanosoma cruzi</w:t>
            </w:r>
            <w:r w:rsidRPr="00FE3AB8">
              <w:t xml:space="preserve"> Serology</w:t>
            </w:r>
          </w:p>
        </w:tc>
        <w:tc>
          <w:tcPr>
            <w:tcW w:w="0" w:type="auto"/>
            <w:hideMark/>
          </w:tcPr>
          <w:p w14:paraId="433F6485" w14:textId="77777777" w:rsidR="00FE3AB8" w:rsidRPr="00FE3AB8"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20.00</w:t>
            </w:r>
          </w:p>
        </w:tc>
        <w:tc>
          <w:tcPr>
            <w:tcW w:w="0" w:type="auto"/>
            <w:hideMark/>
          </w:tcPr>
          <w:p w14:paraId="720018B5" w14:textId="77777777" w:rsidR="00FE3AB8" w:rsidRPr="00FE3AB8"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2</w:t>
            </w:r>
          </w:p>
        </w:tc>
        <w:tc>
          <w:tcPr>
            <w:tcW w:w="0" w:type="auto"/>
            <w:hideMark/>
          </w:tcPr>
          <w:p w14:paraId="08C0C228" w14:textId="77777777" w:rsidR="00FE3AB8" w:rsidRPr="00FE3AB8"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40.00</w:t>
            </w:r>
          </w:p>
        </w:tc>
        <w:tc>
          <w:tcPr>
            <w:tcW w:w="0" w:type="auto"/>
            <w:hideMark/>
          </w:tcPr>
          <w:p w14:paraId="65E5294F" w14:textId="54266EBE" w:rsidR="00FE3AB8" w:rsidRPr="00FE3AB8"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pPr>
            <w:r>
              <w:t>BOE 2023.</w:t>
            </w:r>
            <w:r>
              <w:fldChar w:fldCharType="begin"/>
            </w:r>
            <w:r>
              <w:instrText xml:space="preserve"> ADDIN ZOTERO_ITEM CSL_CITATION {"citationID":"9SVWZlRF","properties":{"formattedCitation":"\\super 21\\nosupersub{}","plainCitation":"21","noteIndex":0},"citationItems":[{"id":128,"uris":["http://zotero.org/groups/5772643/items/QCAU26Q8"],"itemData":{"id":128,"type":"article-journal","container-title":"Boletín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fldChar w:fldCharType="separate"/>
            </w:r>
            <w:r w:rsidRPr="00904464">
              <w:rPr>
                <w:rFonts w:ascii="Aptos" w:hAnsi="Aptos" w:cs="Times New Roman"/>
                <w:kern w:val="0"/>
                <w:vertAlign w:val="superscript"/>
              </w:rPr>
              <w:t>21</w:t>
            </w:r>
            <w:r>
              <w:fldChar w:fldCharType="end"/>
            </w:r>
          </w:p>
        </w:tc>
      </w:tr>
      <w:tr w:rsidR="00904464" w:rsidRPr="00FE3AB8" w14:paraId="331D1657" w14:textId="77777777" w:rsidTr="00F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8B061" w14:textId="77777777" w:rsidR="00FE3AB8" w:rsidRPr="00FE3AB8" w:rsidRDefault="00FE3AB8" w:rsidP="00FE3AB8">
            <w:pPr>
              <w:spacing w:after="160" w:line="360" w:lineRule="auto"/>
            </w:pPr>
            <w:r w:rsidRPr="00FE3AB8">
              <w:rPr>
                <w:i/>
                <w:iCs/>
              </w:rPr>
              <w:t>Trypanosoma cruzi</w:t>
            </w:r>
            <w:r w:rsidRPr="00FE3AB8">
              <w:t xml:space="preserve"> PCR</w:t>
            </w:r>
          </w:p>
        </w:tc>
        <w:tc>
          <w:tcPr>
            <w:tcW w:w="0" w:type="auto"/>
            <w:hideMark/>
          </w:tcPr>
          <w:p w14:paraId="44F36057" w14:textId="77777777" w:rsidR="00FE3AB8" w:rsidRPr="00FE3AB8"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44.26</w:t>
            </w:r>
          </w:p>
        </w:tc>
        <w:tc>
          <w:tcPr>
            <w:tcW w:w="0" w:type="auto"/>
            <w:hideMark/>
          </w:tcPr>
          <w:p w14:paraId="47C3C10C" w14:textId="77777777" w:rsidR="00FE3AB8" w:rsidRPr="00FE3AB8"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2</w:t>
            </w:r>
          </w:p>
        </w:tc>
        <w:tc>
          <w:tcPr>
            <w:tcW w:w="0" w:type="auto"/>
            <w:hideMark/>
          </w:tcPr>
          <w:p w14:paraId="3BD1C23A" w14:textId="77777777" w:rsidR="00FE3AB8" w:rsidRPr="00FE3AB8"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88.52</w:t>
            </w:r>
          </w:p>
        </w:tc>
        <w:tc>
          <w:tcPr>
            <w:tcW w:w="0" w:type="auto"/>
            <w:hideMark/>
          </w:tcPr>
          <w:p w14:paraId="7914EEE1" w14:textId="6B36D570" w:rsidR="00FE3AB8" w:rsidRPr="00FE3AB8"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pPr>
            <w:r>
              <w:t>BOE 2023.</w:t>
            </w:r>
            <w:r>
              <w:fldChar w:fldCharType="begin"/>
            </w:r>
            <w:r w:rsidR="00A543A5">
              <w:instrText xml:space="preserve"> ADDIN ZOTERO_ITEM CSL_CITATION {"citationID":"OdGZOxiw","properties":{"formattedCitation":"\\super 21\\nosupersub{}","plainCitation":"21","noteIndex":0},"citationItems":[{"id":128,"uris":["http://zotero.org/groups/5772643/items/QCAU26Q8"],"itemData":{"id":128,"type":"article-journal","container-title":"Boletín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fldChar w:fldCharType="separate"/>
            </w:r>
            <w:r w:rsidRPr="00904464">
              <w:rPr>
                <w:rFonts w:ascii="Aptos" w:hAnsi="Aptos" w:cs="Times New Roman"/>
                <w:kern w:val="0"/>
                <w:vertAlign w:val="superscript"/>
              </w:rPr>
              <w:t>21</w:t>
            </w:r>
            <w:r>
              <w:fldChar w:fldCharType="end"/>
            </w:r>
          </w:p>
        </w:tc>
      </w:tr>
      <w:tr w:rsidR="00904464" w:rsidRPr="00FE3AB8" w14:paraId="5D458488" w14:textId="77777777" w:rsidTr="00FE3AB8">
        <w:tc>
          <w:tcPr>
            <w:cnfStyle w:val="001000000000" w:firstRow="0" w:lastRow="0" w:firstColumn="1" w:lastColumn="0" w:oddVBand="0" w:evenVBand="0" w:oddHBand="0" w:evenHBand="0" w:firstRowFirstColumn="0" w:firstRowLastColumn="0" w:lastRowFirstColumn="0" w:lastRowLastColumn="0"/>
            <w:tcW w:w="0" w:type="auto"/>
            <w:hideMark/>
          </w:tcPr>
          <w:p w14:paraId="7DEED0F5" w14:textId="77777777" w:rsidR="00904464" w:rsidRPr="00FE3AB8" w:rsidRDefault="00904464" w:rsidP="00904464">
            <w:pPr>
              <w:spacing w:after="160" w:line="360" w:lineRule="auto"/>
            </w:pPr>
            <w:r w:rsidRPr="00FE3AB8">
              <w:t>Cardiac Pacemaker (MCP)</w:t>
            </w:r>
          </w:p>
        </w:tc>
        <w:tc>
          <w:tcPr>
            <w:tcW w:w="0" w:type="auto"/>
            <w:hideMark/>
          </w:tcPr>
          <w:p w14:paraId="4DD34089"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6,000.00</w:t>
            </w:r>
          </w:p>
        </w:tc>
        <w:tc>
          <w:tcPr>
            <w:tcW w:w="0" w:type="auto"/>
            <w:hideMark/>
          </w:tcPr>
          <w:p w14:paraId="3C5FB996"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0–0.02</w:t>
            </w:r>
          </w:p>
        </w:tc>
        <w:tc>
          <w:tcPr>
            <w:tcW w:w="0" w:type="auto"/>
            <w:hideMark/>
          </w:tcPr>
          <w:p w14:paraId="3F5F85F6"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0.00–120.00</w:t>
            </w:r>
          </w:p>
        </w:tc>
        <w:tc>
          <w:tcPr>
            <w:tcW w:w="0" w:type="auto"/>
            <w:hideMark/>
          </w:tcPr>
          <w:p w14:paraId="4EA2F95F" w14:textId="4C4B7EC9"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t>BOJA 2024.</w:t>
            </w:r>
            <w:r>
              <w:fldChar w:fldCharType="begin"/>
            </w:r>
            <w:r w:rsidR="00A543A5">
              <w:instrText xml:space="preserve"> ADDIN ZOTERO_ITEM CSL_CITATION {"citationID":"DDFDoYKv","properties":{"formattedCitation":"\\super 20\\nosupersub{}","plainCitation":"20","noteIndex":0},"citationItems":[{"id":126,"uris":["http://zotero.org/groups/5772643/items/ZPP8BA4Z"],"itemData":{"id":126,"type":"article-journal","container-title":"Boletín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fldChar w:fldCharType="separate"/>
            </w:r>
            <w:r w:rsidRPr="00904464">
              <w:rPr>
                <w:rFonts w:ascii="Aptos" w:hAnsi="Aptos" w:cs="Times New Roman"/>
                <w:kern w:val="0"/>
                <w:vertAlign w:val="superscript"/>
              </w:rPr>
              <w:t>20</w:t>
            </w:r>
            <w:r>
              <w:fldChar w:fldCharType="end"/>
            </w:r>
          </w:p>
        </w:tc>
      </w:tr>
      <w:tr w:rsidR="00A16DC5" w:rsidRPr="00FE3AB8" w14:paraId="147EDFDF" w14:textId="77777777" w:rsidTr="00F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A3923" w14:textId="77777777" w:rsidR="00904464" w:rsidRPr="00FE3AB8" w:rsidRDefault="00904464" w:rsidP="00904464">
            <w:pPr>
              <w:spacing w:after="160" w:line="360" w:lineRule="auto"/>
            </w:pPr>
            <w:r w:rsidRPr="00FE3AB8">
              <w:t>Heart Transplant</w:t>
            </w:r>
          </w:p>
        </w:tc>
        <w:tc>
          <w:tcPr>
            <w:tcW w:w="0" w:type="auto"/>
            <w:hideMark/>
          </w:tcPr>
          <w:p w14:paraId="706EC47C"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100,000.00</w:t>
            </w:r>
          </w:p>
        </w:tc>
        <w:tc>
          <w:tcPr>
            <w:tcW w:w="0" w:type="auto"/>
            <w:hideMark/>
          </w:tcPr>
          <w:p w14:paraId="6474C1E8"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0–0.01</w:t>
            </w:r>
          </w:p>
        </w:tc>
        <w:tc>
          <w:tcPr>
            <w:tcW w:w="0" w:type="auto"/>
            <w:hideMark/>
          </w:tcPr>
          <w:p w14:paraId="6E3FBAAB"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0.00–1,000.00</w:t>
            </w:r>
          </w:p>
        </w:tc>
        <w:tc>
          <w:tcPr>
            <w:tcW w:w="0" w:type="auto"/>
            <w:hideMark/>
          </w:tcPr>
          <w:p w14:paraId="1DE926B6" w14:textId="67F10F24"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t>BOJA 2024.</w:t>
            </w:r>
            <w:r>
              <w:fldChar w:fldCharType="begin"/>
            </w:r>
            <w:r w:rsidR="00A543A5">
              <w:instrText xml:space="preserve"> ADDIN ZOTERO_ITEM CSL_CITATION {"citationID":"adn4SbAt","properties":{"formattedCitation":"\\super 20\\nosupersub{}","plainCitation":"20","noteIndex":0},"citationItems":[{"id":126,"uris":["http://zotero.org/groups/5772643/items/ZPP8BA4Z"],"itemData":{"id":126,"type":"article-journal","container-title":"Boletín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fldChar w:fldCharType="separate"/>
            </w:r>
            <w:r w:rsidRPr="00904464">
              <w:rPr>
                <w:rFonts w:ascii="Aptos" w:hAnsi="Aptos" w:cs="Times New Roman"/>
                <w:kern w:val="0"/>
                <w:vertAlign w:val="superscript"/>
              </w:rPr>
              <w:t>20</w:t>
            </w:r>
            <w:r>
              <w:fldChar w:fldCharType="end"/>
            </w:r>
          </w:p>
        </w:tc>
      </w:tr>
      <w:tr w:rsidR="00904464" w:rsidRPr="00FE3AB8" w14:paraId="469B3822" w14:textId="77777777" w:rsidTr="00FE3AB8">
        <w:tc>
          <w:tcPr>
            <w:cnfStyle w:val="001000000000" w:firstRow="0" w:lastRow="0" w:firstColumn="1" w:lastColumn="0" w:oddVBand="0" w:evenVBand="0" w:oddHBand="0" w:evenHBand="0" w:firstRowFirstColumn="0" w:firstRowLastColumn="0" w:lastRowFirstColumn="0" w:lastRowLastColumn="0"/>
            <w:tcW w:w="0" w:type="auto"/>
            <w:hideMark/>
          </w:tcPr>
          <w:p w14:paraId="625F39FD" w14:textId="77777777" w:rsidR="00904464" w:rsidRPr="00FE3AB8" w:rsidRDefault="00904464" w:rsidP="00904464">
            <w:pPr>
              <w:spacing w:after="160" w:line="360" w:lineRule="auto"/>
            </w:pPr>
            <w:r w:rsidRPr="00FE3AB8">
              <w:t>Implantable Cardioverter Defibrillator (ICD/DAI)</w:t>
            </w:r>
          </w:p>
        </w:tc>
        <w:tc>
          <w:tcPr>
            <w:tcW w:w="0" w:type="auto"/>
            <w:hideMark/>
          </w:tcPr>
          <w:p w14:paraId="7A407FCA"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25,000.00</w:t>
            </w:r>
          </w:p>
        </w:tc>
        <w:tc>
          <w:tcPr>
            <w:tcW w:w="0" w:type="auto"/>
            <w:hideMark/>
          </w:tcPr>
          <w:p w14:paraId="17736345"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0–0.03</w:t>
            </w:r>
          </w:p>
        </w:tc>
        <w:tc>
          <w:tcPr>
            <w:tcW w:w="0" w:type="auto"/>
            <w:hideMark/>
          </w:tcPr>
          <w:p w14:paraId="40B3FD59"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0.00–750.00</w:t>
            </w:r>
          </w:p>
        </w:tc>
        <w:tc>
          <w:tcPr>
            <w:tcW w:w="0" w:type="auto"/>
            <w:hideMark/>
          </w:tcPr>
          <w:p w14:paraId="540B0A69" w14:textId="5B185471"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t>BOJA 2024.</w:t>
            </w:r>
            <w:r>
              <w:fldChar w:fldCharType="begin"/>
            </w:r>
            <w:r w:rsidR="00A543A5">
              <w:instrText xml:space="preserve"> ADDIN ZOTERO_ITEM CSL_CITATION {"citationID":"opHT1PsT","properties":{"formattedCitation":"\\super 20\\nosupersub{}","plainCitation":"20","noteIndex":0},"citationItems":[{"id":126,"uris":["http://zotero.org/groups/5772643/items/ZPP8BA4Z"],"itemData":{"id":126,"type":"article-journal","container-title":"Boletín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fldChar w:fldCharType="separate"/>
            </w:r>
            <w:r w:rsidRPr="00904464">
              <w:rPr>
                <w:rFonts w:ascii="Aptos" w:hAnsi="Aptos" w:cs="Times New Roman"/>
                <w:kern w:val="0"/>
                <w:vertAlign w:val="superscript"/>
              </w:rPr>
              <w:t>20</w:t>
            </w:r>
            <w:r>
              <w:fldChar w:fldCharType="end"/>
            </w:r>
          </w:p>
        </w:tc>
      </w:tr>
      <w:tr w:rsidR="00904464" w:rsidRPr="00FE3AB8" w14:paraId="495D4D62" w14:textId="77777777" w:rsidTr="00F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0ED38" w14:textId="77777777" w:rsidR="00904464" w:rsidRPr="00FE3AB8" w:rsidRDefault="00904464" w:rsidP="00904464">
            <w:pPr>
              <w:spacing w:after="160" w:line="360" w:lineRule="auto"/>
            </w:pPr>
            <w:r w:rsidRPr="00FE3AB8">
              <w:t>Barium Enema</w:t>
            </w:r>
          </w:p>
        </w:tc>
        <w:tc>
          <w:tcPr>
            <w:tcW w:w="0" w:type="auto"/>
            <w:hideMark/>
          </w:tcPr>
          <w:p w14:paraId="08C96473"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80.00</w:t>
            </w:r>
          </w:p>
        </w:tc>
        <w:tc>
          <w:tcPr>
            <w:tcW w:w="0" w:type="auto"/>
            <w:hideMark/>
          </w:tcPr>
          <w:p w14:paraId="311F40DB"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0.05–1</w:t>
            </w:r>
          </w:p>
        </w:tc>
        <w:tc>
          <w:tcPr>
            <w:tcW w:w="0" w:type="auto"/>
            <w:hideMark/>
          </w:tcPr>
          <w:p w14:paraId="1707EA6D"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4.00–80.00</w:t>
            </w:r>
          </w:p>
        </w:tc>
        <w:tc>
          <w:tcPr>
            <w:tcW w:w="0" w:type="auto"/>
            <w:hideMark/>
          </w:tcPr>
          <w:p w14:paraId="25B91B69" w14:textId="0EBA6896"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t>BOJA 2024.</w:t>
            </w:r>
            <w:r>
              <w:fldChar w:fldCharType="begin"/>
            </w:r>
            <w:r w:rsidR="00A543A5">
              <w:instrText xml:space="preserve"> ADDIN ZOTERO_ITEM CSL_CITATION {"citationID":"6IrXns2e","properties":{"formattedCitation":"\\super 20\\nosupersub{}","plainCitation":"20","noteIndex":0},"citationItems":[{"id":126,"uris":["http://zotero.org/groups/5772643/items/ZPP8BA4Z"],"itemData":{"id":126,"type":"article-journal","container-title":"Boletín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fldChar w:fldCharType="separate"/>
            </w:r>
            <w:r w:rsidRPr="00904464">
              <w:rPr>
                <w:rFonts w:ascii="Aptos" w:hAnsi="Aptos" w:cs="Times New Roman"/>
                <w:kern w:val="0"/>
                <w:vertAlign w:val="superscript"/>
              </w:rPr>
              <w:t>20</w:t>
            </w:r>
            <w:r>
              <w:fldChar w:fldCharType="end"/>
            </w:r>
          </w:p>
        </w:tc>
      </w:tr>
      <w:tr w:rsidR="00904464" w:rsidRPr="00FE3AB8" w14:paraId="7AA89E17" w14:textId="77777777" w:rsidTr="00FE3AB8">
        <w:tc>
          <w:tcPr>
            <w:cnfStyle w:val="001000000000" w:firstRow="0" w:lastRow="0" w:firstColumn="1" w:lastColumn="0" w:oddVBand="0" w:evenVBand="0" w:oddHBand="0" w:evenHBand="0" w:firstRowFirstColumn="0" w:firstRowLastColumn="0" w:lastRowFirstColumn="0" w:lastRowLastColumn="0"/>
            <w:tcW w:w="0" w:type="auto"/>
            <w:hideMark/>
          </w:tcPr>
          <w:p w14:paraId="1B6E71F5" w14:textId="77777777" w:rsidR="00904464" w:rsidRPr="00FE3AB8" w:rsidRDefault="00904464" w:rsidP="00904464">
            <w:pPr>
              <w:spacing w:after="160" w:line="360" w:lineRule="auto"/>
            </w:pPr>
            <w:r w:rsidRPr="00FE3AB8">
              <w:t>Barium Esophageal Transit Study</w:t>
            </w:r>
          </w:p>
        </w:tc>
        <w:tc>
          <w:tcPr>
            <w:tcW w:w="0" w:type="auto"/>
            <w:hideMark/>
          </w:tcPr>
          <w:p w14:paraId="7716972C"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90.00</w:t>
            </w:r>
          </w:p>
        </w:tc>
        <w:tc>
          <w:tcPr>
            <w:tcW w:w="0" w:type="auto"/>
            <w:hideMark/>
          </w:tcPr>
          <w:p w14:paraId="38B264A7"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0.05–1</w:t>
            </w:r>
          </w:p>
        </w:tc>
        <w:tc>
          <w:tcPr>
            <w:tcW w:w="0" w:type="auto"/>
            <w:hideMark/>
          </w:tcPr>
          <w:p w14:paraId="2ECC2346"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4.50–90.00</w:t>
            </w:r>
          </w:p>
        </w:tc>
        <w:tc>
          <w:tcPr>
            <w:tcW w:w="0" w:type="auto"/>
            <w:hideMark/>
          </w:tcPr>
          <w:p w14:paraId="68720EA4" w14:textId="46026E46"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t>BOJA 2024.</w:t>
            </w:r>
            <w:r>
              <w:fldChar w:fldCharType="begin"/>
            </w:r>
            <w:r w:rsidR="00A543A5">
              <w:instrText xml:space="preserve"> ADDIN ZOTERO_ITEM CSL_CITATION {"citationID":"ATQikR14","properties":{"formattedCitation":"\\super 20\\nosupersub{}","plainCitation":"20","noteIndex":0},"citationItems":[{"id":126,"uris":["http://zotero.org/groups/5772643/items/ZPP8BA4Z"],"itemData":{"id":126,"type":"article-journal","container-title":"Boletín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fldChar w:fldCharType="separate"/>
            </w:r>
            <w:r w:rsidRPr="00904464">
              <w:rPr>
                <w:rFonts w:ascii="Aptos" w:hAnsi="Aptos" w:cs="Times New Roman"/>
                <w:kern w:val="0"/>
                <w:vertAlign w:val="superscript"/>
              </w:rPr>
              <w:t>20</w:t>
            </w:r>
            <w:r>
              <w:fldChar w:fldCharType="end"/>
            </w:r>
          </w:p>
        </w:tc>
      </w:tr>
      <w:tr w:rsidR="00A543A5" w:rsidRPr="00FE3AB8" w14:paraId="51C2B36B" w14:textId="77777777" w:rsidTr="00F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5C381" w14:textId="77777777" w:rsidR="00904464" w:rsidRPr="00FE3AB8" w:rsidRDefault="00904464" w:rsidP="00904464">
            <w:pPr>
              <w:spacing w:after="160" w:line="360" w:lineRule="auto"/>
            </w:pPr>
            <w:r w:rsidRPr="00FE3AB8">
              <w:t>Gastroscopy</w:t>
            </w:r>
          </w:p>
        </w:tc>
        <w:tc>
          <w:tcPr>
            <w:tcW w:w="0" w:type="auto"/>
            <w:hideMark/>
          </w:tcPr>
          <w:p w14:paraId="0AE9FC1D"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150.00</w:t>
            </w:r>
          </w:p>
        </w:tc>
        <w:tc>
          <w:tcPr>
            <w:tcW w:w="0" w:type="auto"/>
            <w:hideMark/>
          </w:tcPr>
          <w:p w14:paraId="4D79AC9E"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0–1</w:t>
            </w:r>
          </w:p>
        </w:tc>
        <w:tc>
          <w:tcPr>
            <w:tcW w:w="0" w:type="auto"/>
            <w:hideMark/>
          </w:tcPr>
          <w:p w14:paraId="4FDFF932"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0.00–150.00</w:t>
            </w:r>
          </w:p>
        </w:tc>
        <w:tc>
          <w:tcPr>
            <w:tcW w:w="0" w:type="auto"/>
            <w:hideMark/>
          </w:tcPr>
          <w:p w14:paraId="5E67DE29" w14:textId="33418360"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t>BOJA 2024.</w:t>
            </w:r>
            <w:r>
              <w:fldChar w:fldCharType="begin"/>
            </w:r>
            <w:r w:rsidR="00A543A5">
              <w:instrText xml:space="preserve"> ADDIN ZOTERO_ITEM CSL_CITATION {"citationID":"Sn8Kbt33","properties":{"formattedCitation":"\\super 20\\nosupersub{}","plainCitation":"20","noteIndex":0},"citationItems":[{"id":126,"uris":["http://zotero.org/groups/5772643/items/ZPP8BA4Z"],"itemData":{"id":126,"type":"article-journal","container-title":"Boletín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fldChar w:fldCharType="separate"/>
            </w:r>
            <w:r w:rsidRPr="00904464">
              <w:rPr>
                <w:rFonts w:ascii="Aptos" w:hAnsi="Aptos" w:cs="Times New Roman"/>
                <w:kern w:val="0"/>
                <w:vertAlign w:val="superscript"/>
              </w:rPr>
              <w:t>20</w:t>
            </w:r>
            <w:r>
              <w:fldChar w:fldCharType="end"/>
            </w:r>
          </w:p>
        </w:tc>
      </w:tr>
      <w:tr w:rsidR="00904464" w:rsidRPr="00FE3AB8" w14:paraId="6F3CFCE0" w14:textId="77777777" w:rsidTr="00FE3AB8">
        <w:tc>
          <w:tcPr>
            <w:cnfStyle w:val="001000000000" w:firstRow="0" w:lastRow="0" w:firstColumn="1" w:lastColumn="0" w:oddVBand="0" w:evenVBand="0" w:oddHBand="0" w:evenHBand="0" w:firstRowFirstColumn="0" w:firstRowLastColumn="0" w:lastRowFirstColumn="0" w:lastRowLastColumn="0"/>
            <w:tcW w:w="0" w:type="auto"/>
            <w:hideMark/>
          </w:tcPr>
          <w:p w14:paraId="3569F89F" w14:textId="77777777" w:rsidR="00904464" w:rsidRPr="00FE3AB8" w:rsidRDefault="00904464" w:rsidP="00904464">
            <w:pPr>
              <w:spacing w:after="160" w:line="360" w:lineRule="auto"/>
            </w:pPr>
            <w:r w:rsidRPr="00FE3AB8">
              <w:t>Esophageal Manometry</w:t>
            </w:r>
          </w:p>
        </w:tc>
        <w:tc>
          <w:tcPr>
            <w:tcW w:w="0" w:type="auto"/>
            <w:hideMark/>
          </w:tcPr>
          <w:p w14:paraId="3D73C30E"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1,955.00</w:t>
            </w:r>
          </w:p>
        </w:tc>
        <w:tc>
          <w:tcPr>
            <w:tcW w:w="0" w:type="auto"/>
            <w:hideMark/>
          </w:tcPr>
          <w:p w14:paraId="1D0EBB04"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0–0.05</w:t>
            </w:r>
          </w:p>
        </w:tc>
        <w:tc>
          <w:tcPr>
            <w:tcW w:w="0" w:type="auto"/>
            <w:hideMark/>
          </w:tcPr>
          <w:p w14:paraId="59295481"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0.00–97.75</w:t>
            </w:r>
          </w:p>
        </w:tc>
        <w:tc>
          <w:tcPr>
            <w:tcW w:w="0" w:type="auto"/>
            <w:hideMark/>
          </w:tcPr>
          <w:p w14:paraId="219BC0B7" w14:textId="47F13B69"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t>BOJA 2024.</w:t>
            </w:r>
            <w:r>
              <w:fldChar w:fldCharType="begin"/>
            </w:r>
            <w:r w:rsidR="00A543A5">
              <w:instrText xml:space="preserve"> ADDIN ZOTERO_ITEM CSL_CITATION {"citationID":"WJ7yQn0H","properties":{"formattedCitation":"\\super 20\\nosupersub{}","plainCitation":"20","noteIndex":0},"citationItems":[{"id":126,"uris":["http://zotero.org/groups/5772643/items/ZPP8BA4Z"],"itemData":{"id":126,"type":"article-journal","container-title":"Boletín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fldChar w:fldCharType="separate"/>
            </w:r>
            <w:r w:rsidRPr="00904464">
              <w:rPr>
                <w:rFonts w:ascii="Aptos" w:hAnsi="Aptos" w:cs="Times New Roman"/>
                <w:kern w:val="0"/>
                <w:vertAlign w:val="superscript"/>
              </w:rPr>
              <w:t>20</w:t>
            </w:r>
            <w:r>
              <w:fldChar w:fldCharType="end"/>
            </w:r>
          </w:p>
        </w:tc>
      </w:tr>
      <w:tr w:rsidR="00904464" w:rsidRPr="00FE3AB8" w14:paraId="2A4EB2CB" w14:textId="77777777" w:rsidTr="00F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E19C2" w14:textId="77777777" w:rsidR="00904464" w:rsidRPr="00FE3AB8" w:rsidRDefault="00904464" w:rsidP="00904464">
            <w:pPr>
              <w:spacing w:after="160" w:line="360" w:lineRule="auto"/>
            </w:pPr>
            <w:r w:rsidRPr="00FE3AB8">
              <w:t>Surgery</w:t>
            </w:r>
          </w:p>
        </w:tc>
        <w:tc>
          <w:tcPr>
            <w:tcW w:w="0" w:type="auto"/>
            <w:hideMark/>
          </w:tcPr>
          <w:p w14:paraId="44EEEF08"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6,277.00</w:t>
            </w:r>
          </w:p>
        </w:tc>
        <w:tc>
          <w:tcPr>
            <w:tcW w:w="0" w:type="auto"/>
            <w:hideMark/>
          </w:tcPr>
          <w:p w14:paraId="1D54F1A8"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0–0.01</w:t>
            </w:r>
          </w:p>
        </w:tc>
        <w:tc>
          <w:tcPr>
            <w:tcW w:w="0" w:type="auto"/>
            <w:hideMark/>
          </w:tcPr>
          <w:p w14:paraId="5EC77526"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0.00–62.77</w:t>
            </w:r>
          </w:p>
        </w:tc>
        <w:tc>
          <w:tcPr>
            <w:tcW w:w="0" w:type="auto"/>
            <w:hideMark/>
          </w:tcPr>
          <w:p w14:paraId="24E618B6" w14:textId="47648C59"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t>BOJA 2024.</w:t>
            </w:r>
            <w:r>
              <w:fldChar w:fldCharType="begin"/>
            </w:r>
            <w:r w:rsidR="00A543A5">
              <w:instrText xml:space="preserve"> ADDIN ZOTERO_ITEM CSL_CITATION {"citationID":"XFwRrW0u","properties":{"formattedCitation":"\\super 20\\nosupersub{}","plainCitation":"20","noteIndex":0},"citationItems":[{"id":126,"uris":["http://zotero.org/groups/5772643/items/ZPP8BA4Z"],"itemData":{"id":126,"type":"article-journal","container-title":"Boletín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fldChar w:fldCharType="separate"/>
            </w:r>
            <w:r w:rsidRPr="00904464">
              <w:rPr>
                <w:rFonts w:ascii="Aptos" w:hAnsi="Aptos" w:cs="Times New Roman"/>
                <w:kern w:val="0"/>
                <w:vertAlign w:val="superscript"/>
              </w:rPr>
              <w:t>20</w:t>
            </w:r>
            <w:r>
              <w:fldChar w:fldCharType="end"/>
            </w:r>
          </w:p>
        </w:tc>
      </w:tr>
      <w:tr w:rsidR="00904464" w:rsidRPr="00FE3AB8" w14:paraId="5311E2B6" w14:textId="77777777" w:rsidTr="00FE3AB8">
        <w:tc>
          <w:tcPr>
            <w:cnfStyle w:val="001000000000" w:firstRow="0" w:lastRow="0" w:firstColumn="1" w:lastColumn="0" w:oddVBand="0" w:evenVBand="0" w:oddHBand="0" w:evenHBand="0" w:firstRowFirstColumn="0" w:firstRowLastColumn="0" w:lastRowFirstColumn="0" w:lastRowLastColumn="0"/>
            <w:tcW w:w="0" w:type="auto"/>
            <w:hideMark/>
          </w:tcPr>
          <w:p w14:paraId="282DE3D3" w14:textId="77777777" w:rsidR="00904464" w:rsidRPr="00FE3AB8" w:rsidRDefault="00904464" w:rsidP="00904464">
            <w:pPr>
              <w:spacing w:after="160" w:line="360" w:lineRule="auto"/>
            </w:pPr>
            <w:r w:rsidRPr="00FE3AB8">
              <w:t>Endoscopic Sphincterotomy</w:t>
            </w:r>
          </w:p>
        </w:tc>
        <w:tc>
          <w:tcPr>
            <w:tcW w:w="0" w:type="auto"/>
            <w:hideMark/>
          </w:tcPr>
          <w:p w14:paraId="0389D379"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978.00</w:t>
            </w:r>
          </w:p>
        </w:tc>
        <w:tc>
          <w:tcPr>
            <w:tcW w:w="0" w:type="auto"/>
            <w:hideMark/>
          </w:tcPr>
          <w:p w14:paraId="598276D0"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0–0.01</w:t>
            </w:r>
          </w:p>
        </w:tc>
        <w:tc>
          <w:tcPr>
            <w:tcW w:w="0" w:type="auto"/>
            <w:hideMark/>
          </w:tcPr>
          <w:p w14:paraId="7D14E9B1"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0.00–9.78</w:t>
            </w:r>
          </w:p>
        </w:tc>
        <w:tc>
          <w:tcPr>
            <w:tcW w:w="0" w:type="auto"/>
            <w:hideMark/>
          </w:tcPr>
          <w:p w14:paraId="26562D3A" w14:textId="732A594B" w:rsidR="00904464" w:rsidRPr="00FE3AB8"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pPr>
            <w:r>
              <w:t>BOIB 2021.</w:t>
            </w:r>
            <w:r w:rsidR="00A16DC5">
              <w:fldChar w:fldCharType="begin"/>
            </w:r>
            <w:r w:rsidR="00A16DC5">
              <w:instrText xml:space="preserve"> ADDIN ZOTERO_ITEM CSL_CITATION {"citationID":"vLopddxr","properties":{"formattedCitation":"\\super 22\\nosupersub{}","plainCitation":"22","noteIndex":0},"citationItems":[{"id":146,"uris":["http://zotero.org/groups/5772643/items/QZ9JVE4J"],"itemData":{"id":146,"type":"document","title":"Resolución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00A16DC5">
              <w:fldChar w:fldCharType="separate"/>
            </w:r>
            <w:r w:rsidR="00A16DC5" w:rsidRPr="00A16DC5">
              <w:rPr>
                <w:rFonts w:ascii="Aptos" w:hAnsi="Aptos" w:cs="Times New Roman"/>
                <w:kern w:val="0"/>
                <w:vertAlign w:val="superscript"/>
              </w:rPr>
              <w:t>22</w:t>
            </w:r>
            <w:r w:rsidR="00A16DC5">
              <w:fldChar w:fldCharType="end"/>
            </w:r>
          </w:p>
        </w:tc>
      </w:tr>
      <w:tr w:rsidR="00904464" w:rsidRPr="00FE3AB8" w14:paraId="2616317F" w14:textId="77777777" w:rsidTr="00F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33562" w14:textId="77777777" w:rsidR="00904464" w:rsidRPr="00FE3AB8" w:rsidRDefault="00904464" w:rsidP="00904464">
            <w:pPr>
              <w:spacing w:after="160" w:line="360" w:lineRule="auto"/>
            </w:pPr>
            <w:r w:rsidRPr="00FE3AB8">
              <w:t>Medical Consultation</w:t>
            </w:r>
          </w:p>
        </w:tc>
        <w:tc>
          <w:tcPr>
            <w:tcW w:w="0" w:type="auto"/>
            <w:hideMark/>
          </w:tcPr>
          <w:p w14:paraId="7793E590"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98.00</w:t>
            </w:r>
          </w:p>
        </w:tc>
        <w:tc>
          <w:tcPr>
            <w:tcW w:w="0" w:type="auto"/>
            <w:hideMark/>
          </w:tcPr>
          <w:p w14:paraId="7FDAB3FA"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2</w:t>
            </w:r>
          </w:p>
        </w:tc>
        <w:tc>
          <w:tcPr>
            <w:tcW w:w="0" w:type="auto"/>
            <w:hideMark/>
          </w:tcPr>
          <w:p w14:paraId="043788F7"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196.00</w:t>
            </w:r>
          </w:p>
        </w:tc>
        <w:tc>
          <w:tcPr>
            <w:tcW w:w="0" w:type="auto"/>
            <w:hideMark/>
          </w:tcPr>
          <w:p w14:paraId="618E2B0B" w14:textId="21B6A514" w:rsidR="00904464" w:rsidRPr="00FE3AB8" w:rsidRDefault="00A16DC5" w:rsidP="00904464">
            <w:pPr>
              <w:spacing w:after="160" w:line="360" w:lineRule="auto"/>
              <w:cnfStyle w:val="000000100000" w:firstRow="0" w:lastRow="0" w:firstColumn="0" w:lastColumn="0" w:oddVBand="0" w:evenVBand="0" w:oddHBand="1" w:evenHBand="0" w:firstRowFirstColumn="0" w:firstRowLastColumn="0" w:lastRowFirstColumn="0" w:lastRowLastColumn="0"/>
            </w:pPr>
            <w:r>
              <w:t>BOIB 2021.</w:t>
            </w:r>
            <w:r>
              <w:fldChar w:fldCharType="begin"/>
            </w:r>
            <w:r w:rsidR="000763CA">
              <w:instrText xml:space="preserve"> ADDIN ZOTERO_ITEM CSL_CITATION {"citationID":"P9aQJseC","properties":{"formattedCitation":"\\super 22\\nosupersub{}","plainCitation":"22","noteIndex":0},"citationItems":[{"id":146,"uris":["http://zotero.org/groups/5772643/items/QZ9JVE4J"],"itemData":{"id":146,"type":"document","title":"Resolución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fldChar w:fldCharType="separate"/>
            </w:r>
            <w:r w:rsidRPr="00A16DC5">
              <w:rPr>
                <w:rFonts w:ascii="Aptos" w:hAnsi="Aptos" w:cs="Times New Roman"/>
                <w:kern w:val="0"/>
                <w:vertAlign w:val="superscript"/>
              </w:rPr>
              <w:t>22</w:t>
            </w:r>
            <w:r>
              <w:fldChar w:fldCharType="end"/>
            </w:r>
          </w:p>
        </w:tc>
      </w:tr>
      <w:tr w:rsidR="00904464" w:rsidRPr="00FE3AB8" w14:paraId="2166D19B" w14:textId="77777777" w:rsidTr="00FE3AB8">
        <w:tc>
          <w:tcPr>
            <w:cnfStyle w:val="001000000000" w:firstRow="0" w:lastRow="0" w:firstColumn="1" w:lastColumn="0" w:oddVBand="0" w:evenVBand="0" w:oddHBand="0" w:evenHBand="0" w:firstRowFirstColumn="0" w:firstRowLastColumn="0" w:lastRowFirstColumn="0" w:lastRowLastColumn="0"/>
            <w:tcW w:w="0" w:type="auto"/>
            <w:hideMark/>
          </w:tcPr>
          <w:p w14:paraId="3C758936" w14:textId="77777777" w:rsidR="00904464" w:rsidRPr="00FE3AB8" w:rsidRDefault="00904464" w:rsidP="00904464">
            <w:pPr>
              <w:spacing w:after="160" w:line="360" w:lineRule="auto"/>
            </w:pPr>
            <w:r w:rsidRPr="00FE3AB8">
              <w:t>Sacubitril/Valsartan</w:t>
            </w:r>
          </w:p>
        </w:tc>
        <w:tc>
          <w:tcPr>
            <w:tcW w:w="0" w:type="auto"/>
            <w:hideMark/>
          </w:tcPr>
          <w:p w14:paraId="041DBFAD"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705.21</w:t>
            </w:r>
          </w:p>
        </w:tc>
        <w:tc>
          <w:tcPr>
            <w:tcW w:w="0" w:type="auto"/>
            <w:hideMark/>
          </w:tcPr>
          <w:p w14:paraId="044F0846"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12</w:t>
            </w:r>
          </w:p>
        </w:tc>
        <w:tc>
          <w:tcPr>
            <w:tcW w:w="0" w:type="auto"/>
            <w:hideMark/>
          </w:tcPr>
          <w:p w14:paraId="66FD1049"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8,462.52</w:t>
            </w:r>
          </w:p>
        </w:tc>
        <w:tc>
          <w:tcPr>
            <w:tcW w:w="0" w:type="auto"/>
            <w:hideMark/>
          </w:tcPr>
          <w:p w14:paraId="1566BCD4" w14:textId="72BA3BB2"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proofErr w:type="spellStart"/>
            <w:r w:rsidRPr="00BB2DC8">
              <w:t>Spanish</w:t>
            </w:r>
            <w:proofErr w:type="spellEnd"/>
            <w:r w:rsidRPr="00BB2DC8">
              <w:t xml:space="preserve"> </w:t>
            </w:r>
            <w:proofErr w:type="spellStart"/>
            <w:r w:rsidRPr="00BB2DC8">
              <w:t>retail</w:t>
            </w:r>
            <w:proofErr w:type="spellEnd"/>
            <w:r w:rsidRPr="00BB2DC8">
              <w:t xml:space="preserve"> </w:t>
            </w:r>
            <w:proofErr w:type="spellStart"/>
            <w:r w:rsidR="00A543A5" w:rsidRPr="00BB2DC8">
              <w:t>p</w:t>
            </w:r>
            <w:r w:rsidRPr="00BB2DC8">
              <w:t>rice</w:t>
            </w:r>
            <w:proofErr w:type="spellEnd"/>
            <w:r w:rsidRPr="00BB2DC8">
              <w:t>.</w:t>
            </w:r>
          </w:p>
        </w:tc>
      </w:tr>
      <w:tr w:rsidR="00904464" w:rsidRPr="00FE3AB8" w14:paraId="773D3CD9" w14:textId="77777777" w:rsidTr="00F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3F0D1" w14:textId="77777777" w:rsidR="00904464" w:rsidRPr="00FE3AB8" w:rsidRDefault="00904464" w:rsidP="00904464">
            <w:pPr>
              <w:spacing w:after="160" w:line="360" w:lineRule="auto"/>
            </w:pPr>
            <w:r w:rsidRPr="00FE3AB8">
              <w:t>Bisoprolol</w:t>
            </w:r>
          </w:p>
        </w:tc>
        <w:tc>
          <w:tcPr>
            <w:tcW w:w="0" w:type="auto"/>
            <w:hideMark/>
          </w:tcPr>
          <w:p w14:paraId="60BA3CAB"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5.93</w:t>
            </w:r>
          </w:p>
        </w:tc>
        <w:tc>
          <w:tcPr>
            <w:tcW w:w="0" w:type="auto"/>
            <w:hideMark/>
          </w:tcPr>
          <w:p w14:paraId="63B6558B"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12</w:t>
            </w:r>
          </w:p>
        </w:tc>
        <w:tc>
          <w:tcPr>
            <w:tcW w:w="0" w:type="auto"/>
            <w:hideMark/>
          </w:tcPr>
          <w:p w14:paraId="64FCB09A"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71.16</w:t>
            </w:r>
          </w:p>
        </w:tc>
        <w:tc>
          <w:tcPr>
            <w:tcW w:w="0" w:type="auto"/>
            <w:hideMark/>
          </w:tcPr>
          <w:p w14:paraId="4D0FEE7E" w14:textId="72264DFB"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proofErr w:type="spellStart"/>
            <w:r w:rsidRPr="00BB2DC8">
              <w:t>Spanish</w:t>
            </w:r>
            <w:proofErr w:type="spellEnd"/>
            <w:r w:rsidRPr="00BB2DC8">
              <w:t xml:space="preserve"> </w:t>
            </w:r>
            <w:proofErr w:type="spellStart"/>
            <w:r w:rsidRPr="00BB2DC8">
              <w:t>retail</w:t>
            </w:r>
            <w:proofErr w:type="spellEnd"/>
            <w:r w:rsidRPr="00BB2DC8">
              <w:t xml:space="preserve"> </w:t>
            </w:r>
            <w:proofErr w:type="spellStart"/>
            <w:r w:rsidR="00A543A5" w:rsidRPr="00BB2DC8">
              <w:t>p</w:t>
            </w:r>
            <w:r w:rsidRPr="00BB2DC8">
              <w:t>rice</w:t>
            </w:r>
            <w:proofErr w:type="spellEnd"/>
            <w:r w:rsidRPr="00BB2DC8">
              <w:t>.</w:t>
            </w:r>
          </w:p>
        </w:tc>
      </w:tr>
      <w:tr w:rsidR="00904464" w:rsidRPr="00FE3AB8" w14:paraId="4847042E" w14:textId="77777777" w:rsidTr="00FE3AB8">
        <w:tc>
          <w:tcPr>
            <w:cnfStyle w:val="001000000000" w:firstRow="0" w:lastRow="0" w:firstColumn="1" w:lastColumn="0" w:oddVBand="0" w:evenVBand="0" w:oddHBand="0" w:evenHBand="0" w:firstRowFirstColumn="0" w:firstRowLastColumn="0" w:lastRowFirstColumn="0" w:lastRowLastColumn="0"/>
            <w:tcW w:w="0" w:type="auto"/>
            <w:hideMark/>
          </w:tcPr>
          <w:p w14:paraId="03545250" w14:textId="77777777" w:rsidR="00904464" w:rsidRPr="00FE3AB8" w:rsidRDefault="00904464" w:rsidP="00904464">
            <w:pPr>
              <w:spacing w:after="160" w:line="360" w:lineRule="auto"/>
            </w:pPr>
            <w:r w:rsidRPr="00FE3AB8">
              <w:t>Dapagliflozin</w:t>
            </w:r>
          </w:p>
        </w:tc>
        <w:tc>
          <w:tcPr>
            <w:tcW w:w="0" w:type="auto"/>
            <w:hideMark/>
          </w:tcPr>
          <w:p w14:paraId="54E675BE"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46.02</w:t>
            </w:r>
          </w:p>
        </w:tc>
        <w:tc>
          <w:tcPr>
            <w:tcW w:w="0" w:type="auto"/>
            <w:hideMark/>
          </w:tcPr>
          <w:p w14:paraId="283FDA16"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12</w:t>
            </w:r>
          </w:p>
        </w:tc>
        <w:tc>
          <w:tcPr>
            <w:tcW w:w="0" w:type="auto"/>
            <w:hideMark/>
          </w:tcPr>
          <w:p w14:paraId="349E433A"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552.24</w:t>
            </w:r>
          </w:p>
        </w:tc>
        <w:tc>
          <w:tcPr>
            <w:tcW w:w="0" w:type="auto"/>
            <w:hideMark/>
          </w:tcPr>
          <w:p w14:paraId="3685DB9E" w14:textId="5ACC194C"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proofErr w:type="spellStart"/>
            <w:r w:rsidRPr="00BB2DC8">
              <w:t>Spanish</w:t>
            </w:r>
            <w:proofErr w:type="spellEnd"/>
            <w:r w:rsidRPr="00BB2DC8">
              <w:t xml:space="preserve"> </w:t>
            </w:r>
            <w:proofErr w:type="spellStart"/>
            <w:r w:rsidRPr="00BB2DC8">
              <w:t>retail</w:t>
            </w:r>
            <w:proofErr w:type="spellEnd"/>
            <w:r w:rsidRPr="00BB2DC8">
              <w:t xml:space="preserve"> </w:t>
            </w:r>
            <w:proofErr w:type="spellStart"/>
            <w:r w:rsidR="00A543A5" w:rsidRPr="00BB2DC8">
              <w:t>p</w:t>
            </w:r>
            <w:r w:rsidRPr="00BB2DC8">
              <w:t>rice</w:t>
            </w:r>
            <w:proofErr w:type="spellEnd"/>
            <w:r w:rsidRPr="00BB2DC8">
              <w:t>.</w:t>
            </w:r>
          </w:p>
        </w:tc>
      </w:tr>
      <w:tr w:rsidR="00904464" w:rsidRPr="00FE3AB8" w14:paraId="47FDDEFA" w14:textId="77777777" w:rsidTr="00F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832FF" w14:textId="77777777" w:rsidR="00904464" w:rsidRPr="00FE3AB8" w:rsidRDefault="00904464" w:rsidP="00904464">
            <w:pPr>
              <w:spacing w:after="160" w:line="360" w:lineRule="auto"/>
            </w:pPr>
            <w:r w:rsidRPr="00FE3AB8">
              <w:t>Furosemide</w:t>
            </w:r>
          </w:p>
        </w:tc>
        <w:tc>
          <w:tcPr>
            <w:tcW w:w="0" w:type="auto"/>
            <w:hideMark/>
          </w:tcPr>
          <w:p w14:paraId="09495C1F"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2.25</w:t>
            </w:r>
          </w:p>
        </w:tc>
        <w:tc>
          <w:tcPr>
            <w:tcW w:w="0" w:type="auto"/>
            <w:hideMark/>
          </w:tcPr>
          <w:p w14:paraId="5E5FD1EC"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12</w:t>
            </w:r>
          </w:p>
        </w:tc>
        <w:tc>
          <w:tcPr>
            <w:tcW w:w="0" w:type="auto"/>
            <w:hideMark/>
          </w:tcPr>
          <w:p w14:paraId="1D054193" w14:textId="77777777"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r w:rsidRPr="00FE3AB8">
              <w:t>27.00</w:t>
            </w:r>
          </w:p>
        </w:tc>
        <w:tc>
          <w:tcPr>
            <w:tcW w:w="0" w:type="auto"/>
            <w:hideMark/>
          </w:tcPr>
          <w:p w14:paraId="6DB15B06" w14:textId="2ADD00E4" w:rsidR="00904464" w:rsidRPr="00FE3AB8"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pPr>
            <w:proofErr w:type="spellStart"/>
            <w:r w:rsidRPr="00BB2DC8">
              <w:t>Spanish</w:t>
            </w:r>
            <w:proofErr w:type="spellEnd"/>
            <w:r w:rsidRPr="00BB2DC8">
              <w:t xml:space="preserve"> </w:t>
            </w:r>
            <w:proofErr w:type="spellStart"/>
            <w:r w:rsidRPr="00BB2DC8">
              <w:t>retail</w:t>
            </w:r>
            <w:proofErr w:type="spellEnd"/>
            <w:r w:rsidRPr="00BB2DC8">
              <w:t xml:space="preserve"> </w:t>
            </w:r>
            <w:proofErr w:type="spellStart"/>
            <w:r w:rsidR="00A543A5" w:rsidRPr="00BB2DC8">
              <w:t>p</w:t>
            </w:r>
            <w:r w:rsidRPr="00BB2DC8">
              <w:t>rice</w:t>
            </w:r>
            <w:proofErr w:type="spellEnd"/>
            <w:r w:rsidRPr="00BB2DC8">
              <w:t>.</w:t>
            </w:r>
          </w:p>
        </w:tc>
      </w:tr>
      <w:tr w:rsidR="00904464" w:rsidRPr="00FE3AB8" w14:paraId="6445D109" w14:textId="77777777" w:rsidTr="00FE3AB8">
        <w:tc>
          <w:tcPr>
            <w:cnfStyle w:val="001000000000" w:firstRow="0" w:lastRow="0" w:firstColumn="1" w:lastColumn="0" w:oddVBand="0" w:evenVBand="0" w:oddHBand="0" w:evenHBand="0" w:firstRowFirstColumn="0" w:firstRowLastColumn="0" w:lastRowFirstColumn="0" w:lastRowLastColumn="0"/>
            <w:tcW w:w="0" w:type="auto"/>
            <w:hideMark/>
          </w:tcPr>
          <w:p w14:paraId="716008F0" w14:textId="77777777" w:rsidR="00904464" w:rsidRPr="00FE3AB8" w:rsidRDefault="00904464" w:rsidP="00904464">
            <w:pPr>
              <w:spacing w:after="160" w:line="360" w:lineRule="auto"/>
            </w:pPr>
            <w:r w:rsidRPr="00FE3AB8">
              <w:t>Hospitalization</w:t>
            </w:r>
          </w:p>
        </w:tc>
        <w:tc>
          <w:tcPr>
            <w:tcW w:w="0" w:type="auto"/>
            <w:hideMark/>
          </w:tcPr>
          <w:p w14:paraId="0C43E384"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2,727.32</w:t>
            </w:r>
          </w:p>
        </w:tc>
        <w:tc>
          <w:tcPr>
            <w:tcW w:w="0" w:type="auto"/>
            <w:hideMark/>
          </w:tcPr>
          <w:p w14:paraId="237BEA0A"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0–0.04</w:t>
            </w:r>
          </w:p>
        </w:tc>
        <w:tc>
          <w:tcPr>
            <w:tcW w:w="0" w:type="auto"/>
            <w:hideMark/>
          </w:tcPr>
          <w:p w14:paraId="63CE461E" w14:textId="77777777" w:rsidR="00904464" w:rsidRPr="00FE3AB8"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FE3AB8">
              <w:t>0.00–109.09</w:t>
            </w:r>
          </w:p>
        </w:tc>
        <w:tc>
          <w:tcPr>
            <w:tcW w:w="0" w:type="auto"/>
            <w:hideMark/>
          </w:tcPr>
          <w:p w14:paraId="7B64C77C" w14:textId="53D03A78" w:rsidR="00904464" w:rsidRPr="00FE3AB8"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pPr>
            <w:r w:rsidRPr="00BB2DC8">
              <w:t>Delgado et al.</w:t>
            </w:r>
            <w:r w:rsidRPr="00BB2DC8">
              <w:fldChar w:fldCharType="begin"/>
            </w:r>
            <w:r w:rsidR="00A16DC5" w:rsidRPr="00BB2DC8">
              <w:instrText xml:space="preserve"> ADDIN ZOTERO_ITEM CSL_CITATION {"citationID":"53fH2zSg","properties":{"formattedCitation":"\\super 23\\nosupersub{}","plainCitation":"23","noteIndex":0},"citationItems":[{"id":144,"uris":["http://zotero.org/groups/5772643/items/7TQWUJ7V"],"itemData":{"id":144,"type":"article-journal","abstract":"Introduction and objectives: Chronic heart failure is associated with high mortality and utilization of health care and social resources. The objective of this study was to quantify the use of health care and nonhealth care resources and identify variables that help to explain variability in their costs in Spain. Methods: This prospective, multicenter, observational study with a 12-month follow-up period included 374 patients with symptomatic heart failure recruited from specialized cardiology clinics. Information was collected on the socioeconomic characteristics of patients and caregivers, health status, health care resources, and professional and nonprofessional caregiving. The monetary cost of the resources used in caring for the health of these patients was evaluated, differentiating among functional classes.","container-title":"Revista Española de Cardiología","DOI":"10.1016/j.recesp.2013.12.016","ISSN":"03008932","issue":"8","journalAbbreviation":"Revista Española de Cardiología","language":"es","page":"643-650","source":"DOI.org (Crossref)","title":"Costes sanitarios y no sanitarios de personas que padecen insuficiencia cardiaca crónica sintomática en España","volume":"67","author":[{"family":"Delgado","given":"Juan F."},{"family":"Oliva","given":"Juan"},{"family":"Llano","given":"Miguel"},{"family":"Pascual-Figal","given":"Domingo"},{"family":"Grillo","given":"José J."},{"family":"Comín-Colet","given":"Josep"},{"family":"Díaz","given":"Beatriz"},{"family":"Martínez De La Concha","given":"León"},{"family":"Martí","given":"Belén"},{"family":"Peña","given":"Luz M."}],"issued":{"date-parts":[["2014",8]]}}}],"schema":"https://github.com/citation-style-language/schema/raw/master/csl-citation.json"} </w:instrText>
            </w:r>
            <w:r w:rsidRPr="00BB2DC8">
              <w:fldChar w:fldCharType="separate"/>
            </w:r>
            <w:r w:rsidR="00A16DC5" w:rsidRPr="00BB2DC8">
              <w:rPr>
                <w:rFonts w:ascii="Aptos" w:hAnsi="Aptos" w:cs="Times New Roman"/>
                <w:kern w:val="0"/>
                <w:vertAlign w:val="superscript"/>
              </w:rPr>
              <w:t>23</w:t>
            </w:r>
            <w:r w:rsidRPr="00BB2DC8">
              <w:fldChar w:fldCharType="end"/>
            </w:r>
          </w:p>
        </w:tc>
      </w:tr>
    </w:tbl>
    <w:p w14:paraId="6571432C" w14:textId="77777777" w:rsidR="00FE3AB8" w:rsidRPr="00FE3AB8" w:rsidRDefault="00AC7710" w:rsidP="00FE3AB8">
      <w:pPr>
        <w:spacing w:line="360" w:lineRule="auto"/>
        <w:rPr>
          <w:sz w:val="20"/>
          <w:szCs w:val="20"/>
        </w:rPr>
      </w:pPr>
      <w:r>
        <w:rPr>
          <w:noProof/>
          <w:sz w:val="20"/>
          <w:szCs w:val="20"/>
        </w:rPr>
      </w:r>
      <w:r w:rsidR="00AC7710">
        <w:rPr>
          <w:noProof/>
          <w:sz w:val="20"/>
          <w:szCs w:val="20"/>
        </w:rPr>
        <w:pict w14:anchorId="2DE95AF0">
          <v:rect id="_x0000_i1029" alt="" style="width:425.2pt;height:.05pt;mso-width-percent:0;mso-height-percent:0;mso-width-percent:0;mso-height-percent:0" o:hralign="center" o:hrstd="t" o:hr="t" fillcolor="#a0a0a0" stroked="f"/>
        </w:pict>
      </w:r>
    </w:p>
    <w:p w14:paraId="452AE752" w14:textId="777CDEDA" w:rsidR="00FE3AB8" w:rsidRPr="00FE3AB8" w:rsidRDefault="00FE3AB8" w:rsidP="00FE3AB8">
      <w:pPr>
        <w:spacing w:line="360" w:lineRule="auto"/>
        <w:rPr>
          <w:sz w:val="20"/>
          <w:szCs w:val="20"/>
          <w:lang w:val="en-US"/>
        </w:rPr>
      </w:pPr>
      <w:r w:rsidRPr="00951F0B">
        <w:rPr>
          <w:i/>
          <w:iCs/>
          <w:sz w:val="20"/>
          <w:szCs w:val="20"/>
          <w:lang w:val="en-US"/>
        </w:rPr>
        <w:t xml:space="preserve">Table 2. </w:t>
      </w:r>
      <w:r w:rsidRPr="00FE3AB8">
        <w:rPr>
          <w:i/>
          <w:iCs/>
          <w:sz w:val="20"/>
          <w:szCs w:val="20"/>
          <w:lang w:val="en-US"/>
        </w:rPr>
        <w:t xml:space="preserve">Unit cost and utilization reflect average or typical values used in the cost-effectiveness model of Chagas disease management. Ranges are shown where item use varies by clinical state (asymptomatic, cardiac, digestive). </w:t>
      </w:r>
    </w:p>
    <w:p w14:paraId="0641FF21" w14:textId="77777777" w:rsidR="00087635" w:rsidRDefault="00087635" w:rsidP="003567E7">
      <w:pPr>
        <w:spacing w:line="360" w:lineRule="auto"/>
        <w:rPr>
          <w:lang w:val="en-US"/>
        </w:rPr>
      </w:pPr>
    </w:p>
    <w:p w14:paraId="1300B255" w14:textId="77777777" w:rsidR="004C1B3E" w:rsidRDefault="004C1B3E" w:rsidP="003567E7">
      <w:pPr>
        <w:spacing w:line="360" w:lineRule="auto"/>
        <w:rPr>
          <w:lang w:val="en-US"/>
        </w:rPr>
      </w:pPr>
    </w:p>
    <w:p w14:paraId="25F902C8" w14:textId="1DA71254" w:rsidR="00382A72" w:rsidRPr="00B16C9C" w:rsidRDefault="00382A72" w:rsidP="003567E7">
      <w:pPr>
        <w:spacing w:line="360" w:lineRule="auto"/>
        <w:rPr>
          <w:i/>
          <w:iCs/>
          <w:lang w:val="en-US"/>
        </w:rPr>
      </w:pPr>
      <w:r w:rsidRPr="00B16C9C">
        <w:rPr>
          <w:i/>
          <w:iCs/>
          <w:lang w:val="en-US"/>
        </w:rPr>
        <w:t>CEA analysis</w:t>
      </w:r>
    </w:p>
    <w:p w14:paraId="6C572848" w14:textId="1641CB7B" w:rsidR="007B38E2" w:rsidRDefault="007B38E2" w:rsidP="003567E7">
      <w:pPr>
        <w:spacing w:line="360" w:lineRule="auto"/>
        <w:rPr>
          <w:lang w:val="en-US"/>
        </w:rPr>
      </w:pPr>
      <w:r>
        <w:rPr>
          <w:lang w:val="en-US"/>
        </w:rPr>
        <w:t xml:space="preserve">In the no treatment arm, the model produced a total of </w:t>
      </w:r>
      <w:r w:rsidR="008B4A09">
        <w:rPr>
          <w:lang w:val="en-US"/>
        </w:rPr>
        <w:t>699,944.2</w:t>
      </w:r>
      <w:r>
        <w:rPr>
          <w:lang w:val="en-US"/>
        </w:rPr>
        <w:t>QALYs and cost €</w:t>
      </w:r>
      <w:r w:rsidR="008B4A09">
        <w:rPr>
          <w:lang w:val="en-US"/>
        </w:rPr>
        <w:t>1,592,765,694.7</w:t>
      </w:r>
      <w:r>
        <w:rPr>
          <w:lang w:val="en-US"/>
        </w:rPr>
        <w:t xml:space="preserve">. In the Benznidazole arm, a total of </w:t>
      </w:r>
      <w:r w:rsidR="008B4A09">
        <w:rPr>
          <w:lang w:val="en-US"/>
        </w:rPr>
        <w:t xml:space="preserve">703,251.6 </w:t>
      </w:r>
      <w:r>
        <w:rPr>
          <w:lang w:val="en-US"/>
        </w:rPr>
        <w:t xml:space="preserve">QALYs were obtained (i.e. an increase of </w:t>
      </w:r>
      <w:r w:rsidR="008B4A09">
        <w:rPr>
          <w:lang w:val="en-US"/>
        </w:rPr>
        <w:t xml:space="preserve">3,307.4 </w:t>
      </w:r>
      <w:r w:rsidR="00AE155A">
        <w:rPr>
          <w:lang w:val="en-US"/>
        </w:rPr>
        <w:t>QALYs</w:t>
      </w:r>
      <w:r>
        <w:rPr>
          <w:lang w:val="en-US"/>
        </w:rPr>
        <w:t>)</w:t>
      </w:r>
      <w:r w:rsidR="00AE155A">
        <w:rPr>
          <w:lang w:val="en-US"/>
        </w:rPr>
        <w:t xml:space="preserve"> at a total cost of €</w:t>
      </w:r>
      <w:r w:rsidR="008B4A09">
        <w:rPr>
          <w:lang w:val="en-US"/>
        </w:rPr>
        <w:t>1,032,673,731.6</w:t>
      </w:r>
      <w:r w:rsidR="00AE155A">
        <w:rPr>
          <w:lang w:val="en-US"/>
        </w:rPr>
        <w:t>. This represents total savings of €</w:t>
      </w:r>
      <w:r w:rsidR="008B4A09">
        <w:rPr>
          <w:lang w:val="en-US"/>
        </w:rPr>
        <w:t>560,091,963</w:t>
      </w:r>
      <w:r w:rsidR="00AE155A">
        <w:rPr>
          <w:lang w:val="en-US"/>
        </w:rPr>
        <w:t>, yielding an ICER of €-</w:t>
      </w:r>
      <w:r w:rsidR="008B4A09">
        <w:rPr>
          <w:lang w:val="en-US"/>
        </w:rPr>
        <w:t>169,342.3</w:t>
      </w:r>
      <w:r w:rsidR="00AE155A">
        <w:rPr>
          <w:lang w:val="en-US"/>
        </w:rPr>
        <w:t xml:space="preserve">/QALY gained (table 3). </w:t>
      </w:r>
    </w:p>
    <w:tbl>
      <w:tblPr>
        <w:tblStyle w:val="Tablanormal3"/>
        <w:tblW w:w="8926" w:type="dxa"/>
        <w:tblLook w:val="04A0" w:firstRow="1" w:lastRow="0" w:firstColumn="1" w:lastColumn="0" w:noHBand="0" w:noVBand="1"/>
      </w:tblPr>
      <w:tblGrid>
        <w:gridCol w:w="1702"/>
        <w:gridCol w:w="1165"/>
        <w:gridCol w:w="1761"/>
        <w:gridCol w:w="1375"/>
        <w:gridCol w:w="1497"/>
        <w:gridCol w:w="1426"/>
      </w:tblGrid>
      <w:tr w:rsidR="008B4A09" w14:paraId="7E25E9B5" w14:textId="34544020" w:rsidTr="00AE15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1" w:type="dxa"/>
          </w:tcPr>
          <w:p w14:paraId="76B9EED2" w14:textId="416EA709" w:rsidR="002217CE" w:rsidRDefault="002217CE" w:rsidP="003567E7">
            <w:pPr>
              <w:spacing w:line="360" w:lineRule="auto"/>
              <w:rPr>
                <w:lang w:val="en-US"/>
              </w:rPr>
            </w:pPr>
            <w:r>
              <w:rPr>
                <w:lang w:val="en-US"/>
              </w:rPr>
              <w:t>Treatment</w:t>
            </w:r>
          </w:p>
        </w:tc>
        <w:tc>
          <w:tcPr>
            <w:tcW w:w="1102" w:type="dxa"/>
          </w:tcPr>
          <w:p w14:paraId="560BF2D6" w14:textId="5F972E26" w:rsidR="002217CE"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lang w:val="en-US"/>
              </w:rPr>
            </w:pPr>
            <w:r>
              <w:rPr>
                <w:lang w:val="en-US"/>
              </w:rPr>
              <w:t>QALYS</w:t>
            </w:r>
          </w:p>
        </w:tc>
        <w:tc>
          <w:tcPr>
            <w:tcW w:w="1567" w:type="dxa"/>
          </w:tcPr>
          <w:p w14:paraId="236FE205" w14:textId="24A7AACF" w:rsidR="002217CE"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lang w:val="en-US"/>
              </w:rPr>
            </w:pPr>
            <w:r>
              <w:rPr>
                <w:lang w:val="en-US"/>
              </w:rPr>
              <w:t>Costs (2023€)</w:t>
            </w:r>
          </w:p>
        </w:tc>
        <w:tc>
          <w:tcPr>
            <w:tcW w:w="1435" w:type="dxa"/>
          </w:tcPr>
          <w:p w14:paraId="163EB156" w14:textId="68C1E61C" w:rsidR="002217CE"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lang w:val="en-US"/>
              </w:rPr>
            </w:pPr>
            <w:r>
              <w:rPr>
                <w:lang w:val="en-US"/>
              </w:rPr>
              <w:t>Increase in QALYS</w:t>
            </w:r>
          </w:p>
        </w:tc>
        <w:tc>
          <w:tcPr>
            <w:tcW w:w="1545" w:type="dxa"/>
          </w:tcPr>
          <w:p w14:paraId="206FF58E" w14:textId="3A2EF6E6" w:rsidR="002217CE"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lang w:val="en-US"/>
              </w:rPr>
            </w:pPr>
            <w:r>
              <w:rPr>
                <w:lang w:val="en-US"/>
              </w:rPr>
              <w:t>Increase in Costs</w:t>
            </w:r>
          </w:p>
        </w:tc>
        <w:tc>
          <w:tcPr>
            <w:tcW w:w="1556" w:type="dxa"/>
          </w:tcPr>
          <w:p w14:paraId="30A694A4" w14:textId="77777777" w:rsidR="002217CE"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lang w:val="en-US"/>
              </w:rPr>
            </w:pPr>
            <w:r>
              <w:rPr>
                <w:lang w:val="en-US"/>
              </w:rPr>
              <w:t>ICER</w:t>
            </w:r>
          </w:p>
          <w:p w14:paraId="1F2CCCAA" w14:textId="1B6DED7E" w:rsidR="002217CE"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lang w:val="en-US"/>
              </w:rPr>
            </w:pPr>
            <w:r>
              <w:rPr>
                <w:lang w:val="en-US"/>
              </w:rPr>
              <w:t>2023€/ QALYs gained</w:t>
            </w:r>
          </w:p>
        </w:tc>
      </w:tr>
      <w:tr w:rsidR="008B4A09" w14:paraId="1F486F46" w14:textId="14B462B6" w:rsidTr="00AE1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2668DDCD" w14:textId="77777777" w:rsidR="002217CE" w:rsidRDefault="002217CE" w:rsidP="003567E7">
            <w:pPr>
              <w:spacing w:line="360" w:lineRule="auto"/>
              <w:rPr>
                <w:lang w:val="en-US"/>
              </w:rPr>
            </w:pPr>
            <w:r>
              <w:rPr>
                <w:lang w:val="en-US"/>
              </w:rPr>
              <w:t>No treatment</w:t>
            </w:r>
          </w:p>
          <w:p w14:paraId="0F83D12C" w14:textId="120FD413" w:rsidR="002217CE" w:rsidRDefault="002217CE" w:rsidP="003567E7">
            <w:pPr>
              <w:spacing w:line="360" w:lineRule="auto"/>
              <w:rPr>
                <w:lang w:val="en-US"/>
              </w:rPr>
            </w:pPr>
          </w:p>
        </w:tc>
        <w:tc>
          <w:tcPr>
            <w:tcW w:w="1102" w:type="dxa"/>
          </w:tcPr>
          <w:p w14:paraId="4EFC47BF" w14:textId="3570613F" w:rsidR="002217CE" w:rsidRDefault="000763CA" w:rsidP="003567E7">
            <w:pPr>
              <w:spacing w:line="36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699</w:t>
            </w:r>
            <w:r w:rsidR="008B4A09">
              <w:rPr>
                <w:lang w:val="en-US"/>
              </w:rPr>
              <w:t>,</w:t>
            </w:r>
            <w:r>
              <w:rPr>
                <w:lang w:val="en-US"/>
              </w:rPr>
              <w:t>944.2</w:t>
            </w:r>
          </w:p>
        </w:tc>
        <w:tc>
          <w:tcPr>
            <w:tcW w:w="1567" w:type="dxa"/>
          </w:tcPr>
          <w:p w14:paraId="3F593E28" w14:textId="037B8A2C" w:rsidR="002217CE" w:rsidRDefault="007B38E2" w:rsidP="003567E7">
            <w:pPr>
              <w:spacing w:line="36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1,</w:t>
            </w:r>
            <w:r w:rsidR="000763CA">
              <w:rPr>
                <w:lang w:val="en-US"/>
              </w:rPr>
              <w:t>592</w:t>
            </w:r>
            <w:r>
              <w:rPr>
                <w:lang w:val="en-US"/>
              </w:rPr>
              <w:t>,</w:t>
            </w:r>
            <w:r w:rsidR="008B4A09">
              <w:rPr>
                <w:lang w:val="en-US"/>
              </w:rPr>
              <w:t>765</w:t>
            </w:r>
            <w:r>
              <w:rPr>
                <w:lang w:val="en-US"/>
              </w:rPr>
              <w:t>,</w:t>
            </w:r>
            <w:r w:rsidR="008B4A09">
              <w:rPr>
                <w:lang w:val="en-US"/>
              </w:rPr>
              <w:t>694</w:t>
            </w:r>
            <w:r>
              <w:rPr>
                <w:lang w:val="en-US"/>
              </w:rPr>
              <w:t>.</w:t>
            </w:r>
            <w:r w:rsidR="008B4A09">
              <w:rPr>
                <w:lang w:val="en-US"/>
              </w:rPr>
              <w:t>7</w:t>
            </w:r>
          </w:p>
        </w:tc>
        <w:tc>
          <w:tcPr>
            <w:tcW w:w="1435" w:type="dxa"/>
          </w:tcPr>
          <w:p w14:paraId="5DB26137" w14:textId="4712950A" w:rsidR="002217CE"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NA</w:t>
            </w:r>
          </w:p>
        </w:tc>
        <w:tc>
          <w:tcPr>
            <w:tcW w:w="1545" w:type="dxa"/>
          </w:tcPr>
          <w:p w14:paraId="702658CE" w14:textId="1B6F6477" w:rsidR="002217CE"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NA</w:t>
            </w:r>
          </w:p>
        </w:tc>
        <w:tc>
          <w:tcPr>
            <w:tcW w:w="1556" w:type="dxa"/>
          </w:tcPr>
          <w:p w14:paraId="673BA87F" w14:textId="47F54514" w:rsidR="002217CE"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NA</w:t>
            </w:r>
          </w:p>
        </w:tc>
      </w:tr>
      <w:tr w:rsidR="008B4A09" w14:paraId="51092B2A" w14:textId="77777777" w:rsidTr="00AE155A">
        <w:tc>
          <w:tcPr>
            <w:cnfStyle w:val="001000000000" w:firstRow="0" w:lastRow="0" w:firstColumn="1" w:lastColumn="0" w:oddVBand="0" w:evenVBand="0" w:oddHBand="0" w:evenHBand="0" w:firstRowFirstColumn="0" w:firstRowLastColumn="0" w:lastRowFirstColumn="0" w:lastRowLastColumn="0"/>
            <w:tcW w:w="1721" w:type="dxa"/>
          </w:tcPr>
          <w:p w14:paraId="353FA389" w14:textId="04478F09" w:rsidR="002217CE" w:rsidRDefault="002217CE" w:rsidP="003567E7">
            <w:pPr>
              <w:spacing w:line="360" w:lineRule="auto"/>
              <w:rPr>
                <w:lang w:val="en-US"/>
              </w:rPr>
            </w:pPr>
            <w:r>
              <w:rPr>
                <w:lang w:val="en-US"/>
              </w:rPr>
              <w:t>Benznidazol</w:t>
            </w:r>
          </w:p>
        </w:tc>
        <w:tc>
          <w:tcPr>
            <w:tcW w:w="1102" w:type="dxa"/>
          </w:tcPr>
          <w:p w14:paraId="65717EFB" w14:textId="40D9776B" w:rsidR="002217CE" w:rsidRDefault="008B4A09" w:rsidP="003567E7">
            <w:pPr>
              <w:spacing w:line="36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703,251</w:t>
            </w:r>
            <w:r w:rsidR="007B38E2">
              <w:rPr>
                <w:lang w:val="en-US"/>
              </w:rPr>
              <w:t>.</w:t>
            </w:r>
            <w:r>
              <w:rPr>
                <w:lang w:val="en-US"/>
              </w:rPr>
              <w:t>6</w:t>
            </w:r>
          </w:p>
        </w:tc>
        <w:tc>
          <w:tcPr>
            <w:tcW w:w="1567" w:type="dxa"/>
          </w:tcPr>
          <w:p w14:paraId="4E215693" w14:textId="6D9135D4" w:rsidR="002217CE" w:rsidRDefault="007B38E2" w:rsidP="003567E7">
            <w:pPr>
              <w:spacing w:line="36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1,0</w:t>
            </w:r>
            <w:r w:rsidR="008B4A09">
              <w:rPr>
                <w:lang w:val="en-US"/>
              </w:rPr>
              <w:t>32</w:t>
            </w:r>
            <w:r>
              <w:rPr>
                <w:lang w:val="en-US"/>
              </w:rPr>
              <w:t>,</w:t>
            </w:r>
            <w:r w:rsidR="008B4A09">
              <w:rPr>
                <w:lang w:val="en-US"/>
              </w:rPr>
              <w:t>673</w:t>
            </w:r>
            <w:r>
              <w:rPr>
                <w:lang w:val="en-US"/>
              </w:rPr>
              <w:t>,</w:t>
            </w:r>
            <w:r w:rsidR="008B4A09">
              <w:rPr>
                <w:lang w:val="en-US"/>
              </w:rPr>
              <w:t>731</w:t>
            </w:r>
            <w:r>
              <w:rPr>
                <w:lang w:val="en-US"/>
              </w:rPr>
              <w:t>.</w:t>
            </w:r>
            <w:r w:rsidR="008B4A09">
              <w:rPr>
                <w:lang w:val="en-US"/>
              </w:rPr>
              <w:t>6</w:t>
            </w:r>
          </w:p>
        </w:tc>
        <w:tc>
          <w:tcPr>
            <w:tcW w:w="1435" w:type="dxa"/>
          </w:tcPr>
          <w:p w14:paraId="700314C0" w14:textId="21C8B501" w:rsidR="002217CE" w:rsidRDefault="008B4A09" w:rsidP="003567E7">
            <w:pPr>
              <w:spacing w:line="36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3</w:t>
            </w:r>
            <w:r w:rsidR="007B38E2">
              <w:rPr>
                <w:lang w:val="en-US"/>
              </w:rPr>
              <w:t>,</w:t>
            </w:r>
            <w:r>
              <w:rPr>
                <w:lang w:val="en-US"/>
              </w:rPr>
              <w:t>307</w:t>
            </w:r>
            <w:r w:rsidR="007B38E2">
              <w:rPr>
                <w:lang w:val="en-US"/>
              </w:rPr>
              <w:t>.</w:t>
            </w:r>
            <w:r>
              <w:rPr>
                <w:lang w:val="en-US"/>
              </w:rPr>
              <w:t>4</w:t>
            </w:r>
          </w:p>
        </w:tc>
        <w:tc>
          <w:tcPr>
            <w:tcW w:w="1545" w:type="dxa"/>
          </w:tcPr>
          <w:p w14:paraId="413FF14D" w14:textId="5B462A2F" w:rsidR="002217CE" w:rsidRDefault="002217CE" w:rsidP="003567E7">
            <w:pPr>
              <w:spacing w:line="36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w:t>
            </w:r>
            <w:r w:rsidR="008B4A09">
              <w:rPr>
                <w:lang w:val="en-US"/>
              </w:rPr>
              <w:t>560,091,963</w:t>
            </w:r>
          </w:p>
        </w:tc>
        <w:tc>
          <w:tcPr>
            <w:tcW w:w="1556" w:type="dxa"/>
          </w:tcPr>
          <w:p w14:paraId="4D18F203" w14:textId="01D23FEB" w:rsidR="002217CE" w:rsidRDefault="002217CE" w:rsidP="003567E7">
            <w:pPr>
              <w:spacing w:line="36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w:t>
            </w:r>
            <w:r w:rsidR="007B38E2">
              <w:rPr>
                <w:lang w:val="en-US"/>
              </w:rPr>
              <w:t>1</w:t>
            </w:r>
            <w:r w:rsidR="008B4A09">
              <w:rPr>
                <w:lang w:val="en-US"/>
              </w:rPr>
              <w:t>69</w:t>
            </w:r>
            <w:r w:rsidR="007B38E2">
              <w:rPr>
                <w:lang w:val="en-US"/>
              </w:rPr>
              <w:t>,</w:t>
            </w:r>
            <w:r w:rsidR="008B4A09">
              <w:rPr>
                <w:lang w:val="en-US"/>
              </w:rPr>
              <w:t>342.3</w:t>
            </w:r>
          </w:p>
        </w:tc>
      </w:tr>
    </w:tbl>
    <w:p w14:paraId="0C03C0C4" w14:textId="77777777" w:rsidR="002217CE" w:rsidRDefault="002217CE" w:rsidP="003567E7">
      <w:pPr>
        <w:spacing w:line="360" w:lineRule="auto"/>
        <w:rPr>
          <w:lang w:val="en-US"/>
        </w:rPr>
      </w:pPr>
    </w:p>
    <w:p w14:paraId="6AAAE620" w14:textId="21841C45" w:rsidR="002217CE" w:rsidRPr="00951F0B" w:rsidRDefault="002217CE" w:rsidP="003567E7">
      <w:pPr>
        <w:spacing w:line="360" w:lineRule="auto"/>
        <w:rPr>
          <w:i/>
          <w:iCs/>
          <w:sz w:val="20"/>
          <w:szCs w:val="20"/>
          <w:lang w:val="en-US"/>
        </w:rPr>
      </w:pPr>
      <w:r w:rsidRPr="00951F0B">
        <w:rPr>
          <w:i/>
          <w:iCs/>
          <w:sz w:val="20"/>
          <w:szCs w:val="20"/>
          <w:lang w:val="en-US"/>
        </w:rPr>
        <w:t xml:space="preserve">Table 3. Costs, </w:t>
      </w:r>
      <w:proofErr w:type="spellStart"/>
      <w:r w:rsidRPr="00951F0B">
        <w:rPr>
          <w:i/>
          <w:iCs/>
          <w:sz w:val="20"/>
          <w:szCs w:val="20"/>
          <w:lang w:val="en-US"/>
        </w:rPr>
        <w:t>Qalys</w:t>
      </w:r>
      <w:proofErr w:type="spellEnd"/>
      <w:r w:rsidRPr="00951F0B">
        <w:rPr>
          <w:i/>
          <w:iCs/>
          <w:sz w:val="20"/>
          <w:szCs w:val="20"/>
          <w:lang w:val="en-US"/>
        </w:rPr>
        <w:t xml:space="preserve"> and Incremental Cost-effectiveness ratios of BZN.</w:t>
      </w:r>
      <w:r w:rsidR="00AE155A" w:rsidRPr="00951F0B">
        <w:rPr>
          <w:i/>
          <w:iCs/>
          <w:sz w:val="20"/>
          <w:szCs w:val="20"/>
          <w:lang w:val="en-US"/>
        </w:rPr>
        <w:t xml:space="preserve"> NA: Not applicable. ICER: Incremental cost effectiveness ratio. QALYs: Quality adjusted life-years. </w:t>
      </w:r>
    </w:p>
    <w:p w14:paraId="4319E429" w14:textId="5F1D1E60" w:rsidR="00382A72" w:rsidRDefault="00AE155A" w:rsidP="003567E7">
      <w:pPr>
        <w:spacing w:line="360" w:lineRule="auto"/>
        <w:rPr>
          <w:lang w:val="en-US"/>
        </w:rPr>
      </w:pPr>
      <w:r>
        <w:rPr>
          <w:lang w:val="en-US"/>
        </w:rPr>
        <w:t xml:space="preserve">In the </w:t>
      </w:r>
      <w:r w:rsidR="00A71DAD">
        <w:rPr>
          <w:lang w:val="en-US"/>
        </w:rPr>
        <w:t>deterministic</w:t>
      </w:r>
      <w:r>
        <w:rPr>
          <w:lang w:val="en-US"/>
        </w:rPr>
        <w:t xml:space="preserve"> sensitivity </w:t>
      </w:r>
      <w:proofErr w:type="gramStart"/>
      <w:r>
        <w:rPr>
          <w:lang w:val="en-US"/>
        </w:rPr>
        <w:t>analysis</w:t>
      </w:r>
      <w:proofErr w:type="gramEnd"/>
      <w:r>
        <w:rPr>
          <w:lang w:val="en-US"/>
        </w:rPr>
        <w:t xml:space="preserve"> the only parameter that would modify the ICER yielding it not </w:t>
      </w:r>
      <w:proofErr w:type="gramStart"/>
      <w:r>
        <w:rPr>
          <w:lang w:val="en-US"/>
        </w:rPr>
        <w:t>cost-saving</w:t>
      </w:r>
      <w:proofErr w:type="gramEnd"/>
      <w:r>
        <w:rPr>
          <w:lang w:val="en-US"/>
        </w:rPr>
        <w:t xml:space="preserve"> was the highest value of the relative risk of developing the symptomatic cardiac form of Chagas disease. Nevertheless, it still fell below the cost-</w:t>
      </w:r>
      <w:r w:rsidR="00A71DAD">
        <w:rPr>
          <w:lang w:val="en-US"/>
        </w:rPr>
        <w:t>effectiveness</w:t>
      </w:r>
      <w:r>
        <w:rPr>
          <w:lang w:val="en-US"/>
        </w:rPr>
        <w:t xml:space="preserve"> threshold of one time the GDP-per capita of Spain (figure 2).</w:t>
      </w:r>
    </w:p>
    <w:p w14:paraId="54DB09EE" w14:textId="162E535B" w:rsidR="00087635" w:rsidRDefault="008B4A09" w:rsidP="003567E7">
      <w:pPr>
        <w:spacing w:line="360" w:lineRule="auto"/>
        <w:rPr>
          <w:lang w:val="en-US"/>
        </w:rPr>
      </w:pPr>
      <w:r>
        <w:rPr>
          <w:noProof/>
          <w:lang w:val="en-US"/>
        </w:rPr>
        <w:drawing>
          <wp:inline distT="0" distB="0" distL="0" distR="0" wp14:anchorId="0FCEFF5E" wp14:editId="45304A9B">
            <wp:extent cx="4672341" cy="2886075"/>
            <wp:effectExtent l="0" t="0" r="0" b="0"/>
            <wp:docPr id="7561060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4629" cy="2887488"/>
                    </a:xfrm>
                    <a:prstGeom prst="rect">
                      <a:avLst/>
                    </a:prstGeom>
                    <a:noFill/>
                  </pic:spPr>
                </pic:pic>
              </a:graphicData>
            </a:graphic>
          </wp:inline>
        </w:drawing>
      </w:r>
    </w:p>
    <w:p w14:paraId="67660E87" w14:textId="3033CFEE" w:rsidR="002217CE" w:rsidRPr="00951F0B" w:rsidRDefault="005B59A1" w:rsidP="003567E7">
      <w:pPr>
        <w:spacing w:line="360" w:lineRule="auto"/>
        <w:rPr>
          <w:i/>
          <w:iCs/>
          <w:sz w:val="20"/>
          <w:szCs w:val="20"/>
          <w:lang w:val="en-US"/>
        </w:rPr>
      </w:pPr>
      <w:r w:rsidRPr="00951F0B">
        <w:rPr>
          <w:i/>
          <w:iCs/>
          <w:sz w:val="20"/>
          <w:szCs w:val="20"/>
          <w:lang w:val="en-US"/>
        </w:rPr>
        <w:t xml:space="preserve">Figure 2. Tornado plot of the incremental cost-effectiveness ratio (ICER) expressed in 2023 Euros per quality-adjusted life year (QALY) gained. The plot displays the results of a one-way sensitivity analysis assessing the impact of individual parameter uncertainty on the ICER. Parameters are ordered by their influence, with the widest bars indicating the greatest effect. P_card: probability of cardiac involvement; </w:t>
      </w:r>
      <w:proofErr w:type="spellStart"/>
      <w:r w:rsidRPr="00951F0B">
        <w:rPr>
          <w:i/>
          <w:iCs/>
          <w:sz w:val="20"/>
          <w:szCs w:val="20"/>
          <w:lang w:val="en-US"/>
        </w:rPr>
        <w:t>P_dig</w:t>
      </w:r>
      <w:proofErr w:type="spellEnd"/>
      <w:r w:rsidRPr="00951F0B">
        <w:rPr>
          <w:i/>
          <w:iCs/>
          <w:sz w:val="20"/>
          <w:szCs w:val="20"/>
          <w:lang w:val="en-US"/>
        </w:rPr>
        <w:t xml:space="preserve">: probability of digestive involvement; </w:t>
      </w:r>
      <w:proofErr w:type="spellStart"/>
      <w:r w:rsidRPr="00951F0B">
        <w:rPr>
          <w:i/>
          <w:iCs/>
          <w:sz w:val="20"/>
          <w:szCs w:val="20"/>
          <w:lang w:val="en-US"/>
        </w:rPr>
        <w:t>RR_T_car</w:t>
      </w:r>
      <w:proofErr w:type="spellEnd"/>
      <w:r w:rsidRPr="00951F0B">
        <w:rPr>
          <w:i/>
          <w:iCs/>
          <w:sz w:val="20"/>
          <w:szCs w:val="20"/>
          <w:lang w:val="en-US"/>
        </w:rPr>
        <w:t xml:space="preserve"> and </w:t>
      </w:r>
      <w:proofErr w:type="spellStart"/>
      <w:r w:rsidRPr="00951F0B">
        <w:rPr>
          <w:i/>
          <w:iCs/>
          <w:sz w:val="20"/>
          <w:szCs w:val="20"/>
          <w:lang w:val="en-US"/>
        </w:rPr>
        <w:t>RR_T_dig</w:t>
      </w:r>
      <w:proofErr w:type="spellEnd"/>
      <w:r w:rsidRPr="00951F0B">
        <w:rPr>
          <w:i/>
          <w:iCs/>
          <w:sz w:val="20"/>
          <w:szCs w:val="20"/>
          <w:lang w:val="en-US"/>
        </w:rPr>
        <w:t xml:space="preserve">: relative risk reductions with treatment in cardiac and digestive forms, respectively; </w:t>
      </w:r>
      <w:proofErr w:type="spellStart"/>
      <w:r w:rsidRPr="00951F0B">
        <w:rPr>
          <w:i/>
          <w:iCs/>
          <w:sz w:val="20"/>
          <w:szCs w:val="20"/>
          <w:lang w:val="en-US"/>
        </w:rPr>
        <w:t>CaMorR</w:t>
      </w:r>
      <w:proofErr w:type="spellEnd"/>
      <w:r w:rsidRPr="00951F0B">
        <w:rPr>
          <w:i/>
          <w:iCs/>
          <w:sz w:val="20"/>
          <w:szCs w:val="20"/>
          <w:lang w:val="en-US"/>
        </w:rPr>
        <w:t xml:space="preserve"> and </w:t>
      </w:r>
      <w:proofErr w:type="spellStart"/>
      <w:r w:rsidRPr="00951F0B">
        <w:rPr>
          <w:i/>
          <w:iCs/>
          <w:sz w:val="20"/>
          <w:szCs w:val="20"/>
          <w:lang w:val="en-US"/>
        </w:rPr>
        <w:t>DiMorR</w:t>
      </w:r>
      <w:proofErr w:type="spellEnd"/>
      <w:r w:rsidRPr="00951F0B">
        <w:rPr>
          <w:i/>
          <w:iCs/>
          <w:sz w:val="20"/>
          <w:szCs w:val="20"/>
          <w:lang w:val="en-US"/>
        </w:rPr>
        <w:t>: increase mortality ratios in cardiac and digestive forms. The vertical dashed line indicates the base-case ICER. The vertical line indicates the willingness to pay threshold.</w:t>
      </w:r>
    </w:p>
    <w:p w14:paraId="0011C202" w14:textId="34AE12D8" w:rsidR="00382A72" w:rsidRDefault="005B59A1" w:rsidP="003567E7">
      <w:pPr>
        <w:spacing w:line="360" w:lineRule="auto"/>
        <w:rPr>
          <w:lang w:val="en-US"/>
        </w:rPr>
      </w:pPr>
      <w:r>
        <w:rPr>
          <w:lang w:val="en-US"/>
        </w:rPr>
        <w:t xml:space="preserve">In the probabilistic sensitivity </w:t>
      </w:r>
      <w:proofErr w:type="gramStart"/>
      <w:r>
        <w:rPr>
          <w:lang w:val="en-US"/>
        </w:rPr>
        <w:t>analysis</w:t>
      </w:r>
      <w:proofErr w:type="gramEnd"/>
      <w:r w:rsidR="00E46CE0">
        <w:rPr>
          <w:lang w:val="en-US"/>
        </w:rPr>
        <w:t xml:space="preserve"> </w:t>
      </w:r>
      <w:r w:rsidR="00A71DAD">
        <w:rPr>
          <w:lang w:val="en-US"/>
        </w:rPr>
        <w:t>the me</w:t>
      </w:r>
      <w:r w:rsidR="00951F0B">
        <w:rPr>
          <w:lang w:val="en-US"/>
        </w:rPr>
        <w:t>dian</w:t>
      </w:r>
      <w:r w:rsidR="00A71DAD">
        <w:rPr>
          <w:lang w:val="en-US"/>
        </w:rPr>
        <w:t xml:space="preserve"> ICER was €-</w:t>
      </w:r>
      <w:r w:rsidR="008B4A09">
        <w:rPr>
          <w:lang w:val="en-US"/>
        </w:rPr>
        <w:t>69,372</w:t>
      </w:r>
      <w:r w:rsidR="00A71DAD">
        <w:rPr>
          <w:lang w:val="en-US"/>
        </w:rPr>
        <w:t xml:space="preserve"> (</w:t>
      </w:r>
      <w:r w:rsidR="005770BB">
        <w:rPr>
          <w:lang w:val="en-US"/>
        </w:rPr>
        <w:t xml:space="preserve">95% </w:t>
      </w:r>
      <w:proofErr w:type="spellStart"/>
      <w:r w:rsidR="005770BB">
        <w:rPr>
          <w:lang w:val="en-US"/>
        </w:rPr>
        <w:t>C</w:t>
      </w:r>
      <w:r w:rsidR="008B4A09">
        <w:rPr>
          <w:lang w:val="en-US"/>
        </w:rPr>
        <w:t>r</w:t>
      </w:r>
      <w:r w:rsidR="005770BB">
        <w:rPr>
          <w:lang w:val="en-US"/>
        </w:rPr>
        <w:t>I</w:t>
      </w:r>
      <w:proofErr w:type="spellEnd"/>
      <w:r w:rsidR="00A71DAD">
        <w:rPr>
          <w:lang w:val="en-US"/>
        </w:rPr>
        <w:t>;</w:t>
      </w:r>
      <w:r w:rsidR="00951F0B">
        <w:rPr>
          <w:lang w:val="en-US"/>
        </w:rPr>
        <w:t xml:space="preserve"> €</w:t>
      </w:r>
      <w:r w:rsidR="00A71DAD">
        <w:rPr>
          <w:lang w:val="en-US"/>
        </w:rPr>
        <w:t>-</w:t>
      </w:r>
      <w:r w:rsidR="008B4A09">
        <w:rPr>
          <w:lang w:val="en-US"/>
        </w:rPr>
        <w:t xml:space="preserve">177,181.16: </w:t>
      </w:r>
      <w:r w:rsidR="00951F0B">
        <w:rPr>
          <w:lang w:val="en-US"/>
        </w:rPr>
        <w:t>€</w:t>
      </w:r>
      <w:r w:rsidR="00A71DAD">
        <w:rPr>
          <w:lang w:val="en-US"/>
        </w:rPr>
        <w:t>-</w:t>
      </w:r>
      <w:r w:rsidR="005770BB">
        <w:rPr>
          <w:lang w:val="en-US"/>
        </w:rPr>
        <w:t>2</w:t>
      </w:r>
      <w:r w:rsidR="008B4A09">
        <w:rPr>
          <w:lang w:val="en-US"/>
        </w:rPr>
        <w:t>6</w:t>
      </w:r>
      <w:r w:rsidR="005770BB">
        <w:rPr>
          <w:lang w:val="en-US"/>
        </w:rPr>
        <w:t>,</w:t>
      </w:r>
      <w:r w:rsidR="008B4A09">
        <w:rPr>
          <w:lang w:val="en-US"/>
        </w:rPr>
        <w:t>488</w:t>
      </w:r>
      <w:r w:rsidR="005770BB">
        <w:rPr>
          <w:lang w:val="en-US"/>
        </w:rPr>
        <w:t>.9</w:t>
      </w:r>
      <w:r w:rsidR="00A71DAD">
        <w:rPr>
          <w:lang w:val="en-US"/>
        </w:rPr>
        <w:t>)</w:t>
      </w:r>
      <w:r w:rsidR="00951F0B">
        <w:rPr>
          <w:lang w:val="en-US"/>
        </w:rPr>
        <w:t>, with 95% of the simulations falling below the WTP</w:t>
      </w:r>
      <w:r w:rsidR="00B16C9C">
        <w:rPr>
          <w:lang w:val="en-US"/>
        </w:rPr>
        <w:t>.</w:t>
      </w:r>
      <w:r w:rsidR="00951F0B">
        <w:rPr>
          <w:lang w:val="en-US"/>
        </w:rPr>
        <w:t xml:space="preserve"> </w:t>
      </w:r>
    </w:p>
    <w:p w14:paraId="43AC1280" w14:textId="3305C1ED" w:rsidR="002217CE" w:rsidRDefault="008B4A09" w:rsidP="003567E7">
      <w:pPr>
        <w:spacing w:line="360" w:lineRule="auto"/>
        <w:rPr>
          <w:b/>
          <w:bCs/>
          <w:lang w:val="en-US"/>
        </w:rPr>
      </w:pPr>
      <w:r>
        <w:rPr>
          <w:b/>
          <w:bCs/>
          <w:noProof/>
          <w:lang w:val="en-US"/>
        </w:rPr>
        <w:drawing>
          <wp:inline distT="0" distB="0" distL="0" distR="0" wp14:anchorId="2FE764C0" wp14:editId="7B12F97B">
            <wp:extent cx="4487298" cy="2771775"/>
            <wp:effectExtent l="0" t="0" r="8890" b="0"/>
            <wp:docPr id="7314571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3311" cy="2775489"/>
                    </a:xfrm>
                    <a:prstGeom prst="rect">
                      <a:avLst/>
                    </a:prstGeom>
                    <a:noFill/>
                  </pic:spPr>
                </pic:pic>
              </a:graphicData>
            </a:graphic>
          </wp:inline>
        </w:drawing>
      </w:r>
    </w:p>
    <w:p w14:paraId="50AA0144" w14:textId="4B0A047E" w:rsidR="002217CE" w:rsidRPr="00951F0B" w:rsidRDefault="00951F0B" w:rsidP="003567E7">
      <w:pPr>
        <w:spacing w:line="360" w:lineRule="auto"/>
        <w:rPr>
          <w:i/>
          <w:iCs/>
          <w:sz w:val="20"/>
          <w:szCs w:val="20"/>
          <w:lang w:val="en-US"/>
        </w:rPr>
      </w:pPr>
      <w:r w:rsidRPr="00951F0B">
        <w:rPr>
          <w:i/>
          <w:iCs/>
          <w:sz w:val="20"/>
          <w:szCs w:val="20"/>
          <w:lang w:val="en-US"/>
        </w:rPr>
        <w:t xml:space="preserve">Figure 3. Cost-effectiveness plane based on </w:t>
      </w:r>
      <w:r w:rsidR="00A543A5">
        <w:rPr>
          <w:i/>
          <w:iCs/>
          <w:sz w:val="20"/>
          <w:szCs w:val="20"/>
          <w:lang w:val="en-US"/>
        </w:rPr>
        <w:t>1</w:t>
      </w:r>
      <w:r w:rsidRPr="00951F0B">
        <w:rPr>
          <w:i/>
          <w:iCs/>
          <w:sz w:val="20"/>
          <w:szCs w:val="20"/>
          <w:lang w:val="en-US"/>
        </w:rPr>
        <w:t>,000 probabilistic simulations. Each point represents the incremental costs and QALYs of the intervention compared to the comparator under one simulation draw. Most simulations fall in the southeast quadrant, indicating that the intervention is both cost-saving and more effective. All costs are expressed in 2023 euros (€).</w:t>
      </w:r>
    </w:p>
    <w:p w14:paraId="42CDC593" w14:textId="00CE4432" w:rsidR="00A16DC5" w:rsidRDefault="008B4A09" w:rsidP="00CD4DDA">
      <w:pPr>
        <w:spacing w:line="360" w:lineRule="auto"/>
        <w:rPr>
          <w:lang w:val="en-US"/>
        </w:rPr>
      </w:pPr>
      <w:r>
        <w:rPr>
          <w:noProof/>
          <w:lang w:val="en-US"/>
        </w:rPr>
        <w:drawing>
          <wp:inline distT="0" distB="0" distL="0" distR="0" wp14:anchorId="58792385" wp14:editId="21D397D4">
            <wp:extent cx="4410075" cy="2724075"/>
            <wp:effectExtent l="0" t="0" r="0" b="635"/>
            <wp:docPr id="20999987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0811" cy="2730706"/>
                    </a:xfrm>
                    <a:prstGeom prst="rect">
                      <a:avLst/>
                    </a:prstGeom>
                    <a:noFill/>
                  </pic:spPr>
                </pic:pic>
              </a:graphicData>
            </a:graphic>
          </wp:inline>
        </w:drawing>
      </w:r>
    </w:p>
    <w:p w14:paraId="4890CBC5" w14:textId="368C9F2E" w:rsidR="00A16DC5" w:rsidRPr="00A16DC5" w:rsidRDefault="00A16DC5" w:rsidP="00CD4DDA">
      <w:pPr>
        <w:spacing w:line="360" w:lineRule="auto"/>
        <w:rPr>
          <w:i/>
          <w:iCs/>
          <w:sz w:val="20"/>
          <w:szCs w:val="20"/>
          <w:lang w:val="en-US"/>
        </w:rPr>
      </w:pPr>
      <w:r w:rsidRPr="00A16DC5">
        <w:rPr>
          <w:i/>
          <w:iCs/>
          <w:sz w:val="20"/>
          <w:szCs w:val="20"/>
          <w:lang w:val="en-US"/>
        </w:rPr>
        <w:t>Figure 4. Cost-Effectiveness Acceptability Curve (CEAC) showing the probability that the intervention is cost-effective across a range of willingness-to-pay (WTP) thresholds per QALY gained. The curve illustrates increasing confidence in cost-effectiveness as the WTP threshold rises, with near-certainty achieved above approximately –€25,000 per QALY.</w:t>
      </w:r>
    </w:p>
    <w:p w14:paraId="7BEC546B" w14:textId="77777777" w:rsidR="00A16DC5" w:rsidRDefault="00A16DC5" w:rsidP="00CD4DDA">
      <w:pPr>
        <w:spacing w:line="360" w:lineRule="auto"/>
        <w:rPr>
          <w:lang w:val="en-US"/>
        </w:rPr>
      </w:pPr>
    </w:p>
    <w:p w14:paraId="35647095" w14:textId="77777777" w:rsidR="00A16DC5" w:rsidRDefault="00A16DC5" w:rsidP="00CD4DDA">
      <w:pPr>
        <w:spacing w:line="360" w:lineRule="auto"/>
        <w:rPr>
          <w:lang w:val="en-US"/>
        </w:rPr>
      </w:pPr>
    </w:p>
    <w:p w14:paraId="5B91034E" w14:textId="75DB9A5A" w:rsidR="00CD4DDA" w:rsidRPr="00CD4DDA" w:rsidRDefault="00CD4DDA" w:rsidP="00CD4DDA">
      <w:pPr>
        <w:spacing w:line="360" w:lineRule="auto"/>
        <w:rPr>
          <w:lang w:val="en-US"/>
        </w:rPr>
      </w:pPr>
      <w:r w:rsidRPr="00CD4DDA">
        <w:rPr>
          <w:lang w:val="en-US"/>
        </w:rPr>
        <w:t>The expected value of perfect information (EVPI) was €</w:t>
      </w:r>
      <w:r w:rsidR="008B4A09">
        <w:rPr>
          <w:lang w:val="en-US"/>
        </w:rPr>
        <w:t xml:space="preserve">24,946,099 </w:t>
      </w:r>
      <w:r>
        <w:rPr>
          <w:lang w:val="en-US"/>
        </w:rPr>
        <w:t>meaning €</w:t>
      </w:r>
      <w:r w:rsidR="008B4A09">
        <w:rPr>
          <w:lang w:val="en-US"/>
        </w:rPr>
        <w:t xml:space="preserve">1,247,305 per year </w:t>
      </w:r>
      <w:r>
        <w:rPr>
          <w:lang w:val="en-US"/>
        </w:rPr>
        <w:t>or €22.</w:t>
      </w:r>
      <w:r w:rsidR="008B4A09">
        <w:rPr>
          <w:lang w:val="en-US"/>
        </w:rPr>
        <w:t>78</w:t>
      </w:r>
      <w:r>
        <w:rPr>
          <w:lang w:val="en-US"/>
        </w:rPr>
        <w:t xml:space="preserve"> </w:t>
      </w:r>
      <w:r w:rsidR="00A8414B">
        <w:rPr>
          <w:lang w:val="en-US"/>
        </w:rPr>
        <w:t>per patient and year</w:t>
      </w:r>
      <w:r>
        <w:rPr>
          <w:lang w:val="en-US"/>
        </w:rPr>
        <w:t>.</w:t>
      </w:r>
    </w:p>
    <w:p w14:paraId="2BCE41BC" w14:textId="6538B0E7" w:rsidR="00FE5A93" w:rsidRDefault="00FE5A93" w:rsidP="003567E7">
      <w:pPr>
        <w:spacing w:line="360" w:lineRule="auto"/>
        <w:rPr>
          <w:b/>
          <w:bCs/>
          <w:lang w:val="en-US"/>
        </w:rPr>
      </w:pPr>
    </w:p>
    <w:p w14:paraId="4418B8A7" w14:textId="72C7D287" w:rsidR="00382A72" w:rsidRDefault="00382A72" w:rsidP="003567E7">
      <w:pPr>
        <w:spacing w:line="360" w:lineRule="auto"/>
        <w:rPr>
          <w:lang w:val="en-US"/>
        </w:rPr>
      </w:pPr>
      <w:r w:rsidRPr="00F479C3">
        <w:rPr>
          <w:b/>
          <w:bCs/>
          <w:lang w:val="en-US"/>
        </w:rPr>
        <w:t>Discussion</w:t>
      </w:r>
      <w:r w:rsidR="00F83507" w:rsidRPr="00F479C3">
        <w:rPr>
          <w:b/>
          <w:bCs/>
          <w:lang w:val="en-US"/>
        </w:rPr>
        <w:br/>
      </w:r>
      <w:r w:rsidR="00951F0B">
        <w:rPr>
          <w:lang w:val="en-US"/>
        </w:rPr>
        <w:t xml:space="preserve">In our study, we found </w:t>
      </w:r>
      <w:r w:rsidR="00FE5A93">
        <w:rPr>
          <w:lang w:val="en-US"/>
        </w:rPr>
        <w:t>b</w:t>
      </w:r>
      <w:r w:rsidR="00951F0B">
        <w:rPr>
          <w:lang w:val="en-US"/>
        </w:rPr>
        <w:t>enznidazole to be a cost-saving treatment for the treatment of patients with asymptomatic Chagas disease</w:t>
      </w:r>
      <w:r w:rsidR="00FE5A93">
        <w:rPr>
          <w:lang w:val="en-US"/>
        </w:rPr>
        <w:t>, as the study arm treated with benznidazole not only yielded more QALYs but also ended up with less total costs. Moreover, both the deterministic sensitivity analysis and the PSA show us the same results, pointing out that the results are robust. Only the most extreme values of the effectiveness of benznidazole in reducing the progression to cardiac disease increased the ICER and made it not cost-effective, however it still fell below the WTP.</w:t>
      </w:r>
    </w:p>
    <w:p w14:paraId="7D29375C" w14:textId="765188D3" w:rsidR="0003270A" w:rsidRDefault="0003270A" w:rsidP="003567E7">
      <w:pPr>
        <w:spacing w:line="360" w:lineRule="auto"/>
        <w:rPr>
          <w:lang w:val="en-US"/>
        </w:rPr>
      </w:pPr>
      <w:r>
        <w:rPr>
          <w:lang w:val="en-US"/>
        </w:rPr>
        <w:t>At present, benznidazole is not covered free of cost in the Spanish health system. However, in the light of these results it would seem reasonable, especially when coupled with the fact that p</w:t>
      </w:r>
      <w:r w:rsidR="00F57AA9">
        <w:rPr>
          <w:lang w:val="en-US"/>
        </w:rPr>
        <w:t xml:space="preserve">revious studies have </w:t>
      </w:r>
      <w:r>
        <w:rPr>
          <w:lang w:val="en-US"/>
        </w:rPr>
        <w:t xml:space="preserve">found </w:t>
      </w:r>
      <w:r w:rsidR="00F57AA9">
        <w:rPr>
          <w:lang w:val="en-US"/>
        </w:rPr>
        <w:t>Chagas disease screening</w:t>
      </w:r>
      <w:r>
        <w:rPr>
          <w:lang w:val="en-US"/>
        </w:rPr>
        <w:t xml:space="preserve"> programs to be cost-effective </w:t>
      </w:r>
      <w:r w:rsidR="00F57AA9">
        <w:rPr>
          <w:lang w:val="en-US"/>
        </w:rPr>
        <w:t>.</w:t>
      </w:r>
      <w:r w:rsidR="00B16C9C">
        <w:rPr>
          <w:lang w:val="en-US"/>
        </w:rPr>
        <w:fldChar w:fldCharType="begin"/>
      </w:r>
      <w:r w:rsidR="00A16DC5">
        <w:rPr>
          <w:lang w:val="en-US"/>
        </w:rPr>
        <w:instrText xml:space="preserve"> ADDIN ZOTERO_ITEM CSL_CITATION {"citationID":"8rj3heqZ","properties":{"formattedCitation":"\\super 11,24\\nosupersub{}","plainCitation":"11,24","noteIndex":0},"citationItems":[{"id":18,"uris":["http://zotero.org/groups/5772643/items/ES6U6JTY"],"itemData":{"id":18,"type":"article-journal","abstract":"Screening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volume":"0","author":[{"family":"Requena-Mendez","given":"Ana"},{"family":"Bussion","given":"Sheila"},{"family":"Aldasoro","given":"Edelweiss"},{"family":"Jackson","given":"Yves"},{"family":"Angheben","given":"Andrea"},{"family":"Moore","given":"David"},{"family":"Pinazo","given":"María-Jesús"},{"family":"Gascon","given":"Joaquim"},{"family":"Muñoz","given":"Jose"},{"family":"Sicuri","given":"Elisa"}],"issued":{"date-parts":[["2017",1,1]]}}},{"id":136,"uris":["http://zotero.org/groups/5772643/items/UKEJJS2S"],"itemData":{"id":136,"type":"article-journal","abstract":"Background Japan is estimated to host 3000 cases of Chagas disease (CD). However, there are no epidemiological data and policies for prevention and care. We aimed to analyze the current situation of CD in Japan and identify possible barriers to seeking care.","container-title":"The Lancet Regional Health - Western Pacific","DOI":"10.1016/j.lanwpc.2022.100574","ISSN":"26666065","journalAbbreviation":"The Lancet Regional Health - Western Pacific","language":"en","page":"100574","source":"DOI.org (Crossref)","title":"Analysis of the Chagas disease situation in Japan: a cross sectional study and cost-effectiveness analysis of a Chagas disease screening program","title-short":"Analysis of the Chagas disease situation in Japan","volume":"31","author":[{"family":"Iglesias Rodríguez","given":"Inés María"},{"family":"Miura","given":"Sachio"},{"family":"Maeda","given":"Takuya"},{"family":"Imai","given":"Kazuo"},{"family":"Smith","given":"Chris"},{"family":"Vasquez Velasquez","given":"Clara"},{"family":"Honda","given":"Sumihisa"},{"family":"Hirayama","given":"Kenji"}],"issued":{"date-parts":[["2023",2]]}}}],"schema":"https://github.com/citation-style-language/schema/raw/master/csl-citation.json"} </w:instrText>
      </w:r>
      <w:r w:rsidR="00B16C9C">
        <w:rPr>
          <w:lang w:val="en-US"/>
        </w:rPr>
        <w:fldChar w:fldCharType="separate"/>
      </w:r>
      <w:r w:rsidR="00A16DC5" w:rsidRPr="00A16DC5">
        <w:rPr>
          <w:rFonts w:ascii="Aptos" w:hAnsi="Aptos" w:cs="Times New Roman"/>
          <w:kern w:val="0"/>
          <w:vertAlign w:val="superscript"/>
          <w:lang w:val="en-US"/>
        </w:rPr>
        <w:t>11,24</w:t>
      </w:r>
      <w:r w:rsidR="00B16C9C">
        <w:rPr>
          <w:lang w:val="en-US"/>
        </w:rPr>
        <w:fldChar w:fldCharType="end"/>
      </w:r>
      <w:r w:rsidR="00F57AA9">
        <w:rPr>
          <w:lang w:val="en-US"/>
        </w:rPr>
        <w:t xml:space="preserve"> </w:t>
      </w:r>
      <w:r>
        <w:rPr>
          <w:lang w:val="en-US"/>
        </w:rPr>
        <w:t>On top of this, we have not accounted for the QALYs gained from avoiding congenital transmission of disease</w:t>
      </w:r>
      <w:r w:rsidR="004B759A">
        <w:rPr>
          <w:lang w:val="en-US"/>
        </w:rPr>
        <w:t>. Such cases are estimated to be happening in Spain.</w:t>
      </w:r>
      <w:r w:rsidR="004B759A">
        <w:rPr>
          <w:lang w:val="en-US"/>
        </w:rPr>
        <w:fldChar w:fldCharType="begin"/>
      </w:r>
      <w:r w:rsidR="00A16DC5">
        <w:rPr>
          <w:lang w:val="en-US"/>
        </w:rPr>
        <w:instrText xml:space="preserve"> ADDIN ZOTERO_ITEM CSL_CITATION {"citationID":"KXKYmjHD","properties":{"formattedCitation":"\\super 25\\nosupersub{}","plainCitation":"25","noteIndex":0},"citationItems":[{"id":138,"uris":["http://zotero.org/groups/5772643/items/H33PXWRT"],"itemData":{"id":138,"type":"article-journal","abstract":"Background Chagas disease (CD) is a chronic parasitic disease caused by Trypanosoma cruzi and is endemic to continental Latin America. In Spain, the main transmission route is congenital. We aimed to assess adherence to regional recommendations of universal screening for CD during pregnancy in Latin American women in the province of Alicante from 2014 to 2018.","container-title":"PLOS Neglected Tropical Diseases","DOI":"10.1371/journal.pntd.0009281","ISSN":"1935-2735","issue":"3","journalAbbreviation":"PLoS Negl Trop Dis","language":"en","page":"e0009281","source":"DOI.org (Crossref)","title":"Chagas disease screening in pregnant Latin American women: Adherence to a systematic screening protocol in a non-endemic country","title-short":"Chagas disease screening in pregnant Latin American women","volume":"15","author":[{"family":"Llenas-García","given":"Jara"},{"family":"Wikman-Jorgensen","given":"Philip"},{"family":"Gil-Anguita","given":"Concepción"},{"family":"Ramos- Sesma","given":"Violeta"},{"family":"Torrús-Tendero","given":"Diego"},{"family":"Martínez-Goñi","given":"Raquel"},{"family":"Romero-Nieto","given":"Mónica"},{"family":"García-Abellán","given":"Javier"},{"family":"Esteban-Giner","given":"María José"},{"family":"Antelo","given":"Karenina"},{"family":"Navarro-Cots","given":"María"},{"family":"Buñuel","given":"Fernando"},{"family":"Amador","given":"Concepción"},{"family":"García-García","given":"Josefa"},{"family":"Gascón","given":"Isabel"},{"family":"Telenti","given":"Guillermo"},{"family":"Fuentes-Campos","given":"Encarna"},{"family":"Torres","given":"Ignacio"},{"family":"Gimeno-Gascón","given":"Adelina"},{"family":"Ruíz-García","given":"María Montserrat"},{"family":"Navarro","given":"Miriam"},{"family":"Ramos-Rincón","given":"José-Manuel"}],"editor":[{"family":"Silberstein","given":"Erica"}],"issued":{"date-parts":[["2021",3,24]]}}}],"schema":"https://github.com/citation-style-language/schema/raw/master/csl-citation.json"} </w:instrText>
      </w:r>
      <w:r w:rsidR="004B759A">
        <w:rPr>
          <w:lang w:val="en-US"/>
        </w:rPr>
        <w:fldChar w:fldCharType="separate"/>
      </w:r>
      <w:r w:rsidR="00A16DC5" w:rsidRPr="00A16DC5">
        <w:rPr>
          <w:rFonts w:ascii="Aptos" w:hAnsi="Aptos" w:cs="Times New Roman"/>
          <w:kern w:val="0"/>
          <w:vertAlign w:val="superscript"/>
          <w:lang w:val="en-US"/>
        </w:rPr>
        <w:t>25</w:t>
      </w:r>
      <w:r w:rsidR="004B759A">
        <w:rPr>
          <w:lang w:val="en-US"/>
        </w:rPr>
        <w:fldChar w:fldCharType="end"/>
      </w:r>
    </w:p>
    <w:p w14:paraId="45C00C4E" w14:textId="6028F8DD" w:rsidR="00A86757" w:rsidRDefault="00A86757" w:rsidP="003567E7">
      <w:pPr>
        <w:spacing w:line="360" w:lineRule="auto"/>
        <w:rPr>
          <w:lang w:val="en-US"/>
        </w:rPr>
      </w:pPr>
      <w:r>
        <w:rPr>
          <w:lang w:val="en-US"/>
        </w:rPr>
        <w:t xml:space="preserve">In the </w:t>
      </w:r>
      <w:r w:rsidR="00A8414B">
        <w:rPr>
          <w:lang w:val="en-US"/>
        </w:rPr>
        <w:t xml:space="preserve">Deterministic </w:t>
      </w:r>
      <w:r>
        <w:rPr>
          <w:lang w:val="en-US"/>
        </w:rPr>
        <w:t>sensitivity analyses, we</w:t>
      </w:r>
      <w:r w:rsidR="00A8414B">
        <w:rPr>
          <w:lang w:val="en-US"/>
        </w:rPr>
        <w:t xml:space="preserve"> did not find any </w:t>
      </w:r>
      <w:r>
        <w:rPr>
          <w:lang w:val="en-US"/>
        </w:rPr>
        <w:t xml:space="preserve">variable that would render benznidazole not </w:t>
      </w:r>
      <w:proofErr w:type="gramStart"/>
      <w:r>
        <w:rPr>
          <w:lang w:val="en-US"/>
        </w:rPr>
        <w:t>cost-saving</w:t>
      </w:r>
      <w:proofErr w:type="gramEnd"/>
      <w:r w:rsidR="00A8414B">
        <w:rPr>
          <w:lang w:val="en-US"/>
        </w:rPr>
        <w:t xml:space="preserve">. In the probabilistic sensitivity </w:t>
      </w:r>
      <w:proofErr w:type="gramStart"/>
      <w:r w:rsidR="00A8414B">
        <w:rPr>
          <w:lang w:val="en-US"/>
        </w:rPr>
        <w:t>analysis</w:t>
      </w:r>
      <w:proofErr w:type="gramEnd"/>
      <w:r w:rsidR="00A8414B">
        <w:rPr>
          <w:lang w:val="en-US"/>
        </w:rPr>
        <w:t xml:space="preserve"> the most likely result would be that Benznidazole is cost-savin with more than 95% of the simulations falling well below the WTP. Nevertheless, some uncertainty remains and thus the EVPI was calculated and established at €</w:t>
      </w:r>
      <w:r>
        <w:rPr>
          <w:lang w:val="en-US"/>
        </w:rPr>
        <w:t xml:space="preserve">1.2 million per year over the study period. Meaning that this should be the amount a </w:t>
      </w:r>
      <w:r w:rsidR="00697A1B">
        <w:rPr>
          <w:lang w:val="en-US"/>
        </w:rPr>
        <w:t>health policy maker would be willing to pay for the uncertainty reduction derived from the perfect information.</w:t>
      </w:r>
      <w:r w:rsidR="00A8414B">
        <w:rPr>
          <w:lang w:val="en-US"/>
        </w:rPr>
        <w:t xml:space="preserve"> This data has important implications when allocating funds for research.</w:t>
      </w:r>
      <w:r w:rsidR="00697A1B">
        <w:rPr>
          <w:lang w:val="en-US"/>
        </w:rPr>
        <w:t xml:space="preserve"> </w:t>
      </w:r>
    </w:p>
    <w:p w14:paraId="3FC6D2EB" w14:textId="0A3722FA" w:rsidR="00FE5A93" w:rsidRDefault="00FE5A93" w:rsidP="003567E7">
      <w:pPr>
        <w:spacing w:line="360" w:lineRule="auto"/>
        <w:rPr>
          <w:lang w:val="en-US"/>
        </w:rPr>
      </w:pPr>
      <w:r>
        <w:rPr>
          <w:lang w:val="en-US"/>
        </w:rPr>
        <w:t xml:space="preserve">The strengths of our study are that we calibrated the model to reflect the Spanish epidemiological situation, allowing to better evaluate the need. Also, </w:t>
      </w:r>
      <w:r w:rsidR="00F57AA9">
        <w:rPr>
          <w:lang w:val="en-US"/>
        </w:rPr>
        <w:t xml:space="preserve">comprehensive sensitivity analyses were undertaken and </w:t>
      </w:r>
      <w:r w:rsidR="004B759A">
        <w:rPr>
          <w:lang w:val="en-US"/>
        </w:rPr>
        <w:t>despite modifying the variables to extreme values the results</w:t>
      </w:r>
      <w:r w:rsidR="00F57AA9">
        <w:rPr>
          <w:lang w:val="en-US"/>
        </w:rPr>
        <w:t xml:space="preserve"> point in the same direction, benznidazole is cost-saving.</w:t>
      </w:r>
      <w:r w:rsidR="00CD4DDA">
        <w:rPr>
          <w:lang w:val="en-US"/>
        </w:rPr>
        <w:t xml:space="preserve"> We also have determined the EVPI to help guide funding decisions of scientific studies that would improve the model and reduce the uncertainty.</w:t>
      </w:r>
    </w:p>
    <w:p w14:paraId="4CA97F01" w14:textId="26075095" w:rsidR="004027B5" w:rsidRDefault="00F57AA9" w:rsidP="003567E7">
      <w:pPr>
        <w:spacing w:line="360" w:lineRule="auto"/>
        <w:rPr>
          <w:lang w:val="en-US"/>
        </w:rPr>
      </w:pPr>
      <w:r>
        <w:rPr>
          <w:lang w:val="en-US"/>
        </w:rPr>
        <w:t>The weaknesses of the study are to be acknowledged. First, we assume a constant population of migrants,</w:t>
      </w:r>
      <w:r w:rsidR="004B759A">
        <w:rPr>
          <w:lang w:val="en-US"/>
        </w:rPr>
        <w:t xml:space="preserve"> which may be somewhat unrealistic</w:t>
      </w:r>
      <w:r>
        <w:rPr>
          <w:lang w:val="en-US"/>
        </w:rPr>
        <w:t xml:space="preserve">. Also, there are several study parameters that have a great deal of uncertainty. However, this has been accounted for in extensive sensitivity </w:t>
      </w:r>
      <w:r w:rsidR="002D427E">
        <w:rPr>
          <w:lang w:val="en-US"/>
        </w:rPr>
        <w:t>analys</w:t>
      </w:r>
      <w:r w:rsidR="004B759A">
        <w:rPr>
          <w:lang w:val="en-US"/>
        </w:rPr>
        <w:t>e</w:t>
      </w:r>
      <w:r w:rsidR="002D427E">
        <w:rPr>
          <w:lang w:val="en-US"/>
        </w:rPr>
        <w:t>s</w:t>
      </w:r>
      <w:r w:rsidR="00CD4DDA">
        <w:rPr>
          <w:lang w:val="en-US"/>
        </w:rPr>
        <w:t xml:space="preserve"> and the EVPI reported.</w:t>
      </w:r>
    </w:p>
    <w:p w14:paraId="51622986" w14:textId="49E3F736" w:rsidR="00951F0B" w:rsidRDefault="00697A1B" w:rsidP="00A16DC5">
      <w:pPr>
        <w:spacing w:line="360" w:lineRule="auto"/>
        <w:rPr>
          <w:b/>
          <w:bCs/>
          <w:lang w:val="en-US"/>
        </w:rPr>
      </w:pPr>
      <w:r>
        <w:rPr>
          <w:lang w:val="en-US"/>
        </w:rPr>
        <w:t>Our study suggests that b</w:t>
      </w:r>
      <w:r w:rsidR="00F57AA9">
        <w:rPr>
          <w:lang w:val="en-US"/>
        </w:rPr>
        <w:t>enznidazole is a cost-saving drug for the treatment of patients with</w:t>
      </w:r>
      <w:r w:rsidR="004B759A">
        <w:rPr>
          <w:lang w:val="en-US"/>
        </w:rPr>
        <w:t xml:space="preserve"> chronic</w:t>
      </w:r>
      <w:r w:rsidR="00F57AA9">
        <w:rPr>
          <w:lang w:val="en-US"/>
        </w:rPr>
        <w:t xml:space="preserve"> asymptomatic Chagas disease.</w:t>
      </w:r>
      <w:r>
        <w:rPr>
          <w:lang w:val="en-US"/>
        </w:rPr>
        <w:t xml:space="preserve"> Health policy makers should be willing to fund up to </w:t>
      </w:r>
      <w:r w:rsidR="00A8414B">
        <w:rPr>
          <w:lang w:val="en-US"/>
        </w:rPr>
        <w:t>€</w:t>
      </w:r>
      <w:r>
        <w:rPr>
          <w:lang w:val="en-US"/>
        </w:rPr>
        <w:t xml:space="preserve">1.2 million </w:t>
      </w:r>
      <w:r w:rsidR="00A8414B">
        <w:rPr>
          <w:lang w:val="en-US"/>
        </w:rPr>
        <w:t>per year</w:t>
      </w:r>
      <w:r>
        <w:rPr>
          <w:lang w:val="en-US"/>
        </w:rPr>
        <w:t xml:space="preserve"> to achieve perfect information for decision making.</w:t>
      </w:r>
      <w:r w:rsidR="004B759A">
        <w:rPr>
          <w:lang w:val="en-US"/>
        </w:rPr>
        <w:t xml:space="preserve"> </w:t>
      </w:r>
    </w:p>
    <w:p w14:paraId="4ECB069A" w14:textId="77777777" w:rsidR="00951F0B" w:rsidRDefault="00951F0B">
      <w:pPr>
        <w:rPr>
          <w:b/>
          <w:bCs/>
          <w:lang w:val="en-US"/>
        </w:rPr>
      </w:pPr>
    </w:p>
    <w:p w14:paraId="273BF787" w14:textId="4293B595" w:rsidR="00A16DC5" w:rsidRDefault="00A16DC5">
      <w:pPr>
        <w:rPr>
          <w:b/>
          <w:bCs/>
          <w:lang w:val="en-US"/>
        </w:rPr>
      </w:pPr>
      <w:r>
        <w:rPr>
          <w:b/>
          <w:bCs/>
          <w:lang w:val="en-US"/>
        </w:rPr>
        <w:br w:type="page"/>
      </w:r>
    </w:p>
    <w:p w14:paraId="37A9F02B" w14:textId="77777777" w:rsidR="00A16DC5" w:rsidRDefault="00A16DC5">
      <w:pPr>
        <w:rPr>
          <w:b/>
          <w:bCs/>
          <w:lang w:val="en-US"/>
        </w:rPr>
      </w:pPr>
    </w:p>
    <w:p w14:paraId="37DFE4DA" w14:textId="4617130D" w:rsidR="00F83507" w:rsidRPr="00F479C3" w:rsidRDefault="00951F0B">
      <w:pPr>
        <w:rPr>
          <w:b/>
          <w:bCs/>
          <w:lang w:val="en-US"/>
        </w:rPr>
      </w:pPr>
      <w:r w:rsidRPr="00951F0B">
        <w:rPr>
          <w:b/>
          <w:bCs/>
          <w:lang w:val="en-US"/>
        </w:rPr>
        <w:t>Use of AI:</w:t>
      </w:r>
      <w:r w:rsidRPr="00951F0B">
        <w:rPr>
          <w:b/>
          <w:bCs/>
          <w:lang w:val="en-US"/>
        </w:rPr>
        <w:br/>
      </w:r>
      <w:r w:rsidRPr="00951F0B">
        <w:rPr>
          <w:lang w:val="en-US"/>
        </w:rPr>
        <w:t>AI tools (specifically OpenAI's ChatGPT) were used throughout the study to assist in code development, the formatting of manuscript text and tables, and to improve the overall clarity and readability of the writing. All outputs generated by AI were reviewed and verified by the authors for accuracy, scientific validity, and appropriateness. No content was generated without human oversight, and the final responsibility for all aspects of the manuscript lies with the authors.</w:t>
      </w:r>
      <w:r w:rsidR="00F83507" w:rsidRPr="00F479C3">
        <w:rPr>
          <w:b/>
          <w:bCs/>
          <w:lang w:val="en-US"/>
        </w:rPr>
        <w:br w:type="page"/>
      </w:r>
    </w:p>
    <w:p w14:paraId="16FDC9AE" w14:textId="0A2D5E4E" w:rsidR="00F83507" w:rsidRPr="00697A1B" w:rsidRDefault="00F83507">
      <w:pPr>
        <w:rPr>
          <w:b/>
          <w:bCs/>
        </w:rPr>
      </w:pPr>
      <w:proofErr w:type="spellStart"/>
      <w:r w:rsidRPr="00697A1B">
        <w:rPr>
          <w:b/>
          <w:bCs/>
        </w:rPr>
        <w:t>References</w:t>
      </w:r>
      <w:proofErr w:type="spellEnd"/>
    </w:p>
    <w:p w14:paraId="5FF33BFA" w14:textId="77777777" w:rsidR="000763CA" w:rsidRPr="000763CA" w:rsidRDefault="00F83507" w:rsidP="000763CA">
      <w:pPr>
        <w:pStyle w:val="Bibliografa"/>
        <w:rPr>
          <w:rFonts w:ascii="Times New Roman" w:hAnsi="Times New Roman" w:cs="Times New Roman"/>
          <w:kern w:val="0"/>
          <w:lang w:val="en-US"/>
        </w:rPr>
      </w:pPr>
      <w:r>
        <w:rPr>
          <w:lang w:val="en-US"/>
        </w:rPr>
        <w:fldChar w:fldCharType="begin"/>
      </w:r>
      <w:r w:rsidRPr="00697A1B">
        <w:instrText xml:space="preserve"> ADDIN ZOTERO_BIBL {"uncited":[],"omitted":[],"custom":[]} CSL_BIBLIOGRAPHY </w:instrText>
      </w:r>
      <w:r>
        <w:rPr>
          <w:lang w:val="en-US"/>
        </w:rPr>
        <w:fldChar w:fldCharType="separate"/>
      </w:r>
      <w:r w:rsidR="000763CA" w:rsidRPr="000763CA">
        <w:rPr>
          <w:rFonts w:ascii="Times New Roman" w:hAnsi="Times New Roman" w:cs="Times New Roman"/>
          <w:kern w:val="0"/>
        </w:rPr>
        <w:t>1</w:t>
      </w:r>
      <w:r w:rsidR="000763CA" w:rsidRPr="000763CA">
        <w:rPr>
          <w:rFonts w:ascii="Times New Roman" w:hAnsi="Times New Roman" w:cs="Times New Roman"/>
          <w:kern w:val="0"/>
        </w:rPr>
        <w:tab/>
        <w:t xml:space="preserve">Pérez-Molina JA, Molina I. Chagas disease. </w:t>
      </w:r>
      <w:r w:rsidR="000763CA" w:rsidRPr="000763CA">
        <w:rPr>
          <w:rFonts w:ascii="Times New Roman" w:hAnsi="Times New Roman" w:cs="Times New Roman"/>
          <w:i/>
          <w:iCs/>
          <w:kern w:val="0"/>
          <w:lang w:val="en-US"/>
        </w:rPr>
        <w:t>The Lancet</w:t>
      </w:r>
      <w:r w:rsidR="000763CA" w:rsidRPr="000763CA">
        <w:rPr>
          <w:rFonts w:ascii="Times New Roman" w:hAnsi="Times New Roman" w:cs="Times New Roman"/>
          <w:kern w:val="0"/>
          <w:lang w:val="en-US"/>
        </w:rPr>
        <w:t xml:space="preserve"> 2018; </w:t>
      </w:r>
      <w:r w:rsidR="000763CA" w:rsidRPr="000763CA">
        <w:rPr>
          <w:rFonts w:ascii="Times New Roman" w:hAnsi="Times New Roman" w:cs="Times New Roman"/>
          <w:b/>
          <w:bCs/>
          <w:kern w:val="0"/>
          <w:lang w:val="en-US"/>
        </w:rPr>
        <w:t>391</w:t>
      </w:r>
      <w:r w:rsidR="000763CA" w:rsidRPr="000763CA">
        <w:rPr>
          <w:rFonts w:ascii="Times New Roman" w:hAnsi="Times New Roman" w:cs="Times New Roman"/>
          <w:kern w:val="0"/>
          <w:lang w:val="en-US"/>
        </w:rPr>
        <w:t>: 82–94.</w:t>
      </w:r>
    </w:p>
    <w:p w14:paraId="1150BD1D" w14:textId="77777777" w:rsidR="000763CA" w:rsidRPr="000763CA" w:rsidRDefault="000763CA" w:rsidP="000763CA">
      <w:pPr>
        <w:pStyle w:val="Bibliografa"/>
        <w:rPr>
          <w:rFonts w:ascii="Times New Roman" w:hAnsi="Times New Roman" w:cs="Times New Roman"/>
          <w:kern w:val="0"/>
          <w:lang w:val="en-US"/>
        </w:rPr>
      </w:pPr>
      <w:r w:rsidRPr="000763CA">
        <w:rPr>
          <w:rFonts w:ascii="Times New Roman" w:hAnsi="Times New Roman" w:cs="Times New Roman"/>
          <w:kern w:val="0"/>
          <w:lang w:val="en-US"/>
        </w:rPr>
        <w:t>2</w:t>
      </w:r>
      <w:r w:rsidRPr="000763CA">
        <w:rPr>
          <w:rFonts w:ascii="Times New Roman" w:hAnsi="Times New Roman" w:cs="Times New Roman"/>
          <w:kern w:val="0"/>
          <w:lang w:val="en-US"/>
        </w:rPr>
        <w:tab/>
        <w:t xml:space="preserve">Navarro M, Reguero L, Subirà C, Blázquez-Pérez A, Requena-Méndez A. Estimating chagas disease prevalence and number of underdiagnosed, and undertreated individuals in Spain. </w:t>
      </w:r>
      <w:r w:rsidRPr="000763CA">
        <w:rPr>
          <w:rFonts w:ascii="Times New Roman" w:hAnsi="Times New Roman" w:cs="Times New Roman"/>
          <w:i/>
          <w:iCs/>
          <w:kern w:val="0"/>
          <w:lang w:val="en-US"/>
        </w:rPr>
        <w:t>Travel Med Infect Dis</w:t>
      </w:r>
      <w:r w:rsidRPr="000763CA">
        <w:rPr>
          <w:rFonts w:ascii="Times New Roman" w:hAnsi="Times New Roman" w:cs="Times New Roman"/>
          <w:kern w:val="0"/>
          <w:lang w:val="en-US"/>
        </w:rPr>
        <w:t xml:space="preserve"> 2022; </w:t>
      </w:r>
      <w:r w:rsidRPr="000763CA">
        <w:rPr>
          <w:rFonts w:ascii="Times New Roman" w:hAnsi="Times New Roman" w:cs="Times New Roman"/>
          <w:b/>
          <w:bCs/>
          <w:kern w:val="0"/>
          <w:lang w:val="en-US"/>
        </w:rPr>
        <w:t>47</w:t>
      </w:r>
      <w:r w:rsidRPr="000763CA">
        <w:rPr>
          <w:rFonts w:ascii="Times New Roman" w:hAnsi="Times New Roman" w:cs="Times New Roman"/>
          <w:kern w:val="0"/>
          <w:lang w:val="en-US"/>
        </w:rPr>
        <w:t>: 102284.</w:t>
      </w:r>
    </w:p>
    <w:p w14:paraId="6173CC76" w14:textId="77777777" w:rsidR="000763CA" w:rsidRPr="000763CA" w:rsidRDefault="000763CA" w:rsidP="000763CA">
      <w:pPr>
        <w:pStyle w:val="Bibliografa"/>
        <w:rPr>
          <w:rFonts w:ascii="Times New Roman" w:hAnsi="Times New Roman" w:cs="Times New Roman"/>
          <w:kern w:val="0"/>
          <w:lang w:val="en-US"/>
        </w:rPr>
      </w:pPr>
      <w:r w:rsidRPr="000763CA">
        <w:rPr>
          <w:rFonts w:ascii="Times New Roman" w:hAnsi="Times New Roman" w:cs="Times New Roman"/>
          <w:kern w:val="0"/>
          <w:lang w:val="en-US"/>
        </w:rPr>
        <w:t>3</w:t>
      </w:r>
      <w:r w:rsidRPr="000763CA">
        <w:rPr>
          <w:rFonts w:ascii="Times New Roman" w:hAnsi="Times New Roman" w:cs="Times New Roman"/>
          <w:kern w:val="0"/>
          <w:lang w:val="en-US"/>
        </w:rPr>
        <w:tab/>
        <w:t>Bern C. Acute and Congenital Chagas Disease. .</w:t>
      </w:r>
    </w:p>
    <w:p w14:paraId="3277BD49" w14:textId="77777777" w:rsidR="000763CA" w:rsidRPr="000763CA" w:rsidRDefault="000763CA" w:rsidP="000763CA">
      <w:pPr>
        <w:pStyle w:val="Bibliografa"/>
        <w:rPr>
          <w:rFonts w:ascii="Times New Roman" w:hAnsi="Times New Roman" w:cs="Times New Roman"/>
          <w:kern w:val="0"/>
          <w:lang w:val="en-US"/>
        </w:rPr>
      </w:pPr>
      <w:r w:rsidRPr="000763CA">
        <w:rPr>
          <w:rFonts w:ascii="Times New Roman" w:hAnsi="Times New Roman" w:cs="Times New Roman"/>
          <w:kern w:val="0"/>
        </w:rPr>
        <w:t>4</w:t>
      </w:r>
      <w:r w:rsidRPr="000763CA">
        <w:rPr>
          <w:rFonts w:ascii="Times New Roman" w:hAnsi="Times New Roman" w:cs="Times New Roman"/>
          <w:kern w:val="0"/>
        </w:rPr>
        <w:tab/>
        <w:t xml:space="preserve">Ramos-Rincon J-M, Torrús-Tendero D, García-Morante H, </w:t>
      </w:r>
      <w:r w:rsidRPr="000763CA">
        <w:rPr>
          <w:rFonts w:ascii="Times New Roman" w:hAnsi="Times New Roman" w:cs="Times New Roman"/>
          <w:i/>
          <w:iCs/>
          <w:kern w:val="0"/>
        </w:rPr>
        <w:t>et al.</w:t>
      </w:r>
      <w:r w:rsidRPr="000763CA">
        <w:rPr>
          <w:rFonts w:ascii="Times New Roman" w:hAnsi="Times New Roman" w:cs="Times New Roman"/>
          <w:kern w:val="0"/>
        </w:rPr>
        <w:t xml:space="preserve"> </w:t>
      </w:r>
      <w:r w:rsidRPr="000763CA">
        <w:rPr>
          <w:rFonts w:ascii="Times New Roman" w:hAnsi="Times New Roman" w:cs="Times New Roman"/>
          <w:kern w:val="0"/>
          <w:lang w:val="en-US"/>
        </w:rPr>
        <w:t xml:space="preserve">Cytokine profile levels and their relationship with parasitemia and cardiomyopathy in people with Chagas disease in Spain. A prospective observational study. </w:t>
      </w:r>
      <w:r w:rsidRPr="000763CA">
        <w:rPr>
          <w:rFonts w:ascii="Times New Roman" w:hAnsi="Times New Roman" w:cs="Times New Roman"/>
          <w:i/>
          <w:iCs/>
          <w:kern w:val="0"/>
          <w:lang w:val="en-US"/>
        </w:rPr>
        <w:t>Parasitol Res</w:t>
      </w:r>
      <w:r w:rsidRPr="000763CA">
        <w:rPr>
          <w:rFonts w:ascii="Times New Roman" w:hAnsi="Times New Roman" w:cs="Times New Roman"/>
          <w:kern w:val="0"/>
          <w:lang w:val="en-US"/>
        </w:rPr>
        <w:t xml:space="preserve"> 2024; </w:t>
      </w:r>
      <w:r w:rsidRPr="000763CA">
        <w:rPr>
          <w:rFonts w:ascii="Times New Roman" w:hAnsi="Times New Roman" w:cs="Times New Roman"/>
          <w:b/>
          <w:bCs/>
          <w:kern w:val="0"/>
          <w:lang w:val="en-US"/>
        </w:rPr>
        <w:t>123</w:t>
      </w:r>
      <w:r w:rsidRPr="000763CA">
        <w:rPr>
          <w:rFonts w:ascii="Times New Roman" w:hAnsi="Times New Roman" w:cs="Times New Roman"/>
          <w:kern w:val="0"/>
          <w:lang w:val="en-US"/>
        </w:rPr>
        <w:t>: 66.</w:t>
      </w:r>
    </w:p>
    <w:p w14:paraId="36A55B02" w14:textId="77777777" w:rsidR="000763CA" w:rsidRPr="000763CA" w:rsidRDefault="000763CA" w:rsidP="000763CA">
      <w:pPr>
        <w:pStyle w:val="Bibliografa"/>
        <w:rPr>
          <w:rFonts w:ascii="Times New Roman" w:hAnsi="Times New Roman" w:cs="Times New Roman"/>
          <w:kern w:val="0"/>
          <w:lang w:val="en-US"/>
        </w:rPr>
      </w:pPr>
      <w:r w:rsidRPr="000975C3">
        <w:rPr>
          <w:rFonts w:ascii="Times New Roman" w:hAnsi="Times New Roman" w:cs="Times New Roman"/>
          <w:kern w:val="0"/>
          <w:lang w:val="en-US"/>
        </w:rPr>
        <w:t>5</w:t>
      </w:r>
      <w:r w:rsidRPr="000975C3">
        <w:rPr>
          <w:rFonts w:ascii="Times New Roman" w:hAnsi="Times New Roman" w:cs="Times New Roman"/>
          <w:kern w:val="0"/>
          <w:lang w:val="en-US"/>
        </w:rPr>
        <w:tab/>
        <w:t xml:space="preserve">Swett MC, Rayes DL, Campos SV, Kumar RN. </w:t>
      </w:r>
      <w:r w:rsidRPr="000763CA">
        <w:rPr>
          <w:rFonts w:ascii="Times New Roman" w:hAnsi="Times New Roman" w:cs="Times New Roman"/>
          <w:kern w:val="0"/>
          <w:lang w:val="en-US"/>
        </w:rPr>
        <w:t xml:space="preserve">Chagas Disease: Epidemiology, Diagnosis, and Treatment. </w:t>
      </w:r>
      <w:r w:rsidRPr="000763CA">
        <w:rPr>
          <w:rFonts w:ascii="Times New Roman" w:hAnsi="Times New Roman" w:cs="Times New Roman"/>
          <w:i/>
          <w:iCs/>
          <w:kern w:val="0"/>
          <w:lang w:val="en-US"/>
        </w:rPr>
        <w:t>Curr Cardiol Rep</w:t>
      </w:r>
      <w:r w:rsidRPr="000763CA">
        <w:rPr>
          <w:rFonts w:ascii="Times New Roman" w:hAnsi="Times New Roman" w:cs="Times New Roman"/>
          <w:kern w:val="0"/>
          <w:lang w:val="en-US"/>
        </w:rPr>
        <w:t xml:space="preserve"> 2024; </w:t>
      </w:r>
      <w:r w:rsidRPr="000763CA">
        <w:rPr>
          <w:rFonts w:ascii="Times New Roman" w:hAnsi="Times New Roman" w:cs="Times New Roman"/>
          <w:b/>
          <w:bCs/>
          <w:kern w:val="0"/>
          <w:lang w:val="en-US"/>
        </w:rPr>
        <w:t>26</w:t>
      </w:r>
      <w:r w:rsidRPr="000763CA">
        <w:rPr>
          <w:rFonts w:ascii="Times New Roman" w:hAnsi="Times New Roman" w:cs="Times New Roman"/>
          <w:kern w:val="0"/>
          <w:lang w:val="en-US"/>
        </w:rPr>
        <w:t>: 1105–12.</w:t>
      </w:r>
    </w:p>
    <w:p w14:paraId="00A12C21" w14:textId="77777777" w:rsidR="000763CA" w:rsidRPr="000763CA" w:rsidRDefault="000763CA" w:rsidP="000763CA">
      <w:pPr>
        <w:pStyle w:val="Bibliografa"/>
        <w:rPr>
          <w:rFonts w:ascii="Times New Roman" w:hAnsi="Times New Roman" w:cs="Times New Roman"/>
          <w:kern w:val="0"/>
        </w:rPr>
      </w:pPr>
      <w:r w:rsidRPr="000763CA">
        <w:rPr>
          <w:rFonts w:ascii="Times New Roman" w:hAnsi="Times New Roman" w:cs="Times New Roman"/>
          <w:kern w:val="0"/>
          <w:lang w:val="en-US"/>
        </w:rPr>
        <w:t>6</w:t>
      </w:r>
      <w:r w:rsidRPr="000763CA">
        <w:rPr>
          <w:rFonts w:ascii="Times New Roman" w:hAnsi="Times New Roman" w:cs="Times New Roman"/>
          <w:kern w:val="0"/>
          <w:lang w:val="en-US"/>
        </w:rPr>
        <w:tab/>
        <w:t xml:space="preserve">Crespillo-Andújar C, Comeche B, Hamer DH, </w:t>
      </w:r>
      <w:r w:rsidRPr="000763CA">
        <w:rPr>
          <w:rFonts w:ascii="Times New Roman" w:hAnsi="Times New Roman" w:cs="Times New Roman"/>
          <w:i/>
          <w:iCs/>
          <w:kern w:val="0"/>
          <w:lang w:val="en-US"/>
        </w:rPr>
        <w:t>et al.</w:t>
      </w:r>
      <w:r w:rsidRPr="000763CA">
        <w:rPr>
          <w:rFonts w:ascii="Times New Roman" w:hAnsi="Times New Roman" w:cs="Times New Roman"/>
          <w:kern w:val="0"/>
          <w:lang w:val="en-US"/>
        </w:rPr>
        <w:t xml:space="preserve"> Use of benznidazole to treat chronic Chagas disease: An updated systematic review with a meta-analysis. </w:t>
      </w:r>
      <w:r w:rsidRPr="000763CA">
        <w:rPr>
          <w:rFonts w:ascii="Times New Roman" w:hAnsi="Times New Roman" w:cs="Times New Roman"/>
          <w:i/>
          <w:iCs/>
          <w:kern w:val="0"/>
        </w:rPr>
        <w:t>PLoS Negl Trop Dis</w:t>
      </w:r>
      <w:r w:rsidRPr="000763CA">
        <w:rPr>
          <w:rFonts w:ascii="Times New Roman" w:hAnsi="Times New Roman" w:cs="Times New Roman"/>
          <w:kern w:val="0"/>
        </w:rPr>
        <w:t xml:space="preserve"> 2022; </w:t>
      </w:r>
      <w:r w:rsidRPr="000763CA">
        <w:rPr>
          <w:rFonts w:ascii="Times New Roman" w:hAnsi="Times New Roman" w:cs="Times New Roman"/>
          <w:b/>
          <w:bCs/>
          <w:kern w:val="0"/>
        </w:rPr>
        <w:t>16</w:t>
      </w:r>
      <w:r w:rsidRPr="000763CA">
        <w:rPr>
          <w:rFonts w:ascii="Times New Roman" w:hAnsi="Times New Roman" w:cs="Times New Roman"/>
          <w:kern w:val="0"/>
        </w:rPr>
        <w:t>: e0010386.</w:t>
      </w:r>
    </w:p>
    <w:p w14:paraId="42269DA5" w14:textId="77777777" w:rsidR="000763CA" w:rsidRPr="000763CA" w:rsidRDefault="000763CA" w:rsidP="000763CA">
      <w:pPr>
        <w:pStyle w:val="Bibliografa"/>
        <w:rPr>
          <w:rFonts w:ascii="Times New Roman" w:hAnsi="Times New Roman" w:cs="Times New Roman"/>
          <w:kern w:val="0"/>
        </w:rPr>
      </w:pPr>
      <w:r w:rsidRPr="000763CA">
        <w:rPr>
          <w:rFonts w:ascii="Times New Roman" w:hAnsi="Times New Roman" w:cs="Times New Roman"/>
          <w:kern w:val="0"/>
        </w:rPr>
        <w:t>7</w:t>
      </w:r>
      <w:r w:rsidRPr="000763CA">
        <w:rPr>
          <w:rFonts w:ascii="Times New Roman" w:hAnsi="Times New Roman" w:cs="Times New Roman"/>
          <w:kern w:val="0"/>
        </w:rPr>
        <w:tab/>
        <w:t xml:space="preserve">Morillo CA, Marin-Neto JA, Avezum A, </w:t>
      </w:r>
      <w:r w:rsidRPr="000763CA">
        <w:rPr>
          <w:rFonts w:ascii="Times New Roman" w:hAnsi="Times New Roman" w:cs="Times New Roman"/>
          <w:i/>
          <w:iCs/>
          <w:kern w:val="0"/>
        </w:rPr>
        <w:t>et al.</w:t>
      </w:r>
      <w:r w:rsidRPr="000763CA">
        <w:rPr>
          <w:rFonts w:ascii="Times New Roman" w:hAnsi="Times New Roman" w:cs="Times New Roman"/>
          <w:kern w:val="0"/>
        </w:rPr>
        <w:t xml:space="preserve"> </w:t>
      </w:r>
      <w:r w:rsidRPr="000763CA">
        <w:rPr>
          <w:rFonts w:ascii="Times New Roman" w:hAnsi="Times New Roman" w:cs="Times New Roman"/>
          <w:kern w:val="0"/>
          <w:lang w:val="en-US"/>
        </w:rPr>
        <w:t xml:space="preserve">Randomized Trial of Benznidazole for Chronic Chagas’ Cardiomyopathy. </w:t>
      </w:r>
      <w:r w:rsidRPr="000763CA">
        <w:rPr>
          <w:rFonts w:ascii="Times New Roman" w:hAnsi="Times New Roman" w:cs="Times New Roman"/>
          <w:i/>
          <w:iCs/>
          <w:kern w:val="0"/>
        </w:rPr>
        <w:t>N Engl J Med</w:t>
      </w:r>
      <w:r w:rsidRPr="000763CA">
        <w:rPr>
          <w:rFonts w:ascii="Times New Roman" w:hAnsi="Times New Roman" w:cs="Times New Roman"/>
          <w:kern w:val="0"/>
        </w:rPr>
        <w:t xml:space="preserve"> 2015; </w:t>
      </w:r>
      <w:r w:rsidRPr="000763CA">
        <w:rPr>
          <w:rFonts w:ascii="Times New Roman" w:hAnsi="Times New Roman" w:cs="Times New Roman"/>
          <w:b/>
          <w:bCs/>
          <w:kern w:val="0"/>
        </w:rPr>
        <w:t>373</w:t>
      </w:r>
      <w:r w:rsidRPr="000763CA">
        <w:rPr>
          <w:rFonts w:ascii="Times New Roman" w:hAnsi="Times New Roman" w:cs="Times New Roman"/>
          <w:kern w:val="0"/>
        </w:rPr>
        <w:t>: 1295–306.</w:t>
      </w:r>
    </w:p>
    <w:p w14:paraId="5E7A8A7F" w14:textId="77777777" w:rsidR="000763CA" w:rsidRPr="000763CA" w:rsidRDefault="000763CA" w:rsidP="000763CA">
      <w:pPr>
        <w:pStyle w:val="Bibliografa"/>
        <w:rPr>
          <w:rFonts w:ascii="Times New Roman" w:hAnsi="Times New Roman" w:cs="Times New Roman"/>
          <w:kern w:val="0"/>
          <w:lang w:val="da-DK"/>
        </w:rPr>
      </w:pPr>
      <w:r w:rsidRPr="000763CA">
        <w:rPr>
          <w:rFonts w:ascii="Times New Roman" w:hAnsi="Times New Roman" w:cs="Times New Roman"/>
          <w:kern w:val="0"/>
        </w:rPr>
        <w:t>8</w:t>
      </w:r>
      <w:r w:rsidRPr="000763CA">
        <w:rPr>
          <w:rFonts w:ascii="Times New Roman" w:hAnsi="Times New Roman" w:cs="Times New Roman"/>
          <w:kern w:val="0"/>
        </w:rPr>
        <w:tab/>
        <w:t xml:space="preserve">Crespillo-Andújar C, Venanzi-Rullo E, Lopez-Velez R, </w:t>
      </w:r>
      <w:r w:rsidRPr="000763CA">
        <w:rPr>
          <w:rFonts w:ascii="Times New Roman" w:hAnsi="Times New Roman" w:cs="Times New Roman"/>
          <w:i/>
          <w:iCs/>
          <w:kern w:val="0"/>
        </w:rPr>
        <w:t>et al.</w:t>
      </w:r>
      <w:r w:rsidRPr="000763CA">
        <w:rPr>
          <w:rFonts w:ascii="Times New Roman" w:hAnsi="Times New Roman" w:cs="Times New Roman"/>
          <w:kern w:val="0"/>
        </w:rPr>
        <w:t xml:space="preserve"> </w:t>
      </w:r>
      <w:r w:rsidRPr="000763CA">
        <w:rPr>
          <w:rFonts w:ascii="Times New Roman" w:hAnsi="Times New Roman" w:cs="Times New Roman"/>
          <w:kern w:val="0"/>
          <w:lang w:val="en-US"/>
        </w:rPr>
        <w:t xml:space="preserve">Safety Profile of Benznidazole in the Treatment of Chronic Chagas Disease: Experience of a Referral Centre and Systematic Literature Review with Meta-Analysis. </w:t>
      </w:r>
      <w:r w:rsidRPr="000763CA">
        <w:rPr>
          <w:rFonts w:ascii="Times New Roman" w:hAnsi="Times New Roman" w:cs="Times New Roman"/>
          <w:i/>
          <w:iCs/>
          <w:kern w:val="0"/>
          <w:lang w:val="da-DK"/>
        </w:rPr>
        <w:t>Drug Saf</w:t>
      </w:r>
      <w:r w:rsidRPr="000763CA">
        <w:rPr>
          <w:rFonts w:ascii="Times New Roman" w:hAnsi="Times New Roman" w:cs="Times New Roman"/>
          <w:kern w:val="0"/>
          <w:lang w:val="da-DK"/>
        </w:rPr>
        <w:t xml:space="preserve"> 2018; </w:t>
      </w:r>
      <w:r w:rsidRPr="000763CA">
        <w:rPr>
          <w:rFonts w:ascii="Times New Roman" w:hAnsi="Times New Roman" w:cs="Times New Roman"/>
          <w:b/>
          <w:bCs/>
          <w:kern w:val="0"/>
          <w:lang w:val="da-DK"/>
        </w:rPr>
        <w:t>41</w:t>
      </w:r>
      <w:r w:rsidRPr="000763CA">
        <w:rPr>
          <w:rFonts w:ascii="Times New Roman" w:hAnsi="Times New Roman" w:cs="Times New Roman"/>
          <w:kern w:val="0"/>
          <w:lang w:val="da-DK"/>
        </w:rPr>
        <w:t>: 1035–48.</w:t>
      </w:r>
    </w:p>
    <w:p w14:paraId="1E20215A" w14:textId="77777777" w:rsidR="000763CA" w:rsidRPr="000763CA" w:rsidRDefault="000763CA" w:rsidP="000763CA">
      <w:pPr>
        <w:pStyle w:val="Bibliografa"/>
        <w:rPr>
          <w:rFonts w:ascii="Times New Roman" w:hAnsi="Times New Roman" w:cs="Times New Roman"/>
          <w:kern w:val="0"/>
        </w:rPr>
      </w:pPr>
      <w:r w:rsidRPr="000763CA">
        <w:rPr>
          <w:rFonts w:ascii="Times New Roman" w:hAnsi="Times New Roman" w:cs="Times New Roman"/>
          <w:kern w:val="0"/>
          <w:lang w:val="da-DK"/>
        </w:rPr>
        <w:t>9</w:t>
      </w:r>
      <w:r w:rsidRPr="000763CA">
        <w:rPr>
          <w:rFonts w:ascii="Times New Roman" w:hAnsi="Times New Roman" w:cs="Times New Roman"/>
          <w:kern w:val="0"/>
          <w:lang w:val="da-DK"/>
        </w:rPr>
        <w:tab/>
        <w:t xml:space="preserve">Andrade MV, Noronha KVMDS, De Souza A, </w:t>
      </w:r>
      <w:r w:rsidRPr="000763CA">
        <w:rPr>
          <w:rFonts w:ascii="Times New Roman" w:hAnsi="Times New Roman" w:cs="Times New Roman"/>
          <w:i/>
          <w:iCs/>
          <w:kern w:val="0"/>
          <w:lang w:val="da-DK"/>
        </w:rPr>
        <w:t>et al.</w:t>
      </w:r>
      <w:r w:rsidRPr="000763CA">
        <w:rPr>
          <w:rFonts w:ascii="Times New Roman" w:hAnsi="Times New Roman" w:cs="Times New Roman"/>
          <w:kern w:val="0"/>
          <w:lang w:val="da-DK"/>
        </w:rPr>
        <w:t xml:space="preserve"> </w:t>
      </w:r>
      <w:r w:rsidRPr="000763CA">
        <w:rPr>
          <w:rFonts w:ascii="Times New Roman" w:hAnsi="Times New Roman" w:cs="Times New Roman"/>
          <w:kern w:val="0"/>
          <w:lang w:val="en-US"/>
        </w:rPr>
        <w:t xml:space="preserve">The economic burden of Chagas disease: A systematic review. </w:t>
      </w:r>
      <w:r w:rsidRPr="000763CA">
        <w:rPr>
          <w:rFonts w:ascii="Times New Roman" w:hAnsi="Times New Roman" w:cs="Times New Roman"/>
          <w:i/>
          <w:iCs/>
          <w:kern w:val="0"/>
        </w:rPr>
        <w:t>PLoS Negl Trop Dis</w:t>
      </w:r>
      <w:r w:rsidRPr="000763CA">
        <w:rPr>
          <w:rFonts w:ascii="Times New Roman" w:hAnsi="Times New Roman" w:cs="Times New Roman"/>
          <w:kern w:val="0"/>
        </w:rPr>
        <w:t xml:space="preserve"> 2023; </w:t>
      </w:r>
      <w:r w:rsidRPr="000763CA">
        <w:rPr>
          <w:rFonts w:ascii="Times New Roman" w:hAnsi="Times New Roman" w:cs="Times New Roman"/>
          <w:b/>
          <w:bCs/>
          <w:kern w:val="0"/>
        </w:rPr>
        <w:t>17</w:t>
      </w:r>
      <w:r w:rsidRPr="000763CA">
        <w:rPr>
          <w:rFonts w:ascii="Times New Roman" w:hAnsi="Times New Roman" w:cs="Times New Roman"/>
          <w:kern w:val="0"/>
        </w:rPr>
        <w:t>: e0011757.</w:t>
      </w:r>
    </w:p>
    <w:p w14:paraId="51AC2CCC" w14:textId="77777777" w:rsidR="000763CA" w:rsidRPr="000763CA" w:rsidRDefault="000763CA" w:rsidP="000763CA">
      <w:pPr>
        <w:pStyle w:val="Bibliografa"/>
        <w:rPr>
          <w:rFonts w:ascii="Times New Roman" w:hAnsi="Times New Roman" w:cs="Times New Roman"/>
          <w:kern w:val="0"/>
          <w:lang w:val="en-US"/>
        </w:rPr>
      </w:pPr>
      <w:r w:rsidRPr="000763CA">
        <w:rPr>
          <w:rFonts w:ascii="Times New Roman" w:hAnsi="Times New Roman" w:cs="Times New Roman"/>
          <w:kern w:val="0"/>
        </w:rPr>
        <w:t>10</w:t>
      </w:r>
      <w:r w:rsidRPr="000763CA">
        <w:rPr>
          <w:rFonts w:ascii="Times New Roman" w:hAnsi="Times New Roman" w:cs="Times New Roman"/>
          <w:kern w:val="0"/>
        </w:rPr>
        <w:tab/>
        <w:t xml:space="preserve">INE. Instituto Nacional de Estadística. </w:t>
      </w:r>
      <w:r w:rsidRPr="000763CA">
        <w:rPr>
          <w:rFonts w:ascii="Times New Roman" w:hAnsi="Times New Roman" w:cs="Times New Roman"/>
          <w:kern w:val="0"/>
          <w:lang w:val="en-US"/>
        </w:rPr>
        <w:t>INE. https://www.ine.es/ (accessed May 3, 2025).</w:t>
      </w:r>
    </w:p>
    <w:p w14:paraId="553F634D" w14:textId="77777777" w:rsidR="000763CA" w:rsidRPr="000763CA" w:rsidRDefault="000763CA" w:rsidP="000763CA">
      <w:pPr>
        <w:pStyle w:val="Bibliografa"/>
        <w:rPr>
          <w:rFonts w:ascii="Times New Roman" w:hAnsi="Times New Roman" w:cs="Times New Roman"/>
          <w:kern w:val="0"/>
          <w:lang w:val="en-US"/>
        </w:rPr>
      </w:pPr>
      <w:r w:rsidRPr="000763CA">
        <w:rPr>
          <w:rFonts w:ascii="Times New Roman" w:hAnsi="Times New Roman" w:cs="Times New Roman"/>
          <w:kern w:val="0"/>
        </w:rPr>
        <w:t>11</w:t>
      </w:r>
      <w:r w:rsidRPr="000763CA">
        <w:rPr>
          <w:rFonts w:ascii="Times New Roman" w:hAnsi="Times New Roman" w:cs="Times New Roman"/>
          <w:kern w:val="0"/>
        </w:rPr>
        <w:tab/>
        <w:t xml:space="preserve">Requena-Mendez A, Bussion S, Aldasoro E, </w:t>
      </w:r>
      <w:r w:rsidRPr="000763CA">
        <w:rPr>
          <w:rFonts w:ascii="Times New Roman" w:hAnsi="Times New Roman" w:cs="Times New Roman"/>
          <w:i/>
          <w:iCs/>
          <w:kern w:val="0"/>
        </w:rPr>
        <w:t>et al.</w:t>
      </w:r>
      <w:r w:rsidRPr="000763CA">
        <w:rPr>
          <w:rFonts w:ascii="Times New Roman" w:hAnsi="Times New Roman" w:cs="Times New Roman"/>
          <w:kern w:val="0"/>
        </w:rPr>
        <w:t xml:space="preserve"> </w:t>
      </w:r>
      <w:r w:rsidRPr="000763CA">
        <w:rPr>
          <w:rFonts w:ascii="Times New Roman" w:hAnsi="Times New Roman" w:cs="Times New Roman"/>
          <w:kern w:val="0"/>
          <w:lang w:val="en-US"/>
        </w:rPr>
        <w:t xml:space="preserve">Cost-effectiveness of Chagas disease screening in Latin American migrants at primary health-care centres in Europe: a Markov model analysis. </w:t>
      </w:r>
      <w:r w:rsidRPr="000763CA">
        <w:rPr>
          <w:rFonts w:ascii="Times New Roman" w:hAnsi="Times New Roman" w:cs="Times New Roman"/>
          <w:i/>
          <w:iCs/>
          <w:kern w:val="0"/>
          <w:lang w:val="en-US"/>
        </w:rPr>
        <w:t>Lancet Glob Health</w:t>
      </w:r>
      <w:r w:rsidRPr="000763CA">
        <w:rPr>
          <w:rFonts w:ascii="Times New Roman" w:hAnsi="Times New Roman" w:cs="Times New Roman"/>
          <w:kern w:val="0"/>
          <w:lang w:val="en-US"/>
        </w:rPr>
        <w:t xml:space="preserve"> 2017; </w:t>
      </w:r>
      <w:r w:rsidRPr="000763CA">
        <w:rPr>
          <w:rFonts w:ascii="Times New Roman" w:hAnsi="Times New Roman" w:cs="Times New Roman"/>
          <w:b/>
          <w:bCs/>
          <w:kern w:val="0"/>
          <w:lang w:val="en-US"/>
        </w:rPr>
        <w:t>0</w:t>
      </w:r>
      <w:r w:rsidRPr="000763CA">
        <w:rPr>
          <w:rFonts w:ascii="Times New Roman" w:hAnsi="Times New Roman" w:cs="Times New Roman"/>
          <w:kern w:val="0"/>
          <w:lang w:val="en-US"/>
        </w:rPr>
        <w:t>: e439–47.</w:t>
      </w:r>
    </w:p>
    <w:p w14:paraId="7BD16EF7" w14:textId="77777777" w:rsidR="000763CA" w:rsidRPr="000763CA" w:rsidRDefault="000763CA" w:rsidP="000763CA">
      <w:pPr>
        <w:pStyle w:val="Bibliografa"/>
        <w:rPr>
          <w:rFonts w:ascii="Times New Roman" w:hAnsi="Times New Roman" w:cs="Times New Roman"/>
          <w:kern w:val="0"/>
          <w:lang w:val="en-US"/>
        </w:rPr>
      </w:pPr>
      <w:r w:rsidRPr="000763CA">
        <w:rPr>
          <w:rFonts w:ascii="Times New Roman" w:hAnsi="Times New Roman" w:cs="Times New Roman"/>
          <w:kern w:val="0"/>
          <w:lang w:val="en-US"/>
        </w:rPr>
        <w:t>12</w:t>
      </w:r>
      <w:r w:rsidRPr="000763CA">
        <w:rPr>
          <w:rFonts w:ascii="Times New Roman" w:hAnsi="Times New Roman" w:cs="Times New Roman"/>
          <w:kern w:val="0"/>
          <w:lang w:val="en-US"/>
        </w:rPr>
        <w:tab/>
        <w:t>Edejer TT-T, World Health Organization, editors. Making choices in health: WHO guide to cost-effectiveness analysis. Geneva: World Health Organization, 2003.</w:t>
      </w:r>
    </w:p>
    <w:p w14:paraId="2C9AEC72" w14:textId="77777777" w:rsidR="000763CA" w:rsidRPr="000763CA" w:rsidRDefault="000763CA" w:rsidP="000763CA">
      <w:pPr>
        <w:pStyle w:val="Bibliografa"/>
        <w:rPr>
          <w:rFonts w:ascii="Times New Roman" w:hAnsi="Times New Roman" w:cs="Times New Roman"/>
          <w:kern w:val="0"/>
        </w:rPr>
      </w:pPr>
      <w:r w:rsidRPr="000763CA">
        <w:rPr>
          <w:rFonts w:ascii="Times New Roman" w:hAnsi="Times New Roman" w:cs="Times New Roman"/>
          <w:kern w:val="0"/>
          <w:lang w:val="en-US"/>
        </w:rPr>
        <w:t>13</w:t>
      </w:r>
      <w:r w:rsidRPr="000763CA">
        <w:rPr>
          <w:rFonts w:ascii="Times New Roman" w:hAnsi="Times New Roman" w:cs="Times New Roman"/>
          <w:kern w:val="0"/>
          <w:lang w:val="en-US"/>
        </w:rPr>
        <w:tab/>
        <w:t xml:space="preserve">Nunes Da Costa EAP, Victória C, Fortaleza CMCB. Predictors of development of cardiac and digestive disorders among patients with indeterminate chronic Chagas Disease. </w:t>
      </w:r>
      <w:r w:rsidRPr="000763CA">
        <w:rPr>
          <w:rFonts w:ascii="Times New Roman" w:hAnsi="Times New Roman" w:cs="Times New Roman"/>
          <w:i/>
          <w:iCs/>
          <w:kern w:val="0"/>
        </w:rPr>
        <w:t>PLoS Negl Trop Dis</w:t>
      </w:r>
      <w:r w:rsidRPr="000763CA">
        <w:rPr>
          <w:rFonts w:ascii="Times New Roman" w:hAnsi="Times New Roman" w:cs="Times New Roman"/>
          <w:kern w:val="0"/>
        </w:rPr>
        <w:t xml:space="preserve"> 2021; </w:t>
      </w:r>
      <w:r w:rsidRPr="000763CA">
        <w:rPr>
          <w:rFonts w:ascii="Times New Roman" w:hAnsi="Times New Roman" w:cs="Times New Roman"/>
          <w:b/>
          <w:bCs/>
          <w:kern w:val="0"/>
        </w:rPr>
        <w:t>15</w:t>
      </w:r>
      <w:r w:rsidRPr="000763CA">
        <w:rPr>
          <w:rFonts w:ascii="Times New Roman" w:hAnsi="Times New Roman" w:cs="Times New Roman"/>
          <w:kern w:val="0"/>
        </w:rPr>
        <w:t>: e0009680.</w:t>
      </w:r>
    </w:p>
    <w:p w14:paraId="4E6DAED9" w14:textId="77777777" w:rsidR="000763CA" w:rsidRPr="000763CA" w:rsidRDefault="000763CA" w:rsidP="000763CA">
      <w:pPr>
        <w:pStyle w:val="Bibliografa"/>
        <w:rPr>
          <w:rFonts w:ascii="Times New Roman" w:hAnsi="Times New Roman" w:cs="Times New Roman"/>
          <w:kern w:val="0"/>
          <w:lang w:val="en-US"/>
        </w:rPr>
      </w:pPr>
      <w:r w:rsidRPr="000763CA">
        <w:rPr>
          <w:rFonts w:ascii="Times New Roman" w:hAnsi="Times New Roman" w:cs="Times New Roman"/>
          <w:kern w:val="0"/>
        </w:rPr>
        <w:t>14</w:t>
      </w:r>
      <w:r w:rsidRPr="000763CA">
        <w:rPr>
          <w:rFonts w:ascii="Times New Roman" w:hAnsi="Times New Roman" w:cs="Times New Roman"/>
          <w:kern w:val="0"/>
        </w:rPr>
        <w:tab/>
        <w:t xml:space="preserve">Ramos-Rincon J-M, Llenas-García J, Pinargote-Celorio H, </w:t>
      </w:r>
      <w:r w:rsidRPr="000763CA">
        <w:rPr>
          <w:rFonts w:ascii="Times New Roman" w:hAnsi="Times New Roman" w:cs="Times New Roman"/>
          <w:i/>
          <w:iCs/>
          <w:kern w:val="0"/>
        </w:rPr>
        <w:t>et al.</w:t>
      </w:r>
      <w:r w:rsidRPr="000763CA">
        <w:rPr>
          <w:rFonts w:ascii="Times New Roman" w:hAnsi="Times New Roman" w:cs="Times New Roman"/>
          <w:kern w:val="0"/>
        </w:rPr>
        <w:t xml:space="preserve"> </w:t>
      </w:r>
      <w:r w:rsidRPr="000763CA">
        <w:rPr>
          <w:rFonts w:ascii="Times New Roman" w:hAnsi="Times New Roman" w:cs="Times New Roman"/>
          <w:kern w:val="0"/>
          <w:lang w:val="en-US"/>
        </w:rPr>
        <w:t xml:space="preserve">Chagas Disease-Related Mortality in Spain, 1997 to 2018. </w:t>
      </w:r>
      <w:r w:rsidRPr="000763CA">
        <w:rPr>
          <w:rFonts w:ascii="Times New Roman" w:hAnsi="Times New Roman" w:cs="Times New Roman"/>
          <w:i/>
          <w:iCs/>
          <w:kern w:val="0"/>
          <w:lang w:val="en-US"/>
        </w:rPr>
        <w:t>Microorganisms</w:t>
      </w:r>
      <w:r w:rsidRPr="000763CA">
        <w:rPr>
          <w:rFonts w:ascii="Times New Roman" w:hAnsi="Times New Roman" w:cs="Times New Roman"/>
          <w:kern w:val="0"/>
          <w:lang w:val="en-US"/>
        </w:rPr>
        <w:t xml:space="preserve"> 2021; </w:t>
      </w:r>
      <w:r w:rsidRPr="000763CA">
        <w:rPr>
          <w:rFonts w:ascii="Times New Roman" w:hAnsi="Times New Roman" w:cs="Times New Roman"/>
          <w:b/>
          <w:bCs/>
          <w:kern w:val="0"/>
          <w:lang w:val="en-US"/>
        </w:rPr>
        <w:t>9</w:t>
      </w:r>
      <w:r w:rsidRPr="000763CA">
        <w:rPr>
          <w:rFonts w:ascii="Times New Roman" w:hAnsi="Times New Roman" w:cs="Times New Roman"/>
          <w:kern w:val="0"/>
          <w:lang w:val="en-US"/>
        </w:rPr>
        <w:t>: 1991.</w:t>
      </w:r>
    </w:p>
    <w:p w14:paraId="60D9A813" w14:textId="77777777" w:rsidR="000763CA" w:rsidRPr="000763CA" w:rsidRDefault="000763CA" w:rsidP="000763CA">
      <w:pPr>
        <w:pStyle w:val="Bibliografa"/>
        <w:rPr>
          <w:rFonts w:ascii="Times New Roman" w:hAnsi="Times New Roman" w:cs="Times New Roman"/>
          <w:kern w:val="0"/>
          <w:lang w:val="en-US"/>
        </w:rPr>
      </w:pPr>
      <w:r w:rsidRPr="000763CA">
        <w:rPr>
          <w:rFonts w:ascii="Times New Roman" w:hAnsi="Times New Roman" w:cs="Times New Roman"/>
          <w:kern w:val="0"/>
          <w:lang w:val="en-US"/>
        </w:rPr>
        <w:t>15</w:t>
      </w:r>
      <w:r w:rsidRPr="000763CA">
        <w:rPr>
          <w:rFonts w:ascii="Times New Roman" w:hAnsi="Times New Roman" w:cs="Times New Roman"/>
          <w:kern w:val="0"/>
          <w:lang w:val="en-US"/>
        </w:rPr>
        <w:tab/>
        <w:t>R Core Team. R: A Language and Environment for Statistical   Computing. 2023. https://www.R-project.org.</w:t>
      </w:r>
    </w:p>
    <w:p w14:paraId="1911DAAA" w14:textId="77777777" w:rsidR="000763CA" w:rsidRPr="000763CA" w:rsidRDefault="000763CA" w:rsidP="000763CA">
      <w:pPr>
        <w:pStyle w:val="Bibliografa"/>
        <w:rPr>
          <w:rFonts w:ascii="Times New Roman" w:hAnsi="Times New Roman" w:cs="Times New Roman"/>
          <w:kern w:val="0"/>
          <w:lang w:val="en-US"/>
        </w:rPr>
      </w:pPr>
      <w:r w:rsidRPr="000763CA">
        <w:rPr>
          <w:rFonts w:ascii="Times New Roman" w:hAnsi="Times New Roman" w:cs="Times New Roman"/>
          <w:kern w:val="0"/>
          <w:lang w:val="en-US"/>
        </w:rPr>
        <w:t>16</w:t>
      </w:r>
      <w:r w:rsidRPr="000763CA">
        <w:rPr>
          <w:rFonts w:ascii="Times New Roman" w:hAnsi="Times New Roman" w:cs="Times New Roman"/>
          <w:kern w:val="0"/>
          <w:lang w:val="en-US"/>
        </w:rPr>
        <w:tab/>
        <w:t xml:space="preserve">Husereau D, Drummond M, Petrou S, </w:t>
      </w:r>
      <w:r w:rsidRPr="000763CA">
        <w:rPr>
          <w:rFonts w:ascii="Times New Roman" w:hAnsi="Times New Roman" w:cs="Times New Roman"/>
          <w:i/>
          <w:iCs/>
          <w:kern w:val="0"/>
          <w:lang w:val="en-US"/>
        </w:rPr>
        <w:t>et al.</w:t>
      </w:r>
      <w:r w:rsidRPr="000763CA">
        <w:rPr>
          <w:rFonts w:ascii="Times New Roman" w:hAnsi="Times New Roman" w:cs="Times New Roman"/>
          <w:kern w:val="0"/>
          <w:lang w:val="en-US"/>
        </w:rPr>
        <w:t xml:space="preserve"> Consolidated Health Economic Evaluation Reporting Standards (CHEERS)—Explanation and Elaboration: A Report of the ISPOR Health Economic Evaluation Publication Guidelines Good Reporting Practices Task Force. </w:t>
      </w:r>
      <w:r w:rsidRPr="000763CA">
        <w:rPr>
          <w:rFonts w:ascii="Times New Roman" w:hAnsi="Times New Roman" w:cs="Times New Roman"/>
          <w:i/>
          <w:iCs/>
          <w:kern w:val="0"/>
          <w:lang w:val="en-US"/>
        </w:rPr>
        <w:t>Value Health</w:t>
      </w:r>
      <w:r w:rsidRPr="000763CA">
        <w:rPr>
          <w:rFonts w:ascii="Times New Roman" w:hAnsi="Times New Roman" w:cs="Times New Roman"/>
          <w:kern w:val="0"/>
          <w:lang w:val="en-US"/>
        </w:rPr>
        <w:t xml:space="preserve"> 2013; </w:t>
      </w:r>
      <w:r w:rsidRPr="000763CA">
        <w:rPr>
          <w:rFonts w:ascii="Times New Roman" w:hAnsi="Times New Roman" w:cs="Times New Roman"/>
          <w:b/>
          <w:bCs/>
          <w:kern w:val="0"/>
          <w:lang w:val="en-US"/>
        </w:rPr>
        <w:t>16</w:t>
      </w:r>
      <w:r w:rsidRPr="000763CA">
        <w:rPr>
          <w:rFonts w:ascii="Times New Roman" w:hAnsi="Times New Roman" w:cs="Times New Roman"/>
          <w:kern w:val="0"/>
          <w:lang w:val="en-US"/>
        </w:rPr>
        <w:t>: 231–50.</w:t>
      </w:r>
    </w:p>
    <w:p w14:paraId="5CFE659A" w14:textId="77777777" w:rsidR="000763CA" w:rsidRPr="000763CA" w:rsidRDefault="000763CA" w:rsidP="000763CA">
      <w:pPr>
        <w:pStyle w:val="Bibliografa"/>
        <w:rPr>
          <w:rFonts w:ascii="Times New Roman" w:hAnsi="Times New Roman" w:cs="Times New Roman"/>
          <w:kern w:val="0"/>
        </w:rPr>
      </w:pPr>
      <w:r w:rsidRPr="000763CA">
        <w:rPr>
          <w:rFonts w:ascii="Times New Roman" w:hAnsi="Times New Roman" w:cs="Times New Roman"/>
          <w:kern w:val="0"/>
          <w:lang w:val="en-US"/>
        </w:rPr>
        <w:t>17</w:t>
      </w:r>
      <w:r w:rsidRPr="000763CA">
        <w:rPr>
          <w:rFonts w:ascii="Times New Roman" w:hAnsi="Times New Roman" w:cs="Times New Roman"/>
          <w:kern w:val="0"/>
          <w:lang w:val="en-US"/>
        </w:rPr>
        <w:tab/>
        <w:t xml:space="preserve">Chadalawada S, Sillau S, Archuleta S, </w:t>
      </w:r>
      <w:r w:rsidRPr="000763CA">
        <w:rPr>
          <w:rFonts w:ascii="Times New Roman" w:hAnsi="Times New Roman" w:cs="Times New Roman"/>
          <w:i/>
          <w:iCs/>
          <w:kern w:val="0"/>
          <w:lang w:val="en-US"/>
        </w:rPr>
        <w:t>et al.</w:t>
      </w:r>
      <w:r w:rsidRPr="000763CA">
        <w:rPr>
          <w:rFonts w:ascii="Times New Roman" w:hAnsi="Times New Roman" w:cs="Times New Roman"/>
          <w:kern w:val="0"/>
          <w:lang w:val="en-US"/>
        </w:rPr>
        <w:t xml:space="preserve"> Risk of Chronic Cardiomyopathy Among Patients With the Acute Phase or Indeterminate Form of Chagas Disease: A Systematic Review and Meta-analysis. </w:t>
      </w:r>
      <w:r w:rsidRPr="000763CA">
        <w:rPr>
          <w:rFonts w:ascii="Times New Roman" w:hAnsi="Times New Roman" w:cs="Times New Roman"/>
          <w:i/>
          <w:iCs/>
          <w:kern w:val="0"/>
        </w:rPr>
        <w:t>JAMA Netw Open</w:t>
      </w:r>
      <w:r w:rsidRPr="000763CA">
        <w:rPr>
          <w:rFonts w:ascii="Times New Roman" w:hAnsi="Times New Roman" w:cs="Times New Roman"/>
          <w:kern w:val="0"/>
        </w:rPr>
        <w:t xml:space="preserve"> 2020; </w:t>
      </w:r>
      <w:r w:rsidRPr="000763CA">
        <w:rPr>
          <w:rFonts w:ascii="Times New Roman" w:hAnsi="Times New Roman" w:cs="Times New Roman"/>
          <w:b/>
          <w:bCs/>
          <w:kern w:val="0"/>
        </w:rPr>
        <w:t>3</w:t>
      </w:r>
      <w:r w:rsidRPr="000763CA">
        <w:rPr>
          <w:rFonts w:ascii="Times New Roman" w:hAnsi="Times New Roman" w:cs="Times New Roman"/>
          <w:kern w:val="0"/>
        </w:rPr>
        <w:t>: e2015072.</w:t>
      </w:r>
    </w:p>
    <w:p w14:paraId="268CA77A" w14:textId="77777777" w:rsidR="000763CA" w:rsidRPr="000763CA" w:rsidRDefault="000763CA" w:rsidP="000763CA">
      <w:pPr>
        <w:pStyle w:val="Bibliografa"/>
        <w:rPr>
          <w:rFonts w:ascii="Times New Roman" w:hAnsi="Times New Roman" w:cs="Times New Roman"/>
          <w:kern w:val="0"/>
        </w:rPr>
      </w:pPr>
      <w:r w:rsidRPr="000763CA">
        <w:rPr>
          <w:rFonts w:ascii="Times New Roman" w:hAnsi="Times New Roman" w:cs="Times New Roman"/>
          <w:kern w:val="0"/>
        </w:rPr>
        <w:t>18</w:t>
      </w:r>
      <w:r w:rsidRPr="000763CA">
        <w:rPr>
          <w:rFonts w:ascii="Times New Roman" w:hAnsi="Times New Roman" w:cs="Times New Roman"/>
          <w:kern w:val="0"/>
        </w:rPr>
        <w:tab/>
        <w:t xml:space="preserve">Chadalawada S, Rassi A, Samara O, </w:t>
      </w:r>
      <w:r w:rsidRPr="000763CA">
        <w:rPr>
          <w:rFonts w:ascii="Times New Roman" w:hAnsi="Times New Roman" w:cs="Times New Roman"/>
          <w:i/>
          <w:iCs/>
          <w:kern w:val="0"/>
        </w:rPr>
        <w:t>et al.</w:t>
      </w:r>
      <w:r w:rsidRPr="000763CA">
        <w:rPr>
          <w:rFonts w:ascii="Times New Roman" w:hAnsi="Times New Roman" w:cs="Times New Roman"/>
          <w:kern w:val="0"/>
        </w:rPr>
        <w:t xml:space="preserve"> </w:t>
      </w:r>
      <w:r w:rsidRPr="000763CA">
        <w:rPr>
          <w:rFonts w:ascii="Times New Roman" w:hAnsi="Times New Roman" w:cs="Times New Roman"/>
          <w:kern w:val="0"/>
          <w:lang w:val="en-US"/>
        </w:rPr>
        <w:t xml:space="preserve">Mortality risk in chronic Chagas cardiomyopathy: a systematic review and meta‐analysis. </w:t>
      </w:r>
      <w:r w:rsidRPr="000763CA">
        <w:rPr>
          <w:rFonts w:ascii="Times New Roman" w:hAnsi="Times New Roman" w:cs="Times New Roman"/>
          <w:i/>
          <w:iCs/>
          <w:kern w:val="0"/>
        </w:rPr>
        <w:t>ESC Heart Fail</w:t>
      </w:r>
      <w:r w:rsidRPr="000763CA">
        <w:rPr>
          <w:rFonts w:ascii="Times New Roman" w:hAnsi="Times New Roman" w:cs="Times New Roman"/>
          <w:kern w:val="0"/>
        </w:rPr>
        <w:t xml:space="preserve"> 2021; </w:t>
      </w:r>
      <w:r w:rsidRPr="000763CA">
        <w:rPr>
          <w:rFonts w:ascii="Times New Roman" w:hAnsi="Times New Roman" w:cs="Times New Roman"/>
          <w:b/>
          <w:bCs/>
          <w:kern w:val="0"/>
        </w:rPr>
        <w:t>8</w:t>
      </w:r>
      <w:r w:rsidRPr="000763CA">
        <w:rPr>
          <w:rFonts w:ascii="Times New Roman" w:hAnsi="Times New Roman" w:cs="Times New Roman"/>
          <w:kern w:val="0"/>
        </w:rPr>
        <w:t>: 5466–81.</w:t>
      </w:r>
    </w:p>
    <w:p w14:paraId="7D01C7B0" w14:textId="77777777" w:rsidR="000763CA" w:rsidRPr="000763CA" w:rsidRDefault="000763CA" w:rsidP="000763CA">
      <w:pPr>
        <w:pStyle w:val="Bibliografa"/>
        <w:rPr>
          <w:rFonts w:ascii="Times New Roman" w:hAnsi="Times New Roman" w:cs="Times New Roman"/>
          <w:kern w:val="0"/>
        </w:rPr>
      </w:pPr>
      <w:r w:rsidRPr="000763CA">
        <w:rPr>
          <w:rFonts w:ascii="Times New Roman" w:hAnsi="Times New Roman" w:cs="Times New Roman"/>
          <w:kern w:val="0"/>
        </w:rPr>
        <w:t>19</w:t>
      </w:r>
      <w:r w:rsidRPr="000763CA">
        <w:rPr>
          <w:rFonts w:ascii="Times New Roman" w:hAnsi="Times New Roman" w:cs="Times New Roman"/>
          <w:kern w:val="0"/>
        </w:rPr>
        <w:tab/>
        <w:t xml:space="preserve">Castro C, Macêdo V, Rezende JM, Prata A. Estudo radiológico longitudinal do esôfago, em área endêmica de doença de Chagas, em um período de 13 anos. </w:t>
      </w:r>
      <w:r w:rsidRPr="000763CA">
        <w:rPr>
          <w:rFonts w:ascii="Times New Roman" w:hAnsi="Times New Roman" w:cs="Times New Roman"/>
          <w:i/>
          <w:iCs/>
          <w:kern w:val="0"/>
        </w:rPr>
        <w:t>Rev Soc Bras Med Trop</w:t>
      </w:r>
      <w:r w:rsidRPr="000763CA">
        <w:rPr>
          <w:rFonts w:ascii="Times New Roman" w:hAnsi="Times New Roman" w:cs="Times New Roman"/>
          <w:kern w:val="0"/>
        </w:rPr>
        <w:t xml:space="preserve"> 1994; </w:t>
      </w:r>
      <w:r w:rsidRPr="000763CA">
        <w:rPr>
          <w:rFonts w:ascii="Times New Roman" w:hAnsi="Times New Roman" w:cs="Times New Roman"/>
          <w:b/>
          <w:bCs/>
          <w:kern w:val="0"/>
        </w:rPr>
        <w:t>27</w:t>
      </w:r>
      <w:r w:rsidRPr="000763CA">
        <w:rPr>
          <w:rFonts w:ascii="Times New Roman" w:hAnsi="Times New Roman" w:cs="Times New Roman"/>
          <w:kern w:val="0"/>
        </w:rPr>
        <w:t>: 227–33.</w:t>
      </w:r>
    </w:p>
    <w:p w14:paraId="48569902" w14:textId="77777777" w:rsidR="000763CA" w:rsidRPr="000763CA" w:rsidRDefault="000763CA" w:rsidP="000763CA">
      <w:pPr>
        <w:pStyle w:val="Bibliografa"/>
        <w:rPr>
          <w:rFonts w:ascii="Times New Roman" w:hAnsi="Times New Roman" w:cs="Times New Roman"/>
          <w:kern w:val="0"/>
        </w:rPr>
      </w:pPr>
      <w:r w:rsidRPr="000763CA">
        <w:rPr>
          <w:rFonts w:ascii="Times New Roman" w:hAnsi="Times New Roman" w:cs="Times New Roman"/>
          <w:kern w:val="0"/>
        </w:rPr>
        <w:t>20</w:t>
      </w:r>
      <w:r w:rsidRPr="000763CA">
        <w:rPr>
          <w:rFonts w:ascii="Times New Roman" w:hAnsi="Times New Roman" w:cs="Times New Roman"/>
          <w:kern w:val="0"/>
        </w:rPr>
        <w:tab/>
        <w:t xml:space="preserve">Consejería de salud. 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 </w:t>
      </w:r>
      <w:r w:rsidRPr="000763CA">
        <w:rPr>
          <w:rFonts w:ascii="Times New Roman" w:hAnsi="Times New Roman" w:cs="Times New Roman"/>
          <w:i/>
          <w:iCs/>
          <w:kern w:val="0"/>
        </w:rPr>
        <w:t>Bol Of Junta Andal</w:t>
      </w:r>
      <w:r w:rsidRPr="000763CA">
        <w:rPr>
          <w:rFonts w:ascii="Times New Roman" w:hAnsi="Times New Roman" w:cs="Times New Roman"/>
          <w:kern w:val="0"/>
        </w:rPr>
        <w:t xml:space="preserve"> 2024; : 1–163.</w:t>
      </w:r>
    </w:p>
    <w:p w14:paraId="3D38B51F" w14:textId="77777777" w:rsidR="000763CA" w:rsidRPr="000763CA" w:rsidRDefault="000763CA" w:rsidP="000763CA">
      <w:pPr>
        <w:pStyle w:val="Bibliografa"/>
        <w:rPr>
          <w:rFonts w:ascii="Times New Roman" w:hAnsi="Times New Roman" w:cs="Times New Roman"/>
          <w:kern w:val="0"/>
          <w:lang w:val="en-US"/>
        </w:rPr>
      </w:pPr>
      <w:r w:rsidRPr="000763CA">
        <w:rPr>
          <w:rFonts w:ascii="Times New Roman" w:hAnsi="Times New Roman" w:cs="Times New Roman"/>
          <w:kern w:val="0"/>
        </w:rPr>
        <w:t>21</w:t>
      </w:r>
      <w:r w:rsidRPr="000763CA">
        <w:rPr>
          <w:rFonts w:ascii="Times New Roman" w:hAnsi="Times New Roman" w:cs="Times New Roman"/>
          <w:kern w:val="0"/>
        </w:rPr>
        <w:tab/>
        <w:t xml:space="preserve">Ministerio de Ciencia e innovación. Resolución de 14 de noviembre de 2023, del Instituto de Salud Carlos III, O.A., M.P., por la que se modifica el Anexo de la Resolución de 3 de abril de 2019, por la que se establecen los precios públicos correspondientes a la prestación de servicios y actividades del organismo. </w:t>
      </w:r>
      <w:r w:rsidRPr="000763CA">
        <w:rPr>
          <w:rFonts w:ascii="Times New Roman" w:hAnsi="Times New Roman" w:cs="Times New Roman"/>
          <w:i/>
          <w:iCs/>
          <w:kern w:val="0"/>
          <w:lang w:val="en-US"/>
        </w:rPr>
        <w:t>Bol Of Estado</w:t>
      </w:r>
      <w:r w:rsidRPr="000763CA">
        <w:rPr>
          <w:rFonts w:ascii="Times New Roman" w:hAnsi="Times New Roman" w:cs="Times New Roman"/>
          <w:kern w:val="0"/>
          <w:lang w:val="en-US"/>
        </w:rPr>
        <w:t xml:space="preserve"> 2023; published online Dec 5.</w:t>
      </w:r>
    </w:p>
    <w:p w14:paraId="43894678" w14:textId="77777777" w:rsidR="000763CA" w:rsidRPr="000763CA" w:rsidRDefault="000763CA" w:rsidP="000763CA">
      <w:pPr>
        <w:pStyle w:val="Bibliografa"/>
        <w:rPr>
          <w:rFonts w:ascii="Times New Roman" w:hAnsi="Times New Roman" w:cs="Times New Roman"/>
          <w:kern w:val="0"/>
        </w:rPr>
      </w:pPr>
      <w:r w:rsidRPr="000763CA">
        <w:rPr>
          <w:rFonts w:ascii="Times New Roman" w:hAnsi="Times New Roman" w:cs="Times New Roman"/>
          <w:kern w:val="0"/>
          <w:lang w:val="en-US"/>
        </w:rPr>
        <w:t>22</w:t>
      </w:r>
      <w:r w:rsidRPr="000763CA">
        <w:rPr>
          <w:rFonts w:ascii="Times New Roman" w:hAnsi="Times New Roman" w:cs="Times New Roman"/>
          <w:kern w:val="0"/>
          <w:lang w:val="en-US"/>
        </w:rPr>
        <w:tab/>
        <w:t xml:space="preserve">Consellería Salut i Consum. </w:t>
      </w:r>
      <w:r w:rsidRPr="000763CA">
        <w:rPr>
          <w:rFonts w:ascii="Times New Roman" w:hAnsi="Times New Roman" w:cs="Times New Roman"/>
          <w:kern w:val="0"/>
        </w:rPr>
        <w:t>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 2021.</w:t>
      </w:r>
    </w:p>
    <w:p w14:paraId="04614C21" w14:textId="77777777" w:rsidR="000763CA" w:rsidRPr="000763CA" w:rsidRDefault="000763CA" w:rsidP="000763CA">
      <w:pPr>
        <w:pStyle w:val="Bibliografa"/>
        <w:rPr>
          <w:rFonts w:ascii="Times New Roman" w:hAnsi="Times New Roman" w:cs="Times New Roman"/>
          <w:kern w:val="0"/>
        </w:rPr>
      </w:pPr>
      <w:r w:rsidRPr="000763CA">
        <w:rPr>
          <w:rFonts w:ascii="Times New Roman" w:hAnsi="Times New Roman" w:cs="Times New Roman"/>
          <w:kern w:val="0"/>
        </w:rPr>
        <w:t>23</w:t>
      </w:r>
      <w:r w:rsidRPr="000763CA">
        <w:rPr>
          <w:rFonts w:ascii="Times New Roman" w:hAnsi="Times New Roman" w:cs="Times New Roman"/>
          <w:kern w:val="0"/>
        </w:rPr>
        <w:tab/>
        <w:t xml:space="preserve">Delgado JF, Oliva J, Llano M, </w:t>
      </w:r>
      <w:r w:rsidRPr="000763CA">
        <w:rPr>
          <w:rFonts w:ascii="Times New Roman" w:hAnsi="Times New Roman" w:cs="Times New Roman"/>
          <w:i/>
          <w:iCs/>
          <w:kern w:val="0"/>
        </w:rPr>
        <w:t>et al.</w:t>
      </w:r>
      <w:r w:rsidRPr="000763CA">
        <w:rPr>
          <w:rFonts w:ascii="Times New Roman" w:hAnsi="Times New Roman" w:cs="Times New Roman"/>
          <w:kern w:val="0"/>
        </w:rPr>
        <w:t xml:space="preserve"> Costes sanitarios y no sanitarios de personas que padecen insuficiencia cardiaca crónica sintomática en España. </w:t>
      </w:r>
      <w:r w:rsidRPr="000763CA">
        <w:rPr>
          <w:rFonts w:ascii="Times New Roman" w:hAnsi="Times New Roman" w:cs="Times New Roman"/>
          <w:i/>
          <w:iCs/>
          <w:kern w:val="0"/>
        </w:rPr>
        <w:t>Rev Esp Cardiol</w:t>
      </w:r>
      <w:r w:rsidRPr="000763CA">
        <w:rPr>
          <w:rFonts w:ascii="Times New Roman" w:hAnsi="Times New Roman" w:cs="Times New Roman"/>
          <w:kern w:val="0"/>
        </w:rPr>
        <w:t xml:space="preserve"> 2014; </w:t>
      </w:r>
      <w:r w:rsidRPr="000763CA">
        <w:rPr>
          <w:rFonts w:ascii="Times New Roman" w:hAnsi="Times New Roman" w:cs="Times New Roman"/>
          <w:b/>
          <w:bCs/>
          <w:kern w:val="0"/>
        </w:rPr>
        <w:t>67</w:t>
      </w:r>
      <w:r w:rsidRPr="000763CA">
        <w:rPr>
          <w:rFonts w:ascii="Times New Roman" w:hAnsi="Times New Roman" w:cs="Times New Roman"/>
          <w:kern w:val="0"/>
        </w:rPr>
        <w:t>: 643–50.</w:t>
      </w:r>
    </w:p>
    <w:p w14:paraId="23B23BFF" w14:textId="77777777" w:rsidR="000763CA" w:rsidRPr="000763CA" w:rsidRDefault="000763CA" w:rsidP="000763CA">
      <w:pPr>
        <w:pStyle w:val="Bibliografa"/>
        <w:rPr>
          <w:rFonts w:ascii="Times New Roman" w:hAnsi="Times New Roman" w:cs="Times New Roman"/>
          <w:kern w:val="0"/>
          <w:lang w:val="en-US"/>
        </w:rPr>
      </w:pPr>
      <w:r w:rsidRPr="000763CA">
        <w:rPr>
          <w:rFonts w:ascii="Times New Roman" w:hAnsi="Times New Roman" w:cs="Times New Roman"/>
          <w:kern w:val="0"/>
        </w:rPr>
        <w:t>24</w:t>
      </w:r>
      <w:r w:rsidRPr="000763CA">
        <w:rPr>
          <w:rFonts w:ascii="Times New Roman" w:hAnsi="Times New Roman" w:cs="Times New Roman"/>
          <w:kern w:val="0"/>
        </w:rPr>
        <w:tab/>
        <w:t xml:space="preserve">Iglesias Rodríguez IM, Miura S, Maeda T, </w:t>
      </w:r>
      <w:r w:rsidRPr="000763CA">
        <w:rPr>
          <w:rFonts w:ascii="Times New Roman" w:hAnsi="Times New Roman" w:cs="Times New Roman"/>
          <w:i/>
          <w:iCs/>
          <w:kern w:val="0"/>
        </w:rPr>
        <w:t>et al.</w:t>
      </w:r>
      <w:r w:rsidRPr="000763CA">
        <w:rPr>
          <w:rFonts w:ascii="Times New Roman" w:hAnsi="Times New Roman" w:cs="Times New Roman"/>
          <w:kern w:val="0"/>
        </w:rPr>
        <w:t xml:space="preserve"> </w:t>
      </w:r>
      <w:r w:rsidRPr="000763CA">
        <w:rPr>
          <w:rFonts w:ascii="Times New Roman" w:hAnsi="Times New Roman" w:cs="Times New Roman"/>
          <w:kern w:val="0"/>
          <w:lang w:val="en-US"/>
        </w:rPr>
        <w:t xml:space="preserve">Analysis of the Chagas disease situation in Japan: a cross sectional study and cost-effectiveness analysis of a Chagas disease screening program. </w:t>
      </w:r>
      <w:r w:rsidRPr="000763CA">
        <w:rPr>
          <w:rFonts w:ascii="Times New Roman" w:hAnsi="Times New Roman" w:cs="Times New Roman"/>
          <w:i/>
          <w:iCs/>
          <w:kern w:val="0"/>
          <w:lang w:val="en-US"/>
        </w:rPr>
        <w:t>Lancet Reg Health - West Pac</w:t>
      </w:r>
      <w:r w:rsidRPr="000763CA">
        <w:rPr>
          <w:rFonts w:ascii="Times New Roman" w:hAnsi="Times New Roman" w:cs="Times New Roman"/>
          <w:kern w:val="0"/>
          <w:lang w:val="en-US"/>
        </w:rPr>
        <w:t xml:space="preserve"> 2023; </w:t>
      </w:r>
      <w:r w:rsidRPr="000763CA">
        <w:rPr>
          <w:rFonts w:ascii="Times New Roman" w:hAnsi="Times New Roman" w:cs="Times New Roman"/>
          <w:b/>
          <w:bCs/>
          <w:kern w:val="0"/>
          <w:lang w:val="en-US"/>
        </w:rPr>
        <w:t>31</w:t>
      </w:r>
      <w:r w:rsidRPr="000763CA">
        <w:rPr>
          <w:rFonts w:ascii="Times New Roman" w:hAnsi="Times New Roman" w:cs="Times New Roman"/>
          <w:kern w:val="0"/>
          <w:lang w:val="en-US"/>
        </w:rPr>
        <w:t>: 100574.</w:t>
      </w:r>
    </w:p>
    <w:p w14:paraId="07B46D59" w14:textId="77777777" w:rsidR="000763CA" w:rsidRPr="000763CA" w:rsidRDefault="000763CA" w:rsidP="000763CA">
      <w:pPr>
        <w:pStyle w:val="Bibliografa"/>
        <w:rPr>
          <w:rFonts w:ascii="Times New Roman" w:hAnsi="Times New Roman" w:cs="Times New Roman"/>
          <w:kern w:val="0"/>
        </w:rPr>
      </w:pPr>
      <w:r w:rsidRPr="000763CA">
        <w:rPr>
          <w:rFonts w:ascii="Times New Roman" w:hAnsi="Times New Roman" w:cs="Times New Roman"/>
          <w:kern w:val="0"/>
          <w:lang w:val="en-US"/>
        </w:rPr>
        <w:t>25</w:t>
      </w:r>
      <w:r w:rsidRPr="000763CA">
        <w:rPr>
          <w:rFonts w:ascii="Times New Roman" w:hAnsi="Times New Roman" w:cs="Times New Roman"/>
          <w:kern w:val="0"/>
          <w:lang w:val="en-US"/>
        </w:rPr>
        <w:tab/>
        <w:t xml:space="preserve">Llenas-García J, Wikman-Jorgensen P, Gil-Anguita C, </w:t>
      </w:r>
      <w:r w:rsidRPr="000763CA">
        <w:rPr>
          <w:rFonts w:ascii="Times New Roman" w:hAnsi="Times New Roman" w:cs="Times New Roman"/>
          <w:i/>
          <w:iCs/>
          <w:kern w:val="0"/>
          <w:lang w:val="en-US"/>
        </w:rPr>
        <w:t>et al.</w:t>
      </w:r>
      <w:r w:rsidRPr="000763CA">
        <w:rPr>
          <w:rFonts w:ascii="Times New Roman" w:hAnsi="Times New Roman" w:cs="Times New Roman"/>
          <w:kern w:val="0"/>
          <w:lang w:val="en-US"/>
        </w:rPr>
        <w:t xml:space="preserve"> Chagas disease screening in pregnant Latin American women: Adherence to a systematic screening protocol in a non-endemic country. </w:t>
      </w:r>
      <w:r w:rsidRPr="000763CA">
        <w:rPr>
          <w:rFonts w:ascii="Times New Roman" w:hAnsi="Times New Roman" w:cs="Times New Roman"/>
          <w:i/>
          <w:iCs/>
          <w:kern w:val="0"/>
        </w:rPr>
        <w:t>PLoS Negl Trop Dis</w:t>
      </w:r>
      <w:r w:rsidRPr="000763CA">
        <w:rPr>
          <w:rFonts w:ascii="Times New Roman" w:hAnsi="Times New Roman" w:cs="Times New Roman"/>
          <w:kern w:val="0"/>
        </w:rPr>
        <w:t xml:space="preserve"> 2021; </w:t>
      </w:r>
      <w:r w:rsidRPr="000763CA">
        <w:rPr>
          <w:rFonts w:ascii="Times New Roman" w:hAnsi="Times New Roman" w:cs="Times New Roman"/>
          <w:b/>
          <w:bCs/>
          <w:kern w:val="0"/>
        </w:rPr>
        <w:t>15</w:t>
      </w:r>
      <w:r w:rsidRPr="000763CA">
        <w:rPr>
          <w:rFonts w:ascii="Times New Roman" w:hAnsi="Times New Roman" w:cs="Times New Roman"/>
          <w:kern w:val="0"/>
        </w:rPr>
        <w:t>: e0009281.</w:t>
      </w:r>
    </w:p>
    <w:p w14:paraId="00BBB3BB" w14:textId="2BB537EA" w:rsidR="00F83507" w:rsidRPr="00A543A5" w:rsidRDefault="00F83507" w:rsidP="003567E7">
      <w:pPr>
        <w:spacing w:line="360" w:lineRule="auto"/>
        <w:rPr>
          <w:b/>
          <w:bCs/>
          <w:lang w:val="en-US"/>
        </w:rPr>
      </w:pPr>
      <w:r>
        <w:rPr>
          <w:b/>
          <w:bCs/>
          <w:lang w:val="en-US"/>
        </w:rPr>
        <w:fldChar w:fldCharType="end"/>
      </w:r>
    </w:p>
    <w:sectPr w:rsidR="00F83507" w:rsidRPr="00A543A5" w:rsidSect="00AC7710">
      <w:footerReference w:type="default" r:id="rId16"/>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Jose Antonio Perez Molina" w:date="2025-06-03T08:59:00Z" w:initials="JP">
    <w:p w14:paraId="21452BC4" w14:textId="77777777" w:rsidR="00A272FE" w:rsidRDefault="00A272FE" w:rsidP="00A272FE">
      <w:r>
        <w:rPr>
          <w:rStyle w:val="Refdecomentario"/>
        </w:rPr>
        <w:annotationRef/>
      </w:r>
      <w:r>
        <w:rPr>
          <w:sz w:val="20"/>
          <w:szCs w:val="20"/>
        </w:rPr>
        <w:t>Quito los acentos de mi nombre porque dan problemas en las búsquedas.</w:t>
      </w:r>
    </w:p>
  </w:comment>
  <w:comment w:id="42" w:author="Jose Antonio Perez Molina" w:date="2025-06-06T08:49:00Z" w:initials="JP">
    <w:p w14:paraId="46A3CA3B" w14:textId="77777777" w:rsidR="00BD525B" w:rsidRDefault="00BD525B" w:rsidP="00BD525B">
      <w:r>
        <w:rPr>
          <w:rStyle w:val="Refdecomentario"/>
        </w:rPr>
        <w:annotationRef/>
      </w:r>
      <w:r>
        <w:rPr>
          <w:sz w:val="20"/>
          <w:szCs w:val="20"/>
        </w:rPr>
        <w:t>Citas: 1</w:t>
      </w:r>
    </w:p>
  </w:comment>
  <w:comment w:id="46" w:author="Jose Antonio Perez Molina" w:date="2025-06-06T08:50:00Z" w:initials="JP">
    <w:p w14:paraId="27F109AF" w14:textId="77777777" w:rsidR="00BD525B" w:rsidRDefault="00BD525B" w:rsidP="00BD525B">
      <w:r>
        <w:rPr>
          <w:rStyle w:val="Refdecomentario"/>
        </w:rPr>
        <w:annotationRef/>
      </w:r>
      <w:r>
        <w:rPr>
          <w:sz w:val="20"/>
          <w:szCs w:val="20"/>
        </w:rPr>
        <w:t>Citas 3 y 6</w:t>
      </w:r>
    </w:p>
  </w:comment>
  <w:comment w:id="49" w:author="Jose Antonio Perez Molina" w:date="2025-06-06T08:50:00Z" w:initials="JP">
    <w:p w14:paraId="3CE0B5D3" w14:textId="77777777" w:rsidR="00BD525B" w:rsidRDefault="00BD525B" w:rsidP="00BD525B">
      <w:r>
        <w:rPr>
          <w:rStyle w:val="Refdecomentario"/>
        </w:rPr>
        <w:annotationRef/>
      </w:r>
      <w:r>
        <w:rPr>
          <w:sz w:val="20"/>
          <w:szCs w:val="20"/>
        </w:rPr>
        <w:t>Cita Crespillo metanalysis de toxicidad del Drugs</w:t>
      </w:r>
    </w:p>
  </w:comment>
  <w:comment w:id="52" w:author="Jose Antonio Perez Molina" w:date="2025-06-06T08:51:00Z" w:initials="JP">
    <w:p w14:paraId="1C36003E" w14:textId="77777777" w:rsidR="00BD525B" w:rsidRDefault="00BD525B" w:rsidP="00BD525B">
      <w:r>
        <w:rPr>
          <w:rStyle w:val="Refdecomentario"/>
        </w:rPr>
        <w:annotationRef/>
      </w:r>
      <w:r>
        <w:rPr>
          <w:sz w:val="20"/>
          <w:szCs w:val="20"/>
        </w:rPr>
        <w:t>Cita 2</w:t>
      </w:r>
    </w:p>
  </w:comment>
  <w:comment w:id="61" w:author="Jose Antonio Perez Molina" w:date="2025-06-06T09:02:00Z" w:initials="JP">
    <w:p w14:paraId="7DA4323E" w14:textId="77777777" w:rsidR="000E547A" w:rsidRDefault="000E547A" w:rsidP="000E547A">
      <w:r>
        <w:rPr>
          <w:rStyle w:val="Refdecomentario"/>
        </w:rPr>
        <w:annotationRef/>
      </w:r>
      <w:r>
        <w:rPr>
          <w:sz w:val="20"/>
          <w:szCs w:val="20"/>
        </w:rPr>
        <w:t>Citas:</w:t>
      </w:r>
    </w:p>
    <w:p w14:paraId="1F287EEB" w14:textId="77777777" w:rsidR="000E547A" w:rsidRDefault="000E547A" w:rsidP="000E547A">
      <w:r>
        <w:rPr>
          <w:sz w:val="20"/>
          <w:szCs w:val="20"/>
        </w:rPr>
        <w:t>WHO. Chagas disease in Latin America: an epidemiological update based on 2010 estimates. Weekly Epidemiological Record / Health Section of the Secretariat of the League of Nations 2015;90:33–43.</w:t>
      </w:r>
    </w:p>
    <w:p w14:paraId="6F99C3BA" w14:textId="77777777" w:rsidR="000E547A" w:rsidRDefault="000E547A" w:rsidP="000E547A"/>
    <w:p w14:paraId="78F6A5E9" w14:textId="77777777" w:rsidR="000E547A" w:rsidRDefault="000E547A" w:rsidP="000E547A">
      <w:r>
        <w:rPr>
          <w:sz w:val="20"/>
          <w:szCs w:val="20"/>
        </w:rPr>
        <w:t>Pérez-Molina JA, Molina I. Chagas disease. Lancet 2018;391:82–94. https://doi.org/10.1016/S0140-6736(17)31612-4.</w:t>
      </w:r>
    </w:p>
    <w:p w14:paraId="3B9CF150" w14:textId="77777777" w:rsidR="000E547A" w:rsidRDefault="000E547A" w:rsidP="000E547A"/>
  </w:comment>
  <w:comment w:id="64" w:author="Jose Antonio Perez Molina" w:date="2025-06-06T09:04:00Z" w:initials="JP">
    <w:p w14:paraId="6ADDD0A8" w14:textId="77777777" w:rsidR="00B6229C" w:rsidRDefault="00B6229C" w:rsidP="00B6229C">
      <w:r>
        <w:rPr>
          <w:rStyle w:val="Refdecomentario"/>
        </w:rPr>
        <w:annotationRef/>
      </w:r>
      <w:r>
        <w:rPr>
          <w:sz w:val="20"/>
          <w:szCs w:val="20"/>
        </w:rPr>
        <w:t>Manne-Goehler J, Umeh CA, Montgomery SP, Wirtz VJ. Estimating the Burden of Chagas Disease in the United States. PLoS Neglected Tropical Diseases 2016;10:e0005033-7. https://doi.org/10.1371/journal.pntd.0005033.</w:t>
      </w:r>
    </w:p>
    <w:p w14:paraId="5A9A9B24" w14:textId="77777777" w:rsidR="00B6229C" w:rsidRDefault="00B6229C" w:rsidP="00B6229C"/>
    <w:p w14:paraId="783E934F" w14:textId="77777777" w:rsidR="00B6229C" w:rsidRDefault="00B6229C" w:rsidP="00B6229C">
      <w:r>
        <w:rPr>
          <w:sz w:val="20"/>
          <w:szCs w:val="20"/>
        </w:rPr>
        <w:t>Requena-Mendez A, Aldasoro E, de Lazzari E, Sicuri E, Brown M, Moore DAJ, et al. Prevalence of Chagas Disease in Latin-American Migrants Living in Europe: A Systematic Review and Meta-analysis. PLoS Neglected Tropical Diseases 2015;9:e0003540-15.</w:t>
      </w:r>
    </w:p>
    <w:p w14:paraId="13A638BC" w14:textId="77777777" w:rsidR="00B6229C" w:rsidRDefault="00B6229C" w:rsidP="00B6229C"/>
    <w:p w14:paraId="08E212C5" w14:textId="77777777" w:rsidR="00B6229C" w:rsidRDefault="00B6229C" w:rsidP="00B6229C">
      <w:r>
        <w:rPr>
          <w:sz w:val="20"/>
          <w:szCs w:val="20"/>
        </w:rPr>
        <w:t xml:space="preserve">Gonzalez-Sanz M, Crespillo-Andújar C, Chamorro-Tojeiro S, Monge-Maillo B, Perez-Molina JA, Norman FF. Chagas Disease in Europe. Tropical Medicine and Infectious Disease 2023;8:513. https://doi.org/10.3390/tropicalmed8120513 </w:t>
      </w:r>
    </w:p>
  </w:comment>
  <w:comment w:id="78" w:author="Jose Antonio Perez Molina" w:date="2025-06-06T09:28:00Z" w:initials="JP">
    <w:p w14:paraId="20BA459E" w14:textId="77777777" w:rsidR="00C22E6F" w:rsidRDefault="00C22E6F" w:rsidP="00C22E6F">
      <w:r>
        <w:rPr>
          <w:rStyle w:val="Refdecomentario"/>
        </w:rPr>
        <w:annotationRef/>
      </w:r>
      <w:r>
        <w:rPr>
          <w:sz w:val="20"/>
          <w:szCs w:val="20"/>
        </w:rPr>
        <w:t>Cita: 1</w:t>
      </w:r>
    </w:p>
  </w:comment>
  <w:comment w:id="83" w:author="Jose Antonio Perez Molina" w:date="2025-06-06T09:28:00Z" w:initials="JP">
    <w:p w14:paraId="445639AF" w14:textId="77777777" w:rsidR="00C22E6F" w:rsidRDefault="00C22E6F" w:rsidP="00C22E6F">
      <w:r>
        <w:rPr>
          <w:rStyle w:val="Refdecomentario"/>
        </w:rPr>
        <w:annotationRef/>
      </w:r>
      <w:r>
        <w:rPr>
          <w:sz w:val="20"/>
          <w:szCs w:val="20"/>
        </w:rPr>
        <w:t>Cita 1</w:t>
      </w:r>
    </w:p>
  </w:comment>
  <w:comment w:id="91" w:author="Jose Antonio Perez Molina" w:date="2025-06-06T09:49:00Z" w:initials="JP">
    <w:p w14:paraId="56017AA7" w14:textId="77777777" w:rsidR="00904FA4" w:rsidRDefault="00904FA4" w:rsidP="00904FA4">
      <w:r>
        <w:rPr>
          <w:rStyle w:val="Refdecomentario"/>
        </w:rPr>
        <w:annotationRef/>
      </w:r>
      <w:r>
        <w:rPr>
          <w:sz w:val="20"/>
          <w:szCs w:val="20"/>
        </w:rPr>
        <w:t>Cita 1, 6</w:t>
      </w:r>
    </w:p>
  </w:comment>
  <w:comment w:id="94" w:author="Jose Antonio Perez Molina" w:date="2025-06-06T09:50:00Z" w:initials="JP">
    <w:p w14:paraId="02D0C1F0" w14:textId="77777777" w:rsidR="00904FA4" w:rsidRDefault="00904FA4" w:rsidP="00904FA4">
      <w:r>
        <w:rPr>
          <w:rStyle w:val="Refdecomentario"/>
        </w:rPr>
        <w:annotationRef/>
      </w:r>
      <w:r>
        <w:rPr>
          <w:sz w:val="20"/>
          <w:szCs w:val="20"/>
        </w:rPr>
        <w:t>Cita 1 y 6</w:t>
      </w:r>
    </w:p>
  </w:comment>
  <w:comment w:id="97" w:author="Jose Antonio Perez Molina" w:date="2025-06-06T09:52:00Z" w:initials="JP">
    <w:p w14:paraId="414DE3C5" w14:textId="77777777" w:rsidR="005C3963" w:rsidRDefault="005C3963" w:rsidP="005C3963">
      <w:r>
        <w:rPr>
          <w:rStyle w:val="Refdecomentario"/>
        </w:rPr>
        <w:annotationRef/>
      </w:r>
      <w:r>
        <w:rPr>
          <w:sz w:val="20"/>
          <w:szCs w:val="20"/>
        </w:rPr>
        <w:t>citas 1, 6 y la de Morillo</w:t>
      </w:r>
    </w:p>
  </w:comment>
  <w:comment w:id="106" w:author="Jose Antonio Perez Molina" w:date="2025-06-06T13:49:00Z" w:initials="JP">
    <w:p w14:paraId="42B33BDD" w14:textId="77777777" w:rsidR="00C834B3" w:rsidRDefault="00C834B3" w:rsidP="00C834B3">
      <w:r>
        <w:rPr>
          <w:rStyle w:val="Refdecomentario"/>
        </w:rPr>
        <w:annotationRef/>
      </w:r>
      <w:r>
        <w:rPr>
          <w:sz w:val="20"/>
          <w:szCs w:val="20"/>
        </w:rPr>
        <w:t>Citas:</w:t>
      </w:r>
    </w:p>
    <w:p w14:paraId="710C706A" w14:textId="77777777" w:rsidR="00C834B3" w:rsidRDefault="00C834B3" w:rsidP="00C834B3"/>
    <w:p w14:paraId="05417844" w14:textId="77777777" w:rsidR="00C834B3" w:rsidRDefault="00C834B3" w:rsidP="00C834B3">
      <w:r>
        <w:rPr>
          <w:color w:val="262626"/>
          <w:sz w:val="20"/>
          <w:szCs w:val="20"/>
        </w:rPr>
        <w:t>Moraes FCA de, Souza MEC, Dal Moro L, et al. Prevention of congenital chagas disease by trypanocide treatment in women of reproductive age: A meta-analysis of observational studies. Almeida IC, ed. PLOS Neglected Tropical Diseases. 2024;18(9):e0012407. doi:10.1371/journal.pntd.0012407</w:t>
      </w:r>
    </w:p>
    <w:p w14:paraId="3BAF6F71" w14:textId="77777777" w:rsidR="00C834B3" w:rsidRDefault="00C834B3" w:rsidP="00C834B3"/>
    <w:p w14:paraId="79133D4C" w14:textId="77777777" w:rsidR="00C834B3" w:rsidRDefault="00C834B3" w:rsidP="00C834B3">
      <w:r>
        <w:rPr>
          <w:color w:val="262626"/>
          <w:sz w:val="20"/>
          <w:szCs w:val="20"/>
        </w:rPr>
        <w:t>Cita 6</w:t>
      </w:r>
    </w:p>
  </w:comment>
  <w:comment w:id="117" w:author="Jose Antonio Perez Molina" w:date="2025-06-06T14:52:00Z" w:initials="JP">
    <w:p w14:paraId="04F57DDE" w14:textId="77777777" w:rsidR="002630DF" w:rsidRDefault="002630DF" w:rsidP="002630DF">
      <w:r>
        <w:rPr>
          <w:rStyle w:val="Refdecomentario"/>
        </w:rPr>
        <w:annotationRef/>
      </w:r>
      <w:r>
        <w:rPr>
          <w:sz w:val="20"/>
          <w:szCs w:val="20"/>
        </w:rPr>
        <w:t>Cita:</w:t>
      </w:r>
    </w:p>
    <w:p w14:paraId="58EA72CE" w14:textId="77777777" w:rsidR="002630DF" w:rsidRDefault="002630DF" w:rsidP="002630DF"/>
    <w:p w14:paraId="59277824" w14:textId="77777777" w:rsidR="002630DF" w:rsidRDefault="002630DF" w:rsidP="002630DF">
      <w:r>
        <w:rPr>
          <w:sz w:val="20"/>
          <w:szCs w:val="20"/>
        </w:rPr>
        <w:t>Navarro M, Reguero L, Subirà C, Blázquez-Pérez A, Requena-Méndez A. Estimating chagas disease prevalence and number of underdiagnosed, and undertreated individuals in Spain. Travel medicine and infectious disease. 2022;47(December 2021):102284. doi:10.1016/j.tmaid.2022.102284</w:t>
      </w:r>
    </w:p>
  </w:comment>
  <w:comment w:id="121" w:author="Jose Antonio Perez Molina" w:date="2025-06-06T14:56:00Z" w:initials="JP">
    <w:p w14:paraId="31667BFD" w14:textId="77777777" w:rsidR="002630DF" w:rsidRDefault="002630DF" w:rsidP="002630DF">
      <w:r>
        <w:rPr>
          <w:rStyle w:val="Refdecomentario"/>
        </w:rPr>
        <w:annotationRef/>
      </w:r>
      <w:r>
        <w:rPr>
          <w:sz w:val="20"/>
          <w:szCs w:val="20"/>
        </w:rPr>
        <w:t>Citar de nuevo el artículo anterior y buscar alguno de barreras de los chagásicos al acceso sanitario en España</w:t>
      </w:r>
    </w:p>
  </w:comment>
  <w:comment w:id="127" w:author="Jose Antonio Perez Molina" w:date="2025-06-06T15:03:00Z" w:initials="JP">
    <w:p w14:paraId="73EEB1E1" w14:textId="77777777" w:rsidR="002E7295" w:rsidRDefault="002E7295" w:rsidP="002E7295">
      <w:r>
        <w:rPr>
          <w:rStyle w:val="Refdecomentario"/>
        </w:rPr>
        <w:annotationRef/>
      </w:r>
      <w:r>
        <w:rPr>
          <w:sz w:val="20"/>
          <w:szCs w:val="20"/>
        </w:rPr>
        <w:t>Cita 9</w:t>
      </w:r>
    </w:p>
  </w:comment>
  <w:comment w:id="236" w:author="Jose Antonio Perez Molina" w:date="2025-06-06T15:34:00Z" w:initials="JP">
    <w:p w14:paraId="5E1B5029" w14:textId="77777777" w:rsidR="00BB0024" w:rsidRDefault="00BB0024" w:rsidP="00BB0024">
      <w:r>
        <w:rPr>
          <w:rStyle w:val="Refdecomentario"/>
        </w:rPr>
        <w:annotationRef/>
      </w:r>
      <w:r>
        <w:rPr>
          <w:sz w:val="20"/>
          <w:szCs w:val="20"/>
        </w:rPr>
        <w:t>Las tablas van sin lineas interiores. Sólo sombreado alterno</w:t>
      </w:r>
    </w:p>
  </w:comment>
  <w:comment w:id="259" w:author="Jose Antonio Perez Molina" w:date="2025-06-06T15:33:00Z" w:initials="JP">
    <w:p w14:paraId="18CC8158" w14:textId="3C0EB473" w:rsidR="00BB0024" w:rsidRDefault="00BB0024" w:rsidP="00BB0024">
      <w:r>
        <w:rPr>
          <w:rStyle w:val="Refdecomentario"/>
        </w:rPr>
        <w:annotationRef/>
      </w:r>
      <w:r>
        <w:rPr>
          <w:sz w:val="20"/>
          <w:szCs w:val="20"/>
        </w:rPr>
        <w:t>No poner todo el texto en mayúsculas</w:t>
      </w:r>
    </w:p>
  </w:comment>
  <w:comment w:id="264" w:author="Jose Antonio Perez Molina" w:date="2025-06-06T15:35:00Z" w:initials="JP">
    <w:p w14:paraId="3179BB5F" w14:textId="77777777" w:rsidR="00BB0024" w:rsidRDefault="00BB0024" w:rsidP="00BB0024">
      <w:r>
        <w:rPr>
          <w:rStyle w:val="Refdecomentario"/>
        </w:rPr>
        <w:annotationRef/>
      </w:r>
      <w:r>
        <w:rPr>
          <w:sz w:val="20"/>
          <w:szCs w:val="20"/>
        </w:rPr>
        <w:t>No me quedan claras las unidades. Son casos por cien por año?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452BC4" w15:done="0"/>
  <w15:commentEx w15:paraId="46A3CA3B" w15:done="0"/>
  <w15:commentEx w15:paraId="27F109AF" w15:done="0"/>
  <w15:commentEx w15:paraId="3CE0B5D3" w15:done="0"/>
  <w15:commentEx w15:paraId="1C36003E" w15:done="0"/>
  <w15:commentEx w15:paraId="3B9CF150" w15:done="0"/>
  <w15:commentEx w15:paraId="08E212C5" w15:done="0"/>
  <w15:commentEx w15:paraId="20BA459E" w15:done="0"/>
  <w15:commentEx w15:paraId="445639AF" w15:done="0"/>
  <w15:commentEx w15:paraId="56017AA7" w15:done="0"/>
  <w15:commentEx w15:paraId="02D0C1F0" w15:done="0"/>
  <w15:commentEx w15:paraId="414DE3C5" w15:done="0"/>
  <w15:commentEx w15:paraId="79133D4C" w15:done="0"/>
  <w15:commentEx w15:paraId="59277824" w15:done="0"/>
  <w15:commentEx w15:paraId="31667BFD" w15:done="0"/>
  <w15:commentEx w15:paraId="73EEB1E1" w15:done="0"/>
  <w15:commentEx w15:paraId="5E1B5029" w15:done="0"/>
  <w15:commentEx w15:paraId="18CC8158" w15:done="0"/>
  <w15:commentEx w15:paraId="3179BB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C07785" w16cex:dateUtc="2025-06-03T06:59:00Z"/>
  <w16cex:commentExtensible w16cex:durableId="6C335F5B" w16cex:dateUtc="2025-06-06T06:49:00Z"/>
  <w16cex:commentExtensible w16cex:durableId="6115AE58" w16cex:dateUtc="2025-06-06T06:50:00Z"/>
  <w16cex:commentExtensible w16cex:durableId="22BCCF19" w16cex:dateUtc="2025-06-06T06:50:00Z"/>
  <w16cex:commentExtensible w16cex:durableId="4A82B138" w16cex:dateUtc="2025-06-06T06:51:00Z"/>
  <w16cex:commentExtensible w16cex:durableId="162E242F" w16cex:dateUtc="2025-06-06T07:02:00Z"/>
  <w16cex:commentExtensible w16cex:durableId="3EE0FDFA" w16cex:dateUtc="2025-06-06T07:04:00Z"/>
  <w16cex:commentExtensible w16cex:durableId="5114479F" w16cex:dateUtc="2025-06-06T07:28:00Z"/>
  <w16cex:commentExtensible w16cex:durableId="323E9142" w16cex:dateUtc="2025-06-06T07:28:00Z"/>
  <w16cex:commentExtensible w16cex:durableId="52C81B77" w16cex:dateUtc="2025-06-06T07:49:00Z"/>
  <w16cex:commentExtensible w16cex:durableId="6163C9A6" w16cex:dateUtc="2025-06-06T07:50:00Z"/>
  <w16cex:commentExtensible w16cex:durableId="3786C29C" w16cex:dateUtc="2025-06-06T07:52:00Z"/>
  <w16cex:commentExtensible w16cex:durableId="3B815967" w16cex:dateUtc="2025-06-06T11:49:00Z"/>
  <w16cex:commentExtensible w16cex:durableId="6833B2C3" w16cex:dateUtc="2025-06-06T12:52:00Z"/>
  <w16cex:commentExtensible w16cex:durableId="4AABEBDF" w16cex:dateUtc="2025-06-06T12:56:00Z"/>
  <w16cex:commentExtensible w16cex:durableId="59828E8D" w16cex:dateUtc="2025-06-06T13:03:00Z"/>
  <w16cex:commentExtensible w16cex:durableId="683EB667" w16cex:dateUtc="2025-06-06T13:34:00Z"/>
  <w16cex:commentExtensible w16cex:durableId="20B9065D" w16cex:dateUtc="2025-06-06T13:33:00Z"/>
  <w16cex:commentExtensible w16cex:durableId="14B294F7" w16cex:dateUtc="2025-06-06T1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452BC4" w16cid:durableId="69C07785"/>
  <w16cid:commentId w16cid:paraId="46A3CA3B" w16cid:durableId="6C335F5B"/>
  <w16cid:commentId w16cid:paraId="27F109AF" w16cid:durableId="6115AE58"/>
  <w16cid:commentId w16cid:paraId="3CE0B5D3" w16cid:durableId="22BCCF19"/>
  <w16cid:commentId w16cid:paraId="1C36003E" w16cid:durableId="4A82B138"/>
  <w16cid:commentId w16cid:paraId="3B9CF150" w16cid:durableId="162E242F"/>
  <w16cid:commentId w16cid:paraId="08E212C5" w16cid:durableId="3EE0FDFA"/>
  <w16cid:commentId w16cid:paraId="20BA459E" w16cid:durableId="5114479F"/>
  <w16cid:commentId w16cid:paraId="445639AF" w16cid:durableId="323E9142"/>
  <w16cid:commentId w16cid:paraId="56017AA7" w16cid:durableId="52C81B77"/>
  <w16cid:commentId w16cid:paraId="02D0C1F0" w16cid:durableId="6163C9A6"/>
  <w16cid:commentId w16cid:paraId="414DE3C5" w16cid:durableId="3786C29C"/>
  <w16cid:commentId w16cid:paraId="79133D4C" w16cid:durableId="3B815967"/>
  <w16cid:commentId w16cid:paraId="59277824" w16cid:durableId="6833B2C3"/>
  <w16cid:commentId w16cid:paraId="31667BFD" w16cid:durableId="4AABEBDF"/>
  <w16cid:commentId w16cid:paraId="73EEB1E1" w16cid:durableId="59828E8D"/>
  <w16cid:commentId w16cid:paraId="5E1B5029" w16cid:durableId="683EB667"/>
  <w16cid:commentId w16cid:paraId="18CC8158" w16cid:durableId="20B9065D"/>
  <w16cid:commentId w16cid:paraId="3179BB5F" w16cid:durableId="14B294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D5596" w14:textId="77777777" w:rsidR="004C64A6" w:rsidRDefault="004C64A6" w:rsidP="005867B0">
      <w:pPr>
        <w:spacing w:after="0" w:line="240" w:lineRule="auto"/>
      </w:pPr>
      <w:r>
        <w:separator/>
      </w:r>
    </w:p>
  </w:endnote>
  <w:endnote w:type="continuationSeparator" w:id="0">
    <w:p w14:paraId="3B3C5858" w14:textId="77777777" w:rsidR="004C64A6" w:rsidRDefault="004C64A6" w:rsidP="00586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webkit-standard">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90183"/>
      <w:docPartObj>
        <w:docPartGallery w:val="Page Numbers (Bottom of Page)"/>
        <w:docPartUnique/>
      </w:docPartObj>
    </w:sdtPr>
    <w:sdtEndPr/>
    <w:sdtContent>
      <w:sdt>
        <w:sdtPr>
          <w:id w:val="1728636285"/>
          <w:docPartObj>
            <w:docPartGallery w:val="Page Numbers (Top of Page)"/>
            <w:docPartUnique/>
          </w:docPartObj>
        </w:sdtPr>
        <w:sdtEndPr/>
        <w:sdtContent>
          <w:p w14:paraId="05E3D2B1" w14:textId="48C31DB3" w:rsidR="005867B0" w:rsidRDefault="005867B0">
            <w:pPr>
              <w:pStyle w:val="Piedepgina"/>
              <w:jc w:val="center"/>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1A46DE5" w14:textId="77777777" w:rsidR="005867B0" w:rsidRDefault="005867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8D90B" w14:textId="77777777" w:rsidR="004C64A6" w:rsidRDefault="004C64A6" w:rsidP="005867B0">
      <w:pPr>
        <w:spacing w:after="0" w:line="240" w:lineRule="auto"/>
      </w:pPr>
      <w:r>
        <w:separator/>
      </w:r>
    </w:p>
  </w:footnote>
  <w:footnote w:type="continuationSeparator" w:id="0">
    <w:p w14:paraId="4F8FB934" w14:textId="77777777" w:rsidR="004C64A6" w:rsidRDefault="004C64A6" w:rsidP="00586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B43"/>
    <w:multiLevelType w:val="hybridMultilevel"/>
    <w:tmpl w:val="1F36AE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FFA574F"/>
    <w:multiLevelType w:val="hybridMultilevel"/>
    <w:tmpl w:val="6DE8DC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2338430">
    <w:abstractNumId w:val="1"/>
  </w:num>
  <w:num w:numId="2" w16cid:durableId="3033118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 Antonio Perez Molina">
    <w15:presenceInfo w15:providerId="Windows Live" w15:userId="e2d6482006647e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E0"/>
    <w:rsid w:val="0003270A"/>
    <w:rsid w:val="00032F1D"/>
    <w:rsid w:val="00034CD9"/>
    <w:rsid w:val="000763CA"/>
    <w:rsid w:val="000836D7"/>
    <w:rsid w:val="00087635"/>
    <w:rsid w:val="000975C3"/>
    <w:rsid w:val="000A0B53"/>
    <w:rsid w:val="000E547A"/>
    <w:rsid w:val="000F4217"/>
    <w:rsid w:val="001165BE"/>
    <w:rsid w:val="001633E0"/>
    <w:rsid w:val="00181851"/>
    <w:rsid w:val="001A4FE7"/>
    <w:rsid w:val="001D321D"/>
    <w:rsid w:val="00202DEB"/>
    <w:rsid w:val="002217CE"/>
    <w:rsid w:val="00230E49"/>
    <w:rsid w:val="002630DF"/>
    <w:rsid w:val="002C4B09"/>
    <w:rsid w:val="002C5B91"/>
    <w:rsid w:val="002D3946"/>
    <w:rsid w:val="002D427E"/>
    <w:rsid w:val="002E414B"/>
    <w:rsid w:val="002E7295"/>
    <w:rsid w:val="00333BE3"/>
    <w:rsid w:val="0033599A"/>
    <w:rsid w:val="003567E7"/>
    <w:rsid w:val="00382A72"/>
    <w:rsid w:val="003B2C13"/>
    <w:rsid w:val="003B357F"/>
    <w:rsid w:val="003D082C"/>
    <w:rsid w:val="003D301F"/>
    <w:rsid w:val="004027B5"/>
    <w:rsid w:val="0040705B"/>
    <w:rsid w:val="00472E24"/>
    <w:rsid w:val="00483FE2"/>
    <w:rsid w:val="00490CF5"/>
    <w:rsid w:val="004946A2"/>
    <w:rsid w:val="004A50FD"/>
    <w:rsid w:val="004B759A"/>
    <w:rsid w:val="004C1B3E"/>
    <w:rsid w:val="004C64A6"/>
    <w:rsid w:val="004F3AAF"/>
    <w:rsid w:val="005001EC"/>
    <w:rsid w:val="00516740"/>
    <w:rsid w:val="0052768E"/>
    <w:rsid w:val="00567AE1"/>
    <w:rsid w:val="005770BB"/>
    <w:rsid w:val="005867B0"/>
    <w:rsid w:val="005905A3"/>
    <w:rsid w:val="0059492E"/>
    <w:rsid w:val="005B59A1"/>
    <w:rsid w:val="005C3963"/>
    <w:rsid w:val="005C4A25"/>
    <w:rsid w:val="006355DB"/>
    <w:rsid w:val="006439F1"/>
    <w:rsid w:val="00653499"/>
    <w:rsid w:val="00656AFD"/>
    <w:rsid w:val="00670AAC"/>
    <w:rsid w:val="00697A1B"/>
    <w:rsid w:val="006B0B05"/>
    <w:rsid w:val="006D11F7"/>
    <w:rsid w:val="007009A4"/>
    <w:rsid w:val="00744CEA"/>
    <w:rsid w:val="0075271E"/>
    <w:rsid w:val="00756BB7"/>
    <w:rsid w:val="00756BCA"/>
    <w:rsid w:val="00795F26"/>
    <w:rsid w:val="007B38E2"/>
    <w:rsid w:val="007D4C0F"/>
    <w:rsid w:val="008003B5"/>
    <w:rsid w:val="008045F7"/>
    <w:rsid w:val="00806C80"/>
    <w:rsid w:val="00811A2D"/>
    <w:rsid w:val="0084153F"/>
    <w:rsid w:val="00842C0B"/>
    <w:rsid w:val="008B4A09"/>
    <w:rsid w:val="008F46CE"/>
    <w:rsid w:val="008F5B1A"/>
    <w:rsid w:val="00904464"/>
    <w:rsid w:val="00904FA4"/>
    <w:rsid w:val="00926AFE"/>
    <w:rsid w:val="00935E89"/>
    <w:rsid w:val="00943D89"/>
    <w:rsid w:val="00951F0B"/>
    <w:rsid w:val="0096191B"/>
    <w:rsid w:val="00975EBD"/>
    <w:rsid w:val="009F4708"/>
    <w:rsid w:val="00A16DC5"/>
    <w:rsid w:val="00A272FE"/>
    <w:rsid w:val="00A45908"/>
    <w:rsid w:val="00A543A5"/>
    <w:rsid w:val="00A66ED9"/>
    <w:rsid w:val="00A71DAD"/>
    <w:rsid w:val="00A8414B"/>
    <w:rsid w:val="00A86757"/>
    <w:rsid w:val="00AB5D9E"/>
    <w:rsid w:val="00AC7710"/>
    <w:rsid w:val="00AE155A"/>
    <w:rsid w:val="00AE6DD1"/>
    <w:rsid w:val="00AF29D7"/>
    <w:rsid w:val="00B030DA"/>
    <w:rsid w:val="00B16C9C"/>
    <w:rsid w:val="00B52036"/>
    <w:rsid w:val="00B6229C"/>
    <w:rsid w:val="00BA16D8"/>
    <w:rsid w:val="00BA73A4"/>
    <w:rsid w:val="00BB0024"/>
    <w:rsid w:val="00BB2DC8"/>
    <w:rsid w:val="00BC0F19"/>
    <w:rsid w:val="00BD525B"/>
    <w:rsid w:val="00BD65A3"/>
    <w:rsid w:val="00C165EF"/>
    <w:rsid w:val="00C22C7C"/>
    <w:rsid w:val="00C22E6F"/>
    <w:rsid w:val="00C23292"/>
    <w:rsid w:val="00C2701F"/>
    <w:rsid w:val="00C81CAF"/>
    <w:rsid w:val="00C834B3"/>
    <w:rsid w:val="00C872A1"/>
    <w:rsid w:val="00C976AD"/>
    <w:rsid w:val="00CC0C2D"/>
    <w:rsid w:val="00CD4DDA"/>
    <w:rsid w:val="00CE3BFB"/>
    <w:rsid w:val="00CE5B67"/>
    <w:rsid w:val="00D05B6C"/>
    <w:rsid w:val="00D14010"/>
    <w:rsid w:val="00D25171"/>
    <w:rsid w:val="00D4331F"/>
    <w:rsid w:val="00D466A2"/>
    <w:rsid w:val="00DC3F23"/>
    <w:rsid w:val="00DD18CE"/>
    <w:rsid w:val="00DE0C1F"/>
    <w:rsid w:val="00DE3C0A"/>
    <w:rsid w:val="00DF0B8C"/>
    <w:rsid w:val="00E451AC"/>
    <w:rsid w:val="00E46CE0"/>
    <w:rsid w:val="00E76788"/>
    <w:rsid w:val="00EA27E3"/>
    <w:rsid w:val="00EA72EB"/>
    <w:rsid w:val="00EB1CC7"/>
    <w:rsid w:val="00F21B8B"/>
    <w:rsid w:val="00F479C3"/>
    <w:rsid w:val="00F57AA9"/>
    <w:rsid w:val="00F7604D"/>
    <w:rsid w:val="00F83507"/>
    <w:rsid w:val="00F94FF3"/>
    <w:rsid w:val="00F97363"/>
    <w:rsid w:val="00FD69AC"/>
    <w:rsid w:val="00FE3AB8"/>
    <w:rsid w:val="00FE5A93"/>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5C87"/>
  <w15:chartTrackingRefBased/>
  <w15:docId w15:val="{BDB13832-2205-492C-9E03-1D16A958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3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3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33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33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33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33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33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33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33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33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33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33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33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33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33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33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33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33E0"/>
    <w:rPr>
      <w:rFonts w:eastAsiaTheme="majorEastAsia" w:cstheme="majorBidi"/>
      <w:color w:val="272727" w:themeColor="text1" w:themeTint="D8"/>
    </w:rPr>
  </w:style>
  <w:style w:type="paragraph" w:styleId="Ttulo">
    <w:name w:val="Title"/>
    <w:basedOn w:val="Normal"/>
    <w:next w:val="Normal"/>
    <w:link w:val="TtuloCar"/>
    <w:uiPriority w:val="10"/>
    <w:qFormat/>
    <w:rsid w:val="00163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33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33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33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33E0"/>
    <w:pPr>
      <w:spacing w:before="160"/>
      <w:jc w:val="center"/>
    </w:pPr>
    <w:rPr>
      <w:i/>
      <w:iCs/>
      <w:color w:val="404040" w:themeColor="text1" w:themeTint="BF"/>
    </w:rPr>
  </w:style>
  <w:style w:type="character" w:customStyle="1" w:styleId="CitaCar">
    <w:name w:val="Cita Car"/>
    <w:basedOn w:val="Fuentedeprrafopredeter"/>
    <w:link w:val="Cita"/>
    <w:uiPriority w:val="29"/>
    <w:rsid w:val="001633E0"/>
    <w:rPr>
      <w:i/>
      <w:iCs/>
      <w:color w:val="404040" w:themeColor="text1" w:themeTint="BF"/>
    </w:rPr>
  </w:style>
  <w:style w:type="paragraph" w:styleId="Prrafodelista">
    <w:name w:val="List Paragraph"/>
    <w:basedOn w:val="Normal"/>
    <w:uiPriority w:val="34"/>
    <w:qFormat/>
    <w:rsid w:val="001633E0"/>
    <w:pPr>
      <w:ind w:left="720"/>
      <w:contextualSpacing/>
    </w:pPr>
  </w:style>
  <w:style w:type="character" w:styleId="nfasisintenso">
    <w:name w:val="Intense Emphasis"/>
    <w:basedOn w:val="Fuentedeprrafopredeter"/>
    <w:uiPriority w:val="21"/>
    <w:qFormat/>
    <w:rsid w:val="001633E0"/>
    <w:rPr>
      <w:i/>
      <w:iCs/>
      <w:color w:val="0F4761" w:themeColor="accent1" w:themeShade="BF"/>
    </w:rPr>
  </w:style>
  <w:style w:type="paragraph" w:styleId="Citadestacada">
    <w:name w:val="Intense Quote"/>
    <w:basedOn w:val="Normal"/>
    <w:next w:val="Normal"/>
    <w:link w:val="CitadestacadaCar"/>
    <w:uiPriority w:val="30"/>
    <w:qFormat/>
    <w:rsid w:val="00163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33E0"/>
    <w:rPr>
      <w:i/>
      <w:iCs/>
      <w:color w:val="0F4761" w:themeColor="accent1" w:themeShade="BF"/>
    </w:rPr>
  </w:style>
  <w:style w:type="character" w:styleId="Referenciaintensa">
    <w:name w:val="Intense Reference"/>
    <w:basedOn w:val="Fuentedeprrafopredeter"/>
    <w:uiPriority w:val="32"/>
    <w:qFormat/>
    <w:rsid w:val="001633E0"/>
    <w:rPr>
      <w:b/>
      <w:bCs/>
      <w:smallCaps/>
      <w:color w:val="0F4761" w:themeColor="accent1" w:themeShade="BF"/>
      <w:spacing w:val="5"/>
    </w:rPr>
  </w:style>
  <w:style w:type="table" w:styleId="Tablaconcuadrcula">
    <w:name w:val="Table Grid"/>
    <w:basedOn w:val="Tablanormal"/>
    <w:uiPriority w:val="39"/>
    <w:rsid w:val="00A66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F83507"/>
    <w:pPr>
      <w:tabs>
        <w:tab w:val="left" w:pos="144"/>
      </w:tabs>
      <w:spacing w:after="240" w:line="240" w:lineRule="auto"/>
      <w:ind w:left="144" w:hanging="144"/>
    </w:pPr>
  </w:style>
  <w:style w:type="paragraph" w:styleId="Encabezado">
    <w:name w:val="header"/>
    <w:basedOn w:val="Normal"/>
    <w:link w:val="EncabezadoCar"/>
    <w:uiPriority w:val="99"/>
    <w:unhideWhenUsed/>
    <w:rsid w:val="005867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67B0"/>
  </w:style>
  <w:style w:type="paragraph" w:styleId="Piedepgina">
    <w:name w:val="footer"/>
    <w:basedOn w:val="Normal"/>
    <w:link w:val="PiedepginaCar"/>
    <w:uiPriority w:val="99"/>
    <w:unhideWhenUsed/>
    <w:rsid w:val="005867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67B0"/>
  </w:style>
  <w:style w:type="table" w:styleId="Tablanormal3">
    <w:name w:val="Plain Table 3"/>
    <w:basedOn w:val="Tablanormal"/>
    <w:uiPriority w:val="43"/>
    <w:rsid w:val="00FE3A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conformatoprevio">
    <w:name w:val="HTML Preformatted"/>
    <w:basedOn w:val="Normal"/>
    <w:link w:val="HTMLconformatoprevioCar"/>
    <w:uiPriority w:val="99"/>
    <w:semiHidden/>
    <w:unhideWhenUsed/>
    <w:rsid w:val="00CD4DD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D4DDA"/>
    <w:rPr>
      <w:rFonts w:ascii="Consolas" w:hAnsi="Consolas"/>
      <w:sz w:val="20"/>
      <w:szCs w:val="20"/>
    </w:rPr>
  </w:style>
  <w:style w:type="paragraph" w:styleId="Revisin">
    <w:name w:val="Revision"/>
    <w:hidden/>
    <w:uiPriority w:val="99"/>
    <w:semiHidden/>
    <w:rsid w:val="00A272FE"/>
    <w:pPr>
      <w:spacing w:after="0" w:line="240" w:lineRule="auto"/>
    </w:pPr>
  </w:style>
  <w:style w:type="character" w:styleId="Refdecomentario">
    <w:name w:val="annotation reference"/>
    <w:basedOn w:val="Fuentedeprrafopredeter"/>
    <w:uiPriority w:val="99"/>
    <w:semiHidden/>
    <w:unhideWhenUsed/>
    <w:rsid w:val="00A272FE"/>
    <w:rPr>
      <w:sz w:val="16"/>
      <w:szCs w:val="16"/>
    </w:rPr>
  </w:style>
  <w:style w:type="paragraph" w:styleId="Textocomentario">
    <w:name w:val="annotation text"/>
    <w:basedOn w:val="Normal"/>
    <w:link w:val="TextocomentarioCar"/>
    <w:uiPriority w:val="99"/>
    <w:semiHidden/>
    <w:unhideWhenUsed/>
    <w:rsid w:val="00A272F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272FE"/>
    <w:rPr>
      <w:sz w:val="20"/>
      <w:szCs w:val="20"/>
    </w:rPr>
  </w:style>
  <w:style w:type="paragraph" w:styleId="Asuntodelcomentario">
    <w:name w:val="annotation subject"/>
    <w:basedOn w:val="Textocomentario"/>
    <w:next w:val="Textocomentario"/>
    <w:link w:val="AsuntodelcomentarioCar"/>
    <w:uiPriority w:val="99"/>
    <w:semiHidden/>
    <w:unhideWhenUsed/>
    <w:rsid w:val="00A272FE"/>
    <w:rPr>
      <w:b/>
      <w:bCs/>
    </w:rPr>
  </w:style>
  <w:style w:type="character" w:customStyle="1" w:styleId="AsuntodelcomentarioCar">
    <w:name w:val="Asunto del comentario Car"/>
    <w:basedOn w:val="TextocomentarioCar"/>
    <w:link w:val="Asuntodelcomentario"/>
    <w:uiPriority w:val="99"/>
    <w:semiHidden/>
    <w:rsid w:val="00A272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8601">
      <w:bodyDiv w:val="1"/>
      <w:marLeft w:val="0"/>
      <w:marRight w:val="0"/>
      <w:marTop w:val="0"/>
      <w:marBottom w:val="0"/>
      <w:divBdr>
        <w:top w:val="none" w:sz="0" w:space="0" w:color="auto"/>
        <w:left w:val="none" w:sz="0" w:space="0" w:color="auto"/>
        <w:bottom w:val="none" w:sz="0" w:space="0" w:color="auto"/>
        <w:right w:val="none" w:sz="0" w:space="0" w:color="auto"/>
      </w:divBdr>
    </w:div>
    <w:div w:id="94834675">
      <w:bodyDiv w:val="1"/>
      <w:marLeft w:val="0"/>
      <w:marRight w:val="0"/>
      <w:marTop w:val="0"/>
      <w:marBottom w:val="0"/>
      <w:divBdr>
        <w:top w:val="none" w:sz="0" w:space="0" w:color="auto"/>
        <w:left w:val="none" w:sz="0" w:space="0" w:color="auto"/>
        <w:bottom w:val="none" w:sz="0" w:space="0" w:color="auto"/>
        <w:right w:val="none" w:sz="0" w:space="0" w:color="auto"/>
      </w:divBdr>
      <w:divsChild>
        <w:div w:id="2089840945">
          <w:marLeft w:val="0"/>
          <w:marRight w:val="0"/>
          <w:marTop w:val="0"/>
          <w:marBottom w:val="0"/>
          <w:divBdr>
            <w:top w:val="none" w:sz="0" w:space="0" w:color="auto"/>
            <w:left w:val="none" w:sz="0" w:space="0" w:color="auto"/>
            <w:bottom w:val="none" w:sz="0" w:space="0" w:color="auto"/>
            <w:right w:val="none" w:sz="0" w:space="0" w:color="auto"/>
          </w:divBdr>
          <w:divsChild>
            <w:div w:id="16898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0680">
      <w:bodyDiv w:val="1"/>
      <w:marLeft w:val="0"/>
      <w:marRight w:val="0"/>
      <w:marTop w:val="0"/>
      <w:marBottom w:val="0"/>
      <w:divBdr>
        <w:top w:val="none" w:sz="0" w:space="0" w:color="auto"/>
        <w:left w:val="none" w:sz="0" w:space="0" w:color="auto"/>
        <w:bottom w:val="none" w:sz="0" w:space="0" w:color="auto"/>
        <w:right w:val="none" w:sz="0" w:space="0" w:color="auto"/>
      </w:divBdr>
    </w:div>
    <w:div w:id="724720862">
      <w:bodyDiv w:val="1"/>
      <w:marLeft w:val="0"/>
      <w:marRight w:val="0"/>
      <w:marTop w:val="0"/>
      <w:marBottom w:val="0"/>
      <w:divBdr>
        <w:top w:val="none" w:sz="0" w:space="0" w:color="auto"/>
        <w:left w:val="none" w:sz="0" w:space="0" w:color="auto"/>
        <w:bottom w:val="none" w:sz="0" w:space="0" w:color="auto"/>
        <w:right w:val="none" w:sz="0" w:space="0" w:color="auto"/>
      </w:divBdr>
    </w:div>
    <w:div w:id="796608333">
      <w:bodyDiv w:val="1"/>
      <w:marLeft w:val="0"/>
      <w:marRight w:val="0"/>
      <w:marTop w:val="0"/>
      <w:marBottom w:val="0"/>
      <w:divBdr>
        <w:top w:val="none" w:sz="0" w:space="0" w:color="auto"/>
        <w:left w:val="none" w:sz="0" w:space="0" w:color="auto"/>
        <w:bottom w:val="none" w:sz="0" w:space="0" w:color="auto"/>
        <w:right w:val="none" w:sz="0" w:space="0" w:color="auto"/>
      </w:divBdr>
    </w:div>
    <w:div w:id="962690821">
      <w:bodyDiv w:val="1"/>
      <w:marLeft w:val="0"/>
      <w:marRight w:val="0"/>
      <w:marTop w:val="0"/>
      <w:marBottom w:val="0"/>
      <w:divBdr>
        <w:top w:val="none" w:sz="0" w:space="0" w:color="auto"/>
        <w:left w:val="none" w:sz="0" w:space="0" w:color="auto"/>
        <w:bottom w:val="none" w:sz="0" w:space="0" w:color="auto"/>
        <w:right w:val="none" w:sz="0" w:space="0" w:color="auto"/>
      </w:divBdr>
    </w:div>
    <w:div w:id="981038942">
      <w:bodyDiv w:val="1"/>
      <w:marLeft w:val="0"/>
      <w:marRight w:val="0"/>
      <w:marTop w:val="0"/>
      <w:marBottom w:val="0"/>
      <w:divBdr>
        <w:top w:val="none" w:sz="0" w:space="0" w:color="auto"/>
        <w:left w:val="none" w:sz="0" w:space="0" w:color="auto"/>
        <w:bottom w:val="none" w:sz="0" w:space="0" w:color="auto"/>
        <w:right w:val="none" w:sz="0" w:space="0" w:color="auto"/>
      </w:divBdr>
    </w:div>
    <w:div w:id="1034044226">
      <w:bodyDiv w:val="1"/>
      <w:marLeft w:val="0"/>
      <w:marRight w:val="0"/>
      <w:marTop w:val="0"/>
      <w:marBottom w:val="0"/>
      <w:divBdr>
        <w:top w:val="none" w:sz="0" w:space="0" w:color="auto"/>
        <w:left w:val="none" w:sz="0" w:space="0" w:color="auto"/>
        <w:bottom w:val="none" w:sz="0" w:space="0" w:color="auto"/>
        <w:right w:val="none" w:sz="0" w:space="0" w:color="auto"/>
      </w:divBdr>
    </w:div>
    <w:div w:id="1046947946">
      <w:bodyDiv w:val="1"/>
      <w:marLeft w:val="0"/>
      <w:marRight w:val="0"/>
      <w:marTop w:val="0"/>
      <w:marBottom w:val="0"/>
      <w:divBdr>
        <w:top w:val="none" w:sz="0" w:space="0" w:color="auto"/>
        <w:left w:val="none" w:sz="0" w:space="0" w:color="auto"/>
        <w:bottom w:val="none" w:sz="0" w:space="0" w:color="auto"/>
        <w:right w:val="none" w:sz="0" w:space="0" w:color="auto"/>
      </w:divBdr>
    </w:div>
    <w:div w:id="1095781870">
      <w:bodyDiv w:val="1"/>
      <w:marLeft w:val="0"/>
      <w:marRight w:val="0"/>
      <w:marTop w:val="0"/>
      <w:marBottom w:val="0"/>
      <w:divBdr>
        <w:top w:val="none" w:sz="0" w:space="0" w:color="auto"/>
        <w:left w:val="none" w:sz="0" w:space="0" w:color="auto"/>
        <w:bottom w:val="none" w:sz="0" w:space="0" w:color="auto"/>
        <w:right w:val="none" w:sz="0" w:space="0" w:color="auto"/>
      </w:divBdr>
    </w:div>
    <w:div w:id="1160341381">
      <w:bodyDiv w:val="1"/>
      <w:marLeft w:val="0"/>
      <w:marRight w:val="0"/>
      <w:marTop w:val="0"/>
      <w:marBottom w:val="0"/>
      <w:divBdr>
        <w:top w:val="none" w:sz="0" w:space="0" w:color="auto"/>
        <w:left w:val="none" w:sz="0" w:space="0" w:color="auto"/>
        <w:bottom w:val="none" w:sz="0" w:space="0" w:color="auto"/>
        <w:right w:val="none" w:sz="0" w:space="0" w:color="auto"/>
      </w:divBdr>
    </w:div>
    <w:div w:id="1543783568">
      <w:bodyDiv w:val="1"/>
      <w:marLeft w:val="0"/>
      <w:marRight w:val="0"/>
      <w:marTop w:val="0"/>
      <w:marBottom w:val="0"/>
      <w:divBdr>
        <w:top w:val="none" w:sz="0" w:space="0" w:color="auto"/>
        <w:left w:val="none" w:sz="0" w:space="0" w:color="auto"/>
        <w:bottom w:val="none" w:sz="0" w:space="0" w:color="auto"/>
        <w:right w:val="none" w:sz="0" w:space="0" w:color="auto"/>
      </w:divBdr>
    </w:div>
    <w:div w:id="1579483900">
      <w:bodyDiv w:val="1"/>
      <w:marLeft w:val="0"/>
      <w:marRight w:val="0"/>
      <w:marTop w:val="0"/>
      <w:marBottom w:val="0"/>
      <w:divBdr>
        <w:top w:val="none" w:sz="0" w:space="0" w:color="auto"/>
        <w:left w:val="none" w:sz="0" w:space="0" w:color="auto"/>
        <w:bottom w:val="none" w:sz="0" w:space="0" w:color="auto"/>
        <w:right w:val="none" w:sz="0" w:space="0" w:color="auto"/>
      </w:divBdr>
    </w:div>
    <w:div w:id="1618639038">
      <w:bodyDiv w:val="1"/>
      <w:marLeft w:val="0"/>
      <w:marRight w:val="0"/>
      <w:marTop w:val="0"/>
      <w:marBottom w:val="0"/>
      <w:divBdr>
        <w:top w:val="none" w:sz="0" w:space="0" w:color="auto"/>
        <w:left w:val="none" w:sz="0" w:space="0" w:color="auto"/>
        <w:bottom w:val="none" w:sz="0" w:space="0" w:color="auto"/>
        <w:right w:val="none" w:sz="0" w:space="0" w:color="auto"/>
      </w:divBdr>
    </w:div>
    <w:div w:id="1648432083">
      <w:bodyDiv w:val="1"/>
      <w:marLeft w:val="0"/>
      <w:marRight w:val="0"/>
      <w:marTop w:val="0"/>
      <w:marBottom w:val="0"/>
      <w:divBdr>
        <w:top w:val="none" w:sz="0" w:space="0" w:color="auto"/>
        <w:left w:val="none" w:sz="0" w:space="0" w:color="auto"/>
        <w:bottom w:val="none" w:sz="0" w:space="0" w:color="auto"/>
        <w:right w:val="none" w:sz="0" w:space="0" w:color="auto"/>
      </w:divBdr>
    </w:div>
    <w:div w:id="1805002450">
      <w:bodyDiv w:val="1"/>
      <w:marLeft w:val="0"/>
      <w:marRight w:val="0"/>
      <w:marTop w:val="0"/>
      <w:marBottom w:val="0"/>
      <w:divBdr>
        <w:top w:val="none" w:sz="0" w:space="0" w:color="auto"/>
        <w:left w:val="none" w:sz="0" w:space="0" w:color="auto"/>
        <w:bottom w:val="none" w:sz="0" w:space="0" w:color="auto"/>
        <w:right w:val="none" w:sz="0" w:space="0" w:color="auto"/>
      </w:divBdr>
    </w:div>
    <w:div w:id="1814250319">
      <w:bodyDiv w:val="1"/>
      <w:marLeft w:val="0"/>
      <w:marRight w:val="0"/>
      <w:marTop w:val="0"/>
      <w:marBottom w:val="0"/>
      <w:divBdr>
        <w:top w:val="none" w:sz="0" w:space="0" w:color="auto"/>
        <w:left w:val="none" w:sz="0" w:space="0" w:color="auto"/>
        <w:bottom w:val="none" w:sz="0" w:space="0" w:color="auto"/>
        <w:right w:val="none" w:sz="0" w:space="0" w:color="auto"/>
      </w:divBdr>
    </w:div>
    <w:div w:id="202011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ti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368B1-ABE2-4DFA-96B0-0631C9D09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18276</TotalTime>
  <Pages>1</Pages>
  <Words>15474</Words>
  <Characters>85113</Characters>
  <Application>Microsoft Office Word</Application>
  <DocSecurity>0</DocSecurity>
  <Lines>709</Lines>
  <Paragraphs>200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Jose Antonio Perez Molina</cp:lastModifiedBy>
  <cp:revision>57</cp:revision>
  <dcterms:created xsi:type="dcterms:W3CDTF">2025-04-12T20:03:00Z</dcterms:created>
  <dcterms:modified xsi:type="dcterms:W3CDTF">2025-06-06T13:38:00Z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id="TWJtuwmb"/&gt;&lt;style id="http://www.zotero.org/styles/the-lancet" hasBibliography="1" bibliographyStyleHasBeenSet="1"/&gt;&lt;prefs&gt;&lt;pref name="fieldType" value="Field"/&gt;&lt;pref name="automaticJournalAbbrev</vt:lpwstr>
  </property>
  <property fmtid="{D5CDD505-2E9C-101B-9397-08002B2CF9AE}" pid="3" name="ZOTERO_PREF_2">
    <vt:lpwstr>iations" value="true"/&gt;&lt;/prefs&gt;&lt;/data&gt;</vt:lpwstr>
  </property>
</Properties>
</file>