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84FA8" w14:textId="6C4F9F8A" w:rsidR="00A272FE" w:rsidRPr="000F283A" w:rsidRDefault="00A272FE" w:rsidP="000F283A">
      <w:pPr>
        <w:spacing w:line="360" w:lineRule="auto"/>
        <w:jc w:val="center"/>
        <w:rPr>
          <w:rFonts w:ascii="Times New Roman" w:hAnsi="Times New Roman" w:cs="Times New Roman"/>
          <w:b/>
          <w:bCs/>
          <w:sz w:val="28"/>
          <w:szCs w:val="28"/>
          <w:lang w:val="en-US"/>
        </w:rPr>
      </w:pPr>
      <w:commentRangeStart w:id="0"/>
      <w:r w:rsidRPr="000F283A">
        <w:rPr>
          <w:rFonts w:ascii="Times New Roman" w:hAnsi="Times New Roman" w:cs="Times New Roman"/>
          <w:b/>
          <w:bCs/>
          <w:color w:val="000000"/>
          <w:sz w:val="28"/>
          <w:szCs w:val="28"/>
          <w:lang w:val="en-US"/>
        </w:rPr>
        <w:t xml:space="preserve">Benznidazole Therapy Yields Cost-Saving Benefits for Chronic </w:t>
      </w:r>
      <w:ins w:id="1" w:author="Jara Llenas García" w:date="2025-06-18T19:37:00Z">
        <w:r w:rsidR="0090616C">
          <w:rPr>
            <w:rFonts w:ascii="Times New Roman" w:hAnsi="Times New Roman" w:cs="Times New Roman"/>
            <w:b/>
            <w:bCs/>
            <w:color w:val="000000"/>
            <w:sz w:val="28"/>
            <w:szCs w:val="28"/>
            <w:lang w:val="en-US"/>
          </w:rPr>
          <w:t>I</w:t>
        </w:r>
      </w:ins>
      <w:ins w:id="2" w:author="Jara Llenas García" w:date="2025-06-18T19:36:00Z">
        <w:r w:rsidR="0090616C">
          <w:rPr>
            <w:rFonts w:ascii="Times New Roman" w:hAnsi="Times New Roman" w:cs="Times New Roman"/>
            <w:b/>
            <w:bCs/>
            <w:color w:val="000000"/>
            <w:sz w:val="28"/>
            <w:szCs w:val="28"/>
            <w:lang w:val="en-US"/>
          </w:rPr>
          <w:t>ndeterminat</w:t>
        </w:r>
      </w:ins>
      <w:ins w:id="3" w:author="Jara Llenas García" w:date="2025-06-18T19:37:00Z">
        <w:r w:rsidR="0090616C">
          <w:rPr>
            <w:rFonts w:ascii="Times New Roman" w:hAnsi="Times New Roman" w:cs="Times New Roman"/>
            <w:b/>
            <w:bCs/>
            <w:color w:val="000000"/>
            <w:sz w:val="28"/>
            <w:szCs w:val="28"/>
            <w:lang w:val="en-US"/>
          </w:rPr>
          <w:t xml:space="preserve">e </w:t>
        </w:r>
      </w:ins>
      <w:r w:rsidRPr="000F283A">
        <w:rPr>
          <w:rFonts w:ascii="Times New Roman" w:hAnsi="Times New Roman" w:cs="Times New Roman"/>
          <w:b/>
          <w:bCs/>
          <w:color w:val="000000"/>
          <w:sz w:val="28"/>
          <w:szCs w:val="28"/>
          <w:lang w:val="en-US"/>
        </w:rPr>
        <w:t>Chagas Disease in a European Healthcare Context</w:t>
      </w:r>
    </w:p>
    <w:commentRangeEnd w:id="0"/>
    <w:p w14:paraId="3693D25C" w14:textId="77777777" w:rsidR="00A272FE" w:rsidRDefault="00EB74AD" w:rsidP="003567E7">
      <w:pPr>
        <w:spacing w:line="360" w:lineRule="auto"/>
        <w:rPr>
          <w:lang w:val="en-US"/>
        </w:rPr>
      </w:pPr>
      <w:r>
        <w:rPr>
          <w:rStyle w:val="Refdecomentario"/>
        </w:rPr>
        <w:commentReference w:id="0"/>
      </w:r>
    </w:p>
    <w:p w14:paraId="2FC1E5C2" w14:textId="1B57828A"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ins w:id="4" w:author="Jara Llenas García" w:date="2025-06-18T18:18:00Z">
        <w:r w:rsidR="00B2243A" w:rsidRPr="00B2243A">
          <w:rPr>
            <w:rFonts w:ascii="Times New Roman" w:hAnsi="Times New Roman" w:cs="Times New Roman"/>
            <w:vertAlign w:val="superscript"/>
            <w:rPrChange w:id="5" w:author="Jara Llenas García" w:date="2025-06-18T18:18:00Z">
              <w:rPr>
                <w:rFonts w:ascii="Times New Roman" w:hAnsi="Times New Roman" w:cs="Times New Roman"/>
              </w:rPr>
            </w:rPrChange>
          </w:rPr>
          <w:t>2,</w:t>
        </w:r>
      </w:ins>
      <w:r w:rsidRPr="000F283A">
        <w:rPr>
          <w:rFonts w:ascii="Times New Roman" w:hAnsi="Times New Roman" w:cs="Times New Roman"/>
          <w:vertAlign w:val="superscript"/>
        </w:rPr>
        <w:t>4,5</w:t>
      </w:r>
      <w:del w:id="6" w:author="Jara Llenas García" w:date="2025-06-18T18:18:00Z">
        <w:r w:rsidR="00A272FE" w:rsidRPr="000F283A" w:rsidDel="00B2243A">
          <w:rPr>
            <w:rFonts w:ascii="Times New Roman" w:hAnsi="Times New Roman" w:cs="Times New Roman"/>
            <w:vertAlign w:val="superscript"/>
          </w:rPr>
          <w:delText>,6</w:delText>
        </w:r>
      </w:del>
      <w:r w:rsidRPr="000F283A">
        <w:rPr>
          <w:rFonts w:ascii="Times New Roman" w:hAnsi="Times New Roman" w:cs="Times New Roman"/>
        </w:rPr>
        <w:t xml:space="preserve">, </w:t>
      </w:r>
      <w:proofErr w:type="spellStart"/>
      <w:r w:rsidRPr="000F283A">
        <w:rPr>
          <w:rFonts w:ascii="Times New Roman" w:hAnsi="Times New Roman" w:cs="Times New Roman"/>
        </w:rPr>
        <w:t>Jose</w:t>
      </w:r>
      <w:proofErr w:type="spellEnd"/>
      <w:r w:rsidRPr="000F283A">
        <w:rPr>
          <w:rFonts w:ascii="Times New Roman" w:hAnsi="Times New Roman" w:cs="Times New Roman"/>
        </w:rPr>
        <w:t xml:space="preserv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603BF94A" w:rsidR="006439F1" w:rsidRPr="00B2243A" w:rsidRDefault="00B2243A" w:rsidP="003567E7">
      <w:pPr>
        <w:pStyle w:val="Prrafodelista"/>
        <w:numPr>
          <w:ilvl w:val="0"/>
          <w:numId w:val="1"/>
        </w:numPr>
        <w:spacing w:line="360" w:lineRule="auto"/>
        <w:rPr>
          <w:rFonts w:ascii="Times New Roman" w:hAnsi="Times New Roman" w:cs="Times New Roman"/>
          <w:lang w:val="en-GB"/>
          <w:rPrChange w:id="7" w:author="Jara Llenas García" w:date="2025-06-18T18:19:00Z">
            <w:rPr>
              <w:rFonts w:ascii="Times New Roman" w:hAnsi="Times New Roman" w:cs="Times New Roman"/>
            </w:rPr>
          </w:rPrChange>
        </w:rPr>
      </w:pPr>
      <w:ins w:id="8" w:author="Jara Llenas García" w:date="2025-06-18T18:19:00Z">
        <w:r w:rsidRPr="00B2243A">
          <w:rPr>
            <w:kern w:val="0"/>
            <w:lang w:val="en-GB"/>
            <w14:ligatures w14:val="none"/>
            <w:rPrChange w:id="9" w:author="Jara Llenas García" w:date="2025-06-18T18:19:00Z">
              <w:rPr>
                <w:kern w:val="0"/>
                <w14:ligatures w14:val="none"/>
              </w:rPr>
            </w:rPrChange>
          </w:rPr>
          <w:t xml:space="preserve">Clinical Medicine Department. </w:t>
        </w:r>
        <w:r>
          <w:rPr>
            <w:kern w:val="0"/>
            <w:lang w:val="en-GB"/>
            <w14:ligatures w14:val="none"/>
          </w:rPr>
          <w:t>Miguel Hernández University, Elche, Spain.</w:t>
        </w:r>
      </w:ins>
      <w:del w:id="10" w:author="Jara Llenas García" w:date="2025-06-18T18:19:00Z">
        <w:r w:rsidR="006439F1" w:rsidRPr="00B2243A" w:rsidDel="00B2243A">
          <w:rPr>
            <w:rFonts w:ascii="Times New Roman" w:hAnsi="Times New Roman" w:cs="Times New Roman"/>
            <w:lang w:val="en-GB"/>
            <w:rPrChange w:id="11" w:author="Jara Llenas García" w:date="2025-06-18T18:19:00Z">
              <w:rPr>
                <w:rFonts w:ascii="Times New Roman" w:hAnsi="Times New Roman" w:cs="Times New Roman"/>
              </w:rPr>
            </w:rPrChange>
          </w:rPr>
          <w:delText>Departamento de Medicina Clínica. Universidad Miguel Hernández de Elche</w:delText>
        </w:r>
      </w:del>
      <w:r w:rsidR="006439F1" w:rsidRPr="00B2243A">
        <w:rPr>
          <w:rFonts w:ascii="Times New Roman" w:hAnsi="Times New Roman" w:cs="Times New Roman"/>
          <w:lang w:val="en-GB"/>
          <w:rPrChange w:id="12" w:author="Jara Llenas García" w:date="2025-06-18T18:19:00Z">
            <w:rPr>
              <w:rFonts w:ascii="Times New Roman" w:hAnsi="Times New Roman" w:cs="Times New Roman"/>
            </w:rPr>
          </w:rPrChange>
        </w:rPr>
        <w:t>.</w:t>
      </w:r>
    </w:p>
    <w:p w14:paraId="42DD34D9" w14:textId="1CD537D1"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 xml:space="preserve">National Referral Centre for Tropical Diseases. Infectious Diseases Department. </w:t>
      </w:r>
      <w:proofErr w:type="spellStart"/>
      <w:r w:rsidRPr="000F283A">
        <w:rPr>
          <w:rFonts w:ascii="Times New Roman" w:hAnsi="Times New Roman" w:cs="Times New Roman"/>
          <w:lang w:val="en-US"/>
        </w:rPr>
        <w:t>Universitary</w:t>
      </w:r>
      <w:proofErr w:type="spellEnd"/>
      <w:r w:rsidRPr="000F283A">
        <w:rPr>
          <w:rFonts w:ascii="Times New Roman" w:hAnsi="Times New Roman" w:cs="Times New Roman"/>
          <w:lang w:val="en-US"/>
        </w:rPr>
        <w:t xml:space="preserve"> Hospital Ramón y Cajal (IRYCIS), Madrid, Spain</w:t>
      </w:r>
    </w:p>
    <w:p w14:paraId="29A7A373" w14:textId="7116CFBB" w:rsidR="00A272FE" w:rsidRPr="00B2243A" w:rsidRDefault="00A272FE" w:rsidP="003567E7">
      <w:pPr>
        <w:pStyle w:val="Prrafodelista"/>
        <w:numPr>
          <w:ilvl w:val="0"/>
          <w:numId w:val="1"/>
        </w:numPr>
        <w:spacing w:line="360" w:lineRule="auto"/>
        <w:rPr>
          <w:rFonts w:ascii="Times New Roman" w:hAnsi="Times New Roman" w:cs="Times New Roman"/>
          <w:lang w:val="en-GB"/>
          <w:rPrChange w:id="13" w:author="Jara Llenas García" w:date="2025-06-18T18:19:00Z">
            <w:rPr>
              <w:rFonts w:ascii="Times New Roman" w:hAnsi="Times New Roman" w:cs="Times New Roman"/>
            </w:rPr>
          </w:rPrChange>
        </w:rPr>
      </w:pPr>
      <w:r w:rsidRPr="00B2243A">
        <w:rPr>
          <w:rFonts w:ascii="Times New Roman" w:hAnsi="Times New Roman" w:cs="Times New Roman"/>
          <w:lang w:val="en-GB"/>
          <w:rPrChange w:id="14" w:author="Jara Llenas García" w:date="2025-06-18T18:19:00Z">
            <w:rPr>
              <w:rFonts w:ascii="Times New Roman" w:hAnsi="Times New Roman" w:cs="Times New Roman"/>
            </w:rPr>
          </w:rPrChange>
        </w:rPr>
        <w:t xml:space="preserve">CIBERINFEC, </w:t>
      </w:r>
      <w:del w:id="15" w:author="Jara Llenas García" w:date="2025-06-18T18:19:00Z">
        <w:r w:rsidRPr="00B2243A" w:rsidDel="00B2243A">
          <w:rPr>
            <w:rFonts w:ascii="Times New Roman" w:hAnsi="Times New Roman" w:cs="Times New Roman"/>
            <w:lang w:val="en-GB"/>
            <w:rPrChange w:id="16" w:author="Jara Llenas García" w:date="2025-06-18T18:19:00Z">
              <w:rPr>
                <w:rFonts w:ascii="Times New Roman" w:hAnsi="Times New Roman" w:cs="Times New Roman"/>
              </w:rPr>
            </w:rPrChange>
          </w:rPr>
          <w:delText xml:space="preserve">Instituto de Salud </w:delText>
        </w:r>
      </w:del>
      <w:r w:rsidRPr="00B2243A">
        <w:rPr>
          <w:rFonts w:ascii="Times New Roman" w:hAnsi="Times New Roman" w:cs="Times New Roman"/>
          <w:lang w:val="en-GB"/>
          <w:rPrChange w:id="17" w:author="Jara Llenas García" w:date="2025-06-18T18:19:00Z">
            <w:rPr>
              <w:rFonts w:ascii="Times New Roman" w:hAnsi="Times New Roman" w:cs="Times New Roman"/>
            </w:rPr>
          </w:rPrChange>
        </w:rPr>
        <w:t>Carlos III</w:t>
      </w:r>
      <w:ins w:id="18" w:author="Jara Llenas García" w:date="2025-06-18T18:19:00Z">
        <w:r w:rsidR="00B2243A" w:rsidRPr="00B2243A">
          <w:rPr>
            <w:rFonts w:ascii="Times New Roman" w:hAnsi="Times New Roman" w:cs="Times New Roman"/>
            <w:lang w:val="en-GB"/>
            <w:rPrChange w:id="19" w:author="Jara Llenas García" w:date="2025-06-18T18:19:00Z">
              <w:rPr>
                <w:rFonts w:ascii="Times New Roman" w:hAnsi="Times New Roman" w:cs="Times New Roman"/>
              </w:rPr>
            </w:rPrChange>
          </w:rPr>
          <w:t xml:space="preserve"> Health I</w:t>
        </w:r>
        <w:r w:rsidR="00B2243A">
          <w:rPr>
            <w:rFonts w:ascii="Times New Roman" w:hAnsi="Times New Roman" w:cs="Times New Roman"/>
            <w:lang w:val="en-GB"/>
          </w:rPr>
          <w:t>nstitut</w:t>
        </w:r>
      </w:ins>
      <w:ins w:id="20" w:author="Jara Llenas García" w:date="2025-06-18T18:20:00Z">
        <w:r w:rsidR="00B2243A">
          <w:rPr>
            <w:rFonts w:ascii="Times New Roman" w:hAnsi="Times New Roman" w:cs="Times New Roman"/>
            <w:lang w:val="en-GB"/>
          </w:rPr>
          <w:t>e</w:t>
        </w:r>
      </w:ins>
      <w:r w:rsidRPr="00B2243A">
        <w:rPr>
          <w:rFonts w:ascii="Times New Roman" w:hAnsi="Times New Roman" w:cs="Times New Roman"/>
          <w:lang w:val="en-GB"/>
          <w:rPrChange w:id="21" w:author="Jara Llenas García" w:date="2025-06-18T18:19:00Z">
            <w:rPr>
              <w:rFonts w:ascii="Times New Roman" w:hAnsi="Times New Roman" w:cs="Times New Roman"/>
            </w:rPr>
          </w:rPrChange>
        </w:rPr>
        <w:t>, Madrid, Spain</w:t>
      </w:r>
    </w:p>
    <w:p w14:paraId="62446E9E" w14:textId="132C238F" w:rsidR="006439F1" w:rsidRPr="000F283A" w:rsidRDefault="00B2243A" w:rsidP="003567E7">
      <w:pPr>
        <w:pStyle w:val="Prrafodelista"/>
        <w:numPr>
          <w:ilvl w:val="0"/>
          <w:numId w:val="1"/>
        </w:numPr>
        <w:spacing w:line="360" w:lineRule="auto"/>
        <w:rPr>
          <w:rFonts w:ascii="Times New Roman" w:hAnsi="Times New Roman" w:cs="Times New Roman"/>
        </w:rPr>
      </w:pPr>
      <w:ins w:id="22" w:author="Jara Llenas García" w:date="2025-06-18T18:19:00Z">
        <w:r>
          <w:rPr>
            <w:kern w:val="0"/>
            <w:lang w:val="en-GB"/>
            <w14:ligatures w14:val="none"/>
          </w:rPr>
          <w:t xml:space="preserve">Infectious Diseases-Internal Medicine Department. </w:t>
        </w:r>
        <w:r>
          <w:rPr>
            <w:kern w:val="0"/>
            <w14:ligatures w14:val="none"/>
          </w:rPr>
          <w:t xml:space="preserve">Hospital Vega Baja-FISABIO, Orihuela (Alicante), </w:t>
        </w:r>
        <w:proofErr w:type="spellStart"/>
        <w:r>
          <w:rPr>
            <w:kern w:val="0"/>
            <w14:ligatures w14:val="none"/>
          </w:rPr>
          <w:t>Spain</w:t>
        </w:r>
      </w:ins>
      <w:proofErr w:type="spellEnd"/>
      <w:ins w:id="23" w:author="Jara Llenas García" w:date="2025-06-18T18:20:00Z">
        <w:r>
          <w:rPr>
            <w:kern w:val="0"/>
            <w14:ligatures w14:val="none"/>
          </w:rPr>
          <w:t>.</w:t>
        </w:r>
      </w:ins>
      <w:del w:id="24" w:author="Jara Llenas García" w:date="2025-06-18T18:19:00Z">
        <w:r w:rsidR="006439F1" w:rsidRPr="000F283A" w:rsidDel="00B2243A">
          <w:rPr>
            <w:rFonts w:ascii="Times New Roman" w:hAnsi="Times New Roman" w:cs="Times New Roman"/>
          </w:rPr>
          <w:delText>Servicio de Medicina Interna/Enfermedades Infecciosas. Hospital Vega Baja-FISABIO</w:delText>
        </w:r>
      </w:del>
      <w:r w:rsidR="006439F1" w:rsidRPr="000F283A">
        <w:rPr>
          <w:rFonts w:ascii="Times New Roman" w:hAnsi="Times New Roman" w:cs="Times New Roman"/>
        </w:rPr>
        <w:t>.</w:t>
      </w:r>
    </w:p>
    <w:p w14:paraId="29C02ACF" w14:textId="052E5718"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0BA16D06" w14:textId="77777777" w:rsidR="006439F1" w:rsidRPr="000F283A" w:rsidRDefault="006439F1" w:rsidP="003567E7">
      <w:pPr>
        <w:spacing w:line="360" w:lineRule="auto"/>
        <w:rPr>
          <w:rFonts w:ascii="Times New Roman" w:hAnsi="Times New Roman" w:cs="Times New Roman"/>
        </w:rPr>
      </w:pPr>
    </w:p>
    <w:p w14:paraId="7F7A3400" w14:textId="03E75636" w:rsidR="006439F1" w:rsidRPr="000F283A" w:rsidRDefault="0052768E" w:rsidP="003567E7">
      <w:pPr>
        <w:spacing w:line="360" w:lineRule="auto"/>
        <w:rPr>
          <w:rFonts w:ascii="Times New Roman" w:hAnsi="Times New Roman" w:cs="Times New Roman"/>
          <w:lang w:val="en-US"/>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proofErr w:type="spellEnd"/>
      <w:r w:rsidRPr="000F283A">
        <w:rPr>
          <w:rFonts w:ascii="Times New Roman" w:hAnsi="Times New Roman" w:cs="Times New Roman"/>
        </w:rPr>
        <w:t xml:space="preserve">: Philip Erick Wikman Jorgensen, Servicio de Medicina Interna, Hospital General Universitario </w:t>
      </w:r>
      <w:r w:rsidR="0075271E" w:rsidRPr="000F283A">
        <w:rPr>
          <w:rFonts w:ascii="Times New Roman" w:hAnsi="Times New Roman" w:cs="Times New Roman"/>
        </w:rPr>
        <w:t xml:space="preserve">de Elda, </w:t>
      </w:r>
      <w:proofErr w:type="spellStart"/>
      <w:r w:rsidRPr="000F283A">
        <w:rPr>
          <w:rFonts w:ascii="Times New Roman" w:hAnsi="Times New Roman" w:cs="Times New Roman"/>
        </w:rPr>
        <w:t>Ctra</w:t>
      </w:r>
      <w:proofErr w:type="spellEnd"/>
      <w:r w:rsidRPr="000F283A">
        <w:rPr>
          <w:rFonts w:ascii="Times New Roman" w:hAnsi="Times New Roman" w:cs="Times New Roman"/>
        </w:rPr>
        <w:t xml:space="preserve"> Elda-Sax s/n</w:t>
      </w:r>
      <w:r w:rsidR="0075271E" w:rsidRPr="000F283A">
        <w:rPr>
          <w:rFonts w:ascii="Times New Roman" w:hAnsi="Times New Roman" w:cs="Times New Roman"/>
        </w:rPr>
        <w:t xml:space="preserve">, CP 03600. </w:t>
      </w:r>
      <w:r w:rsidR="0075271E" w:rsidRPr="000F283A">
        <w:rPr>
          <w:rFonts w:ascii="Times New Roman" w:hAnsi="Times New Roman" w:cs="Times New Roman"/>
          <w:lang w:val="en-US"/>
        </w:rPr>
        <w:t>Spain.</w:t>
      </w:r>
    </w:p>
    <w:p w14:paraId="56C34CAE" w14:textId="77777777" w:rsidR="0075271E" w:rsidRPr="000F283A"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Objectives: To evaluate the cost-effectiveness of benznidazole treatment for chronic Chagas disease in a European healthcare setting. The study focuses on patients with chronic asymptomatic Chagas disease.</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1896A459"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Pr="002A40E0">
        <w:rPr>
          <w:rFonts w:ascii="Times New Roman" w:hAnsi="Times New Roman" w:cs="Times New Roman"/>
          <w:lang w:val="en-US"/>
        </w:rPr>
        <w:t>. A weakness of the study is the assumption of a constant migrant population. Reporting was done in accordance with the CHEERS statement.</w:t>
      </w:r>
    </w:p>
    <w:p w14:paraId="15CCCA0A" w14:textId="5A0A2FB6"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probabilistic sensitivity analysis (PSA), the median incremental cost-effectiveness ratio (ICER) was €-69,372 (95% credible interval). More than 95% of simulations showed benznidazole to be cost-saving. The expected value of perfect information (EVPI) was calculated at €1</w:t>
      </w:r>
      <w:r w:rsidR="009206CE" w:rsidRPr="002A40E0">
        <w:rPr>
          <w:rFonts w:ascii="Times New Roman" w:hAnsi="Times New Roman" w:cs="Times New Roman"/>
          <w:lang w:val="en-US"/>
        </w:rPr>
        <w:t>·</w:t>
      </w:r>
      <w:r w:rsidRPr="002A40E0">
        <w:rPr>
          <w:rFonts w:ascii="Times New Roman" w:hAnsi="Times New Roman" w:cs="Times New Roman"/>
          <w:lang w:val="en-US"/>
        </w:rPr>
        <w:t>2 million per year over the study period.</w:t>
      </w:r>
    </w:p>
    <w:p w14:paraId="6C6FAB49"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2A40E0" w:rsidRDefault="00A272FE" w:rsidP="003567E7">
      <w:pPr>
        <w:spacing w:line="360" w:lineRule="auto"/>
        <w:rPr>
          <w:rFonts w:ascii="Times New Roman" w:hAnsi="Times New Roman" w:cs="Times New Roman"/>
        </w:rPr>
      </w:pPr>
      <w:commentRangeStart w:id="25"/>
      <w:ins w:id="26" w:author="Jose Antonio Perez Molina" w:date="2025-06-03T09:04:00Z">
        <w:r w:rsidRPr="002A40E0">
          <w:rPr>
            <w:rFonts w:ascii="Times New Roman" w:hAnsi="Times New Roman" w:cs="Times New Roman"/>
            <w:rPrChange w:id="27" w:author="Jose Antonio Perez Molina" w:date="2025-06-03T09:04:00Z">
              <w:rPr>
                <w:lang w:val="en-US"/>
              </w:rPr>
            </w:rPrChange>
          </w:rPr>
          <w:t xml:space="preserve">Mirar al final cuando tengamos el texto </w:t>
        </w:r>
        <w:r w:rsidRPr="002A40E0">
          <w:rPr>
            <w:rFonts w:ascii="Times New Roman" w:hAnsi="Times New Roman" w:cs="Times New Roman"/>
          </w:rPr>
          <w:t>finiquitad</w:t>
        </w:r>
      </w:ins>
      <w:ins w:id="28" w:author="Jose Antonio Perez Molina" w:date="2025-06-03T09:05:00Z">
        <w:r w:rsidRPr="002A40E0">
          <w:rPr>
            <w:rFonts w:ascii="Times New Roman" w:hAnsi="Times New Roman" w:cs="Times New Roman"/>
          </w:rPr>
          <w:t>o</w:t>
        </w:r>
      </w:ins>
      <w:commentRangeEnd w:id="25"/>
      <w:r w:rsidR="001B79F9">
        <w:rPr>
          <w:rStyle w:val="Refdecomentario"/>
        </w:rPr>
        <w:commentReference w:id="25"/>
      </w:r>
    </w:p>
    <w:p w14:paraId="2086FF7D" w14:textId="77777777" w:rsidR="000975C3" w:rsidRPr="00123985" w:rsidRDefault="000975C3" w:rsidP="003567E7">
      <w:pPr>
        <w:spacing w:line="360" w:lineRule="auto"/>
      </w:pPr>
    </w:p>
    <w:p w14:paraId="17E0E41A" w14:textId="77777777" w:rsidR="000975C3" w:rsidRPr="00123985" w:rsidRDefault="000975C3" w:rsidP="003567E7">
      <w:pPr>
        <w:spacing w:line="360" w:lineRule="auto"/>
      </w:pPr>
    </w:p>
    <w:p w14:paraId="4BE4DD70" w14:textId="24CD03BF" w:rsidR="00516740" w:rsidRDefault="00516740">
      <w: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462E40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63073C" w:rsidRPr="000F283A">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a lack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1512A2C6"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Latin American countries, accounting for 12,000 deaths per year and affecting nearly 6 million people—particularly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DD6C06" w:rsidRPr="000F283A">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estimates","volume":"90","author":[{"family":"WHO","given":""}],"issued":{"date-parts":[["2015",2,6]]}}},{"id":112,"uris":["http://zotero.org/users/1599338/items/UVIPMC34"],"itemData":{"id":112,"type":"article-journal","container-title":"The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0420F" w:rsidRPr="000F283A">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States","volume":"10","author":[{"family":"Manne-Goehler","given":"Jennifer"},{"family":"Umeh","given":"Chukwuemeka A."},{"family":"Montgomery","given":"Susan P."},{"family":"Wirtz","given":"Veronika J."}],"editor":[{"family":"Dumonteil","given":"Eric"}],"issued":{"date-parts":[["2016",11,7]]}}},{"id":159,"uris":["http://zotero.org/groups/5772643/items/9XVZYUJY"],"itemData":{"id":159,"type":"article-journal","abstract":"Background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Europe","volume":"9","author":[{"family":"Requena-Méndez","given":"Ana"},{"family":"Aldasoro","given":"Edelweiss"},{"family":"De Lazzari","given":"Elisa"},{"family":"Sicuri","given":"Elisa"},{"family":"Brown","given":"Michael"},{"family":"Moore","given":"David A. J."},{"family":"Gascon","given":"Joaquim"},{"family":"Muñoz","given":"Jose"}],"editor":[{"family":"Rodrigues","given":"Mauricio Martins"}],"issued":{"date-parts":[["2015",2,13]]}}},{"id":34,"uris":["http://zotero.org/groups/5772643/items/3M2AUGYG"],"itemData":{"id":34,"type":"article-journal","abstract":"Chagas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Acute infections are often asymptomatic and therefore frequently go undetected. They can occur at any age and may present with fever, lymphadenopathy, hepatosplenomegaly, and a localized lesion at the site of parasite entry (referred to as a “</w:t>
      </w:r>
      <w:proofErr w:type="spellStart"/>
      <w:r w:rsidR="00C22E6F" w:rsidRPr="000F283A">
        <w:rPr>
          <w:rFonts w:ascii="Times New Roman" w:hAnsi="Times New Roman" w:cs="Times New Roman"/>
          <w:lang w:val="en-US"/>
        </w:rPr>
        <w:t>chagoma</w:t>
      </w:r>
      <w:proofErr w:type="spellEnd"/>
      <w:r w:rsidR="00C22E6F" w:rsidRPr="000F283A">
        <w:rPr>
          <w:rFonts w:ascii="Times New Roman" w:hAnsi="Times New Roman" w:cs="Times New Roman"/>
          <w:lang w:val="en-US"/>
        </w:rPr>
        <w:t>”). However, severe cases are uncommon (1–5%).</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1947EA94" w14:textId="775867E8" w:rsidR="002E7295" w:rsidRPr="000F283A" w:rsidRDefault="00904FA4" w:rsidP="003567E7">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rates decline to 60–93% in children up to 13 years of age and are lower in adolescents under 18 years.</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Among patients with visceral involvement, it remains unclear whether benznidazole halts disease progression.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1283F" w:rsidRPr="000F283A">
        <w:rPr>
          <w:rFonts w:ascii="Times New Roman" w:hAnsi="Times New Roman" w:cs="Times New Roman"/>
          <w:lang w:val="en-US"/>
        </w:rPr>
        <w:fldChar w:fldCharType="end"/>
      </w:r>
    </w:p>
    <w:p w14:paraId="52BF872D" w14:textId="458D9F1B" w:rsidR="002E7295" w:rsidRPr="000F283A" w:rsidRDefault="00C834B3" w:rsidP="002E7295">
      <w:pPr>
        <w:spacing w:line="360" w:lineRule="auto"/>
        <w:rPr>
          <w:rFonts w:ascii="Times New Roman" w:hAnsi="Times New Roman" w:cs="Times New Roman"/>
          <w:lang w:val="en-US"/>
        </w:rPr>
      </w:pPr>
      <w:r w:rsidRPr="000F283A">
        <w:rPr>
          <w:rFonts w:ascii="Times New Roman" w:hAnsi="Times New Roman" w:cs="Times New Roman"/>
          <w:lang w:val="en-US"/>
        </w:rPr>
        <w:t>In addition to its effectiveness in early phases of the disease</w:t>
      </w:r>
      <w:r w:rsidR="00904FA4" w:rsidRPr="000F283A">
        <w:rPr>
          <w:rFonts w:ascii="Times New Roman" w:hAnsi="Times New Roman" w:cs="Times New Roman"/>
          <w:lang w:val="en-US"/>
        </w:rPr>
        <w:t xml:space="preserve">, treatment has proven highly </w:t>
      </w:r>
      <w:r w:rsidRPr="000F283A">
        <w:rPr>
          <w:rFonts w:ascii="Times New Roman" w:hAnsi="Times New Roman" w:cs="Times New Roman"/>
          <w:lang w:val="en-US"/>
        </w:rPr>
        <w:t>effective</w:t>
      </w:r>
      <w:r w:rsidR="00904FA4" w:rsidRPr="000F283A">
        <w:rPr>
          <w:rFonts w:ascii="Times New Roman" w:hAnsi="Times New Roman" w:cs="Times New Roman"/>
          <w:lang w:val="en-US"/>
        </w:rPr>
        <w:t xml:space="preserve"> in preventing mother-to-child transmission and may provide benefits for those with chronic indeterminate infection.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10</w:t>
      </w:r>
      <w:r w:rsidR="00E1283F"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3B357F" w:rsidRPr="000F283A">
        <w:rPr>
          <w:rFonts w:ascii="Times New Roman" w:hAnsi="Times New Roman" w:cs="Times New Roman"/>
          <w:lang w:val="en-US"/>
        </w:rPr>
        <w:t xml:space="preserve">However, in countries such as Spain where there is a high level of awareness of Chagas disease, the undertreatment rate is </w:t>
      </w:r>
      <w:r w:rsidR="002630DF" w:rsidRPr="000F283A">
        <w:rPr>
          <w:rFonts w:ascii="Times New Roman" w:hAnsi="Times New Roman" w:cs="Times New Roman"/>
          <w:lang w:val="en-US"/>
        </w:rPr>
        <w:t xml:space="preserve">high, estimated at </w:t>
      </w:r>
      <w:r w:rsidR="003B357F" w:rsidRPr="000F283A">
        <w:rPr>
          <w:rFonts w:ascii="Times New Roman" w:hAnsi="Times New Roman" w:cs="Times New Roman"/>
          <w:lang w:val="en-US"/>
        </w:rPr>
        <w:t>82·5% in patients aged 15 years or older and 60% in children.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{"citationID":"ZSz6Nuhp","properties":{"formattedCitation":"\\super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00E1283F" w:rsidRPr="000F283A">
        <w:rPr>
          <w:rFonts w:ascii="Times New Roman" w:hAnsi="Times New Roman" w:cs="Times New Roman"/>
          <w:lang w:val="en-US"/>
        </w:rPr>
        <w:fldChar w:fldCharType="end"/>
      </w:r>
      <w:r w:rsidR="003B357F" w:rsidRPr="000F283A">
        <w:rPr>
          <w:rFonts w:ascii="Times New Roman" w:hAnsi="Times New Roman" w:cs="Times New Roman"/>
          <w:lang w:val="en-US"/>
        </w:rPr>
        <w:t xml:space="preserve"> </w:t>
      </w:r>
      <w:commentRangeStart w:id="29"/>
      <w:r w:rsidR="002630DF" w:rsidRPr="000F283A">
        <w:rPr>
          <w:rFonts w:ascii="Times New Roman" w:hAnsi="Times New Roman" w:cs="Times New Roman"/>
          <w:lang w:val="en-US"/>
        </w:rPr>
        <w:t>Barriers to treatment include limited medication availability, challenges accessing healthcare services, and drug costs</w:t>
      </w:r>
      <w:commentRangeEnd w:id="29"/>
      <w:r w:rsidR="00CD4824">
        <w:rPr>
          <w:rStyle w:val="Refdecomentario"/>
        </w:rPr>
        <w:commentReference w:id="29"/>
      </w:r>
      <w:r w:rsidR="002630DF" w:rsidRPr="000F283A">
        <w:rPr>
          <w:rFonts w:ascii="Times New Roman" w:hAnsi="Times New Roman" w:cs="Times New Roman"/>
          <w:lang w:val="en-US"/>
        </w:rPr>
        <w:t>.</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volume":"23","author":[{"family":"Iglesias-Rus","given":"Laura"},{"family":"Boquete","given":"Teresa"},{"family":"Romay-Barja","given":"María"},{"family":"Benito","given":"Agustín"},{"family":"Jordan","given":"Briggitte"},{"family":"Blasco-Hernández","given":"Teresa"}],"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w:t>
      </w:r>
      <w:commentRangeStart w:id="30"/>
      <w:r w:rsidR="002630DF" w:rsidRPr="000F283A">
        <w:rPr>
          <w:rFonts w:ascii="Times New Roman" w:hAnsi="Times New Roman" w:cs="Times New Roman"/>
          <w:lang w:val="en-US"/>
        </w:rPr>
        <w:t xml:space="preserve">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 xml:space="preserve">cases </w:t>
      </w:r>
      <w:commentRangeEnd w:id="30"/>
      <w:r w:rsidR="00CD4824">
        <w:rPr>
          <w:rStyle w:val="Refdecomentario"/>
        </w:rPr>
        <w:commentReference w:id="30"/>
      </w:r>
      <w:r w:rsidR="002630DF" w:rsidRPr="000F283A">
        <w:rPr>
          <w:rFonts w:ascii="Times New Roman" w:hAnsi="Times New Roman" w:cs="Times New Roman"/>
          <w:lang w:val="en-US"/>
        </w:rPr>
        <w:t>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xml:space="preserve">, leading to significantly increased expenses for care, complex treatments, the use of devices such as defibrillators or pacemakers, and a decline in </w:t>
      </w:r>
      <w:r w:rsidR="002630DF" w:rsidRPr="000F283A">
        <w:rPr>
          <w:rFonts w:ascii="Times New Roman" w:hAnsi="Times New Roman" w:cs="Times New Roman"/>
          <w:lang w:val="en-US"/>
        </w:rPr>
        <w:lastRenderedPageBreak/>
        <w:t>patients’ quality of life.</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r w:rsidR="002E7295" w:rsidRPr="000F283A">
        <w:rPr>
          <w:rFonts w:ascii="Times New Roman" w:hAnsi="Times New Roman" w:cs="Times New Roman"/>
          <w:kern w:val="0"/>
          <w:lang w:val="en-US"/>
          <w14:ligatures w14:val="none"/>
        </w:rPr>
        <w:t xml:space="preserve">In this study, we aim to </w:t>
      </w:r>
      <w:proofErr w:type="spellStart"/>
      <w:r w:rsidR="002E7295" w:rsidRPr="000F283A">
        <w:rPr>
          <w:rFonts w:ascii="Times New Roman" w:hAnsi="Times New Roman" w:cs="Times New Roman"/>
          <w:kern w:val="0"/>
          <w:lang w:val="en-US"/>
          <w14:ligatures w14:val="none"/>
        </w:rPr>
        <w:t>analyse</w:t>
      </w:r>
      <w:proofErr w:type="spellEnd"/>
      <w:r w:rsidR="002E7295"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730C8268" w14:textId="77777777" w:rsidR="002E7295" w:rsidRPr="000F283A" w:rsidRDefault="002E7295" w:rsidP="003567E7">
      <w:pPr>
        <w:spacing w:line="360" w:lineRule="auto"/>
        <w:rPr>
          <w:rFonts w:ascii="Times New Roman" w:hAnsi="Times New Roman" w:cs="Times New Roman"/>
          <w:lang w:val="en-US"/>
        </w:rPr>
      </w:pPr>
    </w:p>
    <w:p w14:paraId="7F5B85F5" w14:textId="6AB2740C" w:rsidR="00516740" w:rsidRPr="000F283A" w:rsidRDefault="002D3946" w:rsidP="003567E7">
      <w:pPr>
        <w:spacing w:line="360" w:lineRule="auto"/>
        <w:rPr>
          <w:rFonts w:ascii="Times New Roman" w:hAnsi="Times New Roman" w:cs="Times New Roman"/>
          <w:lang w:val="en-US"/>
        </w:rPr>
      </w:pPr>
      <w:commentRangeStart w:id="31"/>
      <w:r w:rsidRPr="000F283A">
        <w:rPr>
          <w:rFonts w:ascii="Times New Roman" w:hAnsi="Times New Roman" w:cs="Times New Roman"/>
          <w:lang w:val="en-US"/>
        </w:rPr>
        <w:t>Chagas disease is a neglected tropical disease. It is mainly distributed in South America, and it is estimated that 6-7 million people are infected worldwide.</w:t>
      </w:r>
      <w:r w:rsidRPr="000F283A">
        <w:rPr>
          <w:rFonts w:ascii="Times New Roman" w:hAnsi="Times New Roman" w:cs="Times New Roman"/>
          <w:lang w:val="en-US"/>
        </w:rPr>
        <w:fldChar w:fldCharType="begin"/>
      </w:r>
      <w:r w:rsidRPr="000F283A">
        <w:rPr>
          <w:rFonts w:ascii="Times New Roman" w:hAnsi="Times New Roman" w:cs="Times New Roman"/>
          <w:lang w:val="en-US"/>
        </w:rPr>
        <w:instrText xml:space="preserve"> ADDIN ZOTERO_ITEM CSL_CITATION {"citationID":"uHcNVN93","properties":{"formattedCitation":"\\super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Pr="000F283A">
        <w:rPr>
          <w:rFonts w:ascii="Times New Roman" w:hAnsi="Times New Roman" w:cs="Times New Roman"/>
          <w:lang w:val="en-US"/>
        </w:rPr>
        <w:fldChar w:fldCharType="end"/>
      </w:r>
      <w:r w:rsidR="005905A3" w:rsidRPr="000F283A">
        <w:rPr>
          <w:rFonts w:ascii="Times New Roman" w:hAnsi="Times New Roman" w:cs="Times New Roman"/>
          <w:lang w:val="en-US"/>
        </w:rPr>
        <w:t xml:space="preserve"> </w:t>
      </w:r>
      <w:r w:rsidR="00656AFD" w:rsidRPr="000F283A">
        <w:rPr>
          <w:rFonts w:ascii="Times New Roman" w:hAnsi="Times New Roman" w:cs="Times New Roman"/>
          <w:lang w:val="en-US"/>
        </w:rPr>
        <w:t>M</w:t>
      </w:r>
      <w:r w:rsidR="005905A3" w:rsidRPr="000F283A">
        <w:rPr>
          <w:rFonts w:ascii="Times New Roman" w:hAnsi="Times New Roman" w:cs="Times New Roman"/>
          <w:lang w:val="en-US"/>
        </w:rPr>
        <w:t>igrations have</w:t>
      </w:r>
      <w:r w:rsidR="00656AFD" w:rsidRPr="000F283A">
        <w:rPr>
          <w:rFonts w:ascii="Times New Roman" w:hAnsi="Times New Roman" w:cs="Times New Roman"/>
          <w:lang w:val="en-US"/>
        </w:rPr>
        <w:t xml:space="preserve"> recently</w:t>
      </w:r>
      <w:r w:rsidR="005905A3" w:rsidRPr="000F283A">
        <w:rPr>
          <w:rFonts w:ascii="Times New Roman" w:hAnsi="Times New Roman" w:cs="Times New Roman"/>
          <w:lang w:val="en-US"/>
        </w:rPr>
        <w:t xml:space="preserve"> changed the epidemiological picture and made Chagas disease an important issue outside Latin America. </w:t>
      </w:r>
    </w:p>
    <w:p w14:paraId="494AED0D" w14:textId="70DC0060" w:rsidR="00C2701F" w:rsidRPr="000F283A" w:rsidRDefault="005905A3" w:rsidP="003567E7">
      <w:pPr>
        <w:spacing w:line="360" w:lineRule="auto"/>
        <w:rPr>
          <w:rFonts w:ascii="Times New Roman" w:hAnsi="Times New Roman" w:cs="Times New Roman"/>
          <w:lang w:val="en-US"/>
        </w:rPr>
      </w:pPr>
      <w:r w:rsidRPr="000F283A">
        <w:rPr>
          <w:rFonts w:ascii="Times New Roman" w:hAnsi="Times New Roman" w:cs="Times New Roman"/>
          <w:lang w:val="en-US"/>
        </w:rPr>
        <w:t>USA and Spain are the countries with most migrants from Chagas disease endemic areas and thus the countries with most cases. In Spain it is estimated that 55367 patients live with Chagas disease and 82</w:t>
      </w:r>
      <w:r w:rsidR="002342FB" w:rsidRPr="000F283A">
        <w:rPr>
          <w:rFonts w:ascii="Times New Roman" w:hAnsi="Times New Roman" w:cs="Times New Roman"/>
          <w:lang w:val="en-US"/>
        </w:rPr>
        <w:t>·</w:t>
      </w:r>
      <w:r w:rsidRPr="000F283A">
        <w:rPr>
          <w:rFonts w:ascii="Times New Roman" w:hAnsi="Times New Roman" w:cs="Times New Roman"/>
          <w:lang w:val="en-US"/>
        </w:rPr>
        <w:t>5% go untreated.</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{"citationID":"R93Ps6iJ","properties":{"formattedCitation":"\\super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Pr="000F283A">
        <w:rPr>
          <w:rFonts w:ascii="Times New Roman" w:hAnsi="Times New Roman" w:cs="Times New Roman"/>
          <w:i/>
          <w:iCs/>
          <w:lang w:val="en-US"/>
        </w:rPr>
        <w:t>Trypanosoma cruzi</w:t>
      </w:r>
      <w:r w:rsidRPr="000F283A">
        <w:rPr>
          <w:rFonts w:ascii="Times New Roman" w:hAnsi="Times New Roman" w:cs="Times New Roman"/>
          <w:lang w:val="en-US"/>
        </w:rPr>
        <w:t xml:space="preserve"> </w:t>
      </w:r>
      <w:r w:rsidR="003B2C13" w:rsidRPr="000F283A">
        <w:rPr>
          <w:rFonts w:ascii="Times New Roman" w:hAnsi="Times New Roman" w:cs="Times New Roman"/>
          <w:lang w:val="en-US"/>
        </w:rPr>
        <w:t xml:space="preserve">is mainly transmitted by the hematophagous insect </w:t>
      </w:r>
      <w:r w:rsidR="003B2C13" w:rsidRPr="000F283A">
        <w:rPr>
          <w:rFonts w:ascii="Times New Roman" w:hAnsi="Times New Roman" w:cs="Times New Roman"/>
          <w:i/>
          <w:iCs/>
          <w:lang w:val="en-US"/>
        </w:rPr>
        <w:t xml:space="preserve">Triatoma infestans. </w:t>
      </w:r>
      <w:r w:rsidR="003B2C13" w:rsidRPr="000F283A">
        <w:rPr>
          <w:rFonts w:ascii="Times New Roman" w:hAnsi="Times New Roman" w:cs="Times New Roman"/>
          <w:lang w:val="en-US"/>
        </w:rPr>
        <w:t xml:space="preserve">When it feeds on humans, it produces a small wound, where it may deposit feces with eggs of </w:t>
      </w:r>
      <w:r w:rsidR="003B2C13" w:rsidRPr="000F283A">
        <w:rPr>
          <w:rFonts w:ascii="Times New Roman" w:hAnsi="Times New Roman" w:cs="Times New Roman"/>
          <w:i/>
          <w:iCs/>
          <w:lang w:val="en-US"/>
        </w:rPr>
        <w:t>Trypanosoma cruzi</w:t>
      </w:r>
      <w:r w:rsidR="003B2C13" w:rsidRPr="000F283A">
        <w:rPr>
          <w:rFonts w:ascii="Times New Roman" w:hAnsi="Times New Roman" w:cs="Times New Roman"/>
          <w:lang w:val="en-US"/>
        </w:rPr>
        <w:t xml:space="preserve">. The parasite may also be acquired by the ingestion of foods contaminated with triatomine feces, by blood transfusion, through pregnancy and delivery as well as through organ transplantation. </w:t>
      </w:r>
      <w:r w:rsidR="00D14010" w:rsidRPr="000F283A">
        <w:rPr>
          <w:rFonts w:ascii="Times New Roman" w:hAnsi="Times New Roman" w:cs="Times New Roman"/>
          <w:lang w:val="en-US"/>
        </w:rPr>
        <w:t xml:space="preserve">Most acute infections are asymptomatic and thus may not be identified. In the classical vector-borne infection, symptoms develop after one to two weeks, mainly consisting of fevers, malaise, lymphadenopathy and hepatosplenomegaly.  There are characteristic cutaneous signs that may develop, consisting in erythema and swelling at the site of the parasite entrance. This is known as a </w:t>
      </w:r>
      <w:proofErr w:type="spellStart"/>
      <w:r w:rsidR="00D14010" w:rsidRPr="000F283A">
        <w:rPr>
          <w:rFonts w:ascii="Times New Roman" w:hAnsi="Times New Roman" w:cs="Times New Roman"/>
          <w:lang w:val="en-US"/>
        </w:rPr>
        <w:t>Chagoma</w:t>
      </w:r>
      <w:proofErr w:type="spellEnd"/>
      <w:r w:rsidR="00D14010" w:rsidRPr="000F283A">
        <w:rPr>
          <w:rFonts w:ascii="Times New Roman" w:hAnsi="Times New Roman" w:cs="Times New Roman"/>
          <w:lang w:val="en-US"/>
        </w:rPr>
        <w:t xml:space="preserve">. When the </w:t>
      </w:r>
      <w:proofErr w:type="spellStart"/>
      <w:r w:rsidR="00D14010" w:rsidRPr="000F283A">
        <w:rPr>
          <w:rFonts w:ascii="Times New Roman" w:hAnsi="Times New Roman" w:cs="Times New Roman"/>
          <w:lang w:val="en-US"/>
        </w:rPr>
        <w:t>Chagoma</w:t>
      </w:r>
      <w:proofErr w:type="spellEnd"/>
      <w:r w:rsidR="00D14010" w:rsidRPr="000F283A">
        <w:rPr>
          <w:rFonts w:ascii="Times New Roman" w:hAnsi="Times New Roman" w:cs="Times New Roman"/>
          <w:lang w:val="en-US"/>
        </w:rPr>
        <w:t xml:space="preserve"> develops in the </w:t>
      </w:r>
      <w:proofErr w:type="spellStart"/>
      <w:r w:rsidR="00D14010" w:rsidRPr="000F283A">
        <w:rPr>
          <w:rFonts w:ascii="Times New Roman" w:hAnsi="Times New Roman" w:cs="Times New Roman"/>
          <w:lang w:val="en-US"/>
        </w:rPr>
        <w:t>periorbitary</w:t>
      </w:r>
      <w:proofErr w:type="spellEnd"/>
      <w:r w:rsidR="00D14010" w:rsidRPr="000F283A">
        <w:rPr>
          <w:rFonts w:ascii="Times New Roman" w:hAnsi="Times New Roman" w:cs="Times New Roman"/>
          <w:lang w:val="en-US"/>
        </w:rPr>
        <w:t xml:space="preserve"> structures it is called Romaña´s sign. </w:t>
      </w:r>
      <w:r w:rsidR="00B52036" w:rsidRPr="000F283A">
        <w:rPr>
          <w:rFonts w:ascii="Times New Roman" w:hAnsi="Times New Roman" w:cs="Times New Roman"/>
          <w:lang w:val="en-US"/>
        </w:rPr>
        <w:t xml:space="preserve">Acute infection may be severe and have high mortality in patients developing fulminant myocarditis or meningoencephalitis. </w:t>
      </w:r>
      <w:r w:rsidR="001D321D" w:rsidRPr="000F283A">
        <w:rPr>
          <w:rFonts w:ascii="Times New Roman" w:hAnsi="Times New Roman" w:cs="Times New Roman"/>
          <w:lang w:val="en-US"/>
        </w:rPr>
        <w:t xml:space="preserve"> Patients treated with antiparasitic drugs in the acute phase cure the disease un up to 85% of cases.</w:t>
      </w:r>
      <w:r w:rsidR="000836D7" w:rsidRPr="000F283A">
        <w:rPr>
          <w:rFonts w:ascii="Times New Roman" w:hAnsi="Times New Roman" w:cs="Times New Roman"/>
          <w:lang w:val="en-US"/>
        </w:rPr>
        <w:fldChar w:fldCharType="begin"/>
      </w:r>
      <w:r w:rsidR="0063073C" w:rsidRPr="000F283A">
        <w:rPr>
          <w:rFonts w:ascii="Times New Roman" w:hAnsi="Times New Roman" w:cs="Times New Roman"/>
          <w:lang w:val="en-US"/>
        </w:rPr>
        <w:instrText xml:space="preserve"> ADDIN ZOTERO_ITEM CSL_CITATION {"citationID":"HeR1HAxd","properties":{"formattedCitation":"\\super 2\\nosupersub{}","plainCitation":"2","noteIndex":0},"citationItems":[{"id":118,"uris":["http://zotero.org/groups/5772643/items/TBCLMJ8E"],"itemData":{"id":118,"type":"article-magazine","abstract":"The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H."}],"issued":{"date-parts":[["2011"]]}}}],"schema":"https://github.com/citation-style-language/schema/raw/master/csl-citation.json"} </w:instrText>
      </w:r>
      <w:r w:rsidR="000836D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w:t>
      </w:r>
      <w:r w:rsidR="000836D7" w:rsidRPr="000F283A">
        <w:rPr>
          <w:rFonts w:ascii="Times New Roman" w:hAnsi="Times New Roman" w:cs="Times New Roman"/>
          <w:lang w:val="en-US"/>
        </w:rPr>
        <w:fldChar w:fldCharType="end"/>
      </w:r>
      <w:r w:rsidR="001D321D" w:rsidRPr="000F283A">
        <w:rPr>
          <w:rFonts w:ascii="Times New Roman" w:hAnsi="Times New Roman" w:cs="Times New Roman"/>
          <w:lang w:val="en-US"/>
        </w:rPr>
        <w:t xml:space="preserve"> Patients that are not treated develop the lifelong chronic disease, that may be indeterminate, cardiac, digestive or mixed cardiac and digestive. </w:t>
      </w:r>
      <w:r w:rsidR="00F21B8B" w:rsidRPr="000F283A">
        <w:rPr>
          <w:rFonts w:ascii="Times New Roman" w:hAnsi="Times New Roman" w:cs="Times New Roman"/>
          <w:lang w:val="en-US"/>
        </w:rPr>
        <w:t xml:space="preserve">This chronic infection may be asymptomatic or </w:t>
      </w:r>
      <w:r w:rsidR="00BC0F19" w:rsidRPr="000F283A">
        <w:rPr>
          <w:rFonts w:ascii="Times New Roman" w:hAnsi="Times New Roman" w:cs="Times New Roman"/>
          <w:lang w:val="en-US"/>
        </w:rPr>
        <w:t xml:space="preserve">indeterminate or </w:t>
      </w:r>
      <w:r w:rsidR="00F21B8B" w:rsidRPr="000F283A">
        <w:rPr>
          <w:rFonts w:ascii="Times New Roman" w:hAnsi="Times New Roman" w:cs="Times New Roman"/>
          <w:lang w:val="en-US"/>
        </w:rPr>
        <w:t xml:space="preserve">develop, </w:t>
      </w:r>
      <w:r w:rsidR="00656AFD" w:rsidRPr="000F283A">
        <w:rPr>
          <w:rFonts w:ascii="Times New Roman" w:hAnsi="Times New Roman" w:cs="Times New Roman"/>
          <w:lang w:val="en-US"/>
        </w:rPr>
        <w:t>through a long interplay of diverse cytokines</w:t>
      </w:r>
      <w:r w:rsidR="00F21B8B" w:rsidRPr="000F283A">
        <w:rPr>
          <w:rFonts w:ascii="Times New Roman" w:hAnsi="Times New Roman" w:cs="Times New Roman"/>
          <w:lang w:val="en-US"/>
        </w:rPr>
        <w:t>, a heart disease, a digestive disease or a mixed disease</w:t>
      </w:r>
      <w:r w:rsidR="00EA72EB" w:rsidRPr="000F283A">
        <w:rPr>
          <w:rFonts w:ascii="Times New Roman" w:hAnsi="Times New Roman" w:cs="Times New Roman"/>
          <w:lang w:val="en-US"/>
        </w:rPr>
        <w:t>.</w:t>
      </w:r>
      <w:r w:rsidR="00EA72E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{"citationID":"vi5QMvaQ","properties":{"formattedCitation":"\\super 13\\nosupersub{}","plainCitation":"13","noteIndex":0},"citationItems":[{"id":116,"uris":["http://zotero.org/groups/5772643/items/843L9J74"],"itemData":{"id":116,"type":"article-journal","abstract":"Immunoregulatory networks may have a role in controlling parasitemia in the chronic phase of human Chagas disease. The aim was to describe the serum cytokine profile of Trypanosoma cruzi in chronically infected patients and to evaluate its relationship with parasitemia and Chagas cardiomyopathy.","container-title":"Parasitology Research","DOI":"10.1007/s00436-023-08042-8","ISSN":"0932-0113, 1432-1955","issue":"1","journalAbbreviation":"Parasitol Res","language":"en","page":"66","source":"DOI.org (Crossref)","title":"Cytokine profile levels and their relationship with parasitemia and cardiomyopathy in people with Chagas disease in Spain. A prospective observational study","volume":"123","author":[{"family":"Ramos-Rincon","given":"Jose-Manuel"},{"family":"Torrús-Tendero","given":"Diego"},{"family":"García-Morante","given":"Hilarion"},{"family":"Gimeno-Gascón","given":"Adelina"},{"family":"Marco","given":"Francisco"},{"family":"Gil-Anguita","given":"Concepción"},{"family":"Wikman-Jorgensen","given":"Philip"},{"family":"Lucas-Dato","given":"Ana"},{"family":"Rodriguez-Diaz","given":"Juan-Carlos"},{"family":"Amador","given":"Concepción"},{"family":"Llenas-García","given":"Jara"}],"issued":{"date-parts":[["2024",1]]}}}],"schema":"https://github.com/citation-style-language/schema/raw/master/csl-citation.json"} </w:instrText>
      </w:r>
      <w:r w:rsidR="00EA72E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A72EB" w:rsidRPr="000F283A">
        <w:rPr>
          <w:rFonts w:ascii="Times New Roman" w:hAnsi="Times New Roman" w:cs="Times New Roman"/>
          <w:lang w:val="en-US"/>
        </w:rPr>
        <w:fldChar w:fldCharType="end"/>
      </w:r>
      <w:r w:rsidR="00BC0F19" w:rsidRPr="000F283A">
        <w:rPr>
          <w:rFonts w:ascii="Times New Roman" w:hAnsi="Times New Roman" w:cs="Times New Roman"/>
          <w:lang w:val="en-US"/>
        </w:rPr>
        <w:t xml:space="preserve"> </w:t>
      </w:r>
      <w:r w:rsidR="002E414B" w:rsidRPr="000F283A">
        <w:rPr>
          <w:rFonts w:ascii="Times New Roman" w:hAnsi="Times New Roman" w:cs="Times New Roman"/>
          <w:lang w:val="en-US"/>
        </w:rPr>
        <w:t>Approximately</w:t>
      </w:r>
      <w:r w:rsidR="00BC0F19" w:rsidRPr="000F283A">
        <w:rPr>
          <w:rFonts w:ascii="Times New Roman" w:hAnsi="Times New Roman" w:cs="Times New Roman"/>
          <w:lang w:val="en-US"/>
        </w:rPr>
        <w:t xml:space="preserve"> 30-40% of patients progress from the indeterminate form to the cardiac and/or gastrointestinal disease. </w:t>
      </w:r>
    </w:p>
    <w:p w14:paraId="4DB27A58" w14:textId="2468F9B4" w:rsidR="00C23292" w:rsidRPr="000F283A" w:rsidRDefault="003567E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Benznidazole is a </w:t>
      </w:r>
      <w:r w:rsidR="00C22C7C" w:rsidRPr="000F283A">
        <w:rPr>
          <w:rFonts w:ascii="Times New Roman" w:hAnsi="Times New Roman" w:cs="Times New Roman"/>
          <w:lang w:val="en-US"/>
        </w:rPr>
        <w:t xml:space="preserve">2- </w:t>
      </w:r>
      <w:r w:rsidR="00D466A2" w:rsidRPr="000F283A">
        <w:rPr>
          <w:rFonts w:ascii="Times New Roman" w:hAnsi="Times New Roman" w:cs="Times New Roman"/>
          <w:lang w:val="en-US"/>
        </w:rPr>
        <w:t xml:space="preserve">nitroimidazole, that is at present the main treatment for </w:t>
      </w:r>
      <w:r w:rsidR="002D3946" w:rsidRPr="000F283A">
        <w:rPr>
          <w:rFonts w:ascii="Times New Roman" w:hAnsi="Times New Roman" w:cs="Times New Roman"/>
          <w:i/>
          <w:iCs/>
          <w:lang w:val="en-US"/>
        </w:rPr>
        <w:t>Trypanosoma cruzi</w:t>
      </w:r>
      <w:r w:rsidR="002D3946" w:rsidRPr="000F283A">
        <w:rPr>
          <w:rFonts w:ascii="Times New Roman" w:hAnsi="Times New Roman" w:cs="Times New Roman"/>
          <w:lang w:val="en-US"/>
        </w:rPr>
        <w:t xml:space="preserve"> infection</w:t>
      </w:r>
      <w:r w:rsidR="00D466A2" w:rsidRPr="000F283A">
        <w:rPr>
          <w:rFonts w:ascii="Times New Roman" w:hAnsi="Times New Roman" w:cs="Times New Roman"/>
          <w:lang w:val="en-US"/>
        </w:rPr>
        <w:t xml:space="preserve">. It is indicated in the acute </w:t>
      </w:r>
      <w:r w:rsidR="002D3946" w:rsidRPr="000F283A">
        <w:rPr>
          <w:rFonts w:ascii="Times New Roman" w:hAnsi="Times New Roman" w:cs="Times New Roman"/>
          <w:lang w:val="en-US"/>
        </w:rPr>
        <w:t>infection, congenital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t xml:space="preserve"> reactivation cases of </w:t>
      </w:r>
      <w:r w:rsidR="00D466A2" w:rsidRPr="000F283A">
        <w:rPr>
          <w:rFonts w:ascii="Times New Roman" w:hAnsi="Times New Roman" w:cs="Times New Roman"/>
          <w:lang w:val="en-US"/>
        </w:rPr>
        <w:t>immunosuppressed patients</w:t>
      </w:r>
      <w:r w:rsidR="002D3946" w:rsidRPr="000F283A">
        <w:rPr>
          <w:rFonts w:ascii="Times New Roman" w:hAnsi="Times New Roman" w:cs="Times New Roman"/>
          <w:lang w:val="en-US"/>
        </w:rPr>
        <w:t>, women of childbearing age with chronic infection and children with chronic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{"citationID":"iSSBNXyy","properties":{"formattedCitation":"\\super 14\\nosupersub{}","plainCitation":"14","noteIndex":0},"citationItems":[{"id":114,"uris":["http://zotero.org/groups/5772643/items/4UXJQYYM"],"itemData":{"id":114,"type":"article-journal","abstract":"Purpose of Review This review seeks to describe the updates in the literature – particularly with regards to the epidemiology and diagnosis of Chagas disease. Additionally, this paper describes updates to the antiparasitic treatment for Chagas disease. Recent Findings With regards to changing epidemiology, autochthonous cases are being found within the USA in addition to Latin America. Additionally, there appears to be more intermixing of discrete typing units—meaning, they are not confined to specific geographic regions. Screening for Chagas disease is recommended in persons who lived in areas with endemic Chagas, persons wtih family member diagnosed with Chagas Disease, persons who have lived in homes of natural material in Latin America, and persons with history of kissing bug bites. Treatment for the parasitic infection remains limited to benznidazole and nifurtimox, and the role of these treatments in Chagas cardiomyopathy has not yet been definitively defined. Finally, indications for and management of heart transplant in the setting of Chagas disease are discussed.","container-title":"Current Cardiology Reports","DOI":"10.1007/s11886-024-02113-7","ISSN":"1523-3782, 1534-3170","issue":"10","journalAbbreviation":"Curr Cardiol Rep","language":"en","page":"1105-1112","source":"DOI.org (Crossref)","title":"Chagas Disease: Epidemiology, Diagnosis, and Treatment","title-short":"Chagas Disease","volume":"26","author":[{"family":"Swett","given":"Michael C."},{"family":"Rayes","given":"Danny L."},{"family":"Campos","given":"Silvia Vidal"},{"family":"Kumar","given":"Rebecca N."}],"issued":{"date-parts":[["2024",10]]}}}],"schema":"https://github.com/citation-style-language/schema/raw/master/csl-citation.json"} </w:instrText>
      </w:r>
      <w:r w:rsidR="002D3946"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14</w:t>
      </w:r>
      <w:r w:rsidR="002D3946" w:rsidRPr="000F283A">
        <w:rPr>
          <w:rFonts w:ascii="Times New Roman" w:hAnsi="Times New Roman" w:cs="Times New Roman"/>
          <w:lang w:val="en-US"/>
        </w:rPr>
        <w:fldChar w:fldCharType="end"/>
      </w:r>
      <w:r w:rsidR="00D466A2" w:rsidRPr="000F283A">
        <w:rPr>
          <w:rFonts w:ascii="Times New Roman" w:hAnsi="Times New Roman" w:cs="Times New Roman"/>
          <w:lang w:val="en-US"/>
        </w:rPr>
        <w:t xml:space="preserve"> In patients with Chronic determinate or indeterminate Chagas disease and mild disease, it is unclear whether disease progression is haltered by treatment or not.</w:t>
      </w:r>
      <w:r w:rsidR="00D466A2"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{"citationID":"7GHnzsjs","properties":{"formattedCitation":"\\super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00D466A2" w:rsidRPr="000F283A">
        <w:rPr>
          <w:rFonts w:ascii="Times New Roman" w:hAnsi="Times New Roman" w:cs="Times New Roman"/>
          <w:lang w:val="en-US"/>
        </w:rPr>
        <w:fldChar w:fldCharType="end"/>
      </w:r>
      <w:r w:rsidR="00C22C7C" w:rsidRPr="000F283A">
        <w:rPr>
          <w:rFonts w:ascii="Times New Roman" w:hAnsi="Times New Roman" w:cs="Times New Roman"/>
          <w:lang w:val="en-US"/>
        </w:rPr>
        <w:t xml:space="preserve"> The only clinical trial undertaken so far to evaluate the effect of Benznidazole in patients with chronic Chagas cardiomyopathy, the BENEFIT trial, showed a significant reduction in serum parasite detection, but did not reduce clinical cardiac deterioration through 5 years of follow-up.</w:t>
      </w:r>
      <w:r w:rsidR="00C22C7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{"citationID":"ZXe8yAN6","properties":{"formattedCitation":"\\super 15\\nosupersub{}","plainCitation":"15","noteIndex":0},"citationItems":[{"id":120,"uris":["http://zotero.org/groups/5772643/items/7LPHGXHX"],"itemData":{"id":120,"type":"article-journal","abstract":"BACKGROUND The role of trypanocidal therapy in patients with established Chagas’ cardiomyopathy is unproven.\nMETHODS We conducted a prospective, multicenter, randomized study involving 2854 patients with Chagas’ cardiomyopathy who received benznidazole or placebo for up to 80 days and were followed for a mean of 5.4 years. The primary outcome in the time-to-event analysis was the first event of any of the components of the composite outcome of death, resuscitated cardiac arrest, sustained ventricular tachycardia, insertion of a pacemaker or implantable cardioverter–defibrillator, cardiac transplantation, new heart failure, stroke, or other thromboembolic event.\nRESULTS The primary outcome occurred in 394 patients (27.5%) in the benznidazole group and in 414 (29.1%) in the placebo group (hazard ratio, 0.93; 95% confidence interval [CI], 0.81 to 1.07; P = 0.31). At baseline, a polymerase-chain-reaction (PCR) assay was performed on blood samples obtained from 1896 patients; 60.5% had positive results for Trypanosoma cruzi on PCR. The rates of conversion to negative PCR results (PCR conversion) were 66.2% in the benznidazole group and 33.5% in the placebo group at the end of treatment, 55.4% and 35.3%, respectively, at 2 years, and 46.7% and 33.1%, respectively, at 5 years or more (P&lt;0.001 for all comparisons). The effect of treatment on PCR conversion varied according to geographic region: in Brazil, the odds ratio for PCR conversion was 3.03 (95% CI, 2.12 to 4.34) at 2 years and 1.87 (95% CI, 1.33 to 2.63) at 5 or more years; in Colombia and El Salvador, the odds ratio was 1.33 (95% CI, 0.90 to 1.98) at 2 years and 0.96 (95% CI, 0.63 to 1.45) at 5 or more years; and in Argentina and Bolivia, the odds ratio was 2.63 (95% CI, 1.89 to 3.66) at 2 years and 2.79 (95% CI, 1.99 to 3.92) at 5 or more years (P&lt;0.001 for interaction). However, the rates of PCR conversion did not correspond to effects on clinical outcome (P = 0.16 for interaction).\nCONCLUSIONS Trypanocidal therapy with benznidazole in patients with established Chagas’ cardiomyopathy significantly reduced serum parasite detection but did not significantly reduce cardiac clinical deterioration through 5 years of follow-up. (Funded by the Population Health Research Institute and others; ClinicalTrials.gov number, NCT00123916; Current Controlled Trials number, ISRCTN13967269.)","container-title":"New England Journal of Medicine","DOI":"10.1056/nejmoa1507574","ISSN":"0028-4793, 1533-4406","issue":"14","journalAbbreviation":"N Engl J Med","language":"en","note":"publisher: Massachusetts Medical Society","page":"1295-1306","source":"Crossref","title":"Randomized Trial of Benznidazole for Chronic Chagas’ Cardiomyopathy","volume":"373","author":[{"family":"Morillo","given":"Carlos A."},{"family":"Marin-Neto","given":"Jose Antonio"},{"family":"Avezum","given":"Alvaro"},{"family":"Sosa-Estani","given":"Sergio"},{"family":"Rassi","given":"Anis"},{"family":"Rosas","given":"Fernando"},{"family":"Villena","given":"Erick"},{"family":"Quiroz","given":"Roberto"},{"family":"Bonilla","given":"Rina"},{"family":"Britto","given":"Constança"},{"family":"Guhl","given":"Felipe"},{"family":"Velazquez","given":"Elsa"},{"family":"Bonilla","given":"Laura"},{"family":"Meeks","given":"Brandi"},{"family":"Rao-Melacini","given":"Purnima"},{"family":"Pogue","given":"Janice"},{"family":"Mattos","given":"Antonio"},{"family":"Lazdins","given":"Janis"},{"family":"Rassi","given":"Anis"},{"family":"Connolly","given":"Stuart J."},{"family":"Yusuf","given":"Salim"}],"issued":{"date-parts":[["2015",10]]}}}],"schema":"https://github.com/citation-style-language/schema/raw/master/csl-citation.json"} </w:instrText>
      </w:r>
      <w:r w:rsidR="00C22C7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15</w:t>
      </w:r>
      <w:r w:rsidR="00C22C7C"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Moreover, usefulness is limited by significant toxicity, with poor tolerability profile.</w:t>
      </w:r>
      <w:r w:rsidR="00567AE1"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{"citationID":"y0HqnRui","properties":{"formattedCitation":"\\super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567AE1"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4</w:t>
      </w:r>
      <w:r w:rsidR="00567AE1"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Also, a</w:t>
      </w:r>
      <w:r w:rsidR="002217CE" w:rsidRPr="000F283A">
        <w:rPr>
          <w:rFonts w:ascii="Times New Roman" w:hAnsi="Times New Roman" w:cs="Times New Roman"/>
          <w:lang w:val="en-US"/>
        </w:rPr>
        <w:t>t present</w:t>
      </w:r>
      <w:r w:rsidR="00567AE1" w:rsidRPr="000F283A">
        <w:rPr>
          <w:rFonts w:ascii="Times New Roman" w:hAnsi="Times New Roman" w:cs="Times New Roman"/>
          <w:lang w:val="en-US"/>
        </w:rPr>
        <w:t>,</w:t>
      </w:r>
      <w:r w:rsidR="002217CE" w:rsidRPr="000F283A">
        <w:rPr>
          <w:rFonts w:ascii="Times New Roman" w:hAnsi="Times New Roman" w:cs="Times New Roman"/>
          <w:lang w:val="en-US"/>
        </w:rPr>
        <w:t xml:space="preserve"> Benznidazol</w:t>
      </w:r>
      <w:r w:rsidR="00BC0F19" w:rsidRPr="000F283A">
        <w:rPr>
          <w:rFonts w:ascii="Times New Roman" w:hAnsi="Times New Roman" w:cs="Times New Roman"/>
          <w:lang w:val="en-US"/>
        </w:rPr>
        <w:t>e</w:t>
      </w:r>
      <w:r w:rsidR="002217CE" w:rsidRPr="000F283A">
        <w:rPr>
          <w:rFonts w:ascii="Times New Roman" w:hAnsi="Times New Roman" w:cs="Times New Roman"/>
          <w:lang w:val="en-US"/>
        </w:rPr>
        <w:t xml:space="preserve"> is not </w:t>
      </w:r>
      <w:r w:rsidR="00C872A1" w:rsidRPr="000F283A">
        <w:rPr>
          <w:rFonts w:ascii="Times New Roman" w:hAnsi="Times New Roman" w:cs="Times New Roman"/>
          <w:lang w:val="en-US"/>
        </w:rPr>
        <w:t>commercialized</w:t>
      </w:r>
      <w:r w:rsidR="002217CE" w:rsidRPr="000F283A">
        <w:rPr>
          <w:rFonts w:ascii="Times New Roman" w:hAnsi="Times New Roman" w:cs="Times New Roman"/>
          <w:lang w:val="en-US"/>
        </w:rPr>
        <w:t xml:space="preserve"> in the European </w:t>
      </w:r>
      <w:r w:rsidR="005867B0" w:rsidRPr="000F283A">
        <w:rPr>
          <w:rFonts w:ascii="Times New Roman" w:hAnsi="Times New Roman" w:cs="Times New Roman"/>
          <w:lang w:val="en-US"/>
        </w:rPr>
        <w:t>Union and</w:t>
      </w:r>
      <w:r w:rsidR="002217CE" w:rsidRPr="000F283A">
        <w:rPr>
          <w:rFonts w:ascii="Times New Roman" w:hAnsi="Times New Roman" w:cs="Times New Roman"/>
          <w:lang w:val="en-US"/>
        </w:rPr>
        <w:t xml:space="preserve"> not </w:t>
      </w:r>
      <w:r w:rsidR="00DE0C1F" w:rsidRPr="000F283A">
        <w:rPr>
          <w:rFonts w:ascii="Times New Roman" w:hAnsi="Times New Roman" w:cs="Times New Roman"/>
          <w:lang w:val="en-US"/>
        </w:rPr>
        <w:t>financed</w:t>
      </w:r>
      <w:r w:rsidR="005867B0" w:rsidRPr="000F283A">
        <w:rPr>
          <w:rFonts w:ascii="Times New Roman" w:hAnsi="Times New Roman" w:cs="Times New Roman"/>
          <w:lang w:val="en-US"/>
        </w:rPr>
        <w:t xml:space="preserve"> in the National Health System in Spain. </w:t>
      </w:r>
      <w:r w:rsidR="00BA73A4" w:rsidRPr="000F283A">
        <w:rPr>
          <w:rFonts w:ascii="Times New Roman" w:hAnsi="Times New Roman" w:cs="Times New Roman"/>
          <w:lang w:val="en-US"/>
        </w:rPr>
        <w:t xml:space="preserve">On </w:t>
      </w:r>
      <w:r w:rsidR="00BA73A4" w:rsidRPr="000F283A">
        <w:rPr>
          <w:rFonts w:ascii="Times New Roman" w:hAnsi="Times New Roman" w:cs="Times New Roman"/>
          <w:lang w:val="en-US"/>
        </w:rPr>
        <w:lastRenderedPageBreak/>
        <w:t>the other hand, costs of follow-up of untreated Chagas disease patients and treatment of possible complications in patients that progress to a determinate form is substantial.</w:t>
      </w:r>
      <w:r w:rsidR="00697A1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{"citationID":"Zis40qBM","properties":{"formattedCitation":"\\super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697A1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697A1B" w:rsidRPr="000F283A">
        <w:rPr>
          <w:rFonts w:ascii="Times New Roman" w:hAnsi="Times New Roman" w:cs="Times New Roman"/>
          <w:lang w:val="en-US"/>
        </w:rPr>
        <w:fldChar w:fldCharType="end"/>
      </w:r>
      <w:r w:rsidR="00BA73A4" w:rsidRPr="000F283A">
        <w:rPr>
          <w:rFonts w:ascii="Times New Roman" w:hAnsi="Times New Roman" w:cs="Times New Roman"/>
          <w:lang w:val="en-US"/>
        </w:rPr>
        <w:t xml:space="preserve"> </w:t>
      </w:r>
      <w:r w:rsidR="005867B0" w:rsidRPr="000F283A">
        <w:rPr>
          <w:rFonts w:ascii="Times New Roman" w:hAnsi="Times New Roman" w:cs="Times New Roman"/>
          <w:lang w:val="en-US"/>
        </w:rPr>
        <w:t xml:space="preserve">Therefore, </w:t>
      </w:r>
      <w:r w:rsidR="0084153F" w:rsidRPr="000F283A">
        <w:rPr>
          <w:rFonts w:ascii="Times New Roman" w:hAnsi="Times New Roman" w:cs="Times New Roman"/>
          <w:lang w:val="en-US"/>
        </w:rPr>
        <w:t xml:space="preserve">significant doubts arise whether benznidazole treatment </w:t>
      </w:r>
      <w:r w:rsidR="00BA73A4" w:rsidRPr="000F283A">
        <w:rPr>
          <w:rFonts w:ascii="Times New Roman" w:hAnsi="Times New Roman" w:cs="Times New Roman"/>
          <w:lang w:val="en-US"/>
        </w:rPr>
        <w:t xml:space="preserve">may or may not be cost-effective </w:t>
      </w:r>
      <w:r w:rsidR="00943D89" w:rsidRPr="000F283A">
        <w:rPr>
          <w:rFonts w:ascii="Times New Roman" w:hAnsi="Times New Roman" w:cs="Times New Roman"/>
          <w:lang w:val="en-US"/>
        </w:rPr>
        <w:t>in patients without organ involvement or very mild organ affectation. To address this question this cost-effectiveness evaluation was undertaken.</w:t>
      </w:r>
      <w:commentRangeEnd w:id="31"/>
      <w:r w:rsidR="00A76FF2">
        <w:rPr>
          <w:rStyle w:val="Refdecomentario"/>
        </w:rPr>
        <w:commentReference w:id="31"/>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6588C290" w:rsidR="00C23292" w:rsidRPr="000F283A" w:rsidRDefault="00483FE2" w:rsidP="003567E7">
      <w:pPr>
        <w:spacing w:line="360" w:lineRule="auto"/>
        <w:rPr>
          <w:rFonts w:ascii="Times New Roman" w:hAnsi="Times New Roman" w:cs="Times New Roman"/>
          <w:lang w:val="en-US"/>
        </w:rPr>
      </w:pPr>
      <w:commentRangeStart w:id="32"/>
      <w:del w:id="33" w:author="Jara Llenas García" w:date="2025-06-18T18:32:00Z">
        <w:r w:rsidRPr="000F283A" w:rsidDel="00CD4824">
          <w:rPr>
            <w:rFonts w:ascii="Times New Roman" w:hAnsi="Times New Roman" w:cs="Times New Roman"/>
            <w:lang w:val="en-US"/>
          </w:rPr>
          <w:delText>Participants</w:delText>
        </w:r>
      </w:del>
      <w:commentRangeEnd w:id="32"/>
      <w:r w:rsidR="001B79F9">
        <w:rPr>
          <w:rStyle w:val="Refdecomentario"/>
        </w:rPr>
        <w:commentReference w:id="32"/>
      </w:r>
      <w:del w:id="34" w:author="Jara Llenas García" w:date="2025-06-18T18:32:00Z">
        <w:r w:rsidRPr="000F283A" w:rsidDel="00CD4824">
          <w:rPr>
            <w:rFonts w:ascii="Times New Roman" w:hAnsi="Times New Roman" w:cs="Times New Roman"/>
            <w:lang w:val="en-US"/>
          </w:rPr>
          <w:delText xml:space="preserve"> </w:delText>
        </w:r>
      </w:del>
      <w:ins w:id="35" w:author="Jara Llenas García" w:date="2025-06-18T18:32:00Z">
        <w:r w:rsidR="00CD4824">
          <w:rPr>
            <w:rFonts w:ascii="Times New Roman" w:hAnsi="Times New Roman" w:cs="Times New Roman"/>
            <w:lang w:val="en-US"/>
          </w:rPr>
          <w:t xml:space="preserve">The </w:t>
        </w:r>
      </w:ins>
      <w:ins w:id="36" w:author="Jara Llenas García" w:date="2025-06-18T18:33:00Z">
        <w:r w:rsidR="00CD4824">
          <w:rPr>
            <w:rFonts w:ascii="Times New Roman" w:hAnsi="Times New Roman" w:cs="Times New Roman"/>
            <w:lang w:val="en-US"/>
          </w:rPr>
          <w:t>target population</w:t>
        </w:r>
      </w:ins>
      <w:ins w:id="37" w:author="Jara Llenas García" w:date="2025-06-18T18:32:00Z">
        <w:r w:rsidR="00CD4824" w:rsidRPr="000F283A">
          <w:rPr>
            <w:rFonts w:ascii="Times New Roman" w:hAnsi="Times New Roman" w:cs="Times New Roman"/>
            <w:lang w:val="en-US"/>
          </w:rPr>
          <w:t xml:space="preserve"> </w:t>
        </w:r>
      </w:ins>
      <w:r w:rsidRPr="000F283A">
        <w:rPr>
          <w:rFonts w:ascii="Times New Roman" w:hAnsi="Times New Roman" w:cs="Times New Roman"/>
          <w:lang w:val="en-US"/>
        </w:rPr>
        <w:t xml:space="preserve">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American countrie</w:t>
      </w:r>
      <w:r w:rsidR="00123985" w:rsidRPr="000F283A">
        <w:rPr>
          <w:rFonts w:ascii="Times New Roman" w:hAnsi="Times New Roman" w:cs="Times New Roman"/>
          <w:lang w:val="en-US"/>
        </w:rPr>
        <w:t xml:space="preserve">s, </w:t>
      </w:r>
      <w:r w:rsidR="00842C0B" w:rsidRPr="000F283A">
        <w:rPr>
          <w:rFonts w:ascii="Times New Roman" w:hAnsi="Times New Roman" w:cs="Times New Roman"/>
          <w:lang w:val="en-US"/>
        </w:rPr>
        <w:t>aged</w:t>
      </w:r>
      <w:r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Pr="000F283A">
        <w:rPr>
          <w:rFonts w:ascii="Times New Roman" w:hAnsi="Times New Roman" w:cs="Times New Roman"/>
          <w:lang w:val="en-US"/>
        </w:rPr>
        <w:t>69,</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Pr="000F283A">
        <w:rPr>
          <w:rFonts w:ascii="Times New Roman" w:hAnsi="Times New Roman" w:cs="Times New Roman"/>
          <w:lang w:val="en-US"/>
        </w:rPr>
        <w:t xml:space="preserve">hagas disease, 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842C0B" w:rsidRPr="000F283A">
        <w:rPr>
          <w:rFonts w:ascii="Times New Roman" w:hAnsi="Times New Roman" w:cs="Times New Roman"/>
          <w:lang w:val="en-US"/>
        </w:rPr>
        <w:t xml:space="preserve"> </w:t>
      </w:r>
      <w:r w:rsidRPr="000F283A">
        <w:rPr>
          <w:rFonts w:ascii="Times New Roman" w:hAnsi="Times New Roman" w:cs="Times New Roman"/>
          <w:lang w:val="en-US"/>
        </w:rPr>
        <w:t>or only very mild organ disease.</w:t>
      </w:r>
      <w:r w:rsidR="00B030DA" w:rsidRPr="000F283A">
        <w:rPr>
          <w:rFonts w:ascii="Times New Roman" w:hAnsi="Times New Roman" w:cs="Times New Roman"/>
          <w:lang w:val="en-US"/>
        </w:rPr>
        <w:t xml:space="preserve"> </w:t>
      </w:r>
      <w:del w:id="38" w:author="Jara Llenas García" w:date="2025-06-18T18:33:00Z">
        <w:r w:rsidRPr="000F283A" w:rsidDel="00CD4824">
          <w:rPr>
            <w:rFonts w:ascii="Times New Roman" w:hAnsi="Times New Roman" w:cs="Times New Roman"/>
            <w:lang w:val="en-US"/>
          </w:rPr>
          <w:delText xml:space="preserve">Participants </w:delText>
        </w:r>
      </w:del>
      <w:ins w:id="39" w:author="Jara Llenas García" w:date="2025-06-18T18:33:00Z">
        <w:r w:rsidR="00CD4824">
          <w:rPr>
            <w:rFonts w:ascii="Times New Roman" w:hAnsi="Times New Roman" w:cs="Times New Roman"/>
            <w:lang w:val="en-US"/>
          </w:rPr>
          <w:t>Migrants</w:t>
        </w:r>
        <w:r w:rsidR="00CD4824" w:rsidRPr="000F283A">
          <w:rPr>
            <w:rFonts w:ascii="Times New Roman" w:hAnsi="Times New Roman" w:cs="Times New Roman"/>
            <w:lang w:val="en-US"/>
          </w:rPr>
          <w:t xml:space="preserve"> </w:t>
        </w:r>
      </w:ins>
      <w:r w:rsidRPr="000F283A">
        <w:rPr>
          <w:rFonts w:ascii="Times New Roman" w:hAnsi="Times New Roman" w:cs="Times New Roman"/>
          <w:lang w:val="en-US"/>
        </w:rPr>
        <w:t xml:space="preserve">were stratified by sex and by 5-year age groups. </w:t>
      </w:r>
      <w:r w:rsidR="00B030DA" w:rsidRPr="000F283A">
        <w:rPr>
          <w:rFonts w:ascii="Times New Roman" w:hAnsi="Times New Roman" w:cs="Times New Roman"/>
          <w:lang w:val="en-US"/>
        </w:rPr>
        <w:t xml:space="preserve">Background mortality </w:t>
      </w:r>
      <w:r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{"citationID":"zEqEeurX","properties":{"formattedCitation":"\\super 5,16\\nosupersub{}","plainCitation":"5,16","noteIndex":0},"citationItems":[{"id":1,"uris":["http://zotero.org/users/1599338/items/6LPKHW77"],"itemData":{"id":1,"type":"article-journal","abstract":"BACKGROUND: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5,16</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5605E477"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 xml:space="preserve">The study assesses the cost-effectiveness of benznidazole in Spain for patients with chronic </w:t>
      </w:r>
      <w:del w:id="40" w:author="Jara Llenas García" w:date="2025-06-18T19:35:00Z">
        <w:r w:rsidRPr="000F283A" w:rsidDel="0090616C">
          <w:rPr>
            <w:rFonts w:ascii="Times New Roman" w:hAnsi="Times New Roman" w:cs="Times New Roman"/>
            <w:kern w:val="0"/>
            <w:lang w:val="en-US"/>
            <w14:ligatures w14:val="none"/>
          </w:rPr>
          <w:delText xml:space="preserve">asymptomatic </w:delText>
        </w:r>
      </w:del>
      <w:r w:rsidRPr="000F283A">
        <w:rPr>
          <w:rFonts w:ascii="Times New Roman" w:hAnsi="Times New Roman" w:cs="Times New Roman"/>
          <w:kern w:val="0"/>
          <w:lang w:val="en-US"/>
          <w14:ligatures w14:val="none"/>
        </w:rPr>
        <w:t xml:space="preserve">indeterminate Chagas disease </w:t>
      </w:r>
      <w:commentRangeStart w:id="41"/>
      <w:r w:rsidRPr="000F283A">
        <w:rPr>
          <w:rFonts w:ascii="Times New Roman" w:hAnsi="Times New Roman" w:cs="Times New Roman"/>
          <w:kern w:val="0"/>
          <w:lang w:val="en-US"/>
          <w14:ligatures w14:val="none"/>
        </w:rPr>
        <w:t>attending a specialist infectious disease outpatient clinic</w:t>
      </w:r>
      <w:commentRangeEnd w:id="41"/>
      <w:r w:rsidR="00CD4824">
        <w:rPr>
          <w:rStyle w:val="Refdecomentario"/>
        </w:rPr>
        <w:commentReference w:id="41"/>
      </w:r>
      <w:r w:rsidRPr="000F283A">
        <w:rPr>
          <w:rFonts w:ascii="Times New Roman" w:hAnsi="Times New Roman" w:cs="Times New Roman"/>
          <w:kern w:val="0"/>
          <w:lang w:val="en-US"/>
          <w14:ligatures w14:val="none"/>
        </w:rPr>
        <w:t xml:space="preserve">. Results are subsequently extrapolated to the rest of the European Union </w:t>
      </w:r>
      <w:commentRangeStart w:id="42"/>
      <w:r w:rsidRPr="000F283A">
        <w:rPr>
          <w:rFonts w:ascii="Times New Roman" w:hAnsi="Times New Roman" w:cs="Times New Roman"/>
          <w:kern w:val="0"/>
          <w:lang w:val="en-US"/>
          <w14:ligatures w14:val="none"/>
        </w:rPr>
        <w:t>using purchase power parity indicators.</w:t>
      </w:r>
      <w:commentRangeEnd w:id="42"/>
      <w:r w:rsidR="008000CA">
        <w:rPr>
          <w:rStyle w:val="Refdecomentario"/>
        </w:rPr>
        <w:commentReference w:id="42"/>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43" w:author="Jose Antonio Perez Molina" w:date="2025-06-06T15: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i/>
          <w:iCs/>
          <w:lang w:val="en-US"/>
        </w:rPr>
        <w:t>Comparators</w:t>
      </w:r>
    </w:p>
    <w:p w14:paraId="39B6C7BF" w14:textId="7596C1F3"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lang w:val="en-US"/>
        </w:rPr>
        <w:t>We decided to compare two possible intervention strategies.</w:t>
      </w:r>
      <w:r w:rsidR="0059492E" w:rsidRPr="000F283A">
        <w:rPr>
          <w:rFonts w:ascii="Times New Roman" w:hAnsi="Times New Roman" w:cs="Times New Roman"/>
          <w:lang w:val="en-US"/>
        </w:rPr>
        <w:t xml:space="preserve"> The</w:t>
      </w:r>
      <w:r w:rsidRPr="000F283A">
        <w:rPr>
          <w:rFonts w:ascii="Times New Roman" w:hAnsi="Times New Roman" w:cs="Times New Roman"/>
          <w:lang w:val="en-US"/>
        </w:rPr>
        <w:t xml:space="preserve"> base case scenario, a follow-up strategy, </w:t>
      </w:r>
      <w:r w:rsidR="00202DEB" w:rsidRPr="000F283A">
        <w:rPr>
          <w:rFonts w:ascii="Times New Roman" w:hAnsi="Times New Roman" w:cs="Times New Roman"/>
          <w:kern w:val="0"/>
          <w:lang w:val="en-US"/>
          <w14:ligatures w14:val="none"/>
        </w:rPr>
        <w:t xml:space="preserve">involves only </w:t>
      </w:r>
      <w:del w:id="44" w:author="Jara Llenas García" w:date="2025-06-18T18:37:00Z">
        <w:r w:rsidR="00202DEB" w:rsidRPr="000F283A" w:rsidDel="00CD4824">
          <w:rPr>
            <w:rFonts w:ascii="Times New Roman" w:hAnsi="Times New Roman" w:cs="Times New Roman"/>
            <w:kern w:val="0"/>
            <w:lang w:val="en-US"/>
            <w14:ligatures w14:val="none"/>
          </w:rPr>
          <w:delText>following up</w:delText>
        </w:r>
      </w:del>
      <w:ins w:id="45" w:author="Jara Llenas García" w:date="2025-06-18T18:37:00Z">
        <w:r w:rsidR="00CD4824">
          <w:rPr>
            <w:rFonts w:ascii="Times New Roman" w:hAnsi="Times New Roman" w:cs="Times New Roman"/>
            <w:kern w:val="0"/>
            <w:lang w:val="en-US"/>
            <w14:ligatures w14:val="none"/>
          </w:rPr>
          <w:t>monitoring</w:t>
        </w:r>
      </w:ins>
      <w:r w:rsidR="00202DEB" w:rsidRPr="000F283A">
        <w:rPr>
          <w:rFonts w:ascii="Times New Roman" w:hAnsi="Times New Roman" w:cs="Times New Roman"/>
          <w:kern w:val="0"/>
          <w:lang w:val="en-US"/>
          <w14:ligatures w14:val="none"/>
        </w:rPr>
        <w:t xml:space="preserve"> patients with chronic indeterminate Chagas disease and treating them for the damage that the parasite may cause (e.g., treating heart failure if it develops).</w:t>
      </w:r>
      <w:r w:rsidRPr="000F283A">
        <w:rPr>
          <w:rFonts w:ascii="Times New Roman" w:hAnsi="Times New Roman" w:cs="Times New Roman"/>
          <w:lang w:val="en-US"/>
        </w:rPr>
        <w:t xml:space="preserve"> The second scenario is a scenario where every patient with</w:t>
      </w:r>
      <w:ins w:id="46" w:author="Jara Llenas García" w:date="2025-06-18T18:37:00Z">
        <w:r w:rsidR="00CD4824">
          <w:rPr>
            <w:rFonts w:ascii="Times New Roman" w:hAnsi="Times New Roman" w:cs="Times New Roman"/>
            <w:lang w:val="en-US"/>
          </w:rPr>
          <w:t xml:space="preserve"> </w:t>
        </w:r>
        <w:r w:rsidR="00CD4824" w:rsidRPr="000F283A">
          <w:rPr>
            <w:rFonts w:ascii="Times New Roman" w:hAnsi="Times New Roman" w:cs="Times New Roman"/>
            <w:kern w:val="0"/>
            <w:lang w:val="en-US"/>
            <w14:ligatures w14:val="none"/>
          </w:rPr>
          <w:t>chronic indeterminate</w:t>
        </w:r>
      </w:ins>
      <w:r w:rsidRPr="000F283A">
        <w:rPr>
          <w:rFonts w:ascii="Times New Roman" w:hAnsi="Times New Roman" w:cs="Times New Roman"/>
          <w:lang w:val="en-US"/>
        </w:rPr>
        <w:t xml:space="preserve"> Chagas disease is treated with benznidazole</w:t>
      </w:r>
      <w:r w:rsidR="0059492E" w:rsidRPr="000F283A">
        <w:rPr>
          <w:rFonts w:ascii="Times New Roman" w:hAnsi="Times New Roman" w:cs="Times New Roman"/>
          <w:lang w:val="en-US"/>
        </w:rPr>
        <w:t xml:space="preserve"> 5-7</w:t>
      </w:r>
      <w:r w:rsidR="002342FB" w:rsidRPr="000F283A">
        <w:rPr>
          <w:rFonts w:ascii="Times New Roman" w:hAnsi="Times New Roman" w:cs="Times New Roman"/>
          <w:lang w:val="en-US"/>
        </w:rPr>
        <w:t>·</w:t>
      </w:r>
      <w:r w:rsidR="0059492E" w:rsidRPr="000F283A">
        <w:rPr>
          <w:rFonts w:ascii="Times New Roman" w:hAnsi="Times New Roman" w:cs="Times New Roman"/>
          <w:lang w:val="en-US"/>
        </w:rPr>
        <w:t>5mg/kg/day bid for 60</w:t>
      </w:r>
      <w:r w:rsidR="007D4C0F" w:rsidRPr="000F283A">
        <w:rPr>
          <w:rFonts w:ascii="Times New Roman" w:hAnsi="Times New Roman" w:cs="Times New Roman"/>
          <w:lang w:val="en-US"/>
        </w:rPr>
        <w:t xml:space="preserve"> </w:t>
      </w:r>
      <w:r w:rsidR="0059492E" w:rsidRPr="000F283A">
        <w:rPr>
          <w:rFonts w:ascii="Times New Roman" w:hAnsi="Times New Roman" w:cs="Times New Roman"/>
          <w:lang w:val="en-US"/>
        </w:rPr>
        <w:t>days</w:t>
      </w:r>
      <w:r w:rsidRPr="000F283A">
        <w:rPr>
          <w:rFonts w:ascii="Times New Roman" w:hAnsi="Times New Roman" w:cs="Times New Roman"/>
          <w:lang w:val="en-US"/>
        </w:rPr>
        <w:t>.</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B8837C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{"citationID":"QHogFGIz","properties":{"formattedCitation":"\\super 17\\nosupersub{}","plainCitation":"17","noteIndex":0},"citationItems":[{"id":18,"uris":["http://zotero.org/groups/5772643/items/ES6U6JTY"],"itemData":{"id":18,"type":"article-journal","abstract":"Screening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w:t>
      </w:r>
      <w:r w:rsidR="00202DEB" w:rsidRPr="000F283A">
        <w:rPr>
          <w:rFonts w:ascii="Times New Roman" w:hAnsi="Times New Roman" w:cs="Times New Roman"/>
          <w:lang w:val="en-US"/>
        </w:rPr>
        <w:lastRenderedPageBreak/>
        <w:t>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commonly accepted.</w:t>
      </w:r>
      <w:r w:rsidRPr="000F283A">
        <w:rPr>
          <w:rFonts w:ascii="Times New Roman" w:hAnsi="Times New Roman" w:cs="Times New Roman"/>
          <w:highlight w:val="yellow"/>
          <w:lang w:val="en-US"/>
        </w:rPr>
        <w:fldChar w:fldCharType="begin"/>
      </w:r>
      <w:r w:rsidR="00E1283F" w:rsidRPr="000F283A">
        <w:rPr>
          <w:rFonts w:ascii="Times New Roman" w:hAnsi="Times New Roman" w:cs="Times New Roman"/>
          <w:highlight w:val="yellow"/>
          <w:lang w:val="en-US"/>
        </w:rPr>
        <w:instrText xml:space="preserve"> ADDIN ZOTERO_ITEM CSL_CITATION {"citationID":"dVcfEPnL","properties":{"formattedCitation":"\\super 18\\nosupersub{}","plainCitation":"18","noteIndex":0},"citationItems":[{"id":124,"uris":["http://zotero.org/groups/5772643/items/6M8KFWY8"],"itemData":{"id":124,"type":"book","call-number":"RA410.5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386A5C" w:rsidRPr="000F283A">
        <w:rPr>
          <w:rFonts w:ascii="Times New Roman" w:hAnsi="Times New Roman" w:cs="Times New Roman"/>
          <w:kern w:val="0"/>
          <w:vertAlign w:val="superscript"/>
          <w:lang w:val="en-US"/>
        </w:rPr>
        <w:t>18</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29CDCEBD"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Crespillo-Andújar</w:t>
      </w:r>
      <w:proofErr w:type="spellEnd"/>
      <w:r w:rsidRPr="000F283A">
        <w:rPr>
          <w:rFonts w:ascii="Times New Roman" w:hAnsi="Times New Roman" w:cs="Times New Roman"/>
          <w:lang w:val="en-US"/>
        </w:rPr>
        <w:t xml:space="preserve"> et al.</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{"citationID":"uP1t5VoQ","properties":{"formattedCitation":"\\super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339B7A38"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w:t>
      </w:r>
      <w:ins w:id="47" w:author="Jara Llenas García" w:date="2025-06-18T18:39:00Z">
        <w:r w:rsidR="00CD4824">
          <w:rPr>
            <w:rFonts w:ascii="Times New Roman" w:hAnsi="Times New Roman" w:cs="Times New Roman"/>
            <w:lang w:val="en-US"/>
          </w:rPr>
          <w:t>b</w:t>
        </w:r>
      </w:ins>
      <w:del w:id="48" w:author="Jara Llenas García" w:date="2025-06-18T18:39:00Z">
        <w:r w:rsidR="00975EBD" w:rsidRPr="000F283A" w:rsidDel="00CD4824">
          <w:rPr>
            <w:rFonts w:ascii="Times New Roman" w:hAnsi="Times New Roman" w:cs="Times New Roman"/>
            <w:lang w:val="en-US"/>
          </w:rPr>
          <w:delText>B</w:delText>
        </w:r>
      </w:del>
      <w:r w:rsidR="00975EBD" w:rsidRPr="000F283A">
        <w:rPr>
          <w:rFonts w:ascii="Times New Roman" w:hAnsi="Times New Roman" w:cs="Times New Roman"/>
          <w:lang w:val="en-US"/>
        </w:rPr>
        <w:t xml:space="preserve">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0B9AFECB"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202DEB" w:rsidRPr="000F283A">
        <w:rPr>
          <w:rFonts w:ascii="Times New Roman" w:hAnsi="Times New Roman" w:cs="Times New Roman"/>
          <w:lang w:val="en-US"/>
        </w:rPr>
        <w:t xml:space="preserve">South Central </w:t>
      </w:r>
      <w:r w:rsidR="00032F1D" w:rsidRPr="000F283A">
        <w:rPr>
          <w:rFonts w:ascii="Times New Roman" w:hAnsi="Times New Roman" w:cs="Times New Roman"/>
          <w:lang w:val="en-US"/>
        </w:rPr>
        <w:t xml:space="preserve">America 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corner (</w:t>
      </w:r>
      <w:commentRangeStart w:id="49"/>
      <w:ins w:id="50" w:author="Jara Llenas García" w:date="2025-06-18T18:41:00Z">
        <w:r w:rsidR="00EC627A">
          <w:rPr>
            <w:rFonts w:ascii="Times New Roman" w:hAnsi="Times New Roman" w:cs="Times New Roman"/>
            <w:lang w:val="en-US"/>
          </w:rPr>
          <w:t>c</w:t>
        </w:r>
      </w:ins>
      <w:del w:id="51" w:author="Jara Llenas García" w:date="2025-06-18T18:41:00Z">
        <w:r w:rsidR="00032F1D" w:rsidRPr="000F283A" w:rsidDel="00EC627A">
          <w:rPr>
            <w:rFonts w:ascii="Times New Roman" w:hAnsi="Times New Roman" w:cs="Times New Roman"/>
            <w:lang w:val="en-US"/>
          </w:rPr>
          <w:delText>C</w:delText>
        </w:r>
      </w:del>
      <w:r w:rsidR="00032F1D" w:rsidRPr="000F283A">
        <w:rPr>
          <w:rFonts w:ascii="Times New Roman" w:hAnsi="Times New Roman" w:cs="Times New Roman"/>
          <w:lang w:val="en-US"/>
        </w:rPr>
        <w:t xml:space="preserve">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commentRangeEnd w:id="49"/>
      <w:r w:rsidR="00EC627A">
        <w:rPr>
          <w:rStyle w:val="Refdecomentario"/>
        </w:rPr>
        <w:commentReference w:id="49"/>
      </w:r>
      <w:r w:rsidR="00032F1D" w:rsidRPr="000F283A">
        <w:rPr>
          <w:rFonts w:ascii="Times New Roman" w:hAnsi="Times New Roman" w:cs="Times New Roman"/>
          <w:lang w:val="en-US"/>
        </w:rPr>
        <w:t>)</w:t>
      </w:r>
      <w:ins w:id="52" w:author="Jose Antonio Perez Molina" w:date="2025-06-11T12:13: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from here</w:t>
      </w:r>
      <w:ins w:id="53" w:author="Jose Antonio Perez Molina" w:date="2025-06-11T12:20: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a patient may develop </w:t>
      </w:r>
      <w:del w:id="54" w:author="Jara Llenas García" w:date="2025-06-18T18:41:00Z">
        <w:r w:rsidR="00032F1D" w:rsidRPr="000F283A" w:rsidDel="00EC627A">
          <w:rPr>
            <w:rFonts w:ascii="Times New Roman" w:hAnsi="Times New Roman" w:cs="Times New Roman"/>
            <w:lang w:val="en-US"/>
          </w:rPr>
          <w:delText>C</w:delText>
        </w:r>
      </w:del>
      <w:ins w:id="55" w:author="Jara Llenas García" w:date="2025-06-18T18:41:00Z">
        <w:r w:rsidR="00EC627A">
          <w:rPr>
            <w:rFonts w:ascii="Times New Roman" w:hAnsi="Times New Roman" w:cs="Times New Roman"/>
            <w:lang w:val="en-US"/>
          </w:rPr>
          <w:t>c</w:t>
        </w:r>
      </w:ins>
      <w:r w:rsidR="00032F1D" w:rsidRPr="000F283A">
        <w:rPr>
          <w:rFonts w:ascii="Times New Roman" w:hAnsi="Times New Roman" w:cs="Times New Roman"/>
          <w:lang w:val="en-US"/>
        </w:rPr>
        <w:t xml:space="preserve">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w:t>
      </w:r>
      <w:ins w:id="56" w:author="Jara Llenas García" w:date="2025-06-18T18:42:00Z">
        <w:r w:rsidR="00EC627A">
          <w:rPr>
            <w:rFonts w:ascii="Times New Roman" w:hAnsi="Times New Roman" w:cs="Times New Roman"/>
            <w:lang w:val="en-US"/>
          </w:rPr>
          <w:t>d</w:t>
        </w:r>
      </w:ins>
      <w:del w:id="57" w:author="Jara Llenas García" w:date="2025-06-18T18:42:00Z">
        <w:r w:rsidR="00032F1D" w:rsidRPr="000F283A" w:rsidDel="00EC627A">
          <w:rPr>
            <w:rFonts w:ascii="Times New Roman" w:hAnsi="Times New Roman" w:cs="Times New Roman"/>
            <w:lang w:val="en-US"/>
          </w:rPr>
          <w:delText>D</w:delText>
        </w:r>
      </w:del>
      <w:r w:rsidR="00032F1D" w:rsidRPr="000F283A">
        <w:rPr>
          <w:rFonts w:ascii="Times New Roman" w:hAnsi="Times New Roman" w:cs="Times New Roman"/>
          <w:lang w:val="en-US"/>
        </w:rPr>
        <w:t>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selected through extensive literature research conducted by the study investigators, based on a qualitative assessment.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695CC884"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To calibrate the transition parameters, the model was run 100,000 times and the set </w:t>
      </w:r>
      <w:del w:id="58" w:author="Jose Antonio Perez Molina" w:date="2025-06-11T12:20:00Z">
        <w:r w:rsidRPr="000F283A" w:rsidDel="00A76FF2">
          <w:rPr>
            <w:rFonts w:ascii="Times New Roman" w:hAnsi="Times New Roman" w:cs="Times New Roman"/>
            <w:lang w:val="en-US"/>
          </w:rPr>
          <w:delText xml:space="preserve">or </w:delText>
        </w:r>
      </w:del>
      <w:ins w:id="59" w:author="Jose Antonio Perez Molina" w:date="2025-06-11T12:20:00Z">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ins>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{"citationID":"vd12qHog","properties":{"formattedCitation":"\\super 20\\nosupersub{}","plainCitation":"20","noteIndex":0},"citationItems":[{"id":131,"uris":["http://zotero.org/groups/5772643/items/9QB95GSD"],"itemData":{"id":131,"type":"article-journal","abstract":"Background.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20</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3A378DD7"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The </w:t>
      </w:r>
      <w:commentRangeStart w:id="60"/>
      <w:r w:rsidRPr="000F283A">
        <w:rPr>
          <w:rFonts w:ascii="Times New Roman" w:hAnsi="Times New Roman" w:cs="Times New Roman"/>
          <w:lang w:val="en-US"/>
        </w:rPr>
        <w:t xml:space="preserve">total population </w:t>
      </w:r>
      <w:commentRangeEnd w:id="60"/>
      <w:r w:rsidR="003100FF">
        <w:rPr>
          <w:rStyle w:val="Refdecomentario"/>
        </w:rPr>
        <w:commentReference w:id="60"/>
      </w:r>
      <w:r w:rsidRPr="000F283A">
        <w:rPr>
          <w:rFonts w:ascii="Times New Roman" w:hAnsi="Times New Roman" w:cs="Times New Roman"/>
          <w:lang w:val="en-US"/>
        </w:rPr>
        <w:t>was assumed to remain constant</w:t>
      </w:r>
      <w:ins w:id="61" w:author="Jara Llenas García" w:date="2025-06-18T18:44:00Z">
        <w:r w:rsidR="00EC627A">
          <w:rPr>
            <w:rFonts w:ascii="Times New Roman" w:hAnsi="Times New Roman" w:cs="Times New Roman"/>
            <w:lang w:val="en-US"/>
          </w:rPr>
          <w:t xml:space="preserve">. </w:t>
        </w:r>
        <w:commentRangeStart w:id="62"/>
        <w:r w:rsidR="00EC627A">
          <w:rPr>
            <w:rFonts w:ascii="Times New Roman" w:hAnsi="Times New Roman" w:cs="Times New Roman"/>
            <w:lang w:val="en-US"/>
          </w:rPr>
          <w:t>To achieve that</w:t>
        </w:r>
      </w:ins>
      <w:r w:rsidRPr="000F283A">
        <w:rPr>
          <w:rFonts w:ascii="Times New Roman" w:hAnsi="Times New Roman" w:cs="Times New Roman"/>
          <w:lang w:val="en-US"/>
        </w:rPr>
        <w:t xml:space="preserve">, </w:t>
      </w:r>
      <w:del w:id="63" w:author="Jara Llenas García" w:date="2025-06-18T18:44:00Z">
        <w:r w:rsidRPr="000F283A" w:rsidDel="00EC627A">
          <w:rPr>
            <w:rFonts w:ascii="Times New Roman" w:hAnsi="Times New Roman" w:cs="Times New Roman"/>
            <w:lang w:val="en-US"/>
          </w:rPr>
          <w:delText xml:space="preserve">so </w:delText>
        </w:r>
      </w:del>
      <w:r w:rsidRPr="000F283A">
        <w:rPr>
          <w:rFonts w:ascii="Times New Roman" w:hAnsi="Times New Roman" w:cs="Times New Roman"/>
          <w:lang w:val="en-US"/>
        </w:rPr>
        <w:t>dea</w:t>
      </w:r>
      <w:ins w:id="64" w:author="Jara Llenas García" w:date="2025-06-18T18:43:00Z">
        <w:r w:rsidR="00EC627A">
          <w:rPr>
            <w:rFonts w:ascii="Times New Roman" w:hAnsi="Times New Roman" w:cs="Times New Roman"/>
            <w:lang w:val="en-US"/>
          </w:rPr>
          <w:t>d individuals</w:t>
        </w:r>
      </w:ins>
      <w:del w:id="65" w:author="Jara Llenas García" w:date="2025-06-18T18:43:00Z">
        <w:r w:rsidRPr="000F283A" w:rsidDel="00EC627A">
          <w:rPr>
            <w:rFonts w:ascii="Times New Roman" w:hAnsi="Times New Roman" w:cs="Times New Roman"/>
            <w:lang w:val="en-US"/>
          </w:rPr>
          <w:delText>ths</w:delText>
        </w:r>
      </w:del>
      <w:r w:rsidRPr="000F283A">
        <w:rPr>
          <w:rFonts w:ascii="Times New Roman" w:hAnsi="Times New Roman" w:cs="Times New Roman"/>
          <w:lang w:val="en-US"/>
        </w:rPr>
        <w:t xml:space="preserve"> were </w:t>
      </w:r>
      <w:del w:id="66" w:author="Jara Llenas García" w:date="2025-06-18T18:43:00Z">
        <w:r w:rsidRPr="000F283A" w:rsidDel="00EC627A">
          <w:rPr>
            <w:rFonts w:ascii="Times New Roman" w:hAnsi="Times New Roman" w:cs="Times New Roman"/>
            <w:lang w:val="en-US"/>
          </w:rPr>
          <w:delText>inserted as</w:delText>
        </w:r>
      </w:del>
      <w:ins w:id="67" w:author="Jara Llenas García" w:date="2025-06-18T18:43:00Z">
        <w:r w:rsidR="00EC627A">
          <w:rPr>
            <w:rFonts w:ascii="Times New Roman" w:hAnsi="Times New Roman" w:cs="Times New Roman"/>
            <w:lang w:val="en-US"/>
          </w:rPr>
          <w:t>replaced by</w:t>
        </w:r>
      </w:ins>
      <w:r w:rsidRPr="000F283A">
        <w:rPr>
          <w:rFonts w:ascii="Times New Roman" w:hAnsi="Times New Roman" w:cs="Times New Roman"/>
          <w:lang w:val="en-US"/>
        </w:rPr>
        <w:t xml:space="preserve"> new patients </w:t>
      </w:r>
      <w:del w:id="68" w:author="Jara Llenas García" w:date="2025-06-18T18:43:00Z">
        <w:r w:rsidRPr="000F283A" w:rsidDel="00EC627A">
          <w:rPr>
            <w:rFonts w:ascii="Times New Roman" w:hAnsi="Times New Roman" w:cs="Times New Roman"/>
            <w:lang w:val="en-US"/>
          </w:rPr>
          <w:delText xml:space="preserve">in </w:delText>
        </w:r>
      </w:del>
      <w:ins w:id="69" w:author="Jara Llenas García" w:date="2025-06-18T18:43:00Z">
        <w:r w:rsidR="00EC627A">
          <w:rPr>
            <w:rFonts w:ascii="Times New Roman" w:hAnsi="Times New Roman" w:cs="Times New Roman"/>
            <w:lang w:val="en-US"/>
          </w:rPr>
          <w:t>of</w:t>
        </w:r>
        <w:r w:rsidR="00EC627A" w:rsidRPr="000F283A">
          <w:rPr>
            <w:rFonts w:ascii="Times New Roman" w:hAnsi="Times New Roman" w:cs="Times New Roman"/>
            <w:lang w:val="en-US"/>
          </w:rPr>
          <w:t xml:space="preserve"> </w:t>
        </w:r>
      </w:ins>
      <w:r w:rsidRPr="000F283A">
        <w:rPr>
          <w:rFonts w:ascii="Times New Roman" w:hAnsi="Times New Roman" w:cs="Times New Roman"/>
          <w:lang w:val="en-US"/>
        </w:rPr>
        <w:t>the youngest age group.</w:t>
      </w:r>
      <w:commentRangeEnd w:id="62"/>
      <w:r w:rsidR="00EC627A">
        <w:rPr>
          <w:rStyle w:val="Refdecomentario"/>
        </w:rPr>
        <w:commentReference w:id="62"/>
      </w:r>
    </w:p>
    <w:p w14:paraId="2B813FAF" w14:textId="77777777" w:rsidR="00F94FF3" w:rsidRPr="000F283A" w:rsidRDefault="00F94FF3" w:rsidP="00F94FF3">
      <w:pPr>
        <w:spacing w:line="360" w:lineRule="auto"/>
        <w:rPr>
          <w:rFonts w:ascii="Times New Roman" w:hAnsi="Times New Roman" w:cs="Times New Roman"/>
          <w:lang w:val="en-US"/>
        </w:rPr>
      </w:pPr>
      <w:bookmarkStart w:id="70" w:name="_Hlk196471616"/>
      <w:r w:rsidRPr="000F283A">
        <w:rPr>
          <w:rFonts w:ascii="Times New Roman" w:hAnsi="Times New Roman" w:cs="Times New Roman"/>
          <w:noProof/>
          <w:lang w:val="en-US"/>
        </w:rPr>
        <w:lastRenderedPageBreak/>
        <w:drawing>
          <wp:inline distT="0" distB="0" distL="0" distR="0" wp14:anchorId="5580A755" wp14:editId="43A0470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11">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874D79F" w14:textId="3DEFA253" w:rsidR="00F94FF3" w:rsidRPr="000F283A" w:rsidRDefault="00F94FF3" w:rsidP="00F94FF3">
      <w:pPr>
        <w:spacing w:line="360" w:lineRule="auto"/>
        <w:rPr>
          <w:rFonts w:ascii="Times New Roman" w:hAnsi="Times New Roman" w:cs="Times New Roman"/>
          <w:sz w:val="20"/>
          <w:szCs w:val="20"/>
          <w:lang w:val="en-US"/>
        </w:rPr>
      </w:pPr>
      <w:r w:rsidRPr="000F283A">
        <w:rPr>
          <w:rFonts w:ascii="Times New Roman" w:hAnsi="Times New Roman" w:cs="Times New Roman"/>
          <w:b/>
          <w:bCs/>
          <w:sz w:val="20"/>
          <w:szCs w:val="20"/>
          <w:lang w:val="en-US"/>
        </w:rPr>
        <w:t>Figure 1. Simplified representation of the Markov model.</w:t>
      </w:r>
      <w:r w:rsidRPr="000F283A">
        <w:rPr>
          <w:rFonts w:ascii="Times New Roman" w:hAnsi="Times New Roman" w:cs="Times New Roman"/>
          <w:sz w:val="20"/>
          <w:szCs w:val="20"/>
          <w:lang w:val="en-US"/>
        </w:rPr>
        <w:t xml:space="preserve"> The model </w:t>
      </w:r>
      <w:r w:rsidR="00202DEB" w:rsidRPr="000F283A">
        <w:rPr>
          <w:rFonts w:ascii="Times New Roman" w:hAnsi="Times New Roman" w:cs="Times New Roman"/>
          <w:kern w:val="0"/>
          <w:sz w:val="20"/>
          <w:szCs w:val="20"/>
          <w:lang w:val="en-US"/>
          <w14:ligatures w14:val="none"/>
        </w:rPr>
        <w:t xml:space="preserve">begins with a </w:t>
      </w:r>
      <w:ins w:id="71" w:author="Jose Antonio Perez Molina" w:date="2025-06-11T12:14:00Z">
        <w:r w:rsidR="00A76FF2">
          <w:rPr>
            <w:rFonts w:ascii="Times New Roman" w:hAnsi="Times New Roman" w:cs="Times New Roman"/>
            <w:kern w:val="0"/>
            <w:sz w:val="20"/>
            <w:szCs w:val="20"/>
            <w:lang w:val="en-US"/>
            <w14:ligatures w14:val="none"/>
          </w:rPr>
          <w:t xml:space="preserve">patient with chronic indeterminate </w:t>
        </w:r>
      </w:ins>
      <w:r w:rsidR="00202DEB" w:rsidRPr="000F283A">
        <w:rPr>
          <w:rFonts w:ascii="Times New Roman" w:hAnsi="Times New Roman" w:cs="Times New Roman"/>
          <w:kern w:val="0"/>
          <w:sz w:val="20"/>
          <w:szCs w:val="20"/>
          <w:lang w:val="en-US"/>
          <w14:ligatures w14:val="none"/>
        </w:rPr>
        <w:t xml:space="preserve">Chagas disease </w:t>
      </w:r>
      <w:del w:id="72" w:author="Jose Antonio Perez Molina" w:date="2025-06-11T12:14:00Z">
        <w:r w:rsidR="00202DEB" w:rsidRPr="000F283A" w:rsidDel="00A76FF2">
          <w:rPr>
            <w:rFonts w:ascii="Times New Roman" w:hAnsi="Times New Roman" w:cs="Times New Roman"/>
            <w:kern w:val="0"/>
            <w:sz w:val="20"/>
            <w:szCs w:val="20"/>
            <w:lang w:val="en-US"/>
            <w14:ligatures w14:val="none"/>
          </w:rPr>
          <w:delText xml:space="preserve">patient </w:delText>
        </w:r>
      </w:del>
      <w:r w:rsidR="00202DEB" w:rsidRPr="000F283A">
        <w:rPr>
          <w:rFonts w:ascii="Times New Roman" w:hAnsi="Times New Roman" w:cs="Times New Roman"/>
          <w:kern w:val="0"/>
          <w:sz w:val="20"/>
          <w:szCs w:val="20"/>
          <w:lang w:val="en-US"/>
          <w14:ligatures w14:val="none"/>
        </w:rPr>
        <w:t xml:space="preserve">in the upper left </w:t>
      </w:r>
      <w:commentRangeStart w:id="73"/>
      <w:r w:rsidR="00202DEB" w:rsidRPr="000F283A">
        <w:rPr>
          <w:rFonts w:ascii="Times New Roman" w:hAnsi="Times New Roman" w:cs="Times New Roman"/>
          <w:kern w:val="0"/>
          <w:sz w:val="20"/>
          <w:szCs w:val="20"/>
          <w:lang w:val="en-US"/>
          <w14:ligatures w14:val="none"/>
        </w:rPr>
        <w:t xml:space="preserve">corner </w:t>
      </w:r>
      <w:commentRangeEnd w:id="73"/>
      <w:r w:rsidR="00A76FF2">
        <w:rPr>
          <w:rStyle w:val="Refdecomentario"/>
        </w:rPr>
        <w:commentReference w:id="73"/>
      </w:r>
      <w:del w:id="74" w:author="Jose Antonio Perez Molina" w:date="2025-06-11T12:15:00Z">
        <w:r w:rsidR="00202DEB" w:rsidRPr="000F283A" w:rsidDel="00A76FF2">
          <w:rPr>
            <w:rFonts w:ascii="Times New Roman" w:hAnsi="Times New Roman" w:cs="Times New Roman"/>
            <w:kern w:val="0"/>
            <w:sz w:val="20"/>
            <w:szCs w:val="20"/>
            <w:lang w:val="en-US"/>
            <w14:ligatures w14:val="none"/>
          </w:rPr>
          <w:delText xml:space="preserve">(Chronic indeterminate Chagas disease). </w:delText>
        </w:r>
      </w:del>
      <w:r w:rsidR="00202DEB" w:rsidRPr="000F283A">
        <w:rPr>
          <w:rFonts w:ascii="Times New Roman" w:hAnsi="Times New Roman" w:cs="Times New Roman"/>
          <w:kern w:val="0"/>
          <w:sz w:val="20"/>
          <w:szCs w:val="20"/>
          <w:lang w:val="en-US"/>
          <w14:ligatures w14:val="none"/>
        </w:rPr>
        <w:t>From here, a patient may develop determinate Chronic Chagas disease</w:t>
      </w:r>
      <w:r w:rsidRPr="000F283A">
        <w:rPr>
          <w:rFonts w:ascii="Times New Roman" w:hAnsi="Times New Roman" w:cs="Times New Roman"/>
          <w:sz w:val="20"/>
          <w:szCs w:val="20"/>
          <w:lang w:val="en-US"/>
        </w:rPr>
        <w:t xml:space="preserve"> </w:t>
      </w:r>
      <w:r w:rsidR="00146F40" w:rsidRPr="000F283A">
        <w:rPr>
          <w:rFonts w:ascii="Times New Roman" w:hAnsi="Times New Roman" w:cs="Times New Roman"/>
          <w:sz w:val="20"/>
          <w:szCs w:val="20"/>
          <w:lang w:val="en-US"/>
        </w:rPr>
        <w:t>heart disease</w:t>
      </w:r>
      <w:r w:rsidRPr="000F283A">
        <w:rPr>
          <w:rFonts w:ascii="Times New Roman" w:hAnsi="Times New Roman" w:cs="Times New Roman"/>
          <w:sz w:val="20"/>
          <w:szCs w:val="20"/>
          <w:lang w:val="en-US"/>
        </w:rPr>
        <w:t xml:space="preserve"> (Right upper </w:t>
      </w:r>
      <w:r w:rsidR="00951F0B" w:rsidRPr="000F283A">
        <w:rPr>
          <w:rFonts w:ascii="Times New Roman" w:hAnsi="Times New Roman" w:cs="Times New Roman"/>
          <w:sz w:val="20"/>
          <w:szCs w:val="20"/>
          <w:lang w:val="en-US"/>
        </w:rPr>
        <w:t>corner) or</w:t>
      </w:r>
      <w:r w:rsidRPr="000F283A">
        <w:rPr>
          <w:rFonts w:ascii="Times New Roman" w:hAnsi="Times New Roman" w:cs="Times New Roman"/>
          <w:sz w:val="20"/>
          <w:szCs w:val="20"/>
          <w:lang w:val="en-US"/>
        </w:rPr>
        <w:t xml:space="preserve"> chronic Digestive disease (bottom left corner). From </w:t>
      </w:r>
      <w:r w:rsidR="00CC0C2D" w:rsidRPr="000F283A">
        <w:rPr>
          <w:rFonts w:ascii="Times New Roman" w:hAnsi="Times New Roman" w:cs="Times New Roman"/>
          <w:kern w:val="0"/>
          <w:sz w:val="20"/>
          <w:szCs w:val="20"/>
          <w:lang w:val="en-US"/>
          <w14:ligatures w14:val="none"/>
        </w:rPr>
        <w:t>all three of the mentioned states,</w:t>
      </w:r>
      <w:r w:rsidRPr="000F283A">
        <w:rPr>
          <w:rFonts w:ascii="Times New Roman" w:hAnsi="Times New Roman" w:cs="Times New Roman"/>
          <w:sz w:val="20"/>
          <w:szCs w:val="20"/>
          <w:lang w:val="en-US"/>
        </w:rPr>
        <w:t xml:space="preserve"> a patient may die and transition to the fourth state, Death (bottom right corner). </w:t>
      </w:r>
      <w:bookmarkStart w:id="75" w:name="_Hlk196472011"/>
      <w:r w:rsidRPr="000F283A">
        <w:rPr>
          <w:rFonts w:ascii="Times New Roman" w:hAnsi="Times New Roman" w:cs="Times New Roman"/>
          <w:sz w:val="20"/>
          <w:szCs w:val="20"/>
          <w:lang w:val="en-US"/>
        </w:rPr>
        <w:t>The model was stratified by age group and sex.</w:t>
      </w:r>
    </w:p>
    <w:bookmarkEnd w:id="70"/>
    <w:bookmarkEnd w:id="75"/>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15FA69C2"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0F283A">
        <w:rPr>
          <w:rFonts w:ascii="Times New Roman" w:hAnsi="Times New Roman" w:cs="Times New Roman"/>
          <w:lang w:val="en-US"/>
        </w:rPr>
        <w:t xml:space="preserve">analysis was developed in </w:t>
      </w:r>
      <w:commentRangeStart w:id="76"/>
      <w:r w:rsidRPr="000F283A">
        <w:rPr>
          <w:rFonts w:ascii="Times New Roman" w:hAnsi="Times New Roman" w:cs="Times New Roman"/>
          <w:lang w:val="en-US"/>
        </w:rPr>
        <w:t>R</w:t>
      </w:r>
      <w:commentRangeEnd w:id="76"/>
      <w:r w:rsidR="00B56FAF">
        <w:rPr>
          <w:rStyle w:val="Refdecomentario"/>
        </w:rPr>
        <w:commentReference w:id="76"/>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{"citationID":"QPvOdhUB","properties":{"formattedCitation":"\\super 21\\nosupersub{}","plainCitation":"21","noteIndex":0},"citationItems":[{"id":132,"uris":["http://zotero.org/groups/5772643/items/VV9MWYSQ"],"itemData":{"id":132,"type":"software","event-place":"{Vienna,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21</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The cost effectiveness analysis was undertaken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simulating two cohorts, </w:t>
      </w:r>
      <w:commentRangeStart w:id="77"/>
      <w:r w:rsidRPr="000F283A">
        <w:rPr>
          <w:rFonts w:ascii="Times New Roman" w:hAnsi="Times New Roman" w:cs="Times New Roman"/>
          <w:lang w:val="en-US"/>
        </w:rPr>
        <w:t xml:space="preserve">one treated and one not treated with </w:t>
      </w:r>
      <w:r w:rsidR="002A40E0">
        <w:rPr>
          <w:rFonts w:ascii="Times New Roman" w:hAnsi="Times New Roman" w:cs="Times New Roman"/>
          <w:lang w:val="en-US"/>
        </w:rPr>
        <w:t>b</w:t>
      </w:r>
      <w:r w:rsidRPr="000F283A">
        <w:rPr>
          <w:rFonts w:ascii="Times New Roman" w:hAnsi="Times New Roman" w:cs="Times New Roman"/>
          <w:lang w:val="en-US"/>
        </w:rPr>
        <w:t>enznidazol</w:t>
      </w:r>
      <w:r w:rsidR="002A40E0">
        <w:rPr>
          <w:rFonts w:ascii="Times New Roman" w:hAnsi="Times New Roman" w:cs="Times New Roman"/>
          <w:lang w:val="en-US"/>
        </w:rPr>
        <w:t>e</w:t>
      </w:r>
      <w:commentRangeEnd w:id="77"/>
      <w:r w:rsidR="00C21300">
        <w:rPr>
          <w:rStyle w:val="Refdecomentario"/>
        </w:rPr>
        <w:commentReference w:id="77"/>
      </w:r>
      <w:r w:rsidRPr="000F283A">
        <w:rPr>
          <w:rFonts w:ascii="Times New Roman" w:hAnsi="Times New Roman" w:cs="Times New Roman"/>
          <w:lang w:val="en-US"/>
        </w:rPr>
        <w:t>. For each arm, QALYs and costs were calculated with the model as well as the incremental cost-effectiveness ratio (difference in costs divided by difference in QALYs).</w:t>
      </w:r>
    </w:p>
    <w:p w14:paraId="25BF17E8" w14:textId="43CDDD04"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commentRangeStart w:id="78"/>
      <w:r w:rsidR="002E414B" w:rsidRPr="000F283A">
        <w:rPr>
          <w:rFonts w:ascii="Times New Roman" w:hAnsi="Times New Roman" w:cs="Times New Roman"/>
          <w:lang w:val="en-US"/>
        </w:rPr>
        <w:t xml:space="preserve">Supplementary </w:t>
      </w:r>
      <w:commentRangeEnd w:id="78"/>
      <w:r w:rsidR="00C81388">
        <w:rPr>
          <w:rStyle w:val="Refdecomentario"/>
        </w:rPr>
        <w:commentReference w:id="78"/>
      </w:r>
      <w:r w:rsidR="002E414B" w:rsidRPr="000F283A">
        <w:rPr>
          <w:rFonts w:ascii="Times New Roman" w:hAnsi="Times New Roman" w:cs="Times New Roman"/>
          <w:lang w:val="en-US"/>
        </w:rPr>
        <w:t>material)</w:t>
      </w:r>
      <w:r w:rsidR="00490CF5" w:rsidRPr="000F283A">
        <w:rPr>
          <w:rFonts w:ascii="Times New Roman" w:hAnsi="Times New Roman" w:cs="Times New Roman"/>
          <w:lang w:val="en-US"/>
        </w:rPr>
        <w:t>.</w:t>
      </w:r>
    </w:p>
    <w:p w14:paraId="4258EE8C" w14:textId="62D9A62F" w:rsidR="00490CF5" w:rsidRDefault="00087635" w:rsidP="00490CF5">
      <w:pPr>
        <w:spacing w:line="360" w:lineRule="auto"/>
        <w:rPr>
          <w:ins w:id="79" w:author="Jose Antonio Perez Molina" w:date="2025-06-11T12:50:00Z"/>
          <w:rFonts w:ascii="Times New Roman" w:hAnsi="Times New Roman" w:cs="Times New Roman"/>
          <w:lang w:val="en-US"/>
        </w:rPr>
      </w:pPr>
      <w:r w:rsidRPr="000F283A">
        <w:rPr>
          <w:rFonts w:ascii="Times New Roman" w:hAnsi="Times New Roman" w:cs="Times New Roman"/>
          <w:lang w:val="en-US"/>
        </w:rPr>
        <w:t>As a final calculation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the expected value of perfect information was also </w:t>
      </w:r>
      <w:commentRangeStart w:id="80"/>
      <w:r w:rsidRPr="000F283A">
        <w:rPr>
          <w:rFonts w:ascii="Times New Roman" w:hAnsi="Times New Roman" w:cs="Times New Roman"/>
          <w:lang w:val="en-US"/>
        </w:rPr>
        <w:t>evaluated</w:t>
      </w:r>
      <w:commentRangeEnd w:id="80"/>
      <w:r w:rsidR="00785275">
        <w:rPr>
          <w:rStyle w:val="Refdecomentario"/>
        </w:rPr>
        <w:commentReference w:id="80"/>
      </w:r>
      <w:r w:rsidRPr="000F283A">
        <w:rPr>
          <w:rFonts w:ascii="Times New Roman" w:hAnsi="Times New Roman" w:cs="Times New Roman"/>
          <w:lang w:val="en-US"/>
        </w:rPr>
        <w:t>.</w:t>
      </w:r>
      <w:ins w:id="81" w:author="Jose Antonio Perez Molina" w:date="2025-06-11T12:50:00Z">
        <w:r w:rsidR="00C81388">
          <w:rPr>
            <w:rFonts w:ascii="Times New Roman" w:hAnsi="Times New Roman" w:cs="Times New Roman"/>
            <w:lang w:val="en-US"/>
          </w:rPr>
          <w:t xml:space="preserve"> </w:t>
        </w:r>
      </w:ins>
    </w:p>
    <w:p w14:paraId="06F8976D" w14:textId="04758C50" w:rsidR="00C81388" w:rsidRDefault="00600B06" w:rsidP="00490CF5">
      <w:pPr>
        <w:spacing w:line="360" w:lineRule="auto"/>
        <w:rPr>
          <w:ins w:id="82" w:author="Jose Antonio Perez Molina" w:date="2025-06-11T12:50:00Z"/>
          <w:rFonts w:ascii="Times New Roman" w:hAnsi="Times New Roman" w:cs="Times New Roman"/>
          <w:lang w:val="en-US"/>
        </w:rPr>
      </w:pPr>
      <w:ins w:id="83" w:author="Jose Antonio Perez Molina" w:date="2025-06-11T15:43:00Z">
        <w:r>
          <w:rPr>
            <w:rFonts w:ascii="Times New Roman" w:hAnsi="Times New Roman" w:cs="Times New Roman"/>
            <w:kern w:val="0"/>
            <w:lang w:val="en-US"/>
            <w14:ligatures w14:val="none"/>
          </w:rPr>
          <w:t xml:space="preserve">In decision-analytic cost-effectiveness modelling, the expected value of perfect information (EVPI) quantifies its worth—expressed in monetary terms—in eliminating all uncertainty about model parameters. It is calculated by comparing two net monetary benefit (NMB) scenarios: (1) the NMB obtained when the decision-maker selects the intervention with the highest expected NMB based on current evidence, and (2) the NMB that would be </w:t>
        </w:r>
        <w:proofErr w:type="spellStart"/>
        <w:r>
          <w:rPr>
            <w:rFonts w:ascii="Times New Roman" w:hAnsi="Times New Roman" w:cs="Times New Roman"/>
            <w:kern w:val="0"/>
            <w:lang w:val="en-US"/>
            <w14:ligatures w14:val="none"/>
          </w:rPr>
          <w:t>realised</w:t>
        </w:r>
        <w:proofErr w:type="spellEnd"/>
        <w:r>
          <w:rPr>
            <w:rFonts w:ascii="Times New Roman" w:hAnsi="Times New Roman" w:cs="Times New Roman"/>
            <w:kern w:val="0"/>
            <w:lang w:val="en-US"/>
            <w14:ligatures w14:val="none"/>
          </w:rPr>
          <w:t xml:space="preserve"> if the true parameter values were known in advance, allowing for the optimal intervention to be chosen in every possible state of the world. The difference between these two expectations, typically first computed per patient and then scaled to the affected population over a specified time horizon, represents the EVPI. This figure establishes an </w:t>
        </w:r>
        <w:r>
          <w:rPr>
            <w:rFonts w:ascii="Times New Roman" w:hAnsi="Times New Roman" w:cs="Times New Roman"/>
            <w:kern w:val="0"/>
            <w:lang w:val="en-US"/>
            <w14:ligatures w14:val="none"/>
          </w:rPr>
          <w:lastRenderedPageBreak/>
          <w:t>upper limit on rational spending for additional research: a small EVPI suggests that further studies are unlikely to influence the decision, whereas a large EVPI indicates that reducing uncertainty could yield considerable economic and health benefits.</w:t>
        </w:r>
      </w:ins>
    </w:p>
    <w:p w14:paraId="153E5671" w14:textId="77777777" w:rsidR="00C81388" w:rsidRPr="000F283A" w:rsidRDefault="00C81388" w:rsidP="00490CF5">
      <w:pPr>
        <w:spacing w:line="360" w:lineRule="auto"/>
        <w:rPr>
          <w:rFonts w:ascii="Times New Roman" w:hAnsi="Times New Roman" w:cs="Times New Roman"/>
          <w:lang w:val="en-US"/>
        </w:rPr>
      </w:pPr>
    </w:p>
    <w:p w14:paraId="035D49F5" w14:textId="4ED9B6B3"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{"citationID":"C5VVQlgB","properties":{"formattedCitation":"\\super 22\\nosupersub{}","plainCitation":"22","noteIndex":0},"citationItems":[{"id":134,"uris":["http://zotero.org/groups/5772643/items/9A4WSY6Q"],"itemData":{"id":134,"type":"article-journal","container-title":"Value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22</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732"/>
        <w:gridCol w:w="1887"/>
        <w:gridCol w:w="1623"/>
        <w:gridCol w:w="1637"/>
        <w:gridCol w:w="1619"/>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669FB0AD" w:rsidR="00A66ED9" w:rsidRPr="0074339A" w:rsidRDefault="00A66ED9" w:rsidP="00AC7710">
            <w:pPr>
              <w:spacing w:line="276" w:lineRule="auto"/>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BD29BF" w:rsidRPr="0074339A">
              <w:rPr>
                <w:rFonts w:ascii="Times New Roman" w:hAnsi="Times New Roman" w:cs="Times New Roman"/>
                <w:sz w:val="20"/>
                <w:szCs w:val="20"/>
                <w:lang w:val="en-US"/>
              </w:rPr>
              <w:t>arameter</w:t>
            </w: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Dis</w:t>
            </w:r>
            <w:r w:rsidR="002C4B09" w:rsidRPr="0074339A">
              <w:rPr>
                <w:rFonts w:ascii="Times New Roman" w:hAnsi="Times New Roman" w:cs="Times New Roman"/>
                <w:sz w:val="20"/>
                <w:szCs w:val="20"/>
                <w:lang w:val="en-US"/>
              </w:rPr>
              <w:t>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071BE06D" w:rsidR="00A66ED9" w:rsidRPr="000F283A" w:rsidRDefault="00A66ED9" w:rsidP="003567E7">
            <w:pPr>
              <w:spacing w:line="360" w:lineRule="auto"/>
              <w:rPr>
                <w:rFonts w:ascii="Times New Roman" w:hAnsi="Times New Roman" w:cs="Times New Roman"/>
                <w:sz w:val="16"/>
                <w:szCs w:val="16"/>
                <w:lang w:val="en-US"/>
              </w:rPr>
            </w:pPr>
            <w:bookmarkStart w:id="84" w:name="_Hlk201165286"/>
            <w:commentRangeStart w:id="85"/>
            <w:r w:rsidRPr="000F283A">
              <w:rPr>
                <w:rFonts w:ascii="Times New Roman" w:hAnsi="Times New Roman" w:cs="Times New Roman"/>
                <w:sz w:val="16"/>
                <w:szCs w:val="16"/>
                <w:lang w:val="en-US"/>
              </w:rPr>
              <w:t xml:space="preserve">Probability of progression to cardiac </w:t>
            </w:r>
            <w:ins w:id="86" w:author="Jara Llenas García" w:date="2025-06-18T20:27:00Z">
              <w:r w:rsidR="003100FF">
                <w:rPr>
                  <w:rFonts w:ascii="Times New Roman" w:hAnsi="Times New Roman" w:cs="Times New Roman"/>
                  <w:sz w:val="16"/>
                  <w:szCs w:val="16"/>
                  <w:lang w:val="en-US"/>
                </w:rPr>
                <w:t xml:space="preserve">Chagas </w:t>
              </w:r>
            </w:ins>
            <w:r w:rsidRPr="000F283A">
              <w:rPr>
                <w:rFonts w:ascii="Times New Roman" w:hAnsi="Times New Roman" w:cs="Times New Roman"/>
                <w:sz w:val="16"/>
                <w:szCs w:val="16"/>
                <w:lang w:val="en-US"/>
              </w:rPr>
              <w:t>disease</w:t>
            </w:r>
            <w:r w:rsidR="000F283A" w:rsidRPr="000F283A">
              <w:rPr>
                <w:rFonts w:ascii="Times New Roman" w:hAnsi="Times New Roman" w:cs="Times New Roman"/>
                <w:sz w:val="16"/>
                <w:szCs w:val="16"/>
                <w:lang w:val="en-US"/>
              </w:rPr>
              <w:t xml:space="preserve"> per year</w:t>
            </w:r>
            <w:ins w:id="87" w:author="Jose Antonio Perez Molina" w:date="2025-06-11T12:29:00Z">
              <w:r w:rsidR="00A95EFB">
                <w:rPr>
                  <w:rFonts w:ascii="Times New Roman" w:hAnsi="Times New Roman" w:cs="Times New Roman"/>
                  <w:sz w:val="16"/>
                  <w:szCs w:val="16"/>
                  <w:lang w:val="en-US"/>
                </w:rPr>
                <w:t xml:space="preserve"> </w:t>
              </w:r>
              <w:commentRangeStart w:id="88"/>
              <w:r w:rsidR="00A95EFB">
                <w:rPr>
                  <w:rFonts w:ascii="Times New Roman" w:hAnsi="Times New Roman" w:cs="Times New Roman"/>
                  <w:sz w:val="16"/>
                  <w:szCs w:val="16"/>
                  <w:lang w:val="en-US"/>
                </w:rPr>
                <w:t>(%)</w:t>
              </w:r>
            </w:ins>
            <w:commentRangeEnd w:id="88"/>
            <w:ins w:id="89" w:author="Jose Antonio Perez Molina" w:date="2025-06-11T12:30:00Z">
              <w:r w:rsidR="00A95EFB">
                <w:rPr>
                  <w:rStyle w:val="Refdecomentario"/>
                  <w:b w:val="0"/>
                  <w:bCs w:val="0"/>
                </w:rPr>
                <w:commentReference w:id="88"/>
              </w:r>
            </w:ins>
          </w:p>
        </w:tc>
        <w:tc>
          <w:tcPr>
            <w:tcW w:w="0" w:type="dxa"/>
          </w:tcPr>
          <w:p w14:paraId="24E21FCF" w14:textId="2522F47A"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commentRangeStart w:id="90"/>
            <w:commentRangeStart w:id="91"/>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3-3</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commentRangeEnd w:id="90"/>
            <w:r w:rsidR="00BB0024" w:rsidRPr="000F283A">
              <w:rPr>
                <w:rStyle w:val="Refdecomentario"/>
                <w:rFonts w:ascii="Times New Roman" w:hAnsi="Times New Roman" w:cs="Times New Roman"/>
              </w:rPr>
              <w:commentReference w:id="90"/>
            </w:r>
            <w:commentRangeEnd w:id="91"/>
            <w:r w:rsidR="000F283A" w:rsidRPr="000F283A">
              <w:rPr>
                <w:rStyle w:val="Refdecomentario"/>
                <w:rFonts w:ascii="Times New Roman" w:hAnsi="Times New Roman" w:cs="Times New Roman"/>
              </w:rPr>
              <w:commentReference w:id="91"/>
            </w:r>
            <w:commentRangeEnd w:id="85"/>
            <w:r w:rsidR="00981323">
              <w:rPr>
                <w:rStyle w:val="Refdecomentario"/>
              </w:rPr>
              <w:commentReference w:id="85"/>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7E951C19"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r w:rsidRPr="000F283A">
              <w:rPr>
                <w:rFonts w:ascii="Times New Roman" w:hAnsi="Times New Roman" w:cs="Times New Roman"/>
                <w:sz w:val="16"/>
                <w:szCs w:val="16"/>
                <w:lang w:val="en-US"/>
              </w:rPr>
              <w:t>, 95%CI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7C5F5ABD"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{"citationID":"pPELP6r9","properties":{"formattedCitation":"\\super 23\\nosupersub{}","plainCitation":"23","noteIndex":0},"citationItems":[{"id":19,"uris":["http://zotero.org/groups/5772643/items/ZCK32BIM"],"itemData":{"id":19,"type":"article-journal","abstract":"IMPORTANCE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23</w:t>
            </w:r>
            <w:r w:rsidR="00D466A2" w:rsidRPr="000F283A">
              <w:rPr>
                <w:rFonts w:ascii="Times New Roman" w:hAnsi="Times New Roman" w:cs="Times New Roman"/>
                <w:sz w:val="16"/>
                <w:szCs w:val="16"/>
                <w:lang w:val="en-US"/>
              </w:rPr>
              <w:fldChar w:fldCharType="end"/>
            </w:r>
          </w:p>
        </w:tc>
      </w:tr>
      <w:bookmarkEnd w:id="84"/>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130C83A5"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{"citationID":"IU9KYctw","properties":{"formattedCitation":"\\super 24\\nosupersub{}","plainCitation":"24","noteIndex":0},"citationItems":[{"id":20,"uris":["http://zotero.org/groups/5772643/items/BGHLQF5K"],"itemData":{"id":20,"type":"article-journal","abstract":"Aims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24</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76C3D9B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w:t>
            </w:r>
            <w:del w:id="92" w:author="Jara Llenas García" w:date="2025-06-18T20:27:00Z">
              <w:r w:rsidRPr="000F283A" w:rsidDel="003100FF">
                <w:rPr>
                  <w:rFonts w:ascii="Times New Roman" w:hAnsi="Times New Roman" w:cs="Times New Roman"/>
                  <w:sz w:val="16"/>
                  <w:szCs w:val="16"/>
                  <w:lang w:val="en-US"/>
                </w:rPr>
                <w:delText>transitioning into state with</w:delText>
              </w:r>
            </w:del>
            <w:ins w:id="93" w:author="Jara Llenas García" w:date="2025-06-18T20:27:00Z">
              <w:r w:rsidR="003100FF">
                <w:rPr>
                  <w:rFonts w:ascii="Times New Roman" w:hAnsi="Times New Roman" w:cs="Times New Roman"/>
                  <w:sz w:val="16"/>
                  <w:szCs w:val="16"/>
                  <w:lang w:val="en-US"/>
                </w:rPr>
                <w:t>progression to digestive</w:t>
              </w:r>
            </w:ins>
            <w:r w:rsidRPr="000F283A">
              <w:rPr>
                <w:rFonts w:ascii="Times New Roman" w:hAnsi="Times New Roman" w:cs="Times New Roman"/>
                <w:sz w:val="16"/>
                <w:szCs w:val="16"/>
                <w:lang w:val="en-US"/>
              </w:rPr>
              <w:t xml:space="preserve"> Chagas </w:t>
            </w:r>
            <w:del w:id="94" w:author="Jara Llenas García" w:date="2025-06-18T20:27:00Z">
              <w:r w:rsidRPr="000F283A" w:rsidDel="003100FF">
                <w:rPr>
                  <w:rFonts w:ascii="Times New Roman" w:hAnsi="Times New Roman" w:cs="Times New Roman"/>
                  <w:sz w:val="16"/>
                  <w:szCs w:val="16"/>
                  <w:lang w:val="en-US"/>
                </w:rPr>
                <w:delText xml:space="preserve">digestive </w:delText>
              </w:r>
            </w:del>
            <w:r w:rsidRPr="000F283A">
              <w:rPr>
                <w:rFonts w:ascii="Times New Roman" w:hAnsi="Times New Roman" w:cs="Times New Roman"/>
                <w:sz w:val="16"/>
                <w:szCs w:val="16"/>
                <w:lang w:val="en-US"/>
              </w:rPr>
              <w:t>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4A9D1F0F"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{"citationID":"kq8O4sQV","properties":{"formattedCitation":"\\super 25\\nosupersub{}","plainCitation":"25","noteIndex":0},"citationItems":[{"id":10,"uris":["http://zotero.org/groups/5772643/items/WZKWEN4P"],"itemData":{"id":10,"type":"article-journal","abstract":"Foi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25</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010EC1F5"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ins w:id="95" w:author="Jara Llenas García" w:date="2025-06-18T20:27:00Z">
              <w:r w:rsidR="003100FF">
                <w:rPr>
                  <w:rFonts w:ascii="Times New Roman" w:hAnsi="Times New Roman" w:cs="Times New Roman"/>
                  <w:sz w:val="16"/>
                  <w:szCs w:val="16"/>
                  <w:lang w:val="en-US"/>
                </w:rPr>
                <w:t>c</w:t>
              </w:r>
            </w:ins>
            <w:del w:id="96" w:author="Jara Llenas García" w:date="2025-06-18T20:27:00Z">
              <w:r w:rsidRPr="000F283A" w:rsidDel="003100FF">
                <w:rPr>
                  <w:rFonts w:ascii="Times New Roman" w:hAnsi="Times New Roman" w:cs="Times New Roman"/>
                  <w:sz w:val="16"/>
                  <w:szCs w:val="16"/>
                  <w:lang w:val="en-US"/>
                </w:rPr>
                <w:delText>C</w:delText>
              </w:r>
            </w:del>
            <w:r w:rsidRPr="000F283A">
              <w:rPr>
                <w:rFonts w:ascii="Times New Roman" w:hAnsi="Times New Roman" w:cs="Times New Roman"/>
                <w:sz w:val="16"/>
                <w:szCs w:val="16"/>
                <w:lang w:val="en-US"/>
              </w:rPr>
              <w:t>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2B63A6CA"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123985" w:rsidRPr="000F283A">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59EFD8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del w:id="97" w:author="Jara Llenas García" w:date="2025-06-18T20:27:00Z">
              <w:r w:rsidRPr="000F283A" w:rsidDel="003100FF">
                <w:rPr>
                  <w:rFonts w:ascii="Times New Roman" w:hAnsi="Times New Roman" w:cs="Times New Roman"/>
                  <w:sz w:val="16"/>
                  <w:szCs w:val="16"/>
                  <w:lang w:val="en-US"/>
                </w:rPr>
                <w:delText>D</w:delText>
              </w:r>
            </w:del>
            <w:ins w:id="98" w:author="Jara Llenas García" w:date="2025-06-18T20:27:00Z">
              <w:r w:rsidR="003100FF">
                <w:rPr>
                  <w:rFonts w:ascii="Times New Roman" w:hAnsi="Times New Roman" w:cs="Times New Roman"/>
                  <w:sz w:val="16"/>
                  <w:szCs w:val="16"/>
                  <w:lang w:val="en-US"/>
                </w:rPr>
                <w:t>d</w:t>
              </w:r>
            </w:ins>
            <w:r w:rsidRPr="000F283A">
              <w:rPr>
                <w:rFonts w:ascii="Times New Roman" w:hAnsi="Times New Roman" w:cs="Times New Roman"/>
                <w:sz w:val="16"/>
                <w:szCs w:val="16"/>
                <w:lang w:val="en-US"/>
              </w:rPr>
              <w:t xml:space="preserve">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commentRangeStart w:id="99"/>
            <w:r w:rsidRPr="000F283A">
              <w:rPr>
                <w:rFonts w:ascii="Times New Roman" w:hAnsi="Times New Roman" w:cs="Times New Roman"/>
                <w:sz w:val="16"/>
                <w:szCs w:val="16"/>
                <w:lang w:val="en-US"/>
              </w:rPr>
              <w:t>NA</w:t>
            </w:r>
            <w:commentRangeEnd w:id="99"/>
            <w:r w:rsidR="00981323">
              <w:rPr>
                <w:rStyle w:val="Refdecomentario"/>
              </w:rPr>
              <w:commentReference w:id="99"/>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55861CE9"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{"citationID":"ZZHLjiEV","properties":{"formattedCitation":"\\super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vertAlign w:val="superscript"/>
              </w:rPr>
              <w:t>19</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Pr="00A976B6" w:rsidRDefault="00A976B6" w:rsidP="00A976B6">
      <w:pPr>
        <w:spacing w:line="360" w:lineRule="auto"/>
        <w:rPr>
          <w:ins w:id="100" w:author="Jose Antonio Perez Molina" w:date="2025-06-11T15:55:00Z"/>
          <w:rFonts w:ascii="Times New Roman" w:hAnsi="Times New Roman" w:cs="Times New Roman"/>
          <w:lang w:val="en-US"/>
          <w:rPrChange w:id="101" w:author="Jose Antonio Perez Molina" w:date="2025-06-11T15:55:00Z">
            <w:rPr>
              <w:ins w:id="102" w:author="Jose Antonio Perez Molina" w:date="2025-06-11T15:55:00Z"/>
              <w:rFonts w:ascii="Times New Roman" w:hAnsi="Times New Roman" w:cs="Times New Roman"/>
            </w:rPr>
          </w:rPrChange>
        </w:rPr>
      </w:pPr>
      <w:ins w:id="103" w:author="Jose Antonio Perez Molina" w:date="2025-06-11T15:55:00Z">
        <w:r w:rsidRPr="00A976B6">
          <w:rPr>
            <w:rFonts w:ascii="Times New Roman" w:hAnsi="Times New Roman" w:cs="Times New Roman"/>
            <w:lang w:val="en-US"/>
            <w:rPrChange w:id="104" w:author="Jose Antonio Perez Molina" w:date="2025-06-11T15:55:00Z">
              <w:rPr>
                <w:rFonts w:ascii="Times New Roman" w:hAnsi="Times New Roman" w:cs="Times New Roman"/>
              </w:rPr>
            </w:rPrChange>
          </w:rPr>
          <w:lastRenderedPageBreak/>
          <w:t>The costs of laboratory tests, diagnostic procedures, medical attention, drugs, and medical devices are presented in Table 2.</w:t>
        </w:r>
      </w:ins>
    </w:p>
    <w:p w14:paraId="4A68E218" w14:textId="1B4ABBF2" w:rsidR="00FE3AB8" w:rsidRPr="000F283A" w:rsidRDefault="007B38E2" w:rsidP="00FE3AB8">
      <w:pPr>
        <w:spacing w:line="360" w:lineRule="auto"/>
        <w:rPr>
          <w:rFonts w:ascii="Times New Roman" w:hAnsi="Times New Roman" w:cs="Times New Roman"/>
          <w:b/>
          <w:bCs/>
          <w:lang w:val="en-US"/>
        </w:rPr>
      </w:pPr>
      <w:del w:id="105" w:author="Jose Antonio Perez Molina" w:date="2025-06-11T15:55:00Z">
        <w:r w:rsidRPr="000F283A" w:rsidDel="00A976B6">
          <w:rPr>
            <w:rFonts w:ascii="Times New Roman" w:hAnsi="Times New Roman" w:cs="Times New Roman"/>
            <w:lang w:val="en-US"/>
          </w:rPr>
          <w:delText>Costs used in the model are presented in table 2</w:delText>
        </w:r>
      </w:del>
      <w:r w:rsidRPr="000F283A">
        <w:rPr>
          <w:rFonts w:ascii="Times New Roman" w:hAnsi="Times New Roman" w:cs="Times New Roman"/>
          <w:lang w:val="en-US"/>
        </w:rPr>
        <w:t>.</w:t>
      </w:r>
    </w:p>
    <w:tbl>
      <w:tblPr>
        <w:tblStyle w:val="Tablanormal4"/>
        <w:tblW w:w="0" w:type="auto"/>
        <w:tblLook w:val="04A0" w:firstRow="1" w:lastRow="0" w:firstColumn="1" w:lastColumn="0" w:noHBand="0" w:noVBand="1"/>
      </w:tblPr>
      <w:tblGrid>
        <w:gridCol w:w="2309"/>
        <w:gridCol w:w="972"/>
        <w:gridCol w:w="1388"/>
        <w:gridCol w:w="1099"/>
        <w:gridCol w:w="3302"/>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77777777" w:rsidR="00FE3AB8" w:rsidRPr="000F283A" w:rsidRDefault="00FE3AB8" w:rsidP="00FE3AB8">
            <w:pPr>
              <w:spacing w:after="160" w:line="360" w:lineRule="auto"/>
              <w:rPr>
                <w:rFonts w:ascii="Times New Roman" w:hAnsi="Times New Roman" w:cs="Times New Roman"/>
                <w:sz w:val="20"/>
                <w:szCs w:val="20"/>
              </w:rPr>
            </w:pPr>
            <w:r w:rsidRPr="000F283A">
              <w:rPr>
                <w:rFonts w:ascii="Times New Roman" w:hAnsi="Times New Roman" w:cs="Times New Roman"/>
                <w:sz w:val="20"/>
                <w:szCs w:val="20"/>
              </w:rPr>
              <w:t>Item</w:t>
            </w: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commentRangeStart w:id="106"/>
            <w:proofErr w:type="spellStart"/>
            <w:r w:rsidRPr="000F283A">
              <w:rPr>
                <w:rFonts w:ascii="Times New Roman" w:hAnsi="Times New Roman" w:cs="Times New Roman"/>
                <w:sz w:val="20"/>
                <w:szCs w:val="20"/>
              </w:rPr>
              <w:t>Annual</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Units</w:t>
            </w:r>
            <w:commentRangeEnd w:id="106"/>
            <w:proofErr w:type="spellEnd"/>
            <w:r w:rsidR="00C21300">
              <w:rPr>
                <w:rStyle w:val="Refdecomentario"/>
                <w:b w:val="0"/>
                <w:bCs w:val="0"/>
              </w:rPr>
              <w:commentReference w:id="106"/>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B2243A"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ADE19CB"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{"citationID":"wsuRxM1d","properties":{"formattedCitation":"\\super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commentRangeStart w:id="107"/>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1C857412"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{"citationID":"STPUxVEi","properties":{"formattedCitation":"\\super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commentRangeEnd w:id="107"/>
            <w:r w:rsidR="00F8087A">
              <w:rPr>
                <w:rStyle w:val="Refdecomentario"/>
              </w:rPr>
              <w:commentReference w:id="107"/>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commentRangeStart w:id="108"/>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463B915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{"citationID":"PzFQiMc3","properties":{"formattedCitation":"\\super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commentRangeEnd w:id="108"/>
            <w:r w:rsidR="00F8087A">
              <w:rPr>
                <w:rStyle w:val="Refdecomentario"/>
              </w:rPr>
              <w:commentReference w:id="108"/>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commentRangeStart w:id="109"/>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commentRangeEnd w:id="109"/>
            <w:r w:rsidR="00F8087A">
              <w:rPr>
                <w:rStyle w:val="Refdecomentario"/>
              </w:rPr>
              <w:commentReference w:id="109"/>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54F04E00"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{"citationID":"Kd2DGksf","properties":{"formattedCitation":"\\super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2E0522E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{"citationID":"9SVWZlRF","properties":{"formattedCitation":"\\super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commentRangeStart w:id="110"/>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30B8B25A"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{"citationID":"OdGZOxiw","properties":{"formattedCitation":"\\super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commentRangeEnd w:id="110"/>
            <w:r w:rsidR="00F8087A">
              <w:rPr>
                <w:rStyle w:val="Refdecomentario"/>
              </w:rPr>
              <w:commentReference w:id="110"/>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082E7C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{"citationID":"DDFDoYKv","properties":{"formattedCitation":"\\super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5A939C6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{"citationID":"adn4SbAt","properties":{"formattedCitation":"\\super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commentRangeStart w:id="111"/>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commentRangeEnd w:id="111"/>
            <w:r w:rsidR="00C21300">
              <w:rPr>
                <w:rStyle w:val="Refdecomentario"/>
              </w:rPr>
              <w:commentReference w:id="111"/>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7DA95AEB"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{"citationID":"opHT1PsT","properties":{"formattedCitation":"\\super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63FDAE8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{"citationID":"6IrXns2e","properties":{"formattedCitation":"\\super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70A765C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{"citationID":"ATQikR14","properties":{"formattedCitation":"\\super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2CABEDC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{"citationID":"Sn8Kbt33","properties":{"formattedCitation":"\\super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7F5BEE0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{"citationID":"WJ7yQn0H","properties":{"formattedCitation":"\\super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104700FE"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{"citationID":"XFwRrW0u","properties":{"formattedCitation":"\\super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69D6A28B"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{"citationID":"vLopddxr","properties":{"formattedCitation":"\\super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commentRangeStart w:id="113"/>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46B188E4"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{"citationID":"P9aQJseC","properties":{"formattedCitation":"\\super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Pr="000F283A">
              <w:rPr>
                <w:rFonts w:ascii="Times New Roman" w:hAnsi="Times New Roman" w:cs="Times New Roman"/>
                <w:sz w:val="16"/>
                <w:szCs w:val="16"/>
              </w:rPr>
              <w:fldChar w:fldCharType="end"/>
            </w:r>
            <w:commentRangeEnd w:id="113"/>
            <w:r w:rsidR="00C21300">
              <w:rPr>
                <w:rStyle w:val="Refdecomentario"/>
              </w:rPr>
              <w:commentReference w:id="113"/>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0D4F80F8"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{"citationID":"53fH2zSg","properties":{"formattedCitation":"\\super 29\\nosupersub{}","plainCitation":"29","noteIndex":0},"citationItems":[{"id":144,"uris":["http://zotero.org/groups/5772643/items/7TQWUJ7V"],"itemData":{"id":144,"type":"article-journal","abstract":"Introduction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29</w:t>
            </w:r>
            <w:r w:rsidRPr="000F283A">
              <w:rPr>
                <w:rFonts w:ascii="Times New Roman" w:hAnsi="Times New Roman" w:cs="Times New Roman"/>
                <w:sz w:val="16"/>
                <w:szCs w:val="16"/>
              </w:rPr>
              <w:fldChar w:fldCharType="end"/>
            </w:r>
          </w:p>
        </w:tc>
      </w:tr>
    </w:tbl>
    <w:p w14:paraId="6571432C" w14:textId="77777777" w:rsidR="00FE3AB8" w:rsidRPr="000F283A" w:rsidRDefault="00B2243A"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387FA641">
          <v:rect id="_x0000_i1025" alt="" style="width:425.2pt;height:.05pt;mso-width-percent:0;mso-height-percent:0;mso-width-percent:0;mso-height-percent:0" o:hralign="center" o:hrstd="t" o:hr="t" fillcolor="#a0a0a0" stroked="f"/>
        </w:pict>
      </w:r>
    </w:p>
    <w:p w14:paraId="452AE752" w14:textId="50585436"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lastRenderedPageBreak/>
        <w:t xml:space="preserve">Table 2. Unit cost and </w:t>
      </w:r>
      <w:del w:id="114" w:author="Jose Antonio Perez Molina" w:date="2025-06-11T15:55:00Z">
        <w:r w:rsidRPr="00520B88" w:rsidDel="00A976B6">
          <w:rPr>
            <w:rFonts w:ascii="Times New Roman" w:hAnsi="Times New Roman" w:cs="Times New Roman"/>
            <w:b/>
            <w:bCs/>
            <w:i/>
            <w:iCs/>
            <w:sz w:val="20"/>
            <w:szCs w:val="20"/>
            <w:lang w:val="en-US"/>
          </w:rPr>
          <w:delText xml:space="preserve">utilization </w:delText>
        </w:r>
      </w:del>
      <w:proofErr w:type="spellStart"/>
      <w:ins w:id="115" w:author="Jose Antonio Perez Molina" w:date="2025-06-11T15:55:00Z">
        <w:r w:rsidR="00A976B6" w:rsidRPr="00520B88">
          <w:rPr>
            <w:rFonts w:ascii="Times New Roman" w:hAnsi="Times New Roman" w:cs="Times New Roman"/>
            <w:b/>
            <w:bCs/>
            <w:i/>
            <w:iCs/>
            <w:sz w:val="20"/>
            <w:szCs w:val="20"/>
            <w:lang w:val="en-US"/>
          </w:rPr>
          <w:t>utili</w:t>
        </w:r>
        <w:r w:rsidR="00A976B6">
          <w:rPr>
            <w:rFonts w:ascii="Times New Roman" w:hAnsi="Times New Roman" w:cs="Times New Roman"/>
            <w:b/>
            <w:bCs/>
            <w:i/>
            <w:iCs/>
            <w:sz w:val="20"/>
            <w:szCs w:val="20"/>
            <w:lang w:val="en-US"/>
          </w:rPr>
          <w:t>s</w:t>
        </w:r>
        <w:r w:rsidR="00A976B6" w:rsidRPr="00520B88">
          <w:rPr>
            <w:rFonts w:ascii="Times New Roman" w:hAnsi="Times New Roman" w:cs="Times New Roman"/>
            <w:b/>
            <w:bCs/>
            <w:i/>
            <w:iCs/>
            <w:sz w:val="20"/>
            <w:szCs w:val="20"/>
            <w:lang w:val="en-US"/>
          </w:rPr>
          <w:t>ation</w:t>
        </w:r>
        <w:proofErr w:type="spellEnd"/>
        <w:r w:rsidR="00A976B6" w:rsidRPr="00520B88">
          <w:rPr>
            <w:rFonts w:ascii="Times New Roman" w:hAnsi="Times New Roman" w:cs="Times New Roman"/>
            <w:b/>
            <w:bCs/>
            <w:i/>
            <w:iCs/>
            <w:sz w:val="20"/>
            <w:szCs w:val="20"/>
            <w:lang w:val="en-US"/>
          </w:rPr>
          <w:t xml:space="preserve"> </w:t>
        </w:r>
      </w:ins>
      <w:r w:rsidRPr="00520B88">
        <w:rPr>
          <w:rFonts w:ascii="Times New Roman" w:hAnsi="Times New Roman" w:cs="Times New Roman"/>
          <w:b/>
          <w:bCs/>
          <w:i/>
          <w:iCs/>
          <w:sz w:val="20"/>
          <w:szCs w:val="20"/>
          <w:lang w:val="en-US"/>
        </w:rPr>
        <w:t>reflect average or typical values used in the cost-effectiveness model of Chagas disease management</w:t>
      </w:r>
      <w:commentRangeStart w:id="116"/>
      <w:r w:rsidRPr="00520B88">
        <w:rPr>
          <w:rFonts w:ascii="Times New Roman" w:hAnsi="Times New Roman" w:cs="Times New Roman"/>
          <w:b/>
          <w:bCs/>
          <w:i/>
          <w:iCs/>
          <w:sz w:val="20"/>
          <w:szCs w:val="20"/>
          <w:lang w:val="en-US"/>
        </w:rPr>
        <w:t xml:space="preserve">. </w:t>
      </w:r>
      <w:r w:rsidRPr="00520B88">
        <w:rPr>
          <w:rFonts w:ascii="Times New Roman" w:hAnsi="Times New Roman" w:cs="Times New Roman"/>
          <w:i/>
          <w:iCs/>
          <w:sz w:val="20"/>
          <w:szCs w:val="20"/>
          <w:lang w:val="en-US"/>
        </w:rPr>
        <w:t>Ranges are shown where item use varies by clinical state (</w:t>
      </w:r>
      <w:del w:id="117" w:author="Jose Antonio Perez Molina" w:date="2025-06-11T15:55:00Z">
        <w:r w:rsidRPr="00520B88" w:rsidDel="00A976B6">
          <w:rPr>
            <w:rFonts w:ascii="Times New Roman" w:hAnsi="Times New Roman" w:cs="Times New Roman"/>
            <w:i/>
            <w:iCs/>
            <w:sz w:val="20"/>
            <w:szCs w:val="20"/>
            <w:lang w:val="en-US"/>
          </w:rPr>
          <w:delText>asymptomatic</w:delText>
        </w:r>
      </w:del>
      <w:ins w:id="118" w:author="Jose Antonio Perez Molina" w:date="2025-06-11T15:56:00Z">
        <w:r w:rsidR="00A976B6">
          <w:rPr>
            <w:rFonts w:ascii="Times New Roman" w:hAnsi="Times New Roman" w:cs="Times New Roman"/>
            <w:i/>
            <w:iCs/>
            <w:sz w:val="20"/>
            <w:szCs w:val="20"/>
            <w:lang w:val="en-US"/>
          </w:rPr>
          <w:t xml:space="preserve">, </w:t>
        </w:r>
      </w:ins>
      <w:ins w:id="119" w:author="Jose Antonio Perez Molina" w:date="2025-06-11T15:55:00Z">
        <w:r w:rsidR="00A976B6">
          <w:rPr>
            <w:rFonts w:ascii="Times New Roman" w:hAnsi="Times New Roman" w:cs="Times New Roman"/>
            <w:i/>
            <w:iCs/>
            <w:sz w:val="20"/>
            <w:szCs w:val="20"/>
            <w:lang w:val="en-US"/>
          </w:rPr>
          <w:t>indeterminate</w:t>
        </w:r>
      </w:ins>
      <w:ins w:id="120" w:author="Jose Antonio Perez Molina" w:date="2025-06-11T15: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and</w:t>
        </w:r>
      </w:ins>
      <w:del w:id="121" w:author="Jose Antonio Perez Molina" w:date="2025-06-11T15: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cardiac</w:t>
      </w:r>
      <w:proofErr w:type="spellEnd"/>
      <w:ins w:id="122" w:author="Jose Antonio Perez Molina" w:date="2025-06-11T15: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or</w:t>
        </w:r>
      </w:ins>
      <w:del w:id="123" w:author="Jose Antonio Perez Molina" w:date="2025-06-11T15: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digestive</w:t>
      </w:r>
      <w:proofErr w:type="spellEnd"/>
      <w:ins w:id="124" w:author="Jose Antonio Perez Molina" w:date="2025-06-11T15:56:00Z">
        <w:r w:rsidR="00A976B6">
          <w:rPr>
            <w:rFonts w:ascii="Times New Roman" w:hAnsi="Times New Roman" w:cs="Times New Roman"/>
            <w:i/>
            <w:iCs/>
            <w:sz w:val="20"/>
            <w:szCs w:val="20"/>
            <w:lang w:val="en-US"/>
          </w:rPr>
          <w:t xml:space="preserve"> visceral involvement</w:t>
        </w:r>
      </w:ins>
      <w:r w:rsidRPr="00520B88">
        <w:rPr>
          <w:rFonts w:ascii="Times New Roman" w:hAnsi="Times New Roman" w:cs="Times New Roman"/>
          <w:i/>
          <w:iCs/>
          <w:sz w:val="20"/>
          <w:szCs w:val="20"/>
          <w:lang w:val="en-US"/>
        </w:rPr>
        <w:t xml:space="preserve">). </w:t>
      </w:r>
      <w:commentRangeEnd w:id="116"/>
      <w:r w:rsidR="00D334ED">
        <w:rPr>
          <w:rStyle w:val="Refdecomentario"/>
        </w:rPr>
        <w:commentReference w:id="116"/>
      </w:r>
    </w:p>
    <w:p w14:paraId="0641FF21" w14:textId="77777777" w:rsidR="00087635" w:rsidRPr="000F283A" w:rsidRDefault="00087635" w:rsidP="003567E7">
      <w:pPr>
        <w:spacing w:line="360" w:lineRule="auto"/>
        <w:rPr>
          <w:rFonts w:ascii="Times New Roman" w:hAnsi="Times New Roman" w:cs="Times New Roman"/>
          <w:lang w:val="en-US"/>
        </w:rPr>
      </w:pPr>
    </w:p>
    <w:p w14:paraId="1300B255" w14:textId="77777777" w:rsidR="004C1B3E" w:rsidRPr="000F283A" w:rsidRDefault="004C1B3E" w:rsidP="003567E7">
      <w:pPr>
        <w:spacing w:line="360" w:lineRule="auto"/>
        <w:rPr>
          <w:rFonts w:ascii="Times New Roman" w:hAnsi="Times New Roman" w:cs="Times New Roman"/>
          <w:lang w:val="en-US"/>
        </w:rPr>
      </w:pPr>
    </w:p>
    <w:p w14:paraId="25F902C8" w14:textId="1DA71254" w:rsidR="00382A72" w:rsidRPr="000F283A" w:rsidRDefault="00382A7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CEA analysis</w:t>
      </w:r>
    </w:p>
    <w:p w14:paraId="6C572848" w14:textId="6EAC8265" w:rsidR="007B38E2" w:rsidRDefault="007B38E2" w:rsidP="003567E7">
      <w:pPr>
        <w:spacing w:line="360" w:lineRule="auto"/>
        <w:rPr>
          <w:ins w:id="125" w:author="Jose Antonio Perez Molina" w:date="2025-06-12T07:17:00Z"/>
          <w:rFonts w:ascii="Times New Roman" w:hAnsi="Times New Roman" w:cs="Times New Roman"/>
          <w:lang w:val="en-US"/>
        </w:rPr>
      </w:pPr>
      <w:r w:rsidRPr="000F283A">
        <w:rPr>
          <w:rFonts w:ascii="Times New Roman" w:hAnsi="Times New Roman" w:cs="Times New Roman"/>
          <w:lang w:val="en-US"/>
        </w:rPr>
        <w:t xml:space="preserve">In the no treatment arm, the model produced a total of </w:t>
      </w:r>
      <w:r w:rsidR="008B4A09" w:rsidRPr="000F283A">
        <w:rPr>
          <w:rFonts w:ascii="Times New Roman" w:hAnsi="Times New Roman" w:cs="Times New Roman"/>
          <w:lang w:val="en-US"/>
        </w:rPr>
        <w:t>699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944</w:t>
      </w:r>
      <w:r w:rsidR="002342FB" w:rsidRPr="000F283A">
        <w:rPr>
          <w:rFonts w:ascii="Times New Roman" w:hAnsi="Times New Roman" w:cs="Times New Roman"/>
          <w:lang w:val="en-US"/>
        </w:rPr>
        <w:t>·</w:t>
      </w:r>
      <w:r w:rsidR="008B4A09" w:rsidRPr="000F283A">
        <w:rPr>
          <w:rFonts w:ascii="Times New Roman" w:hAnsi="Times New Roman" w:cs="Times New Roman"/>
          <w:lang w:val="en-US"/>
        </w:rPr>
        <w:t>2</w:t>
      </w:r>
      <w:ins w:id="126" w:author="Jose Antonio Perez Molina" w:date="2025-06-12T07:11:00Z">
        <w:r w:rsidR="008A01E3">
          <w:rPr>
            <w:rFonts w:ascii="Times New Roman" w:hAnsi="Times New Roman" w:cs="Times New Roman"/>
            <w:lang w:val="en-US"/>
          </w:rPr>
          <w:t xml:space="preserve"> </w:t>
        </w:r>
      </w:ins>
      <w:r w:rsidRPr="000F283A">
        <w:rPr>
          <w:rFonts w:ascii="Times New Roman" w:hAnsi="Times New Roman" w:cs="Times New Roman"/>
          <w:lang w:val="en-US"/>
        </w:rPr>
        <w:t>QALYs and cost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592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765</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694</w:t>
      </w:r>
      <w:r w:rsidR="002342FB" w:rsidRPr="000F283A">
        <w:rPr>
          <w:rFonts w:ascii="Times New Roman" w:hAnsi="Times New Roman" w:cs="Times New Roman"/>
          <w:lang w:val="en-US"/>
        </w:rPr>
        <w:t>·</w:t>
      </w:r>
      <w:r w:rsidR="008B4A09" w:rsidRPr="000F283A">
        <w:rPr>
          <w:rFonts w:ascii="Times New Roman" w:hAnsi="Times New Roman" w:cs="Times New Roman"/>
          <w:lang w:val="en-US"/>
        </w:rPr>
        <w:t>7</w:t>
      </w:r>
      <w:r w:rsidRPr="000F283A">
        <w:rPr>
          <w:rFonts w:ascii="Times New Roman" w:hAnsi="Times New Roman" w:cs="Times New Roman"/>
          <w:lang w:val="en-US"/>
        </w:rPr>
        <w:t xml:space="preserve">. In the </w:t>
      </w:r>
      <w:ins w:id="127" w:author="Jara Llenas García" w:date="2025-06-18T18:39:00Z">
        <w:r w:rsidR="00CD4824">
          <w:rPr>
            <w:rFonts w:ascii="Times New Roman" w:hAnsi="Times New Roman" w:cs="Times New Roman"/>
            <w:lang w:val="en-US"/>
          </w:rPr>
          <w:t>b</w:t>
        </w:r>
      </w:ins>
      <w:del w:id="128" w:author="Jara Llenas García" w:date="2025-06-18T18:39:00Z">
        <w:r w:rsidRPr="000F283A" w:rsidDel="00CD4824">
          <w:rPr>
            <w:rFonts w:ascii="Times New Roman" w:hAnsi="Times New Roman" w:cs="Times New Roman"/>
            <w:lang w:val="en-US"/>
          </w:rPr>
          <w:delText>B</w:delText>
        </w:r>
      </w:del>
      <w:r w:rsidRPr="000F283A">
        <w:rPr>
          <w:rFonts w:ascii="Times New Roman" w:hAnsi="Times New Roman" w:cs="Times New Roman"/>
          <w:lang w:val="en-US"/>
        </w:rPr>
        <w:t xml:space="preserve">enznidazole arm, a total of </w:t>
      </w:r>
      <w:r w:rsidR="008B4A09" w:rsidRPr="000F283A">
        <w:rPr>
          <w:rFonts w:ascii="Times New Roman" w:hAnsi="Times New Roman" w:cs="Times New Roman"/>
          <w:lang w:val="en-US"/>
        </w:rPr>
        <w:t>703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251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6 </w:t>
      </w:r>
      <w:r w:rsidRPr="000F283A">
        <w:rPr>
          <w:rFonts w:ascii="Times New Roman" w:hAnsi="Times New Roman" w:cs="Times New Roman"/>
          <w:lang w:val="en-US"/>
        </w:rPr>
        <w:t xml:space="preserve">QALYs were obtained (i.e. an increase of </w:t>
      </w:r>
      <w:r w:rsidR="008B4A09" w:rsidRPr="000F283A">
        <w:rPr>
          <w:rFonts w:ascii="Times New Roman" w:hAnsi="Times New Roman" w:cs="Times New Roman"/>
          <w:lang w:val="en-US"/>
        </w:rPr>
        <w:t>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307</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4 </w:t>
      </w:r>
      <w:r w:rsidR="00AE155A" w:rsidRPr="000F283A">
        <w:rPr>
          <w:rFonts w:ascii="Times New Roman" w:hAnsi="Times New Roman" w:cs="Times New Roman"/>
          <w:lang w:val="en-US"/>
        </w:rPr>
        <w:t>QALYs</w:t>
      </w:r>
      <w:r w:rsidRPr="000F283A">
        <w:rPr>
          <w:rFonts w:ascii="Times New Roman" w:hAnsi="Times New Roman" w:cs="Times New Roman"/>
          <w:lang w:val="en-US"/>
        </w:rPr>
        <w:t>)</w:t>
      </w:r>
      <w:r w:rsidR="00AE155A" w:rsidRPr="000F283A">
        <w:rPr>
          <w:rFonts w:ascii="Times New Roman" w:hAnsi="Times New Roman" w:cs="Times New Roman"/>
          <w:lang w:val="en-US"/>
        </w:rPr>
        <w:t xml:space="preserve"> at a total cost of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0</w:t>
      </w:r>
      <w:r w:rsidR="008B4A09" w:rsidRPr="000F283A">
        <w:rPr>
          <w:rFonts w:ascii="Times New Roman" w:hAnsi="Times New Roman" w:cs="Times New Roman"/>
          <w:lang w:val="en-US"/>
        </w:rPr>
        <w:t>32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67</w:t>
      </w:r>
      <w:r w:rsidR="00520B88">
        <w:rPr>
          <w:rFonts w:ascii="Times New Roman" w:hAnsi="Times New Roman" w:cs="Times New Roman"/>
          <w:lang w:val="en-US"/>
        </w:rPr>
        <w:t xml:space="preserve">3 </w:t>
      </w:r>
      <w:r w:rsidR="008B4A09" w:rsidRPr="000F283A">
        <w:rPr>
          <w:rFonts w:ascii="Times New Roman" w:hAnsi="Times New Roman" w:cs="Times New Roman"/>
          <w:lang w:val="en-US"/>
        </w:rPr>
        <w:t>731</w:t>
      </w:r>
      <w:r w:rsidR="002342FB" w:rsidRPr="000F283A">
        <w:rPr>
          <w:rFonts w:ascii="Times New Roman" w:hAnsi="Times New Roman" w:cs="Times New Roman"/>
          <w:lang w:val="en-US"/>
        </w:rPr>
        <w:t>·</w:t>
      </w:r>
      <w:r w:rsidR="008B4A09" w:rsidRPr="000F283A">
        <w:rPr>
          <w:rFonts w:ascii="Times New Roman" w:hAnsi="Times New Roman" w:cs="Times New Roman"/>
          <w:lang w:val="en-US"/>
        </w:rPr>
        <w:t>6</w:t>
      </w:r>
      <w:r w:rsidR="00AE155A" w:rsidRPr="000F283A">
        <w:rPr>
          <w:rFonts w:ascii="Times New Roman" w:hAnsi="Times New Roman" w:cs="Times New Roman"/>
          <w:lang w:val="en-US"/>
        </w:rPr>
        <w:t>. This represents total savings of €</w:t>
      </w:r>
      <w:r w:rsidR="008B4A09" w:rsidRPr="000F283A">
        <w:rPr>
          <w:rFonts w:ascii="Times New Roman" w:hAnsi="Times New Roman" w:cs="Times New Roman"/>
          <w:lang w:val="en-US"/>
        </w:rPr>
        <w:t>560</w:t>
      </w:r>
      <w:r w:rsidR="00520B88">
        <w:rPr>
          <w:rFonts w:ascii="Times New Roman" w:hAnsi="Times New Roman" w:cs="Times New Roman"/>
          <w:lang w:val="en-US"/>
        </w:rPr>
        <w:t xml:space="preserve"> </w:t>
      </w:r>
      <w:r w:rsidR="008B4A09" w:rsidRPr="000F283A">
        <w:rPr>
          <w:rFonts w:ascii="Times New Roman" w:hAnsi="Times New Roman" w:cs="Times New Roman"/>
          <w:lang w:val="en-US"/>
        </w:rPr>
        <w:t>091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963</w:t>
      </w:r>
      <w:r w:rsidR="00AE155A" w:rsidRPr="000F283A">
        <w:rPr>
          <w:rFonts w:ascii="Times New Roman" w:hAnsi="Times New Roman" w:cs="Times New Roman"/>
          <w:lang w:val="en-US"/>
        </w:rPr>
        <w:t>, yielding an ICER of €-</w:t>
      </w:r>
      <w:r w:rsidR="008B4A09" w:rsidRPr="000F283A">
        <w:rPr>
          <w:rFonts w:ascii="Times New Roman" w:hAnsi="Times New Roman" w:cs="Times New Roman"/>
          <w:lang w:val="en-US"/>
        </w:rPr>
        <w:t>169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342</w:t>
      </w:r>
      <w:r w:rsidR="002342FB" w:rsidRPr="000F283A">
        <w:rPr>
          <w:rFonts w:ascii="Times New Roman" w:hAnsi="Times New Roman" w:cs="Times New Roman"/>
          <w:lang w:val="en-US"/>
        </w:rPr>
        <w:t>·</w:t>
      </w:r>
      <w:r w:rsidR="008B4A09" w:rsidRPr="000F283A">
        <w:rPr>
          <w:rFonts w:ascii="Times New Roman" w:hAnsi="Times New Roman" w:cs="Times New Roman"/>
          <w:lang w:val="en-US"/>
        </w:rPr>
        <w:t>3</w:t>
      </w:r>
      <w:r w:rsidR="00AE155A" w:rsidRPr="000F283A">
        <w:rPr>
          <w:rFonts w:ascii="Times New Roman" w:hAnsi="Times New Roman" w:cs="Times New Roman"/>
          <w:lang w:val="en-US"/>
        </w:rPr>
        <w:t>/QALY gained (table 3)</w:t>
      </w:r>
      <w:r w:rsidR="002342FB" w:rsidRPr="000F283A">
        <w:rPr>
          <w:rFonts w:ascii="Times New Roman" w:hAnsi="Times New Roman" w:cs="Times New Roman"/>
          <w:lang w:val="en-US"/>
        </w:rPr>
        <w:t>.</w:t>
      </w:r>
    </w:p>
    <w:p w14:paraId="343818BA" w14:textId="2AEDC863" w:rsidR="008A01E3" w:rsidRDefault="008A01E3" w:rsidP="003567E7">
      <w:pPr>
        <w:spacing w:line="360" w:lineRule="auto"/>
        <w:rPr>
          <w:ins w:id="129" w:author="Jose Antonio Perez Molina" w:date="2025-06-12T07:17:00Z"/>
          <w:rFonts w:ascii="Times New Roman" w:hAnsi="Times New Roman" w:cs="Times New Roman"/>
          <w:lang w:val="en-US"/>
        </w:rPr>
      </w:pPr>
      <w:proofErr w:type="spellStart"/>
      <w:ins w:id="130" w:author="Jose Antonio Perez Molina" w:date="2025-06-12T07:18:00Z">
        <w:r>
          <w:rPr>
            <w:rFonts w:ascii="Times New Roman" w:hAnsi="Times New Roman" w:cs="Times New Roman"/>
            <w:lang w:val="en-US"/>
          </w:rPr>
          <w:t>Sugerencia</w:t>
        </w:r>
        <w:proofErr w:type="spellEnd"/>
        <w:r>
          <w:rPr>
            <w:rFonts w:ascii="Times New Roman" w:hAnsi="Times New Roman" w:cs="Times New Roman"/>
            <w:lang w:val="en-US"/>
          </w:rPr>
          <w:t xml:space="preserve"> de </w:t>
        </w:r>
        <w:proofErr w:type="spellStart"/>
        <w:r>
          <w:rPr>
            <w:rFonts w:ascii="Times New Roman" w:hAnsi="Times New Roman" w:cs="Times New Roman"/>
            <w:lang w:val="en-US"/>
          </w:rPr>
          <w:t>texto</w:t>
        </w:r>
        <w:proofErr w:type="spellEnd"/>
        <w:r>
          <w:rPr>
            <w:rFonts w:ascii="Times New Roman" w:hAnsi="Times New Roman" w:cs="Times New Roman"/>
            <w:lang w:val="en-US"/>
          </w:rPr>
          <w:t>:</w:t>
        </w:r>
      </w:ins>
    </w:p>
    <w:p w14:paraId="33429100" w14:textId="4A3FA4BD" w:rsidR="008A01E3" w:rsidRDefault="008A01E3" w:rsidP="003567E7">
      <w:pPr>
        <w:spacing w:line="360" w:lineRule="auto"/>
        <w:rPr>
          <w:ins w:id="131" w:author="Jose Antonio Perez Molina" w:date="2025-06-12T07:17:00Z"/>
          <w:rFonts w:ascii="Times New Roman" w:hAnsi="Times New Roman" w:cs="Times New Roman"/>
          <w:lang w:val="en-US"/>
        </w:rPr>
      </w:pPr>
      <w:ins w:id="132" w:author="Jose Antonio Perez Molina" w:date="2025-06-12T07:17:00Z">
        <w:r w:rsidRPr="008A01E3">
          <w:rPr>
            <w:rFonts w:ascii="Times New Roman" w:hAnsi="Times New Roman" w:cs="Times New Roman"/>
            <w:lang w:val="en-US"/>
            <w:rPrChange w:id="133" w:author="Jose Antonio Perez Molina" w:date="2025-06-12T07:17:00Z">
              <w:rPr>
                <w:rFonts w:ascii="Times New Roman" w:hAnsi="Times New Roman" w:cs="Times New Roman"/>
              </w:rPr>
            </w:rPrChange>
          </w:rPr>
          <w:t>The model projects that treating Chagas disease with benznidazole would yield about </w:t>
        </w:r>
        <w:r w:rsidRPr="008A01E3">
          <w:rPr>
            <w:rFonts w:ascii="Times New Roman" w:hAnsi="Times New Roman" w:cs="Times New Roman"/>
            <w:lang w:val="en-US"/>
            <w:rPrChange w:id="134" w:author="Jose Antonio Perez Molina" w:date="2025-06-12T07:17:00Z">
              <w:rPr>
                <w:rFonts w:ascii="Times New Roman" w:hAnsi="Times New Roman" w:cs="Times New Roman"/>
                <w:b/>
                <w:bCs/>
              </w:rPr>
            </w:rPrChange>
          </w:rPr>
          <w:t>703 252 QALYs</w:t>
        </w:r>
        <w:r w:rsidRPr="008A01E3">
          <w:rPr>
            <w:rFonts w:ascii="Times New Roman" w:hAnsi="Times New Roman" w:cs="Times New Roman"/>
            <w:lang w:val="en-US"/>
            <w:rPrChange w:id="135" w:author="Jose Antonio Perez Molina" w:date="2025-06-12T07:17:00Z">
              <w:rPr>
                <w:rFonts w:ascii="Times New Roman" w:hAnsi="Times New Roman" w:cs="Times New Roman"/>
              </w:rPr>
            </w:rPrChange>
          </w:rPr>
          <w:t> at a total cost of </w:t>
        </w:r>
        <w:r w:rsidRPr="008A01E3">
          <w:rPr>
            <w:rFonts w:ascii="Times New Roman" w:hAnsi="Times New Roman" w:cs="Times New Roman"/>
            <w:lang w:val="en-US"/>
            <w:rPrChange w:id="136" w:author="Jose Antonio Perez Molina" w:date="2025-06-12T07:17:00Z">
              <w:rPr>
                <w:rFonts w:ascii="Times New Roman" w:hAnsi="Times New Roman" w:cs="Times New Roman"/>
                <w:b/>
                <w:bCs/>
              </w:rPr>
            </w:rPrChange>
          </w:rPr>
          <w:t>€1.03 billion</w:t>
        </w:r>
        <w:r w:rsidRPr="008A01E3">
          <w:rPr>
            <w:rFonts w:ascii="Times New Roman" w:hAnsi="Times New Roman" w:cs="Times New Roman"/>
            <w:lang w:val="en-US"/>
            <w:rPrChange w:id="137" w:author="Jose Antonio Perez Molina" w:date="2025-06-12T07:17:00Z">
              <w:rPr>
                <w:rFonts w:ascii="Times New Roman" w:hAnsi="Times New Roman" w:cs="Times New Roman"/>
              </w:rPr>
            </w:rPrChange>
          </w:rPr>
          <w:t xml:space="preserve">, whereas </w:t>
        </w:r>
        <w:r>
          <w:rPr>
            <w:rFonts w:ascii="Times New Roman" w:hAnsi="Times New Roman" w:cs="Times New Roman"/>
            <w:lang w:val="en-US"/>
          </w:rPr>
          <w:t xml:space="preserve">no treatment </w:t>
        </w:r>
        <w:r w:rsidRPr="008A01E3">
          <w:rPr>
            <w:rFonts w:ascii="Times New Roman" w:hAnsi="Times New Roman" w:cs="Times New Roman"/>
            <w:lang w:val="en-US"/>
            <w:rPrChange w:id="138" w:author="Jose Antonio Perez Molina" w:date="2025-06-12T07:17:00Z">
              <w:rPr>
                <w:rFonts w:ascii="Times New Roman" w:hAnsi="Times New Roman" w:cs="Times New Roman"/>
              </w:rPr>
            </w:rPrChange>
          </w:rPr>
          <w:t>would generate </w:t>
        </w:r>
        <w:r w:rsidRPr="008A01E3">
          <w:rPr>
            <w:rFonts w:ascii="Times New Roman" w:hAnsi="Times New Roman" w:cs="Times New Roman"/>
            <w:lang w:val="en-US"/>
            <w:rPrChange w:id="139" w:author="Jose Antonio Perez Molina" w:date="2025-06-12T07:17:00Z">
              <w:rPr>
                <w:rFonts w:ascii="Times New Roman" w:hAnsi="Times New Roman" w:cs="Times New Roman"/>
                <w:b/>
                <w:bCs/>
              </w:rPr>
            </w:rPrChange>
          </w:rPr>
          <w:t>699 944 QALYs</w:t>
        </w:r>
        <w:r w:rsidRPr="008A01E3">
          <w:rPr>
            <w:rFonts w:ascii="Times New Roman" w:hAnsi="Times New Roman" w:cs="Times New Roman"/>
            <w:lang w:val="en-US"/>
            <w:rPrChange w:id="140" w:author="Jose Antonio Perez Molina" w:date="2025-06-12T07:17:00Z">
              <w:rPr>
                <w:rFonts w:ascii="Times New Roman" w:hAnsi="Times New Roman" w:cs="Times New Roman"/>
              </w:rPr>
            </w:rPrChange>
          </w:rPr>
          <w:t> at </w:t>
        </w:r>
        <w:r w:rsidRPr="008A01E3">
          <w:rPr>
            <w:rFonts w:ascii="Times New Roman" w:hAnsi="Times New Roman" w:cs="Times New Roman"/>
            <w:lang w:val="en-US"/>
            <w:rPrChange w:id="141" w:author="Jose Antonio Perez Molina" w:date="2025-06-12T07:17:00Z">
              <w:rPr>
                <w:rFonts w:ascii="Times New Roman" w:hAnsi="Times New Roman" w:cs="Times New Roman"/>
                <w:b/>
                <w:bCs/>
              </w:rPr>
            </w:rPrChange>
          </w:rPr>
          <w:t>€1</w:t>
        </w:r>
        <w:r>
          <w:rPr>
            <w:rFonts w:ascii="Times New Roman" w:hAnsi="Times New Roman" w:cs="Times New Roman"/>
            <w:lang w:val="en-US"/>
          </w:rPr>
          <w:t>·</w:t>
        </w:r>
        <w:r w:rsidRPr="008A01E3">
          <w:rPr>
            <w:rFonts w:ascii="Times New Roman" w:hAnsi="Times New Roman" w:cs="Times New Roman"/>
            <w:lang w:val="en-US"/>
            <w:rPrChange w:id="142" w:author="Jose Antonio Perez Molina" w:date="2025-06-12T07:17:00Z">
              <w:rPr>
                <w:rFonts w:ascii="Times New Roman" w:hAnsi="Times New Roman" w:cs="Times New Roman"/>
                <w:b/>
                <w:bCs/>
              </w:rPr>
            </w:rPrChange>
          </w:rPr>
          <w:t>59 billion</w:t>
        </w:r>
        <w:r w:rsidRPr="008A01E3">
          <w:rPr>
            <w:rFonts w:ascii="Times New Roman" w:hAnsi="Times New Roman" w:cs="Times New Roman"/>
            <w:lang w:val="en-US"/>
            <w:rPrChange w:id="143" w:author="Jose Antonio Perez Molina" w:date="2025-06-12T07:17:00Z">
              <w:rPr>
                <w:rFonts w:ascii="Times New Roman" w:hAnsi="Times New Roman" w:cs="Times New Roman"/>
              </w:rPr>
            </w:rPrChange>
          </w:rPr>
          <w:t>. Thus, benznidazole confers an additional </w:t>
        </w:r>
        <w:r w:rsidRPr="008A01E3">
          <w:rPr>
            <w:rFonts w:ascii="Times New Roman" w:hAnsi="Times New Roman" w:cs="Times New Roman"/>
            <w:lang w:val="en-US"/>
            <w:rPrChange w:id="144" w:author="Jose Antonio Perez Molina" w:date="2025-06-12T07:17:00Z">
              <w:rPr>
                <w:rFonts w:ascii="Times New Roman" w:hAnsi="Times New Roman" w:cs="Times New Roman"/>
                <w:b/>
                <w:bCs/>
              </w:rPr>
            </w:rPrChange>
          </w:rPr>
          <w:t>3 307 QALYs while saving roughly €560 million</w:t>
        </w:r>
        <w:r w:rsidRPr="008A01E3">
          <w:rPr>
            <w:rFonts w:ascii="Times New Roman" w:hAnsi="Times New Roman" w:cs="Times New Roman"/>
            <w:lang w:val="en-US"/>
            <w:rPrChange w:id="145" w:author="Jose Antonio Perez Molina" w:date="2025-06-12T07:17:00Z">
              <w:rPr>
                <w:rFonts w:ascii="Times New Roman" w:hAnsi="Times New Roman" w:cs="Times New Roman"/>
              </w:rPr>
            </w:rPrChange>
          </w:rPr>
          <w:t xml:space="preserve">, producing a negative incremental cost-effectiveness ratio (≈ –€169 000 per QALY). </w:t>
        </w:r>
      </w:ins>
      <w:ins w:id="146" w:author="Jose Antonio Perez Molina" w:date="2025-06-12T07:18:00Z">
        <w:r>
          <w:rPr>
            <w:rFonts w:ascii="Times New Roman" w:hAnsi="Times New Roman" w:cs="Times New Roman"/>
            <w:lang w:val="en-US"/>
          </w:rPr>
          <w:t xml:space="preserve">Thus, benznidazole treatment seems to be </w:t>
        </w:r>
      </w:ins>
      <w:ins w:id="147" w:author="Jose Antonio Perez Molina" w:date="2025-06-12T07:17:00Z">
        <w:r w:rsidRPr="008A01E3">
          <w:rPr>
            <w:rFonts w:ascii="Times New Roman" w:hAnsi="Times New Roman" w:cs="Times New Roman"/>
            <w:lang w:val="en-US"/>
            <w:rPrChange w:id="148" w:author="Jose Antonio Perez Molina" w:date="2025-06-12T07:17:00Z">
              <w:rPr>
                <w:rFonts w:ascii="Times New Roman" w:hAnsi="Times New Roman" w:cs="Times New Roman"/>
              </w:rPr>
            </w:rPrChange>
          </w:rPr>
          <w:t>more effective and less costly (“dominant”) compared with no treatment</w:t>
        </w:r>
      </w:ins>
      <w:ins w:id="149" w:author="Jose Antonio Perez Molina" w:date="2025-06-12T07:18:00Z">
        <w:r>
          <w:rPr>
            <w:rFonts w:ascii="Times New Roman" w:hAnsi="Times New Roman" w:cs="Times New Roman"/>
            <w:lang w:val="en-US"/>
          </w:rPr>
          <w:t xml:space="preserve"> (Table 3)</w:t>
        </w:r>
      </w:ins>
      <w:ins w:id="150" w:author="Jose Antonio Perez Molina" w:date="2025-06-12T07:17:00Z">
        <w:r w:rsidRPr="008A01E3">
          <w:rPr>
            <w:rFonts w:ascii="Times New Roman" w:hAnsi="Times New Roman" w:cs="Times New Roman"/>
            <w:lang w:val="en-US"/>
            <w:rPrChange w:id="151" w:author="Jose Antonio Perez Molina" w:date="2025-06-12T07:17:00Z">
              <w:rPr>
                <w:rFonts w:ascii="Times New Roman" w:hAnsi="Times New Roman" w:cs="Times New Roman"/>
              </w:rPr>
            </w:rPrChange>
          </w:rPr>
          <w:t>. </w:t>
        </w:r>
      </w:ins>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3C943D59" w:rsidR="002217CE" w:rsidRPr="000F283A" w:rsidRDefault="002217CE" w:rsidP="003567E7">
            <w:pPr>
              <w:spacing w:line="360" w:lineRule="auto"/>
              <w:rPr>
                <w:rFonts w:ascii="Times New Roman" w:hAnsi="Times New Roman" w:cs="Times New Roman"/>
                <w:sz w:val="20"/>
                <w:szCs w:val="20"/>
                <w:lang w:val="en-US"/>
              </w:rPr>
            </w:pPr>
            <w:del w:id="152" w:author="Jose Antonio Perez Molina" w:date="2025-06-12T07:14:00Z">
              <w:r w:rsidRPr="000F283A" w:rsidDel="008A01E3">
                <w:rPr>
                  <w:rFonts w:ascii="Times New Roman" w:hAnsi="Times New Roman" w:cs="Times New Roman"/>
                  <w:sz w:val="20"/>
                  <w:szCs w:val="20"/>
                  <w:lang w:val="en-US"/>
                </w:rPr>
                <w:delText>Treatment</w:delText>
              </w:r>
            </w:del>
            <w:ins w:id="153" w:author="Jose Antonio Perez Molina" w:date="2025-06-12T07:14:00Z">
              <w:r w:rsidR="008A01E3">
                <w:rPr>
                  <w:rFonts w:ascii="Times New Roman" w:hAnsi="Times New Roman" w:cs="Times New Roman"/>
                  <w:sz w:val="20"/>
                  <w:szCs w:val="20"/>
                  <w:lang w:val="en-US"/>
                </w:rPr>
                <w:t>f</w:t>
              </w:r>
            </w:ins>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C166F51" w:rsidR="002217CE" w:rsidRPr="000F283A"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699</w:t>
            </w:r>
            <w:r w:rsidR="008B4A09"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944</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w:t>
            </w:r>
          </w:p>
        </w:tc>
        <w:tc>
          <w:tcPr>
            <w:tcW w:w="1567" w:type="dxa"/>
          </w:tcPr>
          <w:p w14:paraId="3F593E28" w14:textId="76FAA37E"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0763CA" w:rsidRPr="000F283A">
              <w:rPr>
                <w:rFonts w:ascii="Times New Roman" w:hAnsi="Times New Roman" w:cs="Times New Roman"/>
                <w:sz w:val="16"/>
                <w:szCs w:val="16"/>
                <w:lang w:val="en-US"/>
              </w:rPr>
              <w:t>592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765</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694</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6217884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703,251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6</w:t>
            </w:r>
          </w:p>
        </w:tc>
        <w:tc>
          <w:tcPr>
            <w:tcW w:w="1567" w:type="dxa"/>
          </w:tcPr>
          <w:p w14:paraId="4E215693" w14:textId="26F2F86C" w:rsidR="002217CE" w:rsidRPr="000F283A"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1,0</w:t>
            </w:r>
            <w:r w:rsidR="008B4A09" w:rsidRPr="000F283A">
              <w:rPr>
                <w:rFonts w:ascii="Times New Roman" w:hAnsi="Times New Roman" w:cs="Times New Roman"/>
                <w:sz w:val="16"/>
                <w:szCs w:val="16"/>
                <w:lang w:val="en-US"/>
              </w:rPr>
              <w:t>32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673</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731</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w:t>
            </w:r>
          </w:p>
        </w:tc>
        <w:tc>
          <w:tcPr>
            <w:tcW w:w="1435" w:type="dxa"/>
          </w:tcPr>
          <w:p w14:paraId="700314C0" w14:textId="5EA12A30"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3</w:t>
            </w:r>
            <w:r w:rsidR="007B38E2"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307</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w:t>
            </w:r>
          </w:p>
        </w:tc>
        <w:tc>
          <w:tcPr>
            <w:tcW w:w="1545" w:type="dxa"/>
          </w:tcPr>
          <w:p w14:paraId="413FF14D" w14:textId="5B462A2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560,091,963</w:t>
            </w:r>
          </w:p>
        </w:tc>
        <w:tc>
          <w:tcPr>
            <w:tcW w:w="1556" w:type="dxa"/>
          </w:tcPr>
          <w:p w14:paraId="4D18F203" w14:textId="4C8356AA"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7B38E2" w:rsidRPr="000F283A">
              <w:rPr>
                <w:rFonts w:ascii="Times New Roman" w:hAnsi="Times New Roman" w:cs="Times New Roman"/>
                <w:sz w:val="16"/>
                <w:szCs w:val="16"/>
                <w:lang w:val="en-US"/>
              </w:rPr>
              <w:t>1</w:t>
            </w:r>
            <w:r w:rsidR="008B4A09" w:rsidRPr="000F283A">
              <w:rPr>
                <w:rFonts w:ascii="Times New Roman" w:hAnsi="Times New Roman" w:cs="Times New Roman"/>
                <w:sz w:val="16"/>
                <w:szCs w:val="16"/>
                <w:lang w:val="en-US"/>
              </w:rPr>
              <w:t>69</w:t>
            </w:r>
            <w:r w:rsidR="007B38E2"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342</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4E732577"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w:t>
      </w:r>
      <w:del w:id="154" w:author="Jara Llenas García" w:date="2025-06-18T19:27:00Z">
        <w:r w:rsidRPr="00520B88" w:rsidDel="00D334ED">
          <w:rPr>
            <w:rFonts w:ascii="Times New Roman" w:hAnsi="Times New Roman" w:cs="Times New Roman"/>
            <w:b/>
            <w:bCs/>
            <w:i/>
            <w:iCs/>
            <w:sz w:val="20"/>
            <w:szCs w:val="20"/>
            <w:lang w:val="en-US"/>
          </w:rPr>
          <w:delText>BZN</w:delText>
        </w:r>
      </w:del>
      <w:ins w:id="155" w:author="Jara Llenas García" w:date="2025-06-18T19:27:00Z">
        <w:r w:rsidR="00D334ED">
          <w:rPr>
            <w:rFonts w:ascii="Times New Roman" w:hAnsi="Times New Roman" w:cs="Times New Roman"/>
            <w:b/>
            <w:bCs/>
            <w:i/>
            <w:iCs/>
            <w:sz w:val="20"/>
            <w:szCs w:val="20"/>
            <w:lang w:val="en-US"/>
          </w:rPr>
          <w:t>benznidazole</w:t>
        </w:r>
      </w:ins>
      <w:r w:rsidRPr="00520B88">
        <w:rPr>
          <w:rFonts w:ascii="Times New Roman" w:hAnsi="Times New Roman" w:cs="Times New Roman"/>
          <w:b/>
          <w:bCs/>
          <w:i/>
          <w:iCs/>
          <w:sz w:val="20"/>
          <w:szCs w:val="20"/>
          <w:lang w:val="en-US"/>
        </w:rPr>
        <w:t>.</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3F370489"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commentRangeStart w:id="156"/>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w:t>
      </w:r>
      <w:commentRangeEnd w:id="156"/>
      <w:r w:rsidR="00935779">
        <w:rPr>
          <w:rStyle w:val="Refdecomentario"/>
        </w:rPr>
        <w:commentReference w:id="156"/>
      </w:r>
      <w:r w:rsidRPr="000F283A">
        <w:rPr>
          <w:rFonts w:ascii="Times New Roman" w:hAnsi="Times New Roman" w:cs="Times New Roman"/>
          <w:lang w:val="en-US"/>
        </w:rPr>
        <w:t xml:space="preserve">sensitivity analysis </w:t>
      </w:r>
      <w:commentRangeStart w:id="157"/>
      <w:r w:rsidRPr="000F283A">
        <w:rPr>
          <w:rFonts w:ascii="Times New Roman" w:hAnsi="Times New Roman" w:cs="Times New Roman"/>
          <w:lang w:val="en-US"/>
        </w:rPr>
        <w:t xml:space="preserve">the only parameter that would modify the ICER yielding it not cost-saving </w:t>
      </w:r>
      <w:del w:id="158" w:author="Jose Antonio Perez Molina" w:date="2025-06-12T07:40:00Z">
        <w:r w:rsidRPr="000F283A" w:rsidDel="00935779">
          <w:rPr>
            <w:rFonts w:ascii="Times New Roman" w:hAnsi="Times New Roman" w:cs="Times New Roman"/>
            <w:lang w:val="en-US"/>
          </w:rPr>
          <w:delText xml:space="preserve">was </w:delText>
        </w:r>
      </w:del>
      <w:ins w:id="159" w:author="Jose Antonio Perez Molina" w:date="2025-06-12T07:40:00Z">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ins>
      <w:r w:rsidRPr="000F283A">
        <w:rPr>
          <w:rFonts w:ascii="Times New Roman" w:hAnsi="Times New Roman" w:cs="Times New Roman"/>
          <w:lang w:val="en-US"/>
        </w:rPr>
        <w:t xml:space="preserve">the highest value of the relative risk of developing the symptomatic cardiac form of Chagas disease. </w:t>
      </w:r>
      <w:commentRangeEnd w:id="157"/>
      <w:r w:rsidR="00A756DF">
        <w:rPr>
          <w:rStyle w:val="Refdecomentario"/>
        </w:rPr>
        <w:commentReference w:id="157"/>
      </w:r>
      <w:r w:rsidRPr="000F283A">
        <w:rPr>
          <w:rFonts w:ascii="Times New Roman" w:hAnsi="Times New Roman" w:cs="Times New Roman"/>
          <w:lang w:val="en-US"/>
        </w:rPr>
        <w:t>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w:t>
      </w:r>
      <w:commentRangeStart w:id="160"/>
      <w:r w:rsidRPr="000F283A">
        <w:rPr>
          <w:rFonts w:ascii="Times New Roman" w:hAnsi="Times New Roman" w:cs="Times New Roman"/>
          <w:lang w:val="en-US"/>
        </w:rPr>
        <w:t xml:space="preserve">figure </w:t>
      </w:r>
      <w:commentRangeEnd w:id="160"/>
      <w:r w:rsidR="00935779">
        <w:rPr>
          <w:rStyle w:val="Refdecomentario"/>
        </w:rPr>
        <w:commentReference w:id="160"/>
      </w:r>
      <w:r w:rsidRPr="000F283A">
        <w:rPr>
          <w:rFonts w:ascii="Times New Roman" w:hAnsi="Times New Roman" w:cs="Times New Roman"/>
          <w:lang w:val="en-US"/>
        </w:rPr>
        <w:t>2).</w:t>
      </w:r>
    </w:p>
    <w:p w14:paraId="54DB09EE" w14:textId="162E535B" w:rsidR="00087635" w:rsidRPr="000F283A" w:rsidRDefault="008B4A09" w:rsidP="003567E7">
      <w:pPr>
        <w:spacing w:line="360" w:lineRule="auto"/>
        <w:rPr>
          <w:rFonts w:ascii="Times New Roman" w:hAnsi="Times New Roman" w:cs="Times New Roman"/>
          <w:lang w:val="en-US"/>
        </w:rPr>
      </w:pPr>
      <w:r w:rsidRPr="000F283A">
        <w:rPr>
          <w:rFonts w:ascii="Times New Roman" w:hAnsi="Times New Roman" w:cs="Times New Roman"/>
          <w:noProof/>
          <w:lang w:val="en-US"/>
        </w:rPr>
        <w:lastRenderedPageBreak/>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P_card: probability of cardiac involvement; </w:t>
      </w:r>
      <w:proofErr w:type="spellStart"/>
      <w:r w:rsidRPr="000F283A">
        <w:rPr>
          <w:rFonts w:ascii="Times New Roman" w:hAnsi="Times New Roman" w:cs="Times New Roman"/>
          <w:i/>
          <w:iCs/>
          <w:sz w:val="20"/>
          <w:szCs w:val="20"/>
          <w:lang w:val="en-US"/>
        </w:rPr>
        <w:t>P_dig</w:t>
      </w:r>
      <w:proofErr w:type="spellEnd"/>
      <w:r w:rsidRPr="000F283A">
        <w:rPr>
          <w:rFonts w:ascii="Times New Roman" w:hAnsi="Times New Roman" w:cs="Times New Roman"/>
          <w:i/>
          <w:iCs/>
          <w:sz w:val="20"/>
          <w:szCs w:val="20"/>
          <w:lang w:val="en-US"/>
        </w:rPr>
        <w:t xml:space="preserve">: probability of digestive involvement; </w:t>
      </w:r>
      <w:proofErr w:type="spellStart"/>
      <w:r w:rsidRPr="000F283A">
        <w:rPr>
          <w:rFonts w:ascii="Times New Roman" w:hAnsi="Times New Roman" w:cs="Times New Roman"/>
          <w:i/>
          <w:iCs/>
          <w:sz w:val="20"/>
          <w:szCs w:val="20"/>
          <w:lang w:val="en-US"/>
        </w:rPr>
        <w:t>RR_T_car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RR_T_dig</w:t>
      </w:r>
      <w:proofErr w:type="spellEnd"/>
      <w:r w:rsidRPr="000F283A">
        <w:rPr>
          <w:rFonts w:ascii="Times New Roman" w:hAnsi="Times New Roman" w:cs="Times New Roman"/>
          <w:i/>
          <w:iCs/>
          <w:sz w:val="20"/>
          <w:szCs w:val="20"/>
          <w:lang w:val="en-US"/>
        </w:rPr>
        <w:t xml:space="preserve">: relative risk reductions with treatment in cardiac and digestive forms, respectively; </w:t>
      </w:r>
      <w:proofErr w:type="spellStart"/>
      <w:r w:rsidRPr="000F283A">
        <w:rPr>
          <w:rFonts w:ascii="Times New Roman" w:hAnsi="Times New Roman" w:cs="Times New Roman"/>
          <w:i/>
          <w:iCs/>
          <w:sz w:val="20"/>
          <w:szCs w:val="20"/>
          <w:lang w:val="en-US"/>
        </w:rPr>
        <w:t>CaMorR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DiMorR</w:t>
      </w:r>
      <w:proofErr w:type="spellEnd"/>
      <w:r w:rsidRPr="000F283A">
        <w:rPr>
          <w:rFonts w:ascii="Times New Roman" w:hAnsi="Times New Roman" w:cs="Times New Roman"/>
          <w:i/>
          <w:iCs/>
          <w:sz w:val="20"/>
          <w:szCs w:val="20"/>
          <w:lang w:val="en-US"/>
        </w:rPr>
        <w:t>: increase mortality ratios in cardiac and digestive forms. The vertical dashed line indicates the base-case ICER. The vertical line indicates the willingness to pay threshold.</w:t>
      </w:r>
    </w:p>
    <w:p w14:paraId="0011C202" w14:textId="4ACDB1CD" w:rsidR="00382A72" w:rsidRDefault="005B59A1" w:rsidP="003567E7">
      <w:pPr>
        <w:spacing w:line="360" w:lineRule="auto"/>
        <w:rPr>
          <w:ins w:id="161" w:author="Jose Antonio Perez Molina" w:date="2025-06-12T07:50:00Z"/>
          <w:rFonts w:ascii="Times New Roman" w:hAnsi="Times New Roman" w:cs="Times New Roman"/>
          <w:lang w:val="en-US"/>
        </w:rPr>
      </w:pPr>
      <w:r w:rsidRPr="000F283A">
        <w:rPr>
          <w:rFonts w:ascii="Times New Roman" w:hAnsi="Times New Roman" w:cs="Times New Roman"/>
          <w:lang w:val="en-US"/>
        </w:rPr>
        <w:t>In the probabilistic sensitivity analysis</w:t>
      </w:r>
      <w:ins w:id="162" w:author="Jose Antonio Perez Molina" w:date="2025-06-12T07:46:00Z">
        <w:r w:rsidR="00935779">
          <w:rPr>
            <w:rFonts w:ascii="Times New Roman" w:hAnsi="Times New Roman" w:cs="Times New Roman"/>
            <w:lang w:val="en-US"/>
          </w:rPr>
          <w:t>,</w:t>
        </w:r>
      </w:ins>
      <w:r w:rsidR="00E46CE0" w:rsidRPr="000F283A">
        <w:rPr>
          <w:rFonts w:ascii="Times New Roman" w:hAnsi="Times New Roman" w:cs="Times New Roman"/>
          <w:lang w:val="en-US"/>
        </w:rPr>
        <w:t xml:space="preserve"> </w:t>
      </w:r>
      <w:r w:rsidR="00A71DAD" w:rsidRPr="000F283A">
        <w:rPr>
          <w:rFonts w:ascii="Times New Roman" w:hAnsi="Times New Roman" w:cs="Times New Roman"/>
          <w:lang w:val="en-US"/>
        </w:rPr>
        <w:t>the me</w:t>
      </w:r>
      <w:r w:rsidR="00951F0B" w:rsidRPr="000F283A">
        <w:rPr>
          <w:rFonts w:ascii="Times New Roman" w:hAnsi="Times New Roman" w:cs="Times New Roman"/>
          <w:lang w:val="en-US"/>
        </w:rPr>
        <w:t>dian</w:t>
      </w:r>
      <w:r w:rsidR="00A71DAD" w:rsidRPr="000F283A">
        <w:rPr>
          <w:rFonts w:ascii="Times New Roman" w:hAnsi="Times New Roman" w:cs="Times New Roman"/>
          <w:lang w:val="en-US"/>
        </w:rPr>
        <w:t xml:space="preserve"> ICER was €-</w:t>
      </w:r>
      <w:r w:rsidR="008B4A09" w:rsidRPr="000F283A">
        <w:rPr>
          <w:rFonts w:ascii="Times New Roman" w:hAnsi="Times New Roman" w:cs="Times New Roman"/>
          <w:lang w:val="en-US"/>
        </w:rPr>
        <w:t>69,372</w:t>
      </w:r>
      <w:r w:rsidR="00A71DAD" w:rsidRPr="000F283A">
        <w:rPr>
          <w:rFonts w:ascii="Times New Roman" w:hAnsi="Times New Roman" w:cs="Times New Roman"/>
          <w:lang w:val="en-US"/>
        </w:rPr>
        <w:t xml:space="preserve"> (</w:t>
      </w:r>
      <w:r w:rsidR="005770BB" w:rsidRPr="000F283A">
        <w:rPr>
          <w:rFonts w:ascii="Times New Roman" w:hAnsi="Times New Roman" w:cs="Times New Roman"/>
          <w:lang w:val="en-US"/>
        </w:rPr>
        <w:t xml:space="preserve">95% </w:t>
      </w:r>
      <w:proofErr w:type="spellStart"/>
      <w:r w:rsidR="005770BB" w:rsidRPr="000F283A">
        <w:rPr>
          <w:rFonts w:ascii="Times New Roman" w:hAnsi="Times New Roman" w:cs="Times New Roman"/>
          <w:lang w:val="en-US"/>
        </w:rPr>
        <w:t>C</w:t>
      </w:r>
      <w:r w:rsidR="008B4A09" w:rsidRPr="000F283A">
        <w:rPr>
          <w:rFonts w:ascii="Times New Roman" w:hAnsi="Times New Roman" w:cs="Times New Roman"/>
          <w:lang w:val="en-US"/>
        </w:rPr>
        <w:t>r</w:t>
      </w:r>
      <w:r w:rsidR="005770BB" w:rsidRPr="000F283A">
        <w:rPr>
          <w:rFonts w:ascii="Times New Roman" w:hAnsi="Times New Roman" w:cs="Times New Roman"/>
          <w:lang w:val="en-US"/>
        </w:rPr>
        <w:t>I</w:t>
      </w:r>
      <w:proofErr w:type="spellEnd"/>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r w:rsidR="00A71DAD" w:rsidRPr="000F283A">
        <w:rPr>
          <w:rFonts w:ascii="Times New Roman" w:hAnsi="Times New Roman" w:cs="Times New Roman"/>
          <w:lang w:val="en-US"/>
        </w:rPr>
        <w:t>-</w:t>
      </w:r>
      <w:r w:rsidR="008B4A09" w:rsidRPr="000F283A">
        <w:rPr>
          <w:rFonts w:ascii="Times New Roman" w:hAnsi="Times New Roman" w:cs="Times New Roman"/>
          <w:lang w:val="en-US"/>
        </w:rPr>
        <w:t>177,181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16: </w:t>
      </w:r>
      <w:r w:rsidR="00951F0B" w:rsidRPr="000F283A">
        <w:rPr>
          <w:rFonts w:ascii="Times New Roman" w:hAnsi="Times New Roman" w:cs="Times New Roman"/>
          <w:lang w:val="en-US"/>
        </w:rPr>
        <w:t>€</w:t>
      </w:r>
      <w:r w:rsidR="00A71DAD" w:rsidRPr="000F283A">
        <w:rPr>
          <w:rFonts w:ascii="Times New Roman" w:hAnsi="Times New Roman" w:cs="Times New Roman"/>
          <w:lang w:val="en-US"/>
        </w:rPr>
        <w:t>-</w:t>
      </w:r>
      <w:r w:rsidR="005770BB" w:rsidRPr="000F283A">
        <w:rPr>
          <w:rFonts w:ascii="Times New Roman" w:hAnsi="Times New Roman" w:cs="Times New Roman"/>
          <w:lang w:val="en-US"/>
        </w:rPr>
        <w:t>2</w:t>
      </w:r>
      <w:r w:rsidR="008B4A09" w:rsidRPr="000F283A">
        <w:rPr>
          <w:rFonts w:ascii="Times New Roman" w:hAnsi="Times New Roman" w:cs="Times New Roman"/>
          <w:lang w:val="en-US"/>
        </w:rPr>
        <w:t>6</w:t>
      </w:r>
      <w:r w:rsidR="005770BB" w:rsidRPr="000F283A">
        <w:rPr>
          <w:rFonts w:ascii="Times New Roman" w:hAnsi="Times New Roman" w:cs="Times New Roman"/>
          <w:lang w:val="en-US"/>
        </w:rPr>
        <w:t>,</w:t>
      </w:r>
      <w:r w:rsidR="008B4A09" w:rsidRPr="000F283A">
        <w:rPr>
          <w:rFonts w:ascii="Times New Roman" w:hAnsi="Times New Roman" w:cs="Times New Roman"/>
          <w:lang w:val="en-US"/>
        </w:rPr>
        <w:t>488</w:t>
      </w:r>
      <w:r w:rsidR="002342FB" w:rsidRPr="000F283A">
        <w:rPr>
          <w:rFonts w:ascii="Times New Roman" w:hAnsi="Times New Roman" w:cs="Times New Roman"/>
          <w:lang w:val="en-US"/>
        </w:rPr>
        <w:t>·</w:t>
      </w:r>
      <w:r w:rsidR="005770BB" w:rsidRPr="000F283A">
        <w:rPr>
          <w:rFonts w:ascii="Times New Roman" w:hAnsi="Times New Roman" w:cs="Times New Roman"/>
          <w:lang w:val="en-US"/>
        </w:rPr>
        <w:t>9</w:t>
      </w:r>
      <w:r w:rsidR="00A71DAD" w:rsidRPr="000F283A">
        <w:rPr>
          <w:rFonts w:ascii="Times New Roman" w:hAnsi="Times New Roman" w:cs="Times New Roman"/>
          <w:lang w:val="en-US"/>
        </w:rPr>
        <w:t>)</w:t>
      </w:r>
      <w:r w:rsidR="00951F0B" w:rsidRPr="000F283A">
        <w:rPr>
          <w:rFonts w:ascii="Times New Roman" w:hAnsi="Times New Roman" w:cs="Times New Roman"/>
          <w:lang w:val="en-US"/>
        </w:rPr>
        <w:t>, with 95% of the simulations falling below the WTP</w:t>
      </w:r>
      <w:r w:rsidR="00B16C9C"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p>
    <w:p w14:paraId="5B814516" w14:textId="5524B62E" w:rsidR="00935779" w:rsidRDefault="00935779" w:rsidP="003567E7">
      <w:pPr>
        <w:spacing w:line="360" w:lineRule="auto"/>
        <w:rPr>
          <w:ins w:id="163" w:author="Jose Antonio Perez Molina" w:date="2025-06-12T07:50:00Z"/>
          <w:rFonts w:ascii="Times New Roman" w:hAnsi="Times New Roman" w:cs="Times New Roman"/>
          <w:lang w:val="en-US"/>
        </w:rPr>
      </w:pPr>
      <w:proofErr w:type="spellStart"/>
      <w:ins w:id="164" w:author="Jose Antonio Perez Molina" w:date="2025-06-12T07:50: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7C09EC5C" w14:textId="64102B80" w:rsidR="00935779" w:rsidRDefault="007C1BD3" w:rsidP="003567E7">
      <w:pPr>
        <w:spacing w:line="360" w:lineRule="auto"/>
        <w:rPr>
          <w:ins w:id="165" w:author="Jose Antonio Perez Molina" w:date="2025-06-12T07:50:00Z"/>
          <w:rFonts w:ascii="Times New Roman" w:hAnsi="Times New Roman" w:cs="Times New Roman"/>
          <w:lang w:val="en-US"/>
        </w:rPr>
      </w:pPr>
      <w:ins w:id="166" w:author="Jose Antonio Perez Molina" w:date="2025-06-12T07:51:00Z">
        <w:r>
          <w:rPr>
            <w:rFonts w:ascii="Times New Roman" w:hAnsi="Times New Roman" w:cs="Times New Roman"/>
            <w:lang w:val="en-US"/>
          </w:rPr>
          <w:t xml:space="preserve">We performed a </w:t>
        </w:r>
      </w:ins>
      <w:ins w:id="167" w:author="Jose Antonio Perez Molina" w:date="2025-06-12T07:50:00Z">
        <w:r w:rsidR="00935779" w:rsidRPr="00935779">
          <w:rPr>
            <w:rFonts w:ascii="Times New Roman" w:hAnsi="Times New Roman" w:cs="Times New Roman"/>
            <w:lang w:val="en-US"/>
          </w:rPr>
          <w:t>probabilistic sensitivity analysis</w:t>
        </w:r>
      </w:ins>
      <w:ins w:id="168" w:author="Jose Antonio Perez Molina" w:date="2025-06-12T07:51:00Z">
        <w:r>
          <w:rPr>
            <w:rFonts w:ascii="Times New Roman" w:hAnsi="Times New Roman" w:cs="Times New Roman"/>
            <w:lang w:val="en-US"/>
          </w:rPr>
          <w:t xml:space="preserve"> where</w:t>
        </w:r>
      </w:ins>
      <w:ins w:id="169" w:author="Jose Antonio Perez Molina" w:date="2025-06-12T07:50:00Z">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ins>
      <w:ins w:id="170" w:author="Jose Antonio Perez Molina" w:date="2025-06-12T07:52:00Z">
        <w:r>
          <w:rPr>
            <w:rFonts w:ascii="Times New Roman" w:hAnsi="Times New Roman" w:cs="Times New Roman"/>
            <w:lang w:val="en-US"/>
          </w:rPr>
          <w:t xml:space="preserve"> (Figure 3)</w:t>
        </w:r>
      </w:ins>
      <w:ins w:id="171" w:author="Jose Antonio Perez Molina" w:date="2025-06-12T07:50:00Z">
        <w:r w:rsidR="00935779" w:rsidRPr="00935779">
          <w:rPr>
            <w:rFonts w:ascii="Times New Roman" w:hAnsi="Times New Roman" w:cs="Times New Roman"/>
            <w:lang w:val="en-US"/>
          </w:rPr>
          <w:t>. We found a median ICER of € –69 372 per QALY (95 % credible interval: € –177 181 to € –26 489), and 95 % of our simulations fell below the willingness-to-pay threshold</w:t>
        </w:r>
      </w:ins>
      <w:ins w:id="172" w:author="Jose Antonio Perez Molina" w:date="2025-06-12T07:51:00Z">
        <w:r>
          <w:rPr>
            <w:rFonts w:ascii="Times New Roman" w:hAnsi="Times New Roman" w:cs="Times New Roman"/>
            <w:lang w:val="en-US"/>
          </w:rPr>
          <w:t xml:space="preserve">, </w:t>
        </w:r>
      </w:ins>
      <w:ins w:id="173" w:author="Jose Antonio Perez Molina" w:date="2025-06-12T07:50:00Z">
        <w:r w:rsidR="00935779" w:rsidRPr="00935779">
          <w:rPr>
            <w:rFonts w:ascii="Times New Roman" w:hAnsi="Times New Roman" w:cs="Times New Roman"/>
            <w:lang w:val="en-US"/>
          </w:rPr>
          <w:t>showing that, even under wide uncertainty, our intervention remains highly likely to be both more effective and less costly than the alternative.</w:t>
        </w:r>
      </w:ins>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3305C1ED" w:rsidR="002217CE" w:rsidRPr="000F283A" w:rsidRDefault="008B4A09"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lastRenderedPageBreak/>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4B0A047E"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3</w:t>
      </w:r>
      <w:commentRangeStart w:id="174"/>
      <w:r w:rsidRPr="00520B88">
        <w:rPr>
          <w:rFonts w:ascii="Times New Roman" w:hAnsi="Times New Roman" w:cs="Times New Roman"/>
          <w:b/>
          <w:bCs/>
          <w:i/>
          <w:iCs/>
          <w:sz w:val="20"/>
          <w:szCs w:val="20"/>
          <w:lang w:val="en-US"/>
        </w:rPr>
        <w:t xml:space="preserve">. Cost-effectiveness plane based on </w:t>
      </w:r>
      <w:r w:rsidR="00A543A5" w:rsidRPr="00520B88">
        <w:rPr>
          <w:rFonts w:ascii="Times New Roman" w:hAnsi="Times New Roman" w:cs="Times New Roman"/>
          <w:b/>
          <w:bCs/>
          <w:i/>
          <w:iCs/>
          <w:sz w:val="20"/>
          <w:szCs w:val="20"/>
          <w:lang w:val="en-US"/>
        </w:rPr>
        <w:t>1</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w:t>
      </w:r>
      <w:commentRangeEnd w:id="174"/>
      <w:r w:rsidR="00725B28">
        <w:rPr>
          <w:rStyle w:val="Refdecomentario"/>
        </w:rPr>
        <w:commentReference w:id="174"/>
      </w:r>
      <w:r w:rsidRPr="000F283A">
        <w:rPr>
          <w:rFonts w:ascii="Times New Roman" w:hAnsi="Times New Roman" w:cs="Times New Roman"/>
          <w:i/>
          <w:iCs/>
          <w:sz w:val="20"/>
          <w:szCs w:val="20"/>
          <w:lang w:val="en-US"/>
        </w:rPr>
        <w:t>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Pr="000F283A" w:rsidRDefault="008B4A09" w:rsidP="00CD4DDA">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368C9F2E" w:rsidR="00A16DC5" w:rsidRPr="000F283A"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4. Cost-Effectiveness Acceptability Curve (CEAC) showing the probability that the intervention is cost-effective across a range of willingness-to-pay (WTP) thresholds per QALY gained.</w:t>
      </w:r>
      <w:r w:rsidRPr="000F283A">
        <w:rPr>
          <w:rFonts w:ascii="Times New Roman" w:hAnsi="Times New Roman" w:cs="Times New Roman"/>
          <w:i/>
          <w:iCs/>
          <w:sz w:val="20"/>
          <w:szCs w:val="20"/>
          <w:lang w:val="en-US"/>
        </w:rPr>
        <w:t xml:space="preserve"> The curve illustrates increasing confidence in cost-effectiveness as the WTP threshold rises, with near-certainty achieved above approximately –€25,000 per QALY.</w:t>
      </w:r>
    </w:p>
    <w:p w14:paraId="7BEC546B" w14:textId="57C984AE" w:rsidR="00A16DC5" w:rsidRPr="000F0589" w:rsidRDefault="000F0589" w:rsidP="00CD4DDA">
      <w:pPr>
        <w:spacing w:line="360" w:lineRule="auto"/>
        <w:rPr>
          <w:rFonts w:ascii="Times New Roman" w:hAnsi="Times New Roman" w:cs="Times New Roman"/>
          <w:rPrChange w:id="175" w:author="Jose Antonio Perez Molina" w:date="2025-06-12T07:56:00Z">
            <w:rPr>
              <w:rFonts w:ascii="Times New Roman" w:hAnsi="Times New Roman" w:cs="Times New Roman"/>
              <w:lang w:val="en-US"/>
            </w:rPr>
          </w:rPrChange>
        </w:rPr>
      </w:pPr>
      <w:ins w:id="176" w:author="Jose Antonio Perez Molina" w:date="2025-06-12T07:56:00Z">
        <w:r w:rsidRPr="000F0589">
          <w:rPr>
            <w:rFonts w:ascii="Times New Roman" w:hAnsi="Times New Roman" w:cs="Times New Roman"/>
            <w:rPrChange w:id="177" w:author="Jose Antonio Perez Molina" w:date="2025-06-12T07:56:00Z">
              <w:rPr>
                <w:rFonts w:ascii="Times New Roman" w:hAnsi="Times New Roman" w:cs="Times New Roman"/>
                <w:lang w:val="en-US"/>
              </w:rPr>
            </w:rPrChange>
          </w:rPr>
          <w:t>La figura 4 está sin explicar</w:t>
        </w:r>
        <w:r>
          <w:rPr>
            <w:rFonts w:ascii="Times New Roman" w:hAnsi="Times New Roman" w:cs="Times New Roman"/>
          </w:rPr>
          <w:t>.</w:t>
        </w:r>
      </w:ins>
    </w:p>
    <w:p w14:paraId="35647095" w14:textId="77777777" w:rsidR="00A16DC5" w:rsidRPr="000F0589" w:rsidRDefault="00A16DC5" w:rsidP="00CD4DDA">
      <w:pPr>
        <w:spacing w:line="360" w:lineRule="auto"/>
        <w:rPr>
          <w:rFonts w:ascii="Times New Roman" w:hAnsi="Times New Roman" w:cs="Times New Roman"/>
          <w:rPrChange w:id="178" w:author="Jose Antonio Perez Molina" w:date="2025-06-12T07:56:00Z">
            <w:rPr>
              <w:rFonts w:ascii="Times New Roman" w:hAnsi="Times New Roman" w:cs="Times New Roman"/>
              <w:lang w:val="en-US"/>
            </w:rPr>
          </w:rPrChange>
        </w:rPr>
      </w:pPr>
    </w:p>
    <w:p w14:paraId="6E22F2A7" w14:textId="77777777" w:rsidR="000F0589" w:rsidRDefault="00CD4DDA" w:rsidP="00CD4DDA">
      <w:pPr>
        <w:spacing w:line="360" w:lineRule="auto"/>
        <w:rPr>
          <w:ins w:id="179" w:author="Jose Antonio Perez Molina" w:date="2025-06-12T07:58:00Z"/>
          <w:rFonts w:ascii="Times New Roman" w:hAnsi="Times New Roman" w:cs="Times New Roman"/>
          <w:lang w:val="en-US"/>
        </w:rPr>
      </w:pPr>
      <w:r w:rsidRPr="000F283A">
        <w:rPr>
          <w:rFonts w:ascii="Times New Roman" w:hAnsi="Times New Roman" w:cs="Times New Roman"/>
          <w:lang w:val="en-US"/>
        </w:rPr>
        <w:lastRenderedPageBreak/>
        <w:t>The expected value of perfect information (EVPI) was €</w:t>
      </w:r>
      <w:r w:rsidR="008B4A09" w:rsidRPr="000F283A">
        <w:rPr>
          <w:rFonts w:ascii="Times New Roman" w:hAnsi="Times New Roman" w:cs="Times New Roman"/>
          <w:lang w:val="en-US"/>
        </w:rPr>
        <w:t xml:space="preserve">24,946,099 </w:t>
      </w:r>
      <w:r w:rsidRPr="000F283A">
        <w:rPr>
          <w:rFonts w:ascii="Times New Roman" w:hAnsi="Times New Roman" w:cs="Times New Roman"/>
          <w:lang w:val="en-US"/>
        </w:rPr>
        <w:t>meaning €</w:t>
      </w:r>
      <w:r w:rsidR="008B4A09" w:rsidRPr="000F283A">
        <w:rPr>
          <w:rFonts w:ascii="Times New Roman" w:hAnsi="Times New Roman" w:cs="Times New Roman"/>
          <w:lang w:val="en-US"/>
        </w:rPr>
        <w:t xml:space="preserve">1,247,305 per year </w:t>
      </w:r>
      <w:r w:rsidRPr="000F283A">
        <w:rPr>
          <w:rFonts w:ascii="Times New Roman" w:hAnsi="Times New Roman" w:cs="Times New Roman"/>
          <w:lang w:val="en-US"/>
        </w:rPr>
        <w:t>or €22</w:t>
      </w:r>
      <w:r w:rsidR="002342FB" w:rsidRPr="000F283A">
        <w:rPr>
          <w:rFonts w:ascii="Times New Roman" w:hAnsi="Times New Roman" w:cs="Times New Roman"/>
          <w:lang w:val="en-US"/>
        </w:rPr>
        <w:t>·</w:t>
      </w:r>
      <w:r w:rsidR="008B4A09" w:rsidRPr="000F283A">
        <w:rPr>
          <w:rFonts w:ascii="Times New Roman" w:hAnsi="Times New Roman" w:cs="Times New Roman"/>
          <w:lang w:val="en-US"/>
        </w:rPr>
        <w:t>78</w:t>
      </w:r>
      <w:r w:rsidRPr="000F283A">
        <w:rPr>
          <w:rFonts w:ascii="Times New Roman" w:hAnsi="Times New Roman" w:cs="Times New Roman"/>
          <w:lang w:val="en-US"/>
        </w:rPr>
        <w:t xml:space="preserve"> </w:t>
      </w:r>
      <w:r w:rsidR="00A8414B" w:rsidRPr="000F283A">
        <w:rPr>
          <w:rFonts w:ascii="Times New Roman" w:hAnsi="Times New Roman" w:cs="Times New Roman"/>
          <w:lang w:val="en-US"/>
        </w:rPr>
        <w:t>per patient and year</w:t>
      </w:r>
      <w:r w:rsidRPr="000F283A">
        <w:rPr>
          <w:rFonts w:ascii="Times New Roman" w:hAnsi="Times New Roman" w:cs="Times New Roman"/>
          <w:lang w:val="en-US"/>
        </w:rPr>
        <w:t>.</w:t>
      </w:r>
    </w:p>
    <w:p w14:paraId="1BEAAC72" w14:textId="77777777" w:rsidR="000F0589" w:rsidRDefault="000F0589" w:rsidP="00CD4DDA">
      <w:pPr>
        <w:spacing w:line="360" w:lineRule="auto"/>
        <w:rPr>
          <w:ins w:id="180" w:author="Jose Antonio Perez Molina" w:date="2025-06-12T07:58:00Z"/>
          <w:rFonts w:ascii="Times New Roman" w:hAnsi="Times New Roman" w:cs="Times New Roman"/>
          <w:lang w:val="en-US"/>
        </w:rPr>
      </w:pPr>
      <w:proofErr w:type="spellStart"/>
      <w:ins w:id="181" w:author="Jose Antonio Perez Molina" w:date="2025-06-12T07:58: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5B91034E" w14:textId="1234A1EA" w:rsidR="00CD4DDA" w:rsidRPr="000F0589" w:rsidRDefault="000F0589" w:rsidP="00CD4DDA">
      <w:pPr>
        <w:spacing w:line="360" w:lineRule="auto"/>
        <w:rPr>
          <w:rFonts w:ascii="Times New Roman" w:hAnsi="Times New Roman" w:cs="Times New Roman"/>
          <w:lang w:val="en-US"/>
        </w:rPr>
      </w:pPr>
      <w:ins w:id="182" w:author="Jose Antonio Perez Molina" w:date="2025-06-12T07:58:00Z">
        <w:r w:rsidRPr="000F0589">
          <w:rPr>
            <w:rFonts w:ascii="Times New Roman" w:hAnsi="Times New Roman" w:cs="Times New Roman"/>
            <w:lang w:val="en-US"/>
          </w:rPr>
          <w:t>For our target population and time horizon, perfect information would be worth €24</w:t>
        </w:r>
        <w:r>
          <w:rPr>
            <w:rFonts w:ascii="Times New Roman" w:hAnsi="Times New Roman" w:cs="Times New Roman"/>
            <w:lang w:val="en-US"/>
          </w:rPr>
          <w:t>·</w:t>
        </w:r>
        <w:r w:rsidRPr="000F0589">
          <w:rPr>
            <w:rFonts w:ascii="Times New Roman" w:hAnsi="Times New Roman" w:cs="Times New Roman"/>
            <w:lang w:val="en-US"/>
          </w:rPr>
          <w:t>95 million in total—about €1</w:t>
        </w:r>
        <w:r>
          <w:rPr>
            <w:rFonts w:ascii="Times New Roman" w:hAnsi="Times New Roman" w:cs="Times New Roman"/>
            <w:lang w:val="en-US"/>
          </w:rPr>
          <w:t>·</w:t>
        </w:r>
        <w:r w:rsidRPr="000F0589">
          <w:rPr>
            <w:rFonts w:ascii="Times New Roman" w:hAnsi="Times New Roman" w:cs="Times New Roman"/>
            <w:lang w:val="en-US"/>
          </w:rPr>
          <w:t>25 million per year or €22</w:t>
        </w:r>
      </w:ins>
      <w:ins w:id="183" w:author="Jose Antonio Perez Molina" w:date="2025-06-12T07:59:00Z">
        <w:r>
          <w:rPr>
            <w:rFonts w:ascii="Times New Roman" w:hAnsi="Times New Roman" w:cs="Times New Roman"/>
            <w:lang w:val="en-US"/>
          </w:rPr>
          <w:t>·8</w:t>
        </w:r>
      </w:ins>
      <w:ins w:id="184" w:author="Jose Antonio Perez Molina" w:date="2025-06-12T07:58:00Z">
        <w:r w:rsidRPr="000F0589">
          <w:rPr>
            <w:rFonts w:ascii="Times New Roman" w:hAnsi="Times New Roman" w:cs="Times New Roman"/>
            <w:lang w:val="en-US"/>
          </w:rPr>
          <w:t xml:space="preserve"> per patient each year. </w:t>
        </w:r>
      </w:ins>
      <w:ins w:id="185" w:author="Jose Antonio Perez Molina" w:date="2025-06-12T07:59:00Z">
        <w:r>
          <w:rPr>
            <w:rFonts w:ascii="Times New Roman" w:hAnsi="Times New Roman" w:cs="Times New Roman"/>
            <w:lang w:val="en-US"/>
          </w:rPr>
          <w:t>Thus,</w:t>
        </w:r>
      </w:ins>
      <w:ins w:id="186" w:author="Jose Antonio Perez Molina" w:date="2025-06-12T07:58:00Z">
        <w:r w:rsidRPr="000F0589">
          <w:rPr>
            <w:rFonts w:ascii="Times New Roman" w:hAnsi="Times New Roman" w:cs="Times New Roman"/>
            <w:lang w:val="en-US"/>
          </w:rPr>
          <w:t xml:space="preserve"> any new research aimed at eliminating the remaining uncertainty </w:t>
        </w:r>
      </w:ins>
      <w:ins w:id="187" w:author="Jose Antonio Perez Molina" w:date="2025-06-12T07:59:00Z">
        <w:r>
          <w:rPr>
            <w:rFonts w:ascii="Times New Roman" w:hAnsi="Times New Roman" w:cs="Times New Roman"/>
            <w:lang w:val="en-US"/>
          </w:rPr>
          <w:t>would be</w:t>
        </w:r>
      </w:ins>
      <w:ins w:id="188" w:author="Jose Antonio Perez Molina" w:date="2025-06-12T07:58:00Z">
        <w:r w:rsidRPr="000F0589">
          <w:rPr>
            <w:rFonts w:ascii="Times New Roman" w:hAnsi="Times New Roman" w:cs="Times New Roman"/>
            <w:lang w:val="en-US"/>
          </w:rPr>
          <w:t xml:space="preserve"> economically worthwhile only if it costs less than these amounts.</w:t>
        </w:r>
      </w:ins>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B2243A" w:rsidRPr="002A40E0" w:rsidRDefault="00B2243A"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B2243A" w:rsidRPr="002A40E0" w:rsidRDefault="00B2243A"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B2243A" w:rsidRPr="00EE6EDD" w:rsidRDefault="00B2243A"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B2243A" w:rsidRPr="00EE6EDD" w:rsidRDefault="00B2243A"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">
                <v:textbox style="mso-fit-shape-to-text:t">
                  <w:txbxContent>
                    <w:p w14:paraId="5FAEFA83" w14:textId="06CD52FC" w:rsidR="00B2243A" w:rsidRPr="002A40E0" w:rsidRDefault="00B2243A"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B2243A" w:rsidRPr="002A40E0" w:rsidRDefault="00B2243A"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B2243A" w:rsidRPr="00EE6EDD" w:rsidRDefault="00B2243A"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B2243A" w:rsidRPr="00EE6EDD" w:rsidRDefault="00B2243A"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B2243A" w:rsidRPr="002A40E0" w:rsidRDefault="00B2243A"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v:textbox>
                <w10:wrap type="square"/>
              </v:shape>
            </w:pict>
          </mc:Fallback>
        </mc:AlternateContent>
      </w:r>
      <w:r w:rsidR="00382A72" w:rsidRPr="000F283A">
        <w:rPr>
          <w:rFonts w:ascii="Times New Roman" w:hAnsi="Times New Roman" w:cs="Times New Roman"/>
          <w:b/>
          <w:bCs/>
          <w:lang w:val="en-US"/>
        </w:rPr>
        <w:t>Di</w:t>
      </w:r>
      <w:commentRangeStart w:id="189"/>
      <w:r w:rsidR="00382A72" w:rsidRPr="000F283A">
        <w:rPr>
          <w:rFonts w:ascii="Times New Roman" w:hAnsi="Times New Roman" w:cs="Times New Roman"/>
          <w:b/>
          <w:bCs/>
          <w:lang w:val="en-US"/>
        </w:rPr>
        <w:t>scussion</w:t>
      </w:r>
      <w:commentRangeEnd w:id="189"/>
      <w:r w:rsidR="0090616C">
        <w:rPr>
          <w:rStyle w:val="Refdecomentario"/>
        </w:rPr>
        <w:commentReference w:id="189"/>
      </w:r>
    </w:p>
    <w:p w14:paraId="4418B8A7" w14:textId="3F863808" w:rsidR="00382A72" w:rsidRPr="000F283A" w:rsidRDefault="00F83507" w:rsidP="003567E7">
      <w:pPr>
        <w:spacing w:line="360" w:lineRule="auto"/>
        <w:rPr>
          <w:rFonts w:ascii="Times New Roman" w:hAnsi="Times New Roman" w:cs="Times New Roman"/>
          <w:lang w:val="en-US"/>
        </w:rPr>
      </w:pPr>
      <w:r w:rsidRPr="000F283A">
        <w:rPr>
          <w:rFonts w:ascii="Times New Roman" w:hAnsi="Times New Roman" w:cs="Times New Roman"/>
          <w:b/>
          <w:bCs/>
          <w:lang w:val="en-US"/>
        </w:rPr>
        <w:br/>
      </w:r>
      <w:r w:rsidR="00951F0B" w:rsidRPr="000F283A">
        <w:rPr>
          <w:rFonts w:ascii="Times New Roman" w:hAnsi="Times New Roman" w:cs="Times New Roman"/>
          <w:lang w:val="en-US"/>
        </w:rPr>
        <w:t xml:space="preserve">In our study, we found </w:t>
      </w:r>
      <w:r w:rsidR="00FE5A93" w:rsidRPr="000F283A">
        <w:rPr>
          <w:rFonts w:ascii="Times New Roman" w:hAnsi="Times New Roman" w:cs="Times New Roman"/>
          <w:lang w:val="en-US"/>
        </w:rPr>
        <w:t>b</w:t>
      </w:r>
      <w:r w:rsidR="00951F0B" w:rsidRPr="000F283A">
        <w:rPr>
          <w:rFonts w:ascii="Times New Roman" w:hAnsi="Times New Roman" w:cs="Times New Roman"/>
          <w:lang w:val="en-US"/>
        </w:rPr>
        <w:t xml:space="preserve">enznidazole to be a cost-saving treatment for </w:t>
      </w:r>
      <w:del w:id="190" w:author="Jara Llenas García" w:date="2025-06-18T19:34:00Z">
        <w:r w:rsidR="00951F0B" w:rsidRPr="000F283A" w:rsidDel="0090616C">
          <w:rPr>
            <w:rFonts w:ascii="Times New Roman" w:hAnsi="Times New Roman" w:cs="Times New Roman"/>
            <w:lang w:val="en-US"/>
          </w:rPr>
          <w:delText xml:space="preserve">the treatment of </w:delText>
        </w:r>
      </w:del>
      <w:r w:rsidR="00951F0B" w:rsidRPr="000F283A">
        <w:rPr>
          <w:rFonts w:ascii="Times New Roman" w:hAnsi="Times New Roman" w:cs="Times New Roman"/>
          <w:lang w:val="en-US"/>
        </w:rPr>
        <w:t xml:space="preserve">patients with </w:t>
      </w:r>
      <w:del w:id="191" w:author="Jara Llenas García" w:date="2025-06-18T19:39:00Z">
        <w:r w:rsidR="00951F0B" w:rsidRPr="000F283A" w:rsidDel="00A756DF">
          <w:rPr>
            <w:rFonts w:ascii="Times New Roman" w:hAnsi="Times New Roman" w:cs="Times New Roman"/>
            <w:lang w:val="en-US"/>
          </w:rPr>
          <w:delText xml:space="preserve">asymptomatic </w:delText>
        </w:r>
      </w:del>
      <w:ins w:id="192" w:author="Jara Llenas García" w:date="2025-06-18T19:39:00Z">
        <w:r w:rsidR="00A756DF">
          <w:rPr>
            <w:rFonts w:ascii="Times New Roman" w:hAnsi="Times New Roman" w:cs="Times New Roman"/>
            <w:lang w:val="en-US"/>
          </w:rPr>
          <w:t>chronic indeterminate</w:t>
        </w:r>
        <w:r w:rsidR="00A756DF" w:rsidRPr="000F283A">
          <w:rPr>
            <w:rFonts w:ascii="Times New Roman" w:hAnsi="Times New Roman" w:cs="Times New Roman"/>
            <w:lang w:val="en-US"/>
          </w:rPr>
          <w:t xml:space="preserve"> </w:t>
        </w:r>
      </w:ins>
      <w:r w:rsidR="00951F0B" w:rsidRPr="000F283A">
        <w:rPr>
          <w:rFonts w:ascii="Times New Roman" w:hAnsi="Times New Roman" w:cs="Times New Roman"/>
          <w:lang w:val="en-US"/>
        </w:rPr>
        <w:t>Chagas disease</w:t>
      </w:r>
      <w:r w:rsidR="00FE5A93" w:rsidRPr="000F283A">
        <w:rPr>
          <w:rFonts w:ascii="Times New Roman" w:hAnsi="Times New Roman" w:cs="Times New Roman"/>
          <w:lang w:val="en-US"/>
        </w:rPr>
        <w:t xml:space="preserve">, as the study arm treated with benznidazole not only yielded more QALYs but also ended up with less total costs. Moreover, both the deterministic sensitivity analysis and the PSA show </w:t>
      </w:r>
      <w:del w:id="193" w:author="Jara Llenas García" w:date="2025-06-18T19:39:00Z">
        <w:r w:rsidR="00FE5A93" w:rsidRPr="000F283A" w:rsidDel="00A756DF">
          <w:rPr>
            <w:rFonts w:ascii="Times New Roman" w:hAnsi="Times New Roman" w:cs="Times New Roman"/>
            <w:lang w:val="en-US"/>
          </w:rPr>
          <w:delText xml:space="preserve">us </w:delText>
        </w:r>
      </w:del>
      <w:r w:rsidR="00FE5A93" w:rsidRPr="000F283A">
        <w:rPr>
          <w:rFonts w:ascii="Times New Roman" w:hAnsi="Times New Roman" w:cs="Times New Roman"/>
          <w:lang w:val="en-US"/>
        </w:rPr>
        <w:t>the same results, pointing out that the results are robust. Only the most extreme values of the effectiveness of benznidazole in reducing the progression to cardiac disease increased the ICER and made it not cost-</w:t>
      </w:r>
      <w:del w:id="194" w:author="Jara Llenas García" w:date="2025-06-18T19:45:00Z">
        <w:r w:rsidR="00FE5A93" w:rsidRPr="000F283A" w:rsidDel="004C0AC1">
          <w:rPr>
            <w:rFonts w:ascii="Times New Roman" w:hAnsi="Times New Roman" w:cs="Times New Roman"/>
            <w:lang w:val="en-US"/>
          </w:rPr>
          <w:delText>effective</w:delText>
        </w:r>
      </w:del>
      <w:commentRangeStart w:id="195"/>
      <w:ins w:id="196" w:author="Jara Llenas García" w:date="2025-06-18T19:45:00Z">
        <w:r w:rsidR="004C0AC1">
          <w:rPr>
            <w:rFonts w:ascii="Times New Roman" w:hAnsi="Times New Roman" w:cs="Times New Roman"/>
            <w:lang w:val="en-US"/>
          </w:rPr>
          <w:t>saving</w:t>
        </w:r>
        <w:commentRangeEnd w:id="195"/>
        <w:r w:rsidR="004C0AC1">
          <w:rPr>
            <w:rStyle w:val="Refdecomentario"/>
          </w:rPr>
          <w:commentReference w:id="195"/>
        </w:r>
      </w:ins>
      <w:r w:rsidR="00FE5A93" w:rsidRPr="000F283A">
        <w:rPr>
          <w:rFonts w:ascii="Times New Roman" w:hAnsi="Times New Roman" w:cs="Times New Roman"/>
          <w:lang w:val="en-US"/>
        </w:rPr>
        <w:t>, however it still fell below the WTP.</w:t>
      </w:r>
    </w:p>
    <w:p w14:paraId="7D29375C" w14:textId="154198CF" w:rsidR="0003270A" w:rsidRPr="000F283A" w:rsidRDefault="0003270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At present, benznidazole is not </w:t>
      </w:r>
      <w:r w:rsidR="00146F40" w:rsidRPr="000F283A">
        <w:rPr>
          <w:rFonts w:ascii="Times New Roman" w:hAnsi="Times New Roman" w:cs="Times New Roman"/>
          <w:lang w:val="en-US"/>
        </w:rPr>
        <w:t xml:space="preserve">commercialized in Spain and </w:t>
      </w:r>
      <w:commentRangeStart w:id="197"/>
      <w:r w:rsidR="00146F40" w:rsidRPr="000F283A">
        <w:rPr>
          <w:rFonts w:ascii="Times New Roman" w:hAnsi="Times New Roman" w:cs="Times New Roman"/>
          <w:lang w:val="en-US"/>
        </w:rPr>
        <w:t xml:space="preserve">not </w:t>
      </w:r>
      <w:r w:rsidRPr="000F283A">
        <w:rPr>
          <w:rFonts w:ascii="Times New Roman" w:hAnsi="Times New Roman" w:cs="Times New Roman"/>
          <w:lang w:val="en-US"/>
        </w:rPr>
        <w:t xml:space="preserve">covered free of cost in the Spanish health system. </w:t>
      </w:r>
      <w:commentRangeEnd w:id="197"/>
      <w:r w:rsidR="004C0AC1">
        <w:rPr>
          <w:rStyle w:val="Refdecomentario"/>
        </w:rPr>
        <w:commentReference w:id="197"/>
      </w:r>
      <w:r w:rsidR="00146F40" w:rsidRPr="000F283A">
        <w:rPr>
          <w:rFonts w:ascii="Times New Roman" w:hAnsi="Times New Roman" w:cs="Times New Roman"/>
          <w:lang w:val="en-US"/>
        </w:rPr>
        <w:t xml:space="preserve">This means that availability is drastically reduced, for several reasons. Migrants are a </w:t>
      </w:r>
      <w:r w:rsidR="00146F40" w:rsidRPr="000F283A">
        <w:rPr>
          <w:rFonts w:ascii="Times New Roman" w:hAnsi="Times New Roman" w:cs="Times New Roman"/>
          <w:lang w:val="en-US"/>
        </w:rPr>
        <w:lastRenderedPageBreak/>
        <w:t xml:space="preserve">vulnerable population, and many cannot afford the treatment. The drug must be imported from abroad and </w:t>
      </w:r>
      <w:commentRangeStart w:id="198"/>
      <w:r w:rsidR="00146F40" w:rsidRPr="000F283A">
        <w:rPr>
          <w:rFonts w:ascii="Times New Roman" w:hAnsi="Times New Roman" w:cs="Times New Roman"/>
          <w:lang w:val="en-US"/>
        </w:rPr>
        <w:t>on top of this normal distribution channels cannot be used</w:t>
      </w:r>
      <w:commentRangeEnd w:id="198"/>
      <w:r w:rsidR="002A6797">
        <w:rPr>
          <w:rStyle w:val="Refdecomentario"/>
        </w:rPr>
        <w:commentReference w:id="198"/>
      </w:r>
      <w:r w:rsidR="00146F40" w:rsidRPr="000F283A">
        <w:rPr>
          <w:rFonts w:ascii="Times New Roman" w:hAnsi="Times New Roman" w:cs="Times New Roman"/>
          <w:lang w:val="en-US"/>
        </w:rPr>
        <w:t>. It would make sense,</w:t>
      </w:r>
      <w:r w:rsidRPr="000F283A">
        <w:rPr>
          <w:rFonts w:ascii="Times New Roman" w:hAnsi="Times New Roman" w:cs="Times New Roman"/>
          <w:lang w:val="en-US"/>
        </w:rPr>
        <w:t xml:space="preserve"> in the light of these results</w:t>
      </w:r>
      <w:r w:rsidR="00146F40" w:rsidRPr="000F283A">
        <w:rPr>
          <w:rFonts w:ascii="Times New Roman" w:hAnsi="Times New Roman" w:cs="Times New Roman"/>
          <w:lang w:val="en-US"/>
        </w:rPr>
        <w:t xml:space="preserve">, to cover </w:t>
      </w:r>
      <w:ins w:id="199" w:author="Jara Llenas García" w:date="2025-06-18T18:39:00Z">
        <w:r w:rsidR="00CD4824">
          <w:rPr>
            <w:rFonts w:ascii="Times New Roman" w:hAnsi="Times New Roman" w:cs="Times New Roman"/>
            <w:lang w:val="en-US"/>
          </w:rPr>
          <w:t>b</w:t>
        </w:r>
      </w:ins>
      <w:del w:id="200" w:author="Jara Llenas García" w:date="2025-06-18T18:39:00Z">
        <w:r w:rsidR="00146F40" w:rsidRPr="000F283A" w:rsidDel="00CD4824">
          <w:rPr>
            <w:rFonts w:ascii="Times New Roman" w:hAnsi="Times New Roman" w:cs="Times New Roman"/>
            <w:lang w:val="en-US"/>
          </w:rPr>
          <w:delText>B</w:delText>
        </w:r>
      </w:del>
      <w:r w:rsidR="00146F40" w:rsidRPr="000F283A">
        <w:rPr>
          <w:rFonts w:ascii="Times New Roman" w:hAnsi="Times New Roman" w:cs="Times New Roman"/>
          <w:lang w:val="en-US"/>
        </w:rPr>
        <w:t xml:space="preserve">enznidazole for free. Not doing it </w:t>
      </w:r>
      <w:ins w:id="201" w:author="Jara Llenas García" w:date="2025-06-18T19:47:00Z">
        <w:r w:rsidR="002A6797">
          <w:rPr>
            <w:rFonts w:ascii="Times New Roman" w:hAnsi="Times New Roman" w:cs="Times New Roman"/>
            <w:lang w:val="en-US"/>
          </w:rPr>
          <w:t>s</w:t>
        </w:r>
      </w:ins>
      <w:ins w:id="202" w:author="Jara Llenas García" w:date="2025-06-18T19:48:00Z">
        <w:r w:rsidR="002A6797">
          <w:rPr>
            <w:rFonts w:ascii="Times New Roman" w:hAnsi="Times New Roman" w:cs="Times New Roman"/>
            <w:lang w:val="en-US"/>
          </w:rPr>
          <w:t xml:space="preserve">o, it </w:t>
        </w:r>
      </w:ins>
      <w:r w:rsidR="00146F40" w:rsidRPr="000F283A">
        <w:rPr>
          <w:rFonts w:ascii="Times New Roman" w:hAnsi="Times New Roman" w:cs="Times New Roman"/>
          <w:lang w:val="en-US"/>
        </w:rPr>
        <w:t xml:space="preserve">is costing the </w:t>
      </w:r>
      <w:proofErr w:type="spellStart"/>
      <w:r w:rsidR="00386A5C" w:rsidRPr="000F283A">
        <w:rPr>
          <w:rFonts w:ascii="Times New Roman" w:hAnsi="Times New Roman" w:cs="Times New Roman"/>
          <w:lang w:val="en-US"/>
        </w:rPr>
        <w:t>h</w:t>
      </w:r>
      <w:r w:rsidR="00146F40" w:rsidRPr="000F283A">
        <w:rPr>
          <w:rFonts w:ascii="Times New Roman" w:hAnsi="Times New Roman" w:cs="Times New Roman"/>
          <w:lang w:val="en-US"/>
        </w:rPr>
        <w:t>ealtcare</w:t>
      </w:r>
      <w:proofErr w:type="spellEnd"/>
      <w:r w:rsidR="00146F40" w:rsidRPr="000F283A">
        <w:rPr>
          <w:rFonts w:ascii="Times New Roman" w:hAnsi="Times New Roman" w:cs="Times New Roman"/>
          <w:lang w:val="en-US"/>
        </w:rPr>
        <w:t xml:space="preserve"> system</w:t>
      </w:r>
      <w:r w:rsidR="00386A5C" w:rsidRPr="000F283A">
        <w:rPr>
          <w:rFonts w:ascii="Times New Roman" w:hAnsi="Times New Roman" w:cs="Times New Roman"/>
          <w:lang w:val="en-US"/>
        </w:rPr>
        <w:t xml:space="preserve"> €</w:t>
      </w:r>
      <w:r w:rsidR="00146F40" w:rsidRPr="000F283A">
        <w:rPr>
          <w:rFonts w:ascii="Times New Roman" w:hAnsi="Times New Roman" w:cs="Times New Roman"/>
          <w:lang w:val="en-US"/>
        </w:rPr>
        <w:t xml:space="preserve"> </w:t>
      </w:r>
      <w:commentRangeStart w:id="203"/>
      <w:r w:rsidR="00386A5C" w:rsidRPr="000F283A">
        <w:rPr>
          <w:rFonts w:ascii="Times New Roman" w:hAnsi="Times New Roman" w:cs="Times New Roman"/>
          <w:lang w:val="en-US"/>
        </w:rPr>
        <w:t>28,004,598 per year.</w:t>
      </w:r>
      <w:r w:rsidR="00146F40" w:rsidRPr="000F283A">
        <w:rPr>
          <w:rFonts w:ascii="Times New Roman" w:hAnsi="Times New Roman" w:cs="Times New Roman"/>
          <w:lang w:val="en-US"/>
        </w:rPr>
        <w:t xml:space="preserve"> </w:t>
      </w:r>
      <w:commentRangeEnd w:id="203"/>
      <w:r w:rsidR="002A6797">
        <w:rPr>
          <w:rStyle w:val="Refdecomentario"/>
        </w:rPr>
        <w:commentReference w:id="203"/>
      </w:r>
      <w:r w:rsidR="00146F40" w:rsidRPr="000F283A">
        <w:rPr>
          <w:rFonts w:ascii="Times New Roman" w:hAnsi="Times New Roman" w:cs="Times New Roman"/>
          <w:lang w:val="en-US"/>
        </w:rPr>
        <w:t xml:space="preserve">Moreover, </w:t>
      </w:r>
      <w:r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{"citationID":"8rj3heqZ","properties":{"formattedCitation":"\\super 17,30\\nosupersub{}","plainCitation":"17,30","noteIndex":0},"citationItems":[{"id":18,"uris":["http://zotero.org/groups/5772643/items/ES6U6JTY"],"itemData":{"id":18,"type":"article-journal","abstract":"Screening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17,30</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0F283A">
        <w:rPr>
          <w:rFonts w:ascii="Times New Roman" w:hAnsi="Times New Roman" w:cs="Times New Roman"/>
          <w:lang w:val="en-US"/>
        </w:rPr>
        <w:t>On top of this, we have not accounted for the QALYs gained from avoiding congenital transmission of disease</w:t>
      </w:r>
      <w:r w:rsidR="004B759A" w:rsidRPr="000F283A">
        <w:rPr>
          <w:rFonts w:ascii="Times New Roman" w:hAnsi="Times New Roman" w:cs="Times New Roman"/>
          <w:lang w:val="en-US"/>
        </w:rPr>
        <w:t>. Such cases are estimated to be happening in Spain.</w:t>
      </w:r>
      <w:r w:rsidR="004B759A"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{"citationID":"KXKYmjHD","properties":{"formattedCitation":"\\super 31\\nosupersub{}","plainCitation":"31","noteIndex":0},"citationItems":[{"id":138,"uris":["http://zotero.org/groups/5772643/items/H33PXWRT"],"itemData":{"id":138,"type":"article-journal","abstract":"Background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31</w:t>
      </w:r>
      <w:r w:rsidR="004B759A" w:rsidRPr="000F283A">
        <w:rPr>
          <w:rFonts w:ascii="Times New Roman" w:hAnsi="Times New Roman" w:cs="Times New Roman"/>
          <w:lang w:val="en-US"/>
        </w:rPr>
        <w:fldChar w:fldCharType="end"/>
      </w:r>
    </w:p>
    <w:p w14:paraId="45C00C4E" w14:textId="17932EFF" w:rsidR="00A86757" w:rsidRPr="000F283A" w:rsidRDefault="00A8675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ins w:id="204" w:author="Jara Llenas García" w:date="2025-06-18T19:51:00Z">
        <w:r w:rsidR="002A6797">
          <w:rPr>
            <w:rFonts w:ascii="Times New Roman" w:hAnsi="Times New Roman" w:cs="Times New Roman"/>
            <w:lang w:val="en-US"/>
          </w:rPr>
          <w:t>d</w:t>
        </w:r>
      </w:ins>
      <w:del w:id="205" w:author="Jara Llenas García" w:date="2025-06-18T19:51:00Z">
        <w:r w:rsidR="00A8414B" w:rsidRPr="000F283A" w:rsidDel="002A6797">
          <w:rPr>
            <w:rFonts w:ascii="Times New Roman" w:hAnsi="Times New Roman" w:cs="Times New Roman"/>
            <w:lang w:val="en-US"/>
          </w:rPr>
          <w:delText>D</w:delText>
        </w:r>
      </w:del>
      <w:r w:rsidR="00A8414B" w:rsidRPr="000F283A">
        <w:rPr>
          <w:rFonts w:ascii="Times New Roman" w:hAnsi="Times New Roman" w:cs="Times New Roman"/>
          <w:lang w:val="en-US"/>
        </w:rPr>
        <w:t xml:space="preserve">eterministic </w:t>
      </w:r>
      <w:r w:rsidRPr="000F283A">
        <w:rPr>
          <w:rFonts w:ascii="Times New Roman" w:hAnsi="Times New Roman" w:cs="Times New Roman"/>
          <w:lang w:val="en-US"/>
        </w:rPr>
        <w:t xml:space="preserve">sensitivity analyses, </w:t>
      </w:r>
      <w:commentRangeStart w:id="206"/>
      <w:r w:rsidRPr="000F283A">
        <w:rPr>
          <w:rFonts w:ascii="Times New Roman" w:hAnsi="Times New Roman" w:cs="Times New Roman"/>
          <w:lang w:val="en-US"/>
        </w:rPr>
        <w:t>we</w:t>
      </w:r>
      <w:r w:rsidR="00A8414B" w:rsidRPr="000F283A">
        <w:rPr>
          <w:rFonts w:ascii="Times New Roman" w:hAnsi="Times New Roman" w:cs="Times New Roman"/>
          <w:lang w:val="en-US"/>
        </w:rPr>
        <w:t xml:space="preserve"> did not find any </w:t>
      </w:r>
      <w:r w:rsidRPr="000F283A">
        <w:rPr>
          <w:rFonts w:ascii="Times New Roman" w:hAnsi="Times New Roman" w:cs="Times New Roman"/>
          <w:lang w:val="en-US"/>
        </w:rPr>
        <w:t>variable that would render benznidazole not cost-saving</w:t>
      </w:r>
      <w:r w:rsidR="00A8414B" w:rsidRPr="000F283A">
        <w:rPr>
          <w:rFonts w:ascii="Times New Roman" w:hAnsi="Times New Roman" w:cs="Times New Roman"/>
          <w:lang w:val="en-US"/>
        </w:rPr>
        <w:t xml:space="preserve">. </w:t>
      </w:r>
      <w:commentRangeEnd w:id="206"/>
      <w:r w:rsidR="00725B28">
        <w:rPr>
          <w:rStyle w:val="Refdecomentario"/>
        </w:rPr>
        <w:commentReference w:id="206"/>
      </w:r>
      <w:r w:rsidR="00A8414B" w:rsidRPr="000F283A">
        <w:rPr>
          <w:rFonts w:ascii="Times New Roman" w:hAnsi="Times New Roman" w:cs="Times New Roman"/>
          <w:lang w:val="en-US"/>
        </w:rPr>
        <w:t xml:space="preserve">In the probabilistic sensitivity </w:t>
      </w:r>
      <w:proofErr w:type="gramStart"/>
      <w:r w:rsidR="00A8414B" w:rsidRPr="000F283A">
        <w:rPr>
          <w:rFonts w:ascii="Times New Roman" w:hAnsi="Times New Roman" w:cs="Times New Roman"/>
          <w:lang w:val="en-US"/>
        </w:rPr>
        <w:t>analysis</w:t>
      </w:r>
      <w:proofErr w:type="gramEnd"/>
      <w:r w:rsidR="00A8414B" w:rsidRPr="000F283A">
        <w:rPr>
          <w:rFonts w:ascii="Times New Roman" w:hAnsi="Times New Roman" w:cs="Times New Roman"/>
          <w:lang w:val="en-US"/>
        </w:rPr>
        <w:t xml:space="preserve"> the most likely result would be that </w:t>
      </w:r>
      <w:ins w:id="207" w:author="Jara Llenas García" w:date="2025-06-18T18:39:00Z">
        <w:r w:rsidR="00395FF4">
          <w:rPr>
            <w:rFonts w:ascii="Times New Roman" w:hAnsi="Times New Roman" w:cs="Times New Roman"/>
            <w:lang w:val="en-US"/>
          </w:rPr>
          <w:t>b</w:t>
        </w:r>
      </w:ins>
      <w:del w:id="208" w:author="Jara Llenas García" w:date="2025-06-18T18:39:00Z">
        <w:r w:rsidR="00A8414B" w:rsidRPr="000F283A" w:rsidDel="00395FF4">
          <w:rPr>
            <w:rFonts w:ascii="Times New Roman" w:hAnsi="Times New Roman" w:cs="Times New Roman"/>
            <w:lang w:val="en-US"/>
          </w:rPr>
          <w:delText>B</w:delText>
        </w:r>
      </w:del>
      <w:r w:rsidR="00A8414B" w:rsidRPr="000F283A">
        <w:rPr>
          <w:rFonts w:ascii="Times New Roman" w:hAnsi="Times New Roman" w:cs="Times New Roman"/>
          <w:lang w:val="en-US"/>
        </w:rPr>
        <w:t>enznidazole is cost-savin</w:t>
      </w:r>
      <w:r w:rsidR="00386A5C" w:rsidRPr="000F283A">
        <w:rPr>
          <w:rFonts w:ascii="Times New Roman" w:hAnsi="Times New Roman" w:cs="Times New Roman"/>
          <w:lang w:val="en-US"/>
        </w:rPr>
        <w:t>g</w:t>
      </w:r>
      <w:r w:rsidR="00A8414B" w:rsidRPr="000F283A">
        <w:rPr>
          <w:rFonts w:ascii="Times New Roman" w:hAnsi="Times New Roman" w:cs="Times New Roman"/>
          <w:lang w:val="en-US"/>
        </w:rPr>
        <w:t xml:space="preserve"> with more than 95% of the simulations falling well below the WTP. Nevertheless, some uncertainty remains and thus the EVPI was calculated and established at €</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per year over the study period. Meaning that this should be the amount a </w:t>
      </w:r>
      <w:r w:rsidR="00697A1B" w:rsidRPr="000F283A">
        <w:rPr>
          <w:rFonts w:ascii="Times New Roman" w:hAnsi="Times New Roman" w:cs="Times New Roman"/>
          <w:lang w:val="en-US"/>
        </w:rPr>
        <w:t>health policy maker would be willing to pay for the uncertainty reduction derived from the perfect information.</w:t>
      </w:r>
      <w:r w:rsidR="00A8414B" w:rsidRPr="000F283A">
        <w:rPr>
          <w:rFonts w:ascii="Times New Roman" w:hAnsi="Times New Roman" w:cs="Times New Roman"/>
          <w:lang w:val="en-US"/>
        </w:rPr>
        <w:t xml:space="preserve"> This data has important implications when allocating funds for </w:t>
      </w:r>
      <w:r w:rsidR="00386A5C" w:rsidRPr="000F283A">
        <w:rPr>
          <w:rFonts w:ascii="Times New Roman" w:hAnsi="Times New Roman" w:cs="Times New Roman"/>
          <w:lang w:val="en-US"/>
        </w:rPr>
        <w:t xml:space="preserve">future </w:t>
      </w:r>
      <w:r w:rsidR="00A8414B" w:rsidRPr="000F283A">
        <w:rPr>
          <w:rFonts w:ascii="Times New Roman" w:hAnsi="Times New Roman" w:cs="Times New Roman"/>
          <w:lang w:val="en-US"/>
        </w:rPr>
        <w:t>research.</w:t>
      </w:r>
      <w:r w:rsidR="00697A1B" w:rsidRPr="000F283A">
        <w:rPr>
          <w:rFonts w:ascii="Times New Roman" w:hAnsi="Times New Roman" w:cs="Times New Roman"/>
          <w:lang w:val="en-US"/>
        </w:rPr>
        <w:t xml:space="preserve"> </w:t>
      </w:r>
    </w:p>
    <w:p w14:paraId="3FC6D2EB" w14:textId="0A3722FA" w:rsidR="00FE5A93" w:rsidRPr="000F283A" w:rsidRDefault="00FE5A9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The strengths of our study are that we calibrated the model to reflect the Spanish epidemiological situation, allowing to better evaluate the need. Also, </w:t>
      </w:r>
      <w:r w:rsidR="00F57AA9" w:rsidRPr="000F283A">
        <w:rPr>
          <w:rFonts w:ascii="Times New Roman" w:hAnsi="Times New Roman" w:cs="Times New Roman"/>
          <w:lang w:val="en-US"/>
        </w:rPr>
        <w:t xml:space="preserve">comprehensive sensitivity analyses were undertaken and </w:t>
      </w:r>
      <w:r w:rsidR="004B759A" w:rsidRPr="000F283A">
        <w:rPr>
          <w:rFonts w:ascii="Times New Roman" w:hAnsi="Times New Roman" w:cs="Times New Roman"/>
          <w:lang w:val="en-US"/>
        </w:rPr>
        <w:t>despite modifying the variables to extreme values the results</w:t>
      </w:r>
      <w:r w:rsidR="00F57AA9" w:rsidRPr="000F283A">
        <w:rPr>
          <w:rFonts w:ascii="Times New Roman" w:hAnsi="Times New Roman" w:cs="Times New Roman"/>
          <w:lang w:val="en-US"/>
        </w:rPr>
        <w:t xml:space="preserve"> point in the same direction, benznidazole is cost-saving.</w:t>
      </w:r>
      <w:r w:rsidR="00CD4DDA" w:rsidRPr="000F283A">
        <w:rPr>
          <w:rFonts w:ascii="Times New Roman" w:hAnsi="Times New Roman" w:cs="Times New Roman"/>
          <w:lang w:val="en-US"/>
        </w:rPr>
        <w:t xml:space="preserve"> We also have determined the EVPI to help guide funding decisions of scientific studies that would improve the model and reduce the uncertainty.</w:t>
      </w:r>
    </w:p>
    <w:p w14:paraId="4CA97F01" w14:textId="48B02A0A" w:rsidR="004027B5" w:rsidRPr="000F283A" w:rsidRDefault="00F57AA9" w:rsidP="003567E7">
      <w:pPr>
        <w:spacing w:line="360" w:lineRule="auto"/>
        <w:rPr>
          <w:rFonts w:ascii="Times New Roman" w:hAnsi="Times New Roman" w:cs="Times New Roman"/>
          <w:lang w:val="en-US"/>
        </w:rPr>
      </w:pPr>
      <w:commentRangeStart w:id="209"/>
      <w:r w:rsidRPr="000F283A">
        <w:rPr>
          <w:rFonts w:ascii="Times New Roman" w:hAnsi="Times New Roman" w:cs="Times New Roman"/>
          <w:lang w:val="en-US"/>
        </w:rPr>
        <w:t xml:space="preserve">The weaknesses of the study are to be acknowledged. </w:t>
      </w:r>
      <w:commentRangeEnd w:id="209"/>
      <w:r w:rsidR="002A6797">
        <w:rPr>
          <w:rStyle w:val="Refdecomentario"/>
        </w:rPr>
        <w:commentReference w:id="209"/>
      </w:r>
      <w:r w:rsidRPr="000F283A">
        <w:rPr>
          <w:rFonts w:ascii="Times New Roman" w:hAnsi="Times New Roman" w:cs="Times New Roman"/>
          <w:lang w:val="en-US"/>
        </w:rPr>
        <w:t>First, we assume a constant population of migrants,</w:t>
      </w:r>
      <w:r w:rsidR="004B759A" w:rsidRPr="000F283A">
        <w:rPr>
          <w:rFonts w:ascii="Times New Roman" w:hAnsi="Times New Roman" w:cs="Times New Roman"/>
          <w:lang w:val="en-US"/>
        </w:rPr>
        <w:t xml:space="preserve"> which may be somewhat unrealistic</w:t>
      </w:r>
      <w:r w:rsidRPr="000F283A">
        <w:rPr>
          <w:rFonts w:ascii="Times New Roman" w:hAnsi="Times New Roman" w:cs="Times New Roman"/>
          <w:lang w:val="en-US"/>
        </w:rPr>
        <w:t xml:space="preserve">. Also, there are several study parameters that have a great deal </w:t>
      </w:r>
      <w:commentRangeStart w:id="210"/>
      <w:r w:rsidRPr="000F283A">
        <w:rPr>
          <w:rFonts w:ascii="Times New Roman" w:hAnsi="Times New Roman" w:cs="Times New Roman"/>
          <w:lang w:val="en-US"/>
        </w:rPr>
        <w:t xml:space="preserve">of uncertainty. </w:t>
      </w:r>
      <w:commentRangeEnd w:id="210"/>
      <w:r w:rsidR="00725B28">
        <w:rPr>
          <w:rStyle w:val="Refdecomentario"/>
        </w:rPr>
        <w:commentReference w:id="210"/>
      </w:r>
      <w:r w:rsidRPr="000F283A">
        <w:rPr>
          <w:rFonts w:ascii="Times New Roman" w:hAnsi="Times New Roman" w:cs="Times New Roman"/>
          <w:lang w:val="en-US"/>
        </w:rPr>
        <w:t xml:space="preserve">However, this has been accounted for in extensive sensitivity </w:t>
      </w:r>
      <w:r w:rsidR="00386A5C" w:rsidRPr="000F283A">
        <w:rPr>
          <w:rFonts w:ascii="Times New Roman" w:hAnsi="Times New Roman" w:cs="Times New Roman"/>
          <w:lang w:val="en-US"/>
        </w:rPr>
        <w:t>analysis</w:t>
      </w:r>
      <w:r w:rsidR="00CD4DDA" w:rsidRPr="000F283A">
        <w:rPr>
          <w:rFonts w:ascii="Times New Roman" w:hAnsi="Times New Roman" w:cs="Times New Roman"/>
          <w:lang w:val="en-US"/>
        </w:rPr>
        <w:t xml:space="preserve"> and the EVPI reported.</w:t>
      </w:r>
    </w:p>
    <w:p w14:paraId="51622986" w14:textId="5B0D6118" w:rsidR="00951F0B" w:rsidRPr="000F283A" w:rsidRDefault="00697A1B" w:rsidP="00A16DC5">
      <w:pPr>
        <w:spacing w:line="360" w:lineRule="auto"/>
        <w:rPr>
          <w:rFonts w:ascii="Times New Roman" w:hAnsi="Times New Roman" w:cs="Times New Roman"/>
          <w:b/>
          <w:bCs/>
          <w:lang w:val="en-US"/>
        </w:rPr>
      </w:pPr>
      <w:r w:rsidRPr="000F283A">
        <w:rPr>
          <w:rFonts w:ascii="Times New Roman" w:hAnsi="Times New Roman" w:cs="Times New Roman"/>
          <w:lang w:val="en-US"/>
        </w:rPr>
        <w:t>Our study suggests that b</w:t>
      </w:r>
      <w:r w:rsidR="00F57AA9" w:rsidRPr="000F283A">
        <w:rPr>
          <w:rFonts w:ascii="Times New Roman" w:hAnsi="Times New Roman" w:cs="Times New Roman"/>
          <w:lang w:val="en-US"/>
        </w:rPr>
        <w:t>enznidazole is a cost-saving drug for the treatment of patients with</w:t>
      </w:r>
      <w:r w:rsidR="004B759A" w:rsidRPr="000F283A">
        <w:rPr>
          <w:rFonts w:ascii="Times New Roman" w:hAnsi="Times New Roman" w:cs="Times New Roman"/>
          <w:lang w:val="en-US"/>
        </w:rPr>
        <w:t xml:space="preserve"> chronic</w:t>
      </w:r>
      <w:r w:rsidR="00F57AA9" w:rsidRPr="000F283A">
        <w:rPr>
          <w:rFonts w:ascii="Times New Roman" w:hAnsi="Times New Roman" w:cs="Times New Roman"/>
          <w:lang w:val="en-US"/>
        </w:rPr>
        <w:t xml:space="preserve"> </w:t>
      </w:r>
      <w:del w:id="211" w:author="Jara Llenas García" w:date="2025-06-18T20:00:00Z">
        <w:r w:rsidR="00F57AA9" w:rsidRPr="000F283A" w:rsidDel="00725B28">
          <w:rPr>
            <w:rFonts w:ascii="Times New Roman" w:hAnsi="Times New Roman" w:cs="Times New Roman"/>
            <w:lang w:val="en-US"/>
          </w:rPr>
          <w:delText xml:space="preserve">asymptomatic </w:delText>
        </w:r>
      </w:del>
      <w:ins w:id="212" w:author="Jara Llenas García" w:date="2025-06-18T20:00:00Z">
        <w:r w:rsidR="00725B28">
          <w:rPr>
            <w:rFonts w:ascii="Times New Roman" w:hAnsi="Times New Roman" w:cs="Times New Roman"/>
            <w:lang w:val="en-US"/>
          </w:rPr>
          <w:t xml:space="preserve">indeterminate </w:t>
        </w:r>
      </w:ins>
      <w:r w:rsidR="00F57AA9" w:rsidRPr="000F283A">
        <w:rPr>
          <w:rFonts w:ascii="Times New Roman" w:hAnsi="Times New Roman" w:cs="Times New Roman"/>
          <w:lang w:val="en-US"/>
        </w:rPr>
        <w:t>Chagas disease.</w:t>
      </w:r>
      <w:r w:rsidRPr="000F283A">
        <w:rPr>
          <w:rFonts w:ascii="Times New Roman" w:hAnsi="Times New Roman" w:cs="Times New Roman"/>
          <w:lang w:val="en-US"/>
        </w:rPr>
        <w:t xml:space="preserve"> Health policy makers should be willing to fund up to </w:t>
      </w:r>
      <w:r w:rsidR="00A8414B" w:rsidRPr="000F283A">
        <w:rPr>
          <w:rFonts w:ascii="Times New Roman" w:hAnsi="Times New Roman" w:cs="Times New Roman"/>
          <w:lang w:val="en-US"/>
        </w:rPr>
        <w:t>€</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w:t>
      </w:r>
      <w:r w:rsidR="00A8414B" w:rsidRPr="000F283A">
        <w:rPr>
          <w:rFonts w:ascii="Times New Roman" w:hAnsi="Times New Roman" w:cs="Times New Roman"/>
          <w:lang w:val="en-US"/>
        </w:rPr>
        <w:t>per year</w:t>
      </w:r>
      <w:r w:rsidRPr="000F283A">
        <w:rPr>
          <w:rFonts w:ascii="Times New Roman" w:hAnsi="Times New Roman" w:cs="Times New Roman"/>
          <w:lang w:val="en-US"/>
        </w:rPr>
        <w:t xml:space="preserve"> to achieve perfect information for decision making.</w:t>
      </w:r>
      <w:r w:rsidR="004B759A" w:rsidRPr="000F283A">
        <w:rPr>
          <w:rFonts w:ascii="Times New Roman" w:hAnsi="Times New Roman" w:cs="Times New Roman"/>
          <w:lang w:val="en-US"/>
        </w:rPr>
        <w:t xml:space="preserve"> </w:t>
      </w:r>
    </w:p>
    <w:p w14:paraId="4ECB069A" w14:textId="77777777" w:rsidR="00951F0B" w:rsidRPr="000F283A" w:rsidRDefault="00951F0B">
      <w:pPr>
        <w:rPr>
          <w:rFonts w:ascii="Times New Roman" w:hAnsi="Times New Roman" w:cs="Times New Roman"/>
          <w:b/>
          <w:bCs/>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62A990F8"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ins w:id="213" w:author="Jose Antonio Perez Molina" w:date="2025-06-12T07:54:00Z">
        <w:r w:rsidR="00AF56FA">
          <w:rPr>
            <w:rFonts w:ascii="Times New Roman" w:hAnsi="Times New Roman" w:cs="Times New Roman"/>
            <w:lang w:val="en-US"/>
          </w:rPr>
          <w:t xml:space="preserve">writing and </w:t>
        </w:r>
      </w:ins>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commentRangeStart w:id="214"/>
      <w:commentRangeStart w:id="215"/>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75A361A8" w14:textId="4E83FA06" w:rsidR="00956123" w:rsidRPr="000F283A" w:rsidRDefault="00956123">
      <w:pPr>
        <w:rPr>
          <w:rFonts w:ascii="Times New Roman" w:hAnsi="Times New Roman" w:cs="Times New Roman"/>
          <w:lang w:val="en-US"/>
        </w:rPr>
      </w:pPr>
      <w:r w:rsidRPr="000F283A">
        <w:rPr>
          <w:rFonts w:ascii="Times New Roman" w:hAnsi="Times New Roman" w:cs="Times New Roman"/>
          <w:lang w:val="en-US"/>
        </w:rPr>
        <w:t xml:space="preserve">P.W. has received honoraria in the last 3 years from </w:t>
      </w:r>
      <w:proofErr w:type="spellStart"/>
      <w:r w:rsidRPr="000F283A">
        <w:rPr>
          <w:rFonts w:ascii="Times New Roman" w:hAnsi="Times New Roman" w:cs="Times New Roman"/>
          <w:lang w:val="en-US"/>
        </w:rPr>
        <w:t>ViiV</w:t>
      </w:r>
      <w:proofErr w:type="spellEnd"/>
      <w:r w:rsidRPr="000F283A">
        <w:rPr>
          <w:rFonts w:ascii="Times New Roman" w:hAnsi="Times New Roman" w:cs="Times New Roman"/>
          <w:lang w:val="en-US"/>
        </w:rPr>
        <w:t xml:space="preserve"> healthcare, Gilead Sciences and </w:t>
      </w:r>
      <w:r w:rsidR="00146F40" w:rsidRPr="000F283A">
        <w:rPr>
          <w:rFonts w:ascii="Times New Roman" w:hAnsi="Times New Roman" w:cs="Times New Roman"/>
          <w:lang w:val="en-US"/>
        </w:rPr>
        <w:t>Jansen.</w:t>
      </w:r>
      <w:commentRangeEnd w:id="214"/>
      <w:r w:rsidR="00AF56FA">
        <w:rPr>
          <w:rStyle w:val="Refdecomentario"/>
        </w:rPr>
        <w:commentReference w:id="214"/>
      </w:r>
      <w:commentRangeEnd w:id="215"/>
      <w:r w:rsidR="00725B28">
        <w:rPr>
          <w:rStyle w:val="Refdecomentario"/>
        </w:rPr>
        <w:commentReference w:id="215"/>
      </w:r>
    </w:p>
    <w:p w14:paraId="793AD7F1" w14:textId="77777777" w:rsidR="00146F40" w:rsidRPr="000F283A" w:rsidRDefault="00146F40">
      <w:pPr>
        <w:rPr>
          <w:rFonts w:ascii="Times New Roman" w:hAnsi="Times New Roman" w:cs="Times New Roman"/>
          <w:lang w:val="en-US"/>
        </w:rPr>
      </w:pPr>
    </w:p>
    <w:p w14:paraId="37DFE4DA" w14:textId="2D9AECD5" w:rsidR="00F83507" w:rsidRPr="000F283A" w:rsidRDefault="00951F0B">
      <w:pPr>
        <w:rPr>
          <w:rFonts w:ascii="Times New Roman" w:hAnsi="Times New Roman" w:cs="Times New Roman"/>
          <w:b/>
          <w:bCs/>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proofErr w:type="spellStart"/>
      <w:r w:rsidRPr="000F283A">
        <w:rPr>
          <w:rFonts w:ascii="Times New Roman" w:hAnsi="Times New Roman" w:cs="Times New Roman"/>
          <w:lang w:val="en-US"/>
        </w:rPr>
        <w:t>AI</w:t>
      </w:r>
      <w:proofErr w:type="spellEnd"/>
      <w:r w:rsidRPr="000F283A">
        <w:rPr>
          <w:rFonts w:ascii="Times New Roman" w:hAnsi="Times New Roman" w:cs="Times New Roman"/>
          <w:lang w:val="en-US"/>
        </w:rPr>
        <w:t xml:space="preserve"> tools (specifically </w:t>
      </w:r>
      <w:proofErr w:type="spellStart"/>
      <w:r w:rsidRPr="000F283A">
        <w:rPr>
          <w:rFonts w:ascii="Times New Roman" w:hAnsi="Times New Roman" w:cs="Times New Roman"/>
          <w:lang w:val="en-US"/>
        </w:rPr>
        <w:t>OpenAI's</w:t>
      </w:r>
      <w:proofErr w:type="spellEnd"/>
      <w:r w:rsidRPr="000F283A">
        <w:rPr>
          <w:rFonts w:ascii="Times New Roman" w:hAnsi="Times New Roman" w:cs="Times New Roman"/>
          <w:lang w:val="en-US"/>
        </w:rPr>
        <w:t xml:space="preserve">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w:t>
      </w:r>
      <w:proofErr w:type="spellStart"/>
      <w:r w:rsidRPr="000F283A">
        <w:rPr>
          <w:rFonts w:ascii="Times New Roman" w:hAnsi="Times New Roman" w:cs="Times New Roman"/>
          <w:lang w:val="en-US"/>
        </w:rPr>
        <w:t>hum</w:t>
      </w:r>
      <w:ins w:id="216" w:author="Jara Llenas García" w:date="2025-06-18T20:10:00Z">
        <w:r w:rsidR="001B79F9">
          <w:rPr>
            <w:rFonts w:ascii="Times New Roman" w:hAnsi="Times New Roman" w:cs="Times New Roman"/>
            <w:lang w:val="en-US"/>
          </w:rPr>
          <w:t>supp</w:t>
        </w:r>
      </w:ins>
      <w:r w:rsidRPr="000F283A">
        <w:rPr>
          <w:rFonts w:ascii="Times New Roman" w:hAnsi="Times New Roman" w:cs="Times New Roman"/>
          <w:lang w:val="en-US"/>
        </w:rPr>
        <w:t>an</w:t>
      </w:r>
      <w:proofErr w:type="spellEnd"/>
      <w:r w:rsidRPr="000F283A">
        <w:rPr>
          <w:rFonts w:ascii="Times New Roman" w:hAnsi="Times New Roman" w:cs="Times New Roman"/>
          <w:lang w:val="en-US"/>
        </w:rPr>
        <w:t xml:space="preserve"> oversight, and the final responsibility for all aspects of the manuscript lies with the authors.</w:t>
      </w:r>
      <w:r w:rsidR="00F83507" w:rsidRPr="000F283A">
        <w:rPr>
          <w:rFonts w:ascii="Times New Roman" w:hAnsi="Times New Roman" w:cs="Times New Roman"/>
          <w:b/>
          <w:bCs/>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7AA2D77D" w14:textId="43CCF38F" w:rsidR="00386A5C" w:rsidRPr="00386A5C" w:rsidRDefault="00F83507" w:rsidP="00C60CBF">
      <w:pPr>
        <w:pStyle w:val="Bibliografa"/>
        <w:ind w:left="142" w:hanging="142"/>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386A5C" w:rsidRPr="00386A5C">
        <w:rPr>
          <w:rFonts w:ascii="Times New Roman" w:hAnsi="Times New Roman" w:cs="Times New Roman"/>
          <w:kern w:val="0"/>
        </w:rPr>
        <w:t>1</w:t>
      </w:r>
      <w:r w:rsidR="00386A5C" w:rsidRPr="00386A5C">
        <w:rPr>
          <w:rFonts w:ascii="Times New Roman" w:hAnsi="Times New Roman" w:cs="Times New Roman"/>
          <w:kern w:val="0"/>
        </w:rPr>
        <w:tab/>
        <w:t xml:space="preserve">Pérez-Molina JA, Molina I. Chagas disease. </w:t>
      </w:r>
      <w:r w:rsidR="00386A5C" w:rsidRPr="00386A5C">
        <w:rPr>
          <w:rFonts w:ascii="Times New Roman" w:hAnsi="Times New Roman" w:cs="Times New Roman"/>
          <w:i/>
          <w:iCs/>
          <w:kern w:val="0"/>
          <w:lang w:val="en-US"/>
        </w:rPr>
        <w:t>The Lancet</w:t>
      </w:r>
      <w:r w:rsidR="00386A5C" w:rsidRPr="00386A5C">
        <w:rPr>
          <w:rFonts w:ascii="Times New Roman" w:hAnsi="Times New Roman" w:cs="Times New Roman"/>
          <w:kern w:val="0"/>
          <w:lang w:val="en-US"/>
        </w:rPr>
        <w:t xml:space="preserve"> 2018; </w:t>
      </w:r>
      <w:r w:rsidR="00386A5C" w:rsidRPr="00386A5C">
        <w:rPr>
          <w:rFonts w:ascii="Times New Roman" w:hAnsi="Times New Roman" w:cs="Times New Roman"/>
          <w:b/>
          <w:bCs/>
          <w:kern w:val="0"/>
          <w:lang w:val="en-US"/>
        </w:rPr>
        <w:t>391</w:t>
      </w:r>
      <w:r w:rsidR="00386A5C" w:rsidRPr="00386A5C">
        <w:rPr>
          <w:rFonts w:ascii="Times New Roman" w:hAnsi="Times New Roman" w:cs="Times New Roman"/>
          <w:kern w:val="0"/>
          <w:lang w:val="en-US"/>
        </w:rPr>
        <w:t>: 82–94.</w:t>
      </w:r>
    </w:p>
    <w:p w14:paraId="5431D74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w:t>
      </w:r>
      <w:r w:rsidRPr="00386A5C">
        <w:rPr>
          <w:rFonts w:ascii="Times New Roman" w:hAnsi="Times New Roman" w:cs="Times New Roman"/>
          <w:kern w:val="0"/>
          <w:lang w:val="en-US"/>
        </w:rPr>
        <w:tab/>
        <w:t xml:space="preserve">Bern C, Martin DL, Gilman RH. Acute and Congenital Chagas Disease. </w:t>
      </w:r>
      <w:r w:rsidRPr="00386A5C">
        <w:rPr>
          <w:rFonts w:ascii="Times New Roman" w:hAnsi="Times New Roman" w:cs="Times New Roman"/>
          <w:i/>
          <w:iCs/>
          <w:kern w:val="0"/>
        </w:rPr>
        <w:t>Adv Parasitol</w:t>
      </w:r>
      <w:r w:rsidRPr="00386A5C">
        <w:rPr>
          <w:rFonts w:ascii="Times New Roman" w:hAnsi="Times New Roman" w:cs="Times New Roman"/>
          <w:kern w:val="0"/>
        </w:rPr>
        <w:t xml:space="preserve"> 2011; </w:t>
      </w:r>
      <w:r w:rsidRPr="00386A5C">
        <w:rPr>
          <w:rFonts w:ascii="Times New Roman" w:hAnsi="Times New Roman" w:cs="Times New Roman"/>
          <w:b/>
          <w:bCs/>
          <w:kern w:val="0"/>
        </w:rPr>
        <w:t>75</w:t>
      </w:r>
      <w:r w:rsidRPr="00386A5C">
        <w:rPr>
          <w:rFonts w:ascii="Times New Roman" w:hAnsi="Times New Roman" w:cs="Times New Roman"/>
          <w:kern w:val="0"/>
        </w:rPr>
        <w:t>: 19–46.</w:t>
      </w:r>
    </w:p>
    <w:p w14:paraId="171CF58C"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3</w:t>
      </w:r>
      <w:r w:rsidRPr="00386A5C">
        <w:rPr>
          <w:rFonts w:ascii="Times New Roman" w:hAnsi="Times New Roman" w:cs="Times New Roman"/>
          <w:kern w:val="0"/>
        </w:rPr>
        <w:tab/>
        <w:t xml:space="preserve">Crespillo-Andújar C, Comeche B, Hamer DH,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Use of benznidazole to treat chronic Chagas disease: An updated systematic review with a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2022; </w:t>
      </w:r>
      <w:r w:rsidRPr="00386A5C">
        <w:rPr>
          <w:rFonts w:ascii="Times New Roman" w:hAnsi="Times New Roman" w:cs="Times New Roman"/>
          <w:b/>
          <w:bCs/>
          <w:kern w:val="0"/>
        </w:rPr>
        <w:t>16</w:t>
      </w:r>
      <w:r w:rsidRPr="00386A5C">
        <w:rPr>
          <w:rFonts w:ascii="Times New Roman" w:hAnsi="Times New Roman" w:cs="Times New Roman"/>
          <w:kern w:val="0"/>
        </w:rPr>
        <w:t>: e0010386.</w:t>
      </w:r>
    </w:p>
    <w:p w14:paraId="4D04B02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4</w:t>
      </w:r>
      <w:r w:rsidRPr="00386A5C">
        <w:rPr>
          <w:rFonts w:ascii="Times New Roman" w:hAnsi="Times New Roman" w:cs="Times New Roman"/>
          <w:kern w:val="0"/>
        </w:rPr>
        <w:tab/>
        <w:t xml:space="preserve">Crespillo-Andújar C, Venanzi-Rullo E, Lopez-Velez R,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386A5C">
        <w:rPr>
          <w:rFonts w:ascii="Times New Roman" w:hAnsi="Times New Roman" w:cs="Times New Roman"/>
          <w:i/>
          <w:iCs/>
          <w:kern w:val="0"/>
          <w:lang w:val="en-US"/>
        </w:rPr>
        <w:t>Drug Saf</w:t>
      </w:r>
      <w:r w:rsidRPr="00386A5C">
        <w:rPr>
          <w:rFonts w:ascii="Times New Roman" w:hAnsi="Times New Roman" w:cs="Times New Roman"/>
          <w:kern w:val="0"/>
          <w:lang w:val="en-US"/>
        </w:rPr>
        <w:t xml:space="preserve"> 2018; </w:t>
      </w:r>
      <w:r w:rsidRPr="00386A5C">
        <w:rPr>
          <w:rFonts w:ascii="Times New Roman" w:hAnsi="Times New Roman" w:cs="Times New Roman"/>
          <w:b/>
          <w:bCs/>
          <w:kern w:val="0"/>
          <w:lang w:val="en-US"/>
        </w:rPr>
        <w:t>41</w:t>
      </w:r>
      <w:r w:rsidRPr="00386A5C">
        <w:rPr>
          <w:rFonts w:ascii="Times New Roman" w:hAnsi="Times New Roman" w:cs="Times New Roman"/>
          <w:kern w:val="0"/>
          <w:lang w:val="en-US"/>
        </w:rPr>
        <w:t>: 1035–48.</w:t>
      </w:r>
    </w:p>
    <w:p w14:paraId="47E6E67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5</w:t>
      </w:r>
      <w:r w:rsidRPr="00386A5C">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386A5C">
        <w:rPr>
          <w:rFonts w:ascii="Times New Roman" w:hAnsi="Times New Roman" w:cs="Times New Roman"/>
          <w:i/>
          <w:iCs/>
          <w:kern w:val="0"/>
          <w:lang w:val="en-US"/>
        </w:rPr>
        <w:t>Travel Med Infect Dis</w:t>
      </w:r>
      <w:r w:rsidRPr="00386A5C">
        <w:rPr>
          <w:rFonts w:ascii="Times New Roman" w:hAnsi="Times New Roman" w:cs="Times New Roman"/>
          <w:kern w:val="0"/>
          <w:lang w:val="en-US"/>
        </w:rPr>
        <w:t xml:space="preserve"> 2022; </w:t>
      </w:r>
      <w:r w:rsidRPr="00386A5C">
        <w:rPr>
          <w:rFonts w:ascii="Times New Roman" w:hAnsi="Times New Roman" w:cs="Times New Roman"/>
          <w:b/>
          <w:bCs/>
          <w:kern w:val="0"/>
          <w:lang w:val="en-US"/>
        </w:rPr>
        <w:t>47</w:t>
      </w:r>
      <w:r w:rsidRPr="00386A5C">
        <w:rPr>
          <w:rFonts w:ascii="Times New Roman" w:hAnsi="Times New Roman" w:cs="Times New Roman"/>
          <w:kern w:val="0"/>
          <w:lang w:val="en-US"/>
        </w:rPr>
        <w:t>: 102284.</w:t>
      </w:r>
    </w:p>
    <w:p w14:paraId="0025423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6</w:t>
      </w:r>
      <w:r w:rsidRPr="00386A5C">
        <w:rPr>
          <w:rFonts w:ascii="Times New Roman" w:hAnsi="Times New Roman" w:cs="Times New Roman"/>
          <w:kern w:val="0"/>
          <w:lang w:val="en-US"/>
        </w:rPr>
        <w:tab/>
        <w:t xml:space="preserve">WHO. Chagas disease in Latin America: an epidemiological update based on 2010 estimates. </w:t>
      </w:r>
      <w:r w:rsidRPr="00386A5C">
        <w:rPr>
          <w:rFonts w:ascii="Times New Roman" w:hAnsi="Times New Roman" w:cs="Times New Roman"/>
          <w:i/>
          <w:iCs/>
          <w:kern w:val="0"/>
          <w:lang w:val="en-US"/>
        </w:rPr>
        <w:t>Wkly Epidemiol Rec</w:t>
      </w:r>
      <w:r w:rsidRPr="00386A5C">
        <w:rPr>
          <w:rFonts w:ascii="Times New Roman" w:hAnsi="Times New Roman" w:cs="Times New Roman"/>
          <w:kern w:val="0"/>
          <w:lang w:val="en-US"/>
        </w:rPr>
        <w:t xml:space="preserve"> 2015; </w:t>
      </w:r>
      <w:r w:rsidRPr="00386A5C">
        <w:rPr>
          <w:rFonts w:ascii="Times New Roman" w:hAnsi="Times New Roman" w:cs="Times New Roman"/>
          <w:b/>
          <w:bCs/>
          <w:kern w:val="0"/>
          <w:lang w:val="en-US"/>
        </w:rPr>
        <w:t>90</w:t>
      </w:r>
      <w:r w:rsidRPr="00386A5C">
        <w:rPr>
          <w:rFonts w:ascii="Times New Roman" w:hAnsi="Times New Roman" w:cs="Times New Roman"/>
          <w:kern w:val="0"/>
          <w:lang w:val="en-US"/>
        </w:rPr>
        <w:t>: 33–43.</w:t>
      </w:r>
    </w:p>
    <w:p w14:paraId="30694A8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7</w:t>
      </w:r>
      <w:r w:rsidRPr="00386A5C">
        <w:rPr>
          <w:rFonts w:ascii="Times New Roman" w:hAnsi="Times New Roman" w:cs="Times New Roman"/>
          <w:kern w:val="0"/>
          <w:lang w:val="en-US"/>
        </w:rPr>
        <w:tab/>
        <w:t xml:space="preserve">Manne-Goehler J, Umeh CA, Montgomery SP, Wirtz VJ. Estimating the Burden of Chagas Disease in the United States.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2016; </w:t>
      </w:r>
      <w:r w:rsidRPr="00386A5C">
        <w:rPr>
          <w:rFonts w:ascii="Times New Roman" w:hAnsi="Times New Roman" w:cs="Times New Roman"/>
          <w:b/>
          <w:bCs/>
          <w:kern w:val="0"/>
        </w:rPr>
        <w:t>10</w:t>
      </w:r>
      <w:r w:rsidRPr="00386A5C">
        <w:rPr>
          <w:rFonts w:ascii="Times New Roman" w:hAnsi="Times New Roman" w:cs="Times New Roman"/>
          <w:kern w:val="0"/>
        </w:rPr>
        <w:t>: e0005033.</w:t>
      </w:r>
    </w:p>
    <w:p w14:paraId="525C4EF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8</w:t>
      </w:r>
      <w:r w:rsidRPr="00386A5C">
        <w:rPr>
          <w:rFonts w:ascii="Times New Roman" w:hAnsi="Times New Roman" w:cs="Times New Roman"/>
          <w:kern w:val="0"/>
        </w:rPr>
        <w:tab/>
        <w:t xml:space="preserve">Requena-Méndez A, Aldasoro E, De Lazzari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Prevalence of Chagas Disease in Latin-American Migrants Living in Europe: A Systematic Review and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2015; </w:t>
      </w:r>
      <w:r w:rsidRPr="00386A5C">
        <w:rPr>
          <w:rFonts w:ascii="Times New Roman" w:hAnsi="Times New Roman" w:cs="Times New Roman"/>
          <w:b/>
          <w:bCs/>
          <w:kern w:val="0"/>
        </w:rPr>
        <w:t>9</w:t>
      </w:r>
      <w:r w:rsidRPr="00386A5C">
        <w:rPr>
          <w:rFonts w:ascii="Times New Roman" w:hAnsi="Times New Roman" w:cs="Times New Roman"/>
          <w:kern w:val="0"/>
        </w:rPr>
        <w:t>: e0003540.</w:t>
      </w:r>
    </w:p>
    <w:p w14:paraId="3A4E5DF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9</w:t>
      </w:r>
      <w:r w:rsidRPr="00386A5C">
        <w:rPr>
          <w:rFonts w:ascii="Times New Roman" w:hAnsi="Times New Roman" w:cs="Times New Roman"/>
          <w:kern w:val="0"/>
        </w:rPr>
        <w:tab/>
        <w:t xml:space="preserve">Gonzalez-Sanz M, Crespillo-Andújar C, Chamorro-Tojeiro S, Monge-Maillo B, Perez-Molina JA, Norman FF. </w:t>
      </w:r>
      <w:r w:rsidRPr="00386A5C">
        <w:rPr>
          <w:rFonts w:ascii="Times New Roman" w:hAnsi="Times New Roman" w:cs="Times New Roman"/>
          <w:kern w:val="0"/>
          <w:lang w:val="en-US"/>
        </w:rPr>
        <w:t xml:space="preserve">Chagas Disease in Europe. </w:t>
      </w:r>
      <w:r w:rsidRPr="00386A5C">
        <w:rPr>
          <w:rFonts w:ascii="Times New Roman" w:hAnsi="Times New Roman" w:cs="Times New Roman"/>
          <w:i/>
          <w:iCs/>
          <w:kern w:val="0"/>
          <w:lang w:val="en-US"/>
        </w:rPr>
        <w:t>Trop Med Infect Dis</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8</w:t>
      </w:r>
      <w:r w:rsidRPr="00386A5C">
        <w:rPr>
          <w:rFonts w:ascii="Times New Roman" w:hAnsi="Times New Roman" w:cs="Times New Roman"/>
          <w:kern w:val="0"/>
          <w:lang w:val="en-US"/>
        </w:rPr>
        <w:t>: 513.</w:t>
      </w:r>
    </w:p>
    <w:p w14:paraId="6B78308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10</w:t>
      </w:r>
      <w:r w:rsidRPr="00386A5C">
        <w:rPr>
          <w:rFonts w:ascii="Times New Roman" w:hAnsi="Times New Roman" w:cs="Times New Roman"/>
          <w:kern w:val="0"/>
          <w:lang w:val="en-US"/>
        </w:rPr>
        <w:tab/>
        <w:t xml:space="preserve">Moraes FCA de, Souza MEC, Dal Moro L,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386A5C">
        <w:rPr>
          <w:rFonts w:ascii="Times New Roman" w:hAnsi="Times New Roman" w:cs="Times New Roman"/>
          <w:i/>
          <w:iCs/>
          <w:kern w:val="0"/>
          <w:lang w:val="en-US"/>
        </w:rPr>
        <w:t>PLoS Negl Trop Dis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18</w:t>
      </w:r>
      <w:r w:rsidRPr="00386A5C">
        <w:rPr>
          <w:rFonts w:ascii="Times New Roman" w:hAnsi="Times New Roman" w:cs="Times New Roman"/>
          <w:kern w:val="0"/>
          <w:lang w:val="en-US"/>
        </w:rPr>
        <w:t>: e0012407.</w:t>
      </w:r>
    </w:p>
    <w:p w14:paraId="7CE9F29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11</w:t>
      </w:r>
      <w:r w:rsidRPr="00386A5C">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386A5C">
        <w:rPr>
          <w:rFonts w:ascii="Times New Roman" w:hAnsi="Times New Roman" w:cs="Times New Roman"/>
          <w:i/>
          <w:iCs/>
          <w:kern w:val="0"/>
          <w:lang w:val="en-US"/>
        </w:rPr>
        <w:t>BMC Public Health</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23</w:t>
      </w:r>
      <w:r w:rsidRPr="00386A5C">
        <w:rPr>
          <w:rFonts w:ascii="Times New Roman" w:hAnsi="Times New Roman" w:cs="Times New Roman"/>
          <w:kern w:val="0"/>
          <w:lang w:val="en-US"/>
        </w:rPr>
        <w:t>: 332.</w:t>
      </w:r>
    </w:p>
    <w:p w14:paraId="360DA04B"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12</w:t>
      </w:r>
      <w:r w:rsidRPr="00386A5C">
        <w:rPr>
          <w:rFonts w:ascii="Times New Roman" w:hAnsi="Times New Roman" w:cs="Times New Roman"/>
          <w:kern w:val="0"/>
          <w:lang w:val="en-US"/>
        </w:rPr>
        <w:tab/>
        <w:t xml:space="preserve">Andrade MV, Noronha KVMDS, De Souza A,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The economic burden of Chagas disease: A systematic review.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2023; </w:t>
      </w:r>
      <w:r w:rsidRPr="00386A5C">
        <w:rPr>
          <w:rFonts w:ascii="Times New Roman" w:hAnsi="Times New Roman" w:cs="Times New Roman"/>
          <w:b/>
          <w:bCs/>
          <w:kern w:val="0"/>
        </w:rPr>
        <w:t>17</w:t>
      </w:r>
      <w:r w:rsidRPr="00386A5C">
        <w:rPr>
          <w:rFonts w:ascii="Times New Roman" w:hAnsi="Times New Roman" w:cs="Times New Roman"/>
          <w:kern w:val="0"/>
        </w:rPr>
        <w:t>: e0011757.</w:t>
      </w:r>
    </w:p>
    <w:p w14:paraId="43CB31B1"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13</w:t>
      </w:r>
      <w:r w:rsidRPr="00386A5C">
        <w:rPr>
          <w:rFonts w:ascii="Times New Roman" w:hAnsi="Times New Roman" w:cs="Times New Roman"/>
          <w:kern w:val="0"/>
        </w:rPr>
        <w:tab/>
        <w:t xml:space="preserve">Ramos-Rincon J-M, Torrús-Tendero D, García-Morante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r w:rsidRPr="00386A5C">
        <w:rPr>
          <w:rFonts w:ascii="Times New Roman" w:hAnsi="Times New Roman" w:cs="Times New Roman"/>
          <w:i/>
          <w:iCs/>
          <w:kern w:val="0"/>
          <w:lang w:val="en-US"/>
        </w:rPr>
        <w:t>Parasitol Res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123</w:t>
      </w:r>
      <w:r w:rsidRPr="00386A5C">
        <w:rPr>
          <w:rFonts w:ascii="Times New Roman" w:hAnsi="Times New Roman" w:cs="Times New Roman"/>
          <w:kern w:val="0"/>
          <w:lang w:val="en-US"/>
        </w:rPr>
        <w:t>: 66.</w:t>
      </w:r>
    </w:p>
    <w:p w14:paraId="653E21F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14</w:t>
      </w:r>
      <w:r w:rsidRPr="00386A5C">
        <w:rPr>
          <w:rFonts w:ascii="Times New Roman" w:hAnsi="Times New Roman" w:cs="Times New Roman"/>
          <w:kern w:val="0"/>
          <w:lang w:val="en-US"/>
        </w:rPr>
        <w:tab/>
        <w:t xml:space="preserve">Swett MC, Rayes DL, Campos SV, Kumar RN. Chagas Disease: Epidemiology, Diagnosis, and Treatment. </w:t>
      </w:r>
      <w:r w:rsidRPr="00386A5C">
        <w:rPr>
          <w:rFonts w:ascii="Times New Roman" w:hAnsi="Times New Roman" w:cs="Times New Roman"/>
          <w:i/>
          <w:iCs/>
          <w:kern w:val="0"/>
        </w:rPr>
        <w:t>Curr Cardiol Rep</w:t>
      </w:r>
      <w:r w:rsidRPr="00386A5C">
        <w:rPr>
          <w:rFonts w:ascii="Times New Roman" w:hAnsi="Times New Roman" w:cs="Times New Roman"/>
          <w:kern w:val="0"/>
        </w:rPr>
        <w:t xml:space="preserve"> 2024; </w:t>
      </w:r>
      <w:r w:rsidRPr="00386A5C">
        <w:rPr>
          <w:rFonts w:ascii="Times New Roman" w:hAnsi="Times New Roman" w:cs="Times New Roman"/>
          <w:b/>
          <w:bCs/>
          <w:kern w:val="0"/>
        </w:rPr>
        <w:t>26</w:t>
      </w:r>
      <w:r w:rsidRPr="00386A5C">
        <w:rPr>
          <w:rFonts w:ascii="Times New Roman" w:hAnsi="Times New Roman" w:cs="Times New Roman"/>
          <w:kern w:val="0"/>
        </w:rPr>
        <w:t>: 1105–12.</w:t>
      </w:r>
    </w:p>
    <w:p w14:paraId="1BAA4306"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15</w:t>
      </w:r>
      <w:r w:rsidRPr="00386A5C">
        <w:rPr>
          <w:rFonts w:ascii="Times New Roman" w:hAnsi="Times New Roman" w:cs="Times New Roman"/>
          <w:kern w:val="0"/>
        </w:rPr>
        <w:tab/>
        <w:t xml:space="preserve">Morillo CA, Marin-Neto JA, Avezum A,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Randomized Trial of Benznidazole for Chronic Chagas’ Cardiomyopathy. </w:t>
      </w:r>
      <w:r w:rsidRPr="00386A5C">
        <w:rPr>
          <w:rFonts w:ascii="Times New Roman" w:hAnsi="Times New Roman" w:cs="Times New Roman"/>
          <w:i/>
          <w:iCs/>
          <w:kern w:val="0"/>
        </w:rPr>
        <w:t>N Engl J Med</w:t>
      </w:r>
      <w:r w:rsidRPr="00386A5C">
        <w:rPr>
          <w:rFonts w:ascii="Times New Roman" w:hAnsi="Times New Roman" w:cs="Times New Roman"/>
          <w:kern w:val="0"/>
        </w:rPr>
        <w:t xml:space="preserve"> 2015; </w:t>
      </w:r>
      <w:r w:rsidRPr="00386A5C">
        <w:rPr>
          <w:rFonts w:ascii="Times New Roman" w:hAnsi="Times New Roman" w:cs="Times New Roman"/>
          <w:b/>
          <w:bCs/>
          <w:kern w:val="0"/>
        </w:rPr>
        <w:t>373</w:t>
      </w:r>
      <w:r w:rsidRPr="00386A5C">
        <w:rPr>
          <w:rFonts w:ascii="Times New Roman" w:hAnsi="Times New Roman" w:cs="Times New Roman"/>
          <w:kern w:val="0"/>
        </w:rPr>
        <w:t>: 1295–306.</w:t>
      </w:r>
    </w:p>
    <w:p w14:paraId="6DD9F0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16</w:t>
      </w:r>
      <w:r w:rsidRPr="00386A5C">
        <w:rPr>
          <w:rFonts w:ascii="Times New Roman" w:hAnsi="Times New Roman" w:cs="Times New Roman"/>
          <w:kern w:val="0"/>
        </w:rPr>
        <w:tab/>
        <w:t>INE. Instituto Nacional de Estadística. INE. https://www.ine.es/ (accessed May 3, 2025).</w:t>
      </w:r>
    </w:p>
    <w:p w14:paraId="5CE98F17"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lastRenderedPageBreak/>
        <w:t>17</w:t>
      </w:r>
      <w:r w:rsidRPr="00386A5C">
        <w:rPr>
          <w:rFonts w:ascii="Times New Roman" w:hAnsi="Times New Roman" w:cs="Times New Roman"/>
          <w:kern w:val="0"/>
        </w:rPr>
        <w:tab/>
        <w:t xml:space="preserve">Requena-Mendez A, Bussion S, Aldasoro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386A5C">
        <w:rPr>
          <w:rFonts w:ascii="Times New Roman" w:hAnsi="Times New Roman" w:cs="Times New Roman"/>
          <w:i/>
          <w:iCs/>
          <w:kern w:val="0"/>
          <w:lang w:val="en-US"/>
        </w:rPr>
        <w:t>Lancet Glob Health</w:t>
      </w:r>
      <w:r w:rsidRPr="00386A5C">
        <w:rPr>
          <w:rFonts w:ascii="Times New Roman" w:hAnsi="Times New Roman" w:cs="Times New Roman"/>
          <w:kern w:val="0"/>
          <w:lang w:val="en-US"/>
        </w:rPr>
        <w:t xml:space="preserve"> 2017; </w:t>
      </w:r>
      <w:r w:rsidRPr="00386A5C">
        <w:rPr>
          <w:rFonts w:ascii="Times New Roman" w:hAnsi="Times New Roman" w:cs="Times New Roman"/>
          <w:b/>
          <w:bCs/>
          <w:kern w:val="0"/>
          <w:lang w:val="en-US"/>
        </w:rPr>
        <w:t>0</w:t>
      </w:r>
      <w:r w:rsidRPr="00386A5C">
        <w:rPr>
          <w:rFonts w:ascii="Times New Roman" w:hAnsi="Times New Roman" w:cs="Times New Roman"/>
          <w:kern w:val="0"/>
          <w:lang w:val="en-US"/>
        </w:rPr>
        <w:t>: e439–47.</w:t>
      </w:r>
    </w:p>
    <w:p w14:paraId="07234B30"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18</w:t>
      </w:r>
      <w:r w:rsidRPr="00386A5C">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70081E24"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19</w:t>
      </w:r>
      <w:r w:rsidRPr="00386A5C">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e0009680.</w:t>
      </w:r>
    </w:p>
    <w:p w14:paraId="027943A4"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20</w:t>
      </w:r>
      <w:r w:rsidRPr="00386A5C">
        <w:rPr>
          <w:rFonts w:ascii="Times New Roman" w:hAnsi="Times New Roman" w:cs="Times New Roman"/>
          <w:kern w:val="0"/>
        </w:rPr>
        <w:tab/>
        <w:t xml:space="preserve">Ramos-Rincon J-M, Llenas-García J, Pinargote-Celorio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Chagas Disease-Related Mortality in Spain, 1997 to 2018. </w:t>
      </w:r>
      <w:r w:rsidRPr="00386A5C">
        <w:rPr>
          <w:rFonts w:ascii="Times New Roman" w:hAnsi="Times New Roman" w:cs="Times New Roman"/>
          <w:i/>
          <w:iCs/>
          <w:kern w:val="0"/>
          <w:lang w:val="en-US"/>
        </w:rPr>
        <w:t>Microorganisms</w:t>
      </w:r>
      <w:r w:rsidRPr="00386A5C">
        <w:rPr>
          <w:rFonts w:ascii="Times New Roman" w:hAnsi="Times New Roman" w:cs="Times New Roman"/>
          <w:kern w:val="0"/>
          <w:lang w:val="en-US"/>
        </w:rPr>
        <w:t xml:space="preserve"> 2021; </w:t>
      </w:r>
      <w:r w:rsidRPr="00386A5C">
        <w:rPr>
          <w:rFonts w:ascii="Times New Roman" w:hAnsi="Times New Roman" w:cs="Times New Roman"/>
          <w:b/>
          <w:bCs/>
          <w:kern w:val="0"/>
          <w:lang w:val="en-US"/>
        </w:rPr>
        <w:t>9</w:t>
      </w:r>
      <w:r w:rsidRPr="00386A5C">
        <w:rPr>
          <w:rFonts w:ascii="Times New Roman" w:hAnsi="Times New Roman" w:cs="Times New Roman"/>
          <w:kern w:val="0"/>
          <w:lang w:val="en-US"/>
        </w:rPr>
        <w:t>: 1991.</w:t>
      </w:r>
    </w:p>
    <w:p w14:paraId="0124A81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21</w:t>
      </w:r>
      <w:r w:rsidRPr="00386A5C">
        <w:rPr>
          <w:rFonts w:ascii="Times New Roman" w:hAnsi="Times New Roman" w:cs="Times New Roman"/>
          <w:kern w:val="0"/>
          <w:lang w:val="en-US"/>
        </w:rPr>
        <w:tab/>
        <w:t>R Core Team. R: A Language and Environment for Statistical   Computing. 2023. https://www.R-project.org.</w:t>
      </w:r>
    </w:p>
    <w:p w14:paraId="76517F6D"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22</w:t>
      </w:r>
      <w:r w:rsidRPr="00386A5C">
        <w:rPr>
          <w:rFonts w:ascii="Times New Roman" w:hAnsi="Times New Roman" w:cs="Times New Roman"/>
          <w:kern w:val="0"/>
          <w:lang w:val="en-US"/>
        </w:rPr>
        <w:tab/>
        <w:t xml:space="preserve">Husereau D, Drummond M, Petrou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386A5C">
        <w:rPr>
          <w:rFonts w:ascii="Times New Roman" w:hAnsi="Times New Roman" w:cs="Times New Roman"/>
          <w:i/>
          <w:iCs/>
          <w:kern w:val="0"/>
          <w:lang w:val="en-US"/>
        </w:rPr>
        <w:t>Value Health</w:t>
      </w:r>
      <w:r w:rsidRPr="00386A5C">
        <w:rPr>
          <w:rFonts w:ascii="Times New Roman" w:hAnsi="Times New Roman" w:cs="Times New Roman"/>
          <w:kern w:val="0"/>
          <w:lang w:val="en-US"/>
        </w:rPr>
        <w:t xml:space="preserve"> 2013; </w:t>
      </w:r>
      <w:r w:rsidRPr="00386A5C">
        <w:rPr>
          <w:rFonts w:ascii="Times New Roman" w:hAnsi="Times New Roman" w:cs="Times New Roman"/>
          <w:b/>
          <w:bCs/>
          <w:kern w:val="0"/>
          <w:lang w:val="en-US"/>
        </w:rPr>
        <w:t>16</w:t>
      </w:r>
      <w:r w:rsidRPr="00386A5C">
        <w:rPr>
          <w:rFonts w:ascii="Times New Roman" w:hAnsi="Times New Roman" w:cs="Times New Roman"/>
          <w:kern w:val="0"/>
          <w:lang w:val="en-US"/>
        </w:rPr>
        <w:t>: 231–50.</w:t>
      </w:r>
    </w:p>
    <w:p w14:paraId="2F928037"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23</w:t>
      </w:r>
      <w:r w:rsidRPr="00386A5C">
        <w:rPr>
          <w:rFonts w:ascii="Times New Roman" w:hAnsi="Times New Roman" w:cs="Times New Roman"/>
          <w:kern w:val="0"/>
          <w:lang w:val="en-US"/>
        </w:rPr>
        <w:tab/>
        <w:t xml:space="preserve">Chadalawada S, Sillau S, Archuleta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386A5C">
        <w:rPr>
          <w:rFonts w:ascii="Times New Roman" w:hAnsi="Times New Roman" w:cs="Times New Roman"/>
          <w:i/>
          <w:iCs/>
          <w:kern w:val="0"/>
        </w:rPr>
        <w:t>JAMA Netw Open</w:t>
      </w:r>
      <w:r w:rsidRPr="00386A5C">
        <w:rPr>
          <w:rFonts w:ascii="Times New Roman" w:hAnsi="Times New Roman" w:cs="Times New Roman"/>
          <w:kern w:val="0"/>
        </w:rPr>
        <w:t xml:space="preserve"> 2020; </w:t>
      </w:r>
      <w:r w:rsidRPr="00386A5C">
        <w:rPr>
          <w:rFonts w:ascii="Times New Roman" w:hAnsi="Times New Roman" w:cs="Times New Roman"/>
          <w:b/>
          <w:bCs/>
          <w:kern w:val="0"/>
        </w:rPr>
        <w:t>3</w:t>
      </w:r>
      <w:r w:rsidRPr="00386A5C">
        <w:rPr>
          <w:rFonts w:ascii="Times New Roman" w:hAnsi="Times New Roman" w:cs="Times New Roman"/>
          <w:kern w:val="0"/>
        </w:rPr>
        <w:t>: e2015072.</w:t>
      </w:r>
    </w:p>
    <w:p w14:paraId="224D7BF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24</w:t>
      </w:r>
      <w:r w:rsidRPr="00386A5C">
        <w:rPr>
          <w:rFonts w:ascii="Times New Roman" w:hAnsi="Times New Roman" w:cs="Times New Roman"/>
          <w:kern w:val="0"/>
        </w:rPr>
        <w:tab/>
        <w:t xml:space="preserve">Chadalawada S, Rassi A, Samara O,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Mortality risk in chronic Chagas cardiomyopathy: a systematic review and meta‐analysis. </w:t>
      </w:r>
      <w:r w:rsidRPr="00386A5C">
        <w:rPr>
          <w:rFonts w:ascii="Times New Roman" w:hAnsi="Times New Roman" w:cs="Times New Roman"/>
          <w:i/>
          <w:iCs/>
          <w:kern w:val="0"/>
        </w:rPr>
        <w:t>ESC Heart Fail</w:t>
      </w:r>
      <w:r w:rsidRPr="00386A5C">
        <w:rPr>
          <w:rFonts w:ascii="Times New Roman" w:hAnsi="Times New Roman" w:cs="Times New Roman"/>
          <w:kern w:val="0"/>
        </w:rPr>
        <w:t xml:space="preserve"> 2021; </w:t>
      </w:r>
      <w:r w:rsidRPr="00386A5C">
        <w:rPr>
          <w:rFonts w:ascii="Times New Roman" w:hAnsi="Times New Roman" w:cs="Times New Roman"/>
          <w:b/>
          <w:bCs/>
          <w:kern w:val="0"/>
        </w:rPr>
        <w:t>8</w:t>
      </w:r>
      <w:r w:rsidRPr="00386A5C">
        <w:rPr>
          <w:rFonts w:ascii="Times New Roman" w:hAnsi="Times New Roman" w:cs="Times New Roman"/>
          <w:kern w:val="0"/>
        </w:rPr>
        <w:t>: 5466–81.</w:t>
      </w:r>
    </w:p>
    <w:p w14:paraId="1198D51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25</w:t>
      </w:r>
      <w:r w:rsidRPr="00386A5C">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386A5C">
        <w:rPr>
          <w:rFonts w:ascii="Times New Roman" w:hAnsi="Times New Roman" w:cs="Times New Roman"/>
          <w:i/>
          <w:iCs/>
          <w:kern w:val="0"/>
        </w:rPr>
        <w:t>Rev Soc Bras Med Trop</w:t>
      </w:r>
      <w:r w:rsidRPr="00386A5C">
        <w:rPr>
          <w:rFonts w:ascii="Times New Roman" w:hAnsi="Times New Roman" w:cs="Times New Roman"/>
          <w:kern w:val="0"/>
        </w:rPr>
        <w:t xml:space="preserve"> 1994; </w:t>
      </w:r>
      <w:r w:rsidRPr="00386A5C">
        <w:rPr>
          <w:rFonts w:ascii="Times New Roman" w:hAnsi="Times New Roman" w:cs="Times New Roman"/>
          <w:b/>
          <w:bCs/>
          <w:kern w:val="0"/>
        </w:rPr>
        <w:t>27</w:t>
      </w:r>
      <w:r w:rsidRPr="00386A5C">
        <w:rPr>
          <w:rFonts w:ascii="Times New Roman" w:hAnsi="Times New Roman" w:cs="Times New Roman"/>
          <w:kern w:val="0"/>
        </w:rPr>
        <w:t>: 227–33.</w:t>
      </w:r>
    </w:p>
    <w:p w14:paraId="2F32EB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26</w:t>
      </w:r>
      <w:r w:rsidRPr="00386A5C">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386A5C">
        <w:rPr>
          <w:rFonts w:ascii="Times New Roman" w:hAnsi="Times New Roman" w:cs="Times New Roman"/>
          <w:i/>
          <w:iCs/>
          <w:kern w:val="0"/>
        </w:rPr>
        <w:t>Bol Of Junta Andal</w:t>
      </w:r>
      <w:r w:rsidRPr="00386A5C">
        <w:rPr>
          <w:rFonts w:ascii="Times New Roman" w:hAnsi="Times New Roman" w:cs="Times New Roman"/>
          <w:kern w:val="0"/>
        </w:rPr>
        <w:t xml:space="preserve"> 2024; : 1–163.</w:t>
      </w:r>
    </w:p>
    <w:p w14:paraId="4F7EB746"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27</w:t>
      </w:r>
      <w:r w:rsidRPr="00386A5C">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386A5C">
        <w:rPr>
          <w:rFonts w:ascii="Times New Roman" w:hAnsi="Times New Roman" w:cs="Times New Roman"/>
          <w:i/>
          <w:iCs/>
          <w:kern w:val="0"/>
          <w:lang w:val="en-US"/>
        </w:rPr>
        <w:t>Bol Of Estado</w:t>
      </w:r>
      <w:r w:rsidRPr="00386A5C">
        <w:rPr>
          <w:rFonts w:ascii="Times New Roman" w:hAnsi="Times New Roman" w:cs="Times New Roman"/>
          <w:kern w:val="0"/>
          <w:lang w:val="en-US"/>
        </w:rPr>
        <w:t xml:space="preserve"> 2023; published online Dec 5.</w:t>
      </w:r>
    </w:p>
    <w:p w14:paraId="4B49C9E0"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28</w:t>
      </w:r>
      <w:r w:rsidRPr="00386A5C">
        <w:rPr>
          <w:rFonts w:ascii="Times New Roman" w:hAnsi="Times New Roman" w:cs="Times New Roman"/>
          <w:kern w:val="0"/>
          <w:lang w:val="en-US"/>
        </w:rPr>
        <w:tab/>
        <w:t xml:space="preserve">Consellería Salut i Consum. </w:t>
      </w:r>
      <w:r w:rsidRPr="00386A5C">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68D2813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29</w:t>
      </w:r>
      <w:r w:rsidRPr="00386A5C">
        <w:rPr>
          <w:rFonts w:ascii="Times New Roman" w:hAnsi="Times New Roman" w:cs="Times New Roman"/>
          <w:kern w:val="0"/>
        </w:rPr>
        <w:tab/>
        <w:t xml:space="preserve">Delgado JF, Oliva J, Llano M, </w:t>
      </w:r>
      <w:r w:rsidRPr="00386A5C">
        <w:rPr>
          <w:rFonts w:ascii="Times New Roman" w:hAnsi="Times New Roman" w:cs="Times New Roman"/>
          <w:i/>
          <w:iCs/>
          <w:kern w:val="0"/>
        </w:rPr>
        <w:t>et al.</w:t>
      </w:r>
      <w:r w:rsidRPr="00386A5C">
        <w:rPr>
          <w:rFonts w:ascii="Times New Roman" w:hAnsi="Times New Roman" w:cs="Times New Roman"/>
          <w:kern w:val="0"/>
        </w:rPr>
        <w:t xml:space="preserve"> Costes sanitarios y no sanitarios de personas que padecen insuficiencia cardiaca crónica sintomática en España. </w:t>
      </w:r>
      <w:r w:rsidRPr="00386A5C">
        <w:rPr>
          <w:rFonts w:ascii="Times New Roman" w:hAnsi="Times New Roman" w:cs="Times New Roman"/>
          <w:i/>
          <w:iCs/>
          <w:kern w:val="0"/>
        </w:rPr>
        <w:t>Rev Esp Cardiol</w:t>
      </w:r>
      <w:r w:rsidRPr="00386A5C">
        <w:rPr>
          <w:rFonts w:ascii="Times New Roman" w:hAnsi="Times New Roman" w:cs="Times New Roman"/>
          <w:kern w:val="0"/>
        </w:rPr>
        <w:t xml:space="preserve"> 2014; </w:t>
      </w:r>
      <w:r w:rsidRPr="00386A5C">
        <w:rPr>
          <w:rFonts w:ascii="Times New Roman" w:hAnsi="Times New Roman" w:cs="Times New Roman"/>
          <w:b/>
          <w:bCs/>
          <w:kern w:val="0"/>
        </w:rPr>
        <w:t>67</w:t>
      </w:r>
      <w:r w:rsidRPr="00386A5C">
        <w:rPr>
          <w:rFonts w:ascii="Times New Roman" w:hAnsi="Times New Roman" w:cs="Times New Roman"/>
          <w:kern w:val="0"/>
        </w:rPr>
        <w:t>: 643–50.</w:t>
      </w:r>
    </w:p>
    <w:p w14:paraId="6EB4424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30</w:t>
      </w:r>
      <w:r w:rsidRPr="00386A5C">
        <w:rPr>
          <w:rFonts w:ascii="Times New Roman" w:hAnsi="Times New Roman" w:cs="Times New Roman"/>
          <w:kern w:val="0"/>
        </w:rPr>
        <w:tab/>
        <w:t xml:space="preserve">Iglesias Rodríguez IM, Miura S, Maeda T,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386A5C">
        <w:rPr>
          <w:rFonts w:ascii="Times New Roman" w:hAnsi="Times New Roman" w:cs="Times New Roman"/>
          <w:i/>
          <w:iCs/>
          <w:kern w:val="0"/>
          <w:lang w:val="en-US"/>
        </w:rPr>
        <w:t>Lancet Reg Health - West Pac</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31</w:t>
      </w:r>
      <w:r w:rsidRPr="00386A5C">
        <w:rPr>
          <w:rFonts w:ascii="Times New Roman" w:hAnsi="Times New Roman" w:cs="Times New Roman"/>
          <w:kern w:val="0"/>
          <w:lang w:val="en-US"/>
        </w:rPr>
        <w:t>: 100574.</w:t>
      </w:r>
    </w:p>
    <w:p w14:paraId="1460283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lastRenderedPageBreak/>
        <w:t>31</w:t>
      </w:r>
      <w:r w:rsidRPr="00386A5C">
        <w:rPr>
          <w:rFonts w:ascii="Times New Roman" w:hAnsi="Times New Roman" w:cs="Times New Roman"/>
          <w:kern w:val="0"/>
          <w:lang w:val="en-US"/>
        </w:rPr>
        <w:tab/>
        <w:t xml:space="preserve">Llenas-García J, Wikman-Jorgensen P, Gil-Anguita C,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Chagas disease screening in pregnant Latin American women: Adherence to a systematic screening protocol in a non-endemic country.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e0009281.</w:t>
      </w:r>
    </w:p>
    <w:p w14:paraId="00BBB3BB" w14:textId="0A47055E"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5"/>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ra Llenas García" w:date="2025-06-18T20:46:00Z" w:initials="JLG">
    <w:p w14:paraId="1BCDE9AE" w14:textId="7D8FC475" w:rsidR="00EB74AD" w:rsidRDefault="00EB74AD">
      <w:pPr>
        <w:pStyle w:val="Textocomentario"/>
      </w:pPr>
      <w:r>
        <w:rPr>
          <w:rStyle w:val="Refdecomentario"/>
        </w:rPr>
        <w:annotationRef/>
      </w:r>
      <w:r>
        <w:t xml:space="preserve">Me lo he leído sin ver el material suplementario (perdón) así que algunos comentarios no aplican. Pero es que el material suplementario no está referenciado en el texto y debe estarlo. Solo lo pones en el ajuste visual del modelo y hay que ponerlo en todo (en los costes, en el modelo, en el cálculo de NMB incremental…. </w:t>
      </w:r>
      <w:proofErr w:type="gramStart"/>
      <w:r>
        <w:t>)Y</w:t>
      </w:r>
      <w:proofErr w:type="gramEnd"/>
      <w:r>
        <w:t xml:space="preserve"> refiriéndose a tablas y figuras concretas del material complementario no a material suplementario y ya está </w:t>
      </w:r>
    </w:p>
  </w:comment>
  <w:comment w:id="25" w:author="Jara Llenas García" w:date="2025-06-18T20:11:00Z" w:initials="JLG">
    <w:p w14:paraId="36B2B012" w14:textId="10D932DD" w:rsidR="001B79F9" w:rsidRPr="00EB74AD" w:rsidRDefault="001B79F9">
      <w:pPr>
        <w:pStyle w:val="Textocomentario"/>
      </w:pPr>
      <w:r>
        <w:rPr>
          <w:rStyle w:val="Refdecomentario"/>
        </w:rPr>
        <w:annotationRef/>
      </w:r>
      <w:r w:rsidRPr="00EB74AD">
        <w:t>ok</w:t>
      </w:r>
    </w:p>
  </w:comment>
  <w:comment w:id="29" w:author="Jara Llenas García" w:date="2025-06-18T18:29:00Z" w:initials="JLG">
    <w:p w14:paraId="6F3FE639" w14:textId="77777777" w:rsidR="00CD4824" w:rsidRDefault="00CD4824">
      <w:pPr>
        <w:pStyle w:val="Textocomentario"/>
        <w:rPr>
          <w:lang w:val="en-GB"/>
        </w:rPr>
      </w:pPr>
      <w:r>
        <w:rPr>
          <w:rStyle w:val="Refdecomentario"/>
        </w:rPr>
        <w:annotationRef/>
      </w:r>
      <w:proofErr w:type="spellStart"/>
      <w:r w:rsidRPr="00CD4824">
        <w:rPr>
          <w:lang w:val="en-GB"/>
        </w:rPr>
        <w:t>Añadiría</w:t>
      </w:r>
      <w:proofErr w:type="spellEnd"/>
      <w:r w:rsidRPr="00CD4824">
        <w:rPr>
          <w:lang w:val="en-GB"/>
        </w:rPr>
        <w:t xml:space="preserve"> </w:t>
      </w:r>
      <w:proofErr w:type="spellStart"/>
      <w:r w:rsidRPr="00CD4824">
        <w:rPr>
          <w:lang w:val="en-GB"/>
        </w:rPr>
        <w:t>algo</w:t>
      </w:r>
      <w:proofErr w:type="spellEnd"/>
      <w:r w:rsidRPr="00CD4824">
        <w:rPr>
          <w:lang w:val="en-GB"/>
        </w:rPr>
        <w:t xml:space="preserve"> </w:t>
      </w:r>
      <w:proofErr w:type="spellStart"/>
      <w:r w:rsidRPr="00CD4824">
        <w:rPr>
          <w:lang w:val="en-GB"/>
        </w:rPr>
        <w:t>como</w:t>
      </w:r>
      <w:proofErr w:type="spellEnd"/>
      <w:r w:rsidRPr="00CD4824">
        <w:rPr>
          <w:lang w:val="en-GB"/>
        </w:rPr>
        <w:t xml:space="preserve"> Clinicians' hesitancy in prescribing it due to limited evidence of efficacy and </w:t>
      </w:r>
      <w:r>
        <w:rPr>
          <w:lang w:val="en-GB"/>
        </w:rPr>
        <w:t>insufficient</w:t>
      </w:r>
      <w:r w:rsidRPr="00CD4824">
        <w:rPr>
          <w:lang w:val="en-GB"/>
        </w:rPr>
        <w:t xml:space="preserve"> training on Chagas disease</w:t>
      </w:r>
      <w:r>
        <w:rPr>
          <w:lang w:val="en-GB"/>
        </w:rPr>
        <w:t xml:space="preserve">. </w:t>
      </w:r>
    </w:p>
    <w:p w14:paraId="49C86296" w14:textId="775628A9" w:rsidR="00CD4824" w:rsidRPr="00CD4824" w:rsidRDefault="00CD4824">
      <w:pPr>
        <w:pStyle w:val="Textocomentario"/>
      </w:pPr>
      <w:r w:rsidRPr="00CD4824">
        <w:t>Porque creo que muchas v</w:t>
      </w:r>
      <w:r>
        <w:t>eces es el profesional el q no lo prescribe</w:t>
      </w:r>
    </w:p>
  </w:comment>
  <w:comment w:id="30" w:author="Jara Llenas García" w:date="2025-06-18T18:30:00Z" w:initials="JLG">
    <w:p w14:paraId="3F62C1D2" w14:textId="248838F5" w:rsidR="00CD4824" w:rsidRDefault="00CD4824">
      <w:pPr>
        <w:pStyle w:val="Textocomentario"/>
      </w:pPr>
      <w:r>
        <w:rPr>
          <w:rStyle w:val="Refdecomentario"/>
        </w:rPr>
        <w:annotationRef/>
      </w:r>
      <w:r>
        <w:t xml:space="preserve">Especificaría que nos referimos a transmisión vertical para que no </w:t>
      </w:r>
      <w:r w:rsidR="00395FF4">
        <w:t>dé</w:t>
      </w:r>
      <w:r>
        <w:t xml:space="preserve"> pie a pensar en que haya otra transmisión en zona no endémica</w:t>
      </w:r>
    </w:p>
  </w:comment>
  <w:comment w:id="31" w:author="Jose Antonio Perez Molina" w:date="2025-06-11T12:15:00Z" w:initials="JP">
    <w:p w14:paraId="648DB467" w14:textId="77777777" w:rsidR="00B2243A" w:rsidRDefault="00B2243A" w:rsidP="00A76FF2">
      <w:r>
        <w:rPr>
          <w:rStyle w:val="Refdecomentario"/>
        </w:rPr>
        <w:annotationRef/>
      </w:r>
      <w:r>
        <w:rPr>
          <w:sz w:val="20"/>
          <w:szCs w:val="20"/>
        </w:rPr>
        <w:t xml:space="preserve">Esta parte sería para eliminar, </w:t>
      </w:r>
      <w:proofErr w:type="gramStart"/>
      <w:r>
        <w:rPr>
          <w:sz w:val="20"/>
          <w:szCs w:val="20"/>
        </w:rPr>
        <w:t>no?</w:t>
      </w:r>
      <w:proofErr w:type="gramEnd"/>
    </w:p>
  </w:comment>
  <w:comment w:id="32" w:author="Jara Llenas García" w:date="2025-06-18T20:11:00Z" w:initials="JLG">
    <w:p w14:paraId="00B5A8B0" w14:textId="2636377A" w:rsidR="001B79F9" w:rsidRDefault="001B79F9">
      <w:pPr>
        <w:pStyle w:val="Textocomentario"/>
      </w:pPr>
      <w:r>
        <w:rPr>
          <w:rStyle w:val="Refdecomentario"/>
        </w:rPr>
        <w:annotationRef/>
      </w:r>
      <w:r>
        <w:t xml:space="preserve">Al ser un modelo </w:t>
      </w:r>
      <w:proofErr w:type="spellStart"/>
      <w:r>
        <w:t>participants</w:t>
      </w:r>
      <w:proofErr w:type="spellEnd"/>
      <w:r>
        <w:t xml:space="preserve"> me suena raro</w:t>
      </w:r>
    </w:p>
  </w:comment>
  <w:comment w:id="41" w:author="Jara Llenas García" w:date="2025-06-18T18:34:00Z" w:initials="JLG">
    <w:p w14:paraId="4A9CEC1F" w14:textId="0CF3FFF2" w:rsidR="00CD4824" w:rsidRDefault="00CD4824">
      <w:pPr>
        <w:pStyle w:val="Textocomentario"/>
      </w:pPr>
      <w:r>
        <w:rPr>
          <w:rStyle w:val="Refdecomentario"/>
        </w:rPr>
        <w:annotationRef/>
      </w:r>
      <w:r>
        <w:t>No acabo de entender por qué hay que circunscribirlo a los q atienden una consulta especializada</w:t>
      </w:r>
    </w:p>
  </w:comment>
  <w:comment w:id="42" w:author="Jara Llenas García" w:date="2025-06-18T20:15:00Z" w:initials="JLG">
    <w:p w14:paraId="72E6F30E" w14:textId="23054E4A" w:rsidR="008000CA" w:rsidRDefault="008000CA">
      <w:pPr>
        <w:pStyle w:val="Textocomentario"/>
      </w:pPr>
      <w:r>
        <w:rPr>
          <w:rStyle w:val="Refdecomentario"/>
        </w:rPr>
        <w:annotationRef/>
      </w:r>
      <w:proofErr w:type="gramStart"/>
      <w:r>
        <w:t>Esto lo hemos hecho?</w:t>
      </w:r>
      <w:proofErr w:type="gramEnd"/>
      <w:r>
        <w:t xml:space="preserve"> </w:t>
      </w:r>
    </w:p>
  </w:comment>
  <w:comment w:id="49" w:author="Jara Llenas García" w:date="2025-06-18T18:46:00Z" w:initials="JLG">
    <w:p w14:paraId="70B89190" w14:textId="48FC7EA3" w:rsidR="00EC627A" w:rsidRDefault="00EC627A">
      <w:pPr>
        <w:pStyle w:val="Textocomentario"/>
      </w:pPr>
      <w:r>
        <w:rPr>
          <w:rStyle w:val="Refdecomentario"/>
        </w:rPr>
        <w:annotationRef/>
      </w:r>
      <w:r>
        <w:t>Si quieres mantener la mayúscula porque es el nombre del apartado pondría comillas “</w:t>
      </w:r>
      <w:proofErr w:type="spellStart"/>
      <w:r>
        <w:t>Chronic</w:t>
      </w:r>
      <w:proofErr w:type="spellEnd"/>
      <w:r>
        <w:t xml:space="preserve"> </w:t>
      </w:r>
      <w:proofErr w:type="spellStart"/>
      <w:r>
        <w:t>indeterminate</w:t>
      </w:r>
      <w:proofErr w:type="spellEnd"/>
      <w:r>
        <w:t xml:space="preserve"> CD”</w:t>
      </w:r>
    </w:p>
  </w:comment>
  <w:comment w:id="60" w:author="Jara Llenas García" w:date="2025-06-18T20:24:00Z" w:initials="JLG">
    <w:p w14:paraId="5439C544" w14:textId="50F5A371" w:rsidR="003100FF" w:rsidRDefault="003100FF">
      <w:pPr>
        <w:pStyle w:val="Textocomentario"/>
      </w:pPr>
      <w:r>
        <w:rPr>
          <w:rStyle w:val="Refdecomentario"/>
        </w:rPr>
        <w:annotationRef/>
      </w:r>
      <w:proofErr w:type="gramStart"/>
      <w:r>
        <w:t>Con cuantos has hecho el modelo?</w:t>
      </w:r>
      <w:proofErr w:type="gramEnd"/>
      <w:r>
        <w:t xml:space="preserve"> </w:t>
      </w:r>
      <w:proofErr w:type="gramStart"/>
      <w:r>
        <w:t>Con la estimación de pacientes con CD indeterminada de España?</w:t>
      </w:r>
      <w:proofErr w:type="gramEnd"/>
    </w:p>
  </w:comment>
  <w:comment w:id="62" w:author="Jara Llenas García" w:date="2025-06-18T18:44:00Z" w:initials="JLG">
    <w:p w14:paraId="00494A93" w14:textId="2667A1D8" w:rsidR="00EC627A" w:rsidRDefault="00EC627A">
      <w:pPr>
        <w:pStyle w:val="Textocomentario"/>
      </w:pPr>
      <w:r>
        <w:rPr>
          <w:rStyle w:val="Refdecomentario"/>
        </w:rPr>
        <w:annotationRef/>
      </w:r>
      <w:r>
        <w:t>Me costaba entenderlo, mira a ver si así te parece que está más claro</w:t>
      </w:r>
    </w:p>
  </w:comment>
  <w:comment w:id="73" w:author="Jose Antonio Perez Molina" w:date="2025-06-11T12:19:00Z" w:initials="JP">
    <w:p w14:paraId="47760F68" w14:textId="77777777" w:rsidR="00B2243A" w:rsidRDefault="00B2243A" w:rsidP="00A76FF2">
      <w:r>
        <w:rPr>
          <w:rStyle w:val="Refdecomentario"/>
        </w:rPr>
        <w:annotationRef/>
      </w:r>
      <w:r>
        <w:rPr>
          <w:sz w:val="20"/>
          <w:szCs w:val="20"/>
        </w:rPr>
        <w:t xml:space="preserve">Siento ser pelmazo con la nomenclatura, pero un paciente con enfermedad de Chagas crónica asintomática puede tener una afectación en el ECG y ya no sería una enfermedad de Chagas crónica indeterminada. Hay que corregir la figura y el pie de la figura. </w:t>
      </w:r>
      <w:r w:rsidRPr="00B2243A">
        <w:rPr>
          <w:sz w:val="20"/>
          <w:szCs w:val="20"/>
          <w:lang w:val="en-GB"/>
        </w:rPr>
        <w:t xml:space="preserve">Azul: Chronic indeterminate Chagas Disease. </w:t>
      </w:r>
      <w:proofErr w:type="spellStart"/>
      <w:r w:rsidRPr="00B2243A">
        <w:rPr>
          <w:sz w:val="20"/>
          <w:szCs w:val="20"/>
          <w:lang w:val="en-GB"/>
        </w:rPr>
        <w:t>Rojo</w:t>
      </w:r>
      <w:proofErr w:type="spellEnd"/>
      <w:r w:rsidRPr="00B2243A">
        <w:rPr>
          <w:sz w:val="20"/>
          <w:szCs w:val="20"/>
          <w:lang w:val="en-GB"/>
        </w:rPr>
        <w:t xml:space="preserve">: Chagas </w:t>
      </w:r>
      <w:proofErr w:type="gramStart"/>
      <w:r w:rsidRPr="00B2243A">
        <w:rPr>
          <w:sz w:val="20"/>
          <w:szCs w:val="20"/>
          <w:lang w:val="en-GB"/>
        </w:rPr>
        <w:t>chronic  heart</w:t>
      </w:r>
      <w:proofErr w:type="gramEnd"/>
      <w:r w:rsidRPr="00B2243A">
        <w:rPr>
          <w:sz w:val="20"/>
          <w:szCs w:val="20"/>
          <w:lang w:val="en-GB"/>
        </w:rPr>
        <w:t xml:space="preserve"> disease; </w:t>
      </w:r>
      <w:proofErr w:type="spellStart"/>
      <w:r w:rsidRPr="00B2243A">
        <w:rPr>
          <w:sz w:val="20"/>
          <w:szCs w:val="20"/>
          <w:lang w:val="en-GB"/>
        </w:rPr>
        <w:t>Naranja</w:t>
      </w:r>
      <w:proofErr w:type="spellEnd"/>
      <w:r w:rsidRPr="00B2243A">
        <w:rPr>
          <w:sz w:val="20"/>
          <w:szCs w:val="20"/>
          <w:lang w:val="en-GB"/>
        </w:rPr>
        <w:t xml:space="preserve">: Chagas chronic digestive disease. </w:t>
      </w:r>
      <w:r>
        <w:rPr>
          <w:sz w:val="20"/>
          <w:szCs w:val="20"/>
        </w:rPr>
        <w:t>Si son sintomáticos o no es algo que no siempre acompaña.</w:t>
      </w:r>
    </w:p>
  </w:comment>
  <w:comment w:id="76" w:author="Jose Antonio Perez Molina" w:date="2025-06-11T12:24:00Z" w:initials="JP">
    <w:p w14:paraId="1FDDD294" w14:textId="77777777" w:rsidR="00B2243A" w:rsidRDefault="00B2243A" w:rsidP="00B56FAF">
      <w:r>
        <w:rPr>
          <w:rStyle w:val="Refdecomentario"/>
        </w:rPr>
        <w:annotationRef/>
      </w:r>
      <w:r>
        <w:rPr>
          <w:sz w:val="20"/>
          <w:szCs w:val="20"/>
        </w:rPr>
        <w:t xml:space="preserve">Hay que poner la cita y versión de R. La versión sale usando la función de R </w:t>
      </w:r>
      <w:r>
        <w:rPr>
          <w:color w:val="EDF0FF"/>
          <w:sz w:val="20"/>
          <w:szCs w:val="20"/>
        </w:rPr>
        <w:t xml:space="preserve">función </w:t>
      </w:r>
      <w:r>
        <w:rPr>
          <w:color w:val="EDF0FF"/>
          <w:sz w:val="20"/>
          <w:szCs w:val="20"/>
          <w:highlight w:val="black"/>
        </w:rPr>
        <w:t>citation()</w:t>
      </w:r>
    </w:p>
  </w:comment>
  <w:comment w:id="77" w:author="Jara Llenas García" w:date="2025-06-18T19:16:00Z" w:initials="JLG">
    <w:p w14:paraId="6D761FB5" w14:textId="54CB2597" w:rsidR="00C21300" w:rsidRDefault="00C21300">
      <w:pPr>
        <w:pStyle w:val="Textocomentario"/>
      </w:pPr>
      <w:r>
        <w:rPr>
          <w:rStyle w:val="Refdecomentario"/>
        </w:rPr>
        <w:annotationRef/>
      </w:r>
      <w:proofErr w:type="gramStart"/>
      <w:r>
        <w:t>Hemos asumido que todo aquel al que se le ponga tratamiento lo va a tomar, lo va a tolerar y lo va a acabar sin necesidad de cambiar a una segunda línea de tratamiento o sin hacer un tratamiento incompleto?</w:t>
      </w:r>
      <w:proofErr w:type="gramEnd"/>
      <w:r>
        <w:t xml:space="preserve"> Es mucho asumir, si lo hemos hecho creo que hay que especificarlo</w:t>
      </w:r>
    </w:p>
  </w:comment>
  <w:comment w:id="78" w:author="Jose Antonio Perez Molina" w:date="2025-06-11T12:35:00Z" w:initials="JP">
    <w:p w14:paraId="5AD05E99" w14:textId="77777777" w:rsidR="00B2243A" w:rsidRDefault="00B2243A" w:rsidP="00C81388">
      <w:r>
        <w:rPr>
          <w:rStyle w:val="Refdecomentario"/>
        </w:rPr>
        <w:annotationRef/>
      </w:r>
      <w:r>
        <w:rPr>
          <w:sz w:val="20"/>
          <w:szCs w:val="20"/>
        </w:rPr>
        <w:t>hay que poner que figura o tabla es del material suplementario. Ejemplo: Supplementary Figure 1</w:t>
      </w:r>
    </w:p>
  </w:comment>
  <w:comment w:id="80" w:author="Jose Antonio Perez Molina" w:date="2025-06-11T12:53:00Z" w:initials="JP">
    <w:p w14:paraId="22F35721" w14:textId="77777777" w:rsidR="00B2243A" w:rsidRDefault="00B2243A" w:rsidP="00785275">
      <w:r>
        <w:rPr>
          <w:rStyle w:val="Refdecomentario"/>
        </w:rPr>
        <w:annotationRef/>
      </w:r>
      <w:r>
        <w:rPr>
          <w:sz w:val="20"/>
          <w:szCs w:val="20"/>
        </w:rPr>
        <w:t>Creo que habría que explicar que es lo de la perfect information porque es muy ineresante y no es algo que se sepa. Yo he puesto esa explicación, pero tu que eres el experto tunéalo/resume como mejor te parezca.</w:t>
      </w:r>
    </w:p>
  </w:comment>
  <w:comment w:id="88" w:author="Jose Antonio Perez Molina" w:date="2025-06-11T12:30:00Z" w:initials="JP">
    <w:p w14:paraId="7FFF0A86" w14:textId="2C0C089E" w:rsidR="00B2243A" w:rsidRDefault="00B2243A" w:rsidP="00A95EFB">
      <w:r>
        <w:rPr>
          <w:rStyle w:val="Refdecomentario"/>
        </w:rPr>
        <w:annotationRef/>
      </w:r>
      <w:r>
        <w:rPr>
          <w:sz w:val="20"/>
          <w:szCs w:val="20"/>
        </w:rPr>
        <w:t>Habría que poner las unidades en las que se mide cada parámetro</w:t>
      </w:r>
    </w:p>
  </w:comment>
  <w:comment w:id="90" w:author="Jose Antonio Perez Molina" w:date="2025-06-06T15:35:00Z" w:initials="JP">
    <w:p w14:paraId="3179BB5F" w14:textId="0FACB209" w:rsidR="00B2243A" w:rsidRDefault="00B2243A" w:rsidP="00BB0024">
      <w:r>
        <w:rPr>
          <w:rStyle w:val="Refdecomentario"/>
        </w:rPr>
        <w:annotationRef/>
      </w:r>
      <w:r>
        <w:rPr>
          <w:sz w:val="20"/>
          <w:szCs w:val="20"/>
        </w:rPr>
        <w:t>No me quedan claras las unidades. Son casos por cien por año?</w:t>
      </w:r>
    </w:p>
  </w:comment>
  <w:comment w:id="91" w:author="Philip Wikman" w:date="2025-06-08T22:53:00Z" w:initials="PW">
    <w:p w14:paraId="3D434AD8" w14:textId="77777777" w:rsidR="00B2243A" w:rsidRDefault="00B2243A" w:rsidP="000F283A">
      <w:pPr>
        <w:pStyle w:val="Textocomentario"/>
      </w:pPr>
      <w:r>
        <w:rPr>
          <w:rStyle w:val="Refdecomentario"/>
        </w:rPr>
        <w:annotationRef/>
      </w:r>
      <w:r>
        <w:t>si</w:t>
      </w:r>
    </w:p>
  </w:comment>
  <w:comment w:id="85" w:author="Jara Llenas García" w:date="2025-06-18T18:53:00Z" w:initials="JLG">
    <w:p w14:paraId="3AB3251B" w14:textId="405106B1" w:rsidR="00981323" w:rsidRDefault="00981323">
      <w:pPr>
        <w:pStyle w:val="Textocomentario"/>
      </w:pPr>
      <w:r>
        <w:rPr>
          <w:rStyle w:val="Refdecomentario"/>
        </w:rPr>
        <w:annotationRef/>
      </w:r>
      <w:r>
        <w:t>Yo pondría:</w:t>
      </w:r>
    </w:p>
    <w:p w14:paraId="7F7A8140" w14:textId="568E9354" w:rsidR="00981323" w:rsidRPr="00981323" w:rsidRDefault="00981323">
      <w:pPr>
        <w:pStyle w:val="Textocomentario"/>
        <w:rPr>
          <w:lang w:val="en-GB"/>
        </w:rPr>
      </w:pPr>
      <w:r w:rsidRPr="00316A8C">
        <w:rPr>
          <w:lang w:val="en-GB"/>
        </w:rPr>
        <w:t xml:space="preserve">Probability of progression to cardiac disease per 100 cases per </w:t>
      </w:r>
      <w:proofErr w:type="gramStart"/>
      <w:r w:rsidRPr="00316A8C">
        <w:rPr>
          <w:lang w:val="en-GB"/>
        </w:rPr>
        <w:t xml:space="preserve">year  </w:t>
      </w:r>
      <w:r w:rsidRPr="00316A8C">
        <w:rPr>
          <w:lang w:val="en-GB"/>
        </w:rPr>
        <w:tab/>
      </w:r>
      <w:proofErr w:type="gramEnd"/>
      <w:r w:rsidRPr="00316A8C">
        <w:rPr>
          <w:lang w:val="en-GB"/>
        </w:rPr>
        <w:t xml:space="preserve">1·9 (1·3-3·0)  </w:t>
      </w:r>
    </w:p>
    <w:p w14:paraId="479D5126" w14:textId="285A5E24" w:rsidR="00981323" w:rsidRPr="00981323" w:rsidRDefault="00981323">
      <w:pPr>
        <w:pStyle w:val="Textocomentario"/>
      </w:pPr>
      <w:proofErr w:type="gramStart"/>
      <w:r w:rsidRPr="00981323">
        <w:rPr>
          <w:rFonts w:ascii="Times New Roman" w:hAnsi="Times New Roman" w:cs="Times New Roman"/>
          <w:kern w:val="0"/>
        </w:rPr>
        <w:t>.En</w:t>
      </w:r>
      <w:proofErr w:type="gramEnd"/>
      <w:r w:rsidRPr="00981323">
        <w:rPr>
          <w:rFonts w:ascii="Times New Roman" w:hAnsi="Times New Roman" w:cs="Times New Roman"/>
          <w:kern w:val="0"/>
        </w:rPr>
        <w:t xml:space="preserve"> cualquier caso el 95%CI</w:t>
      </w:r>
      <w:r>
        <w:rPr>
          <w:rFonts w:ascii="Times New Roman" w:hAnsi="Times New Roman" w:cs="Times New Roman"/>
          <w:kern w:val="0"/>
        </w:rPr>
        <w:t xml:space="preserve"> tiene que estar en las mismas unidades que la media</w:t>
      </w:r>
    </w:p>
  </w:comment>
  <w:comment w:id="99" w:author="Jara Llenas García" w:date="2025-06-18T18:58:00Z" w:initials="JLG">
    <w:p w14:paraId="7091AEB6" w14:textId="201169C8" w:rsidR="00981323" w:rsidRDefault="00981323">
      <w:pPr>
        <w:pStyle w:val="Textocomentario"/>
      </w:pPr>
      <w:r>
        <w:rPr>
          <w:rStyle w:val="Refdecomentario"/>
        </w:rPr>
        <w:annotationRef/>
      </w:r>
      <w:r>
        <w:t>Me llama mucho la atención que tras la calibración cambien tanto algunos parámetros, como la posibilidad de pasar a fase crónica digestiva (x</w:t>
      </w:r>
      <w:proofErr w:type="gramStart"/>
      <w:r>
        <w:t>3)o</w:t>
      </w:r>
      <w:proofErr w:type="gramEnd"/>
      <w:r>
        <w:t xml:space="preserve"> la mortalidad, que también baja mucho</w:t>
      </w:r>
      <w:r w:rsidR="00F8087A">
        <w:t xml:space="preserve"> y luego el PSA no cubre algunos de esos parámetros</w:t>
      </w:r>
    </w:p>
  </w:comment>
  <w:comment w:id="106" w:author="Jara Llenas García" w:date="2025-06-18T19:18:00Z" w:initials="JLG">
    <w:p w14:paraId="39C9417A" w14:textId="1605F944" w:rsidR="00C21300" w:rsidRDefault="00C21300">
      <w:pPr>
        <w:pStyle w:val="Textocomentario"/>
      </w:pPr>
      <w:r>
        <w:rPr>
          <w:rStyle w:val="Refdecomentario"/>
        </w:rPr>
        <w:annotationRef/>
      </w:r>
      <w:r>
        <w:t>No sé bien cómo se han seleccionado estas unidades (ver comentarios más abajo)</w:t>
      </w:r>
    </w:p>
  </w:comment>
  <w:comment w:id="107" w:author="Jara Llenas García" w:date="2025-06-18T19:05:00Z" w:initials="JLG">
    <w:p w14:paraId="2301679A" w14:textId="03AD065E" w:rsidR="00F8087A" w:rsidRDefault="00F8087A">
      <w:pPr>
        <w:pStyle w:val="Textocomentario"/>
      </w:pPr>
      <w:r>
        <w:rPr>
          <w:rStyle w:val="Refdecomentario"/>
        </w:rPr>
        <w:annotationRef/>
      </w:r>
      <w:r>
        <w:t>Esto no sé cómo está puesto. Al que tratas se lleva más analíticas que al que no (al que solo le solemos hacer una al año)</w:t>
      </w:r>
    </w:p>
  </w:comment>
  <w:comment w:id="108" w:author="Jara Llenas García" w:date="2025-06-18T19:06:00Z" w:initials="JLG">
    <w:p w14:paraId="05DC6766" w14:textId="485D6040" w:rsidR="00F8087A" w:rsidRDefault="00F8087A">
      <w:pPr>
        <w:pStyle w:val="Textocomentario"/>
      </w:pPr>
      <w:r>
        <w:rPr>
          <w:rStyle w:val="Refdecomentario"/>
        </w:rPr>
        <w:annotationRef/>
      </w:r>
      <w:r>
        <w:t>Yo no hago 2 ECG al año</w:t>
      </w:r>
    </w:p>
  </w:comment>
  <w:comment w:id="109" w:author="Jara Llenas García" w:date="2025-06-18T19:08:00Z" w:initials="JLG">
    <w:p w14:paraId="71F19F45" w14:textId="6EAD9360" w:rsidR="00F8087A" w:rsidRDefault="00F8087A">
      <w:pPr>
        <w:pStyle w:val="Textocomentario"/>
      </w:pPr>
      <w:r>
        <w:rPr>
          <w:rStyle w:val="Refdecomentario"/>
        </w:rPr>
        <w:annotationRef/>
      </w:r>
      <w:r>
        <w:t>Como mucho cada 5 años, sería 0.2-1</w:t>
      </w:r>
    </w:p>
  </w:comment>
  <w:comment w:id="110" w:author="Jara Llenas García" w:date="2025-06-18T19:08:00Z" w:initials="JLG">
    <w:p w14:paraId="2F180158" w14:textId="16AB3116" w:rsidR="00F8087A" w:rsidRDefault="00F8087A">
      <w:pPr>
        <w:pStyle w:val="Textocomentario"/>
      </w:pPr>
      <w:r>
        <w:rPr>
          <w:rStyle w:val="Refdecomentario"/>
        </w:rPr>
        <w:annotationRef/>
      </w:r>
      <w:r>
        <w:t>Lo mismo, no es lo mismo si lo tratas que si no. Si no lo tratas anual</w:t>
      </w:r>
    </w:p>
  </w:comment>
  <w:comment w:id="111" w:author="Jara Llenas García" w:date="2025-06-18T19:12:00Z" w:initials="JLG">
    <w:p w14:paraId="56845E20" w14:textId="77777777" w:rsidR="00C21300" w:rsidRDefault="00C21300">
      <w:pPr>
        <w:pStyle w:val="Textocomentario"/>
      </w:pPr>
      <w:r>
        <w:rPr>
          <w:rStyle w:val="Refdecomentario"/>
        </w:rPr>
        <w:annotationRef/>
      </w:r>
      <w:proofErr w:type="gramStart"/>
      <w:r>
        <w:t>En MP, DAI y trasplante cardiaco no sería mejor poner once?</w:t>
      </w:r>
      <w:proofErr w:type="gramEnd"/>
      <w:r>
        <w:t xml:space="preserve"> En MP o DAI puede que toque cambiar la pila en cuyo cas</w:t>
      </w:r>
      <w:bookmarkStart w:id="112" w:name="_GoBack"/>
      <w:bookmarkEnd w:id="112"/>
      <w:r>
        <w:t xml:space="preserve">o podría ser 0.1 (dos en 20 años) </w:t>
      </w:r>
    </w:p>
    <w:p w14:paraId="1BA91199" w14:textId="08B0ECB3" w:rsidR="00C21300" w:rsidRDefault="00C21300">
      <w:pPr>
        <w:pStyle w:val="Textocomentario"/>
      </w:pPr>
      <w:proofErr w:type="gramStart"/>
      <w:r>
        <w:t>O yo no lo estoy entendiendo??</w:t>
      </w:r>
      <w:proofErr w:type="gramEnd"/>
    </w:p>
  </w:comment>
  <w:comment w:id="113" w:author="Jara Llenas García" w:date="2025-06-18T19:19:00Z" w:initials="JLG">
    <w:p w14:paraId="1D008C65" w14:textId="77777777" w:rsidR="00C21300" w:rsidRDefault="00C21300">
      <w:pPr>
        <w:pStyle w:val="Textocomentario"/>
      </w:pPr>
      <w:r>
        <w:rPr>
          <w:rStyle w:val="Refdecomentario"/>
        </w:rPr>
        <w:annotationRef/>
      </w:r>
      <w:r>
        <w:t>Los vemos anualmente a los que no se les hace nada</w:t>
      </w:r>
    </w:p>
    <w:p w14:paraId="57EF4200" w14:textId="77777777" w:rsidR="00C21300" w:rsidRDefault="00C21300">
      <w:pPr>
        <w:pStyle w:val="Textocomentario"/>
      </w:pPr>
    </w:p>
    <w:p w14:paraId="274A5A45" w14:textId="77777777" w:rsidR="00C21300" w:rsidRDefault="00C21300">
      <w:pPr>
        <w:pStyle w:val="Textocomentario"/>
      </w:pPr>
      <w:r>
        <w:t>Se puede citar</w:t>
      </w:r>
    </w:p>
    <w:p w14:paraId="37CCBB15" w14:textId="77777777" w:rsidR="00C21300" w:rsidRDefault="00C21300" w:rsidP="00C21300">
      <w:pPr>
        <w:pStyle w:val="Default"/>
      </w:pPr>
    </w:p>
    <w:p w14:paraId="2EC5BDAF" w14:textId="4431EED8" w:rsidR="00C21300" w:rsidRDefault="00C21300" w:rsidP="00C21300">
      <w:pPr>
        <w:pStyle w:val="Textocomentario"/>
      </w:pPr>
      <w:r>
        <w:t xml:space="preserve"> </w:t>
      </w:r>
      <w:r>
        <w:rPr>
          <w:rFonts w:cs="Helvetica LT Std Cond"/>
          <w:color w:val="000000"/>
          <w:sz w:val="16"/>
          <w:szCs w:val="16"/>
        </w:rPr>
        <w:t>Bosch-Nicolau P, Herrero-Martínez JM, Arsuaga M, Chamorro-</w:t>
      </w:r>
      <w:proofErr w:type="spellStart"/>
      <w:r>
        <w:rPr>
          <w:rFonts w:cs="Helvetica LT Std Cond"/>
          <w:color w:val="000000"/>
          <w:sz w:val="16"/>
          <w:szCs w:val="16"/>
        </w:rPr>
        <w:t>Tojeiro</w:t>
      </w:r>
      <w:proofErr w:type="spellEnd"/>
      <w:r>
        <w:rPr>
          <w:rFonts w:cs="Helvetica LT Std Cond"/>
          <w:color w:val="000000"/>
          <w:sz w:val="16"/>
          <w:szCs w:val="16"/>
        </w:rPr>
        <w:t xml:space="preserve"> S, Carrillo I, Bea-Serrano C, et al. </w:t>
      </w:r>
      <w:r w:rsidRPr="00C21300">
        <w:rPr>
          <w:rFonts w:cs="Helvetica LT Std Cond"/>
          <w:color w:val="000000"/>
          <w:sz w:val="16"/>
          <w:szCs w:val="16"/>
          <w:lang w:val="en-GB"/>
        </w:rPr>
        <w:t>(2025) The Chagas non-endemic (</w:t>
      </w:r>
      <w:proofErr w:type="spellStart"/>
      <w:r w:rsidRPr="00C21300">
        <w:rPr>
          <w:rFonts w:cs="Helvetica LT Std Cond"/>
          <w:color w:val="000000"/>
          <w:sz w:val="16"/>
          <w:szCs w:val="16"/>
          <w:lang w:val="en-GB"/>
        </w:rPr>
        <w:t>ChaNoE</w:t>
      </w:r>
      <w:proofErr w:type="spellEnd"/>
      <w:r w:rsidRPr="00C21300">
        <w:rPr>
          <w:rFonts w:cs="Helvetica LT Std Cond"/>
          <w:color w:val="000000"/>
          <w:sz w:val="16"/>
          <w:szCs w:val="16"/>
          <w:lang w:val="en-GB"/>
        </w:rPr>
        <w:t xml:space="preserve">) cohort: aims and study protocol. </w:t>
      </w:r>
      <w:proofErr w:type="spellStart"/>
      <w:r>
        <w:rPr>
          <w:rFonts w:cs="Helvetica LT Std Cond"/>
          <w:color w:val="000000"/>
          <w:sz w:val="16"/>
          <w:szCs w:val="16"/>
        </w:rPr>
        <w:t>PLoS</w:t>
      </w:r>
      <w:proofErr w:type="spellEnd"/>
      <w:r>
        <w:rPr>
          <w:rFonts w:cs="Helvetica LT Std Cond"/>
          <w:color w:val="000000"/>
          <w:sz w:val="16"/>
          <w:szCs w:val="16"/>
        </w:rPr>
        <w:t xml:space="preserve"> ONE 20(4): e0320637. </w:t>
      </w:r>
      <w:r>
        <w:rPr>
          <w:rStyle w:val="A1"/>
        </w:rPr>
        <w:t>https:// doi.org/10.1371/journal.pone.0320637</w:t>
      </w:r>
    </w:p>
  </w:comment>
  <w:comment w:id="116" w:author="Jara Llenas García" w:date="2025-06-18T19:22:00Z" w:initials="JLG">
    <w:p w14:paraId="57E505D1" w14:textId="77777777" w:rsidR="00D334ED" w:rsidRDefault="00D334ED">
      <w:pPr>
        <w:pStyle w:val="Textocomentario"/>
      </w:pPr>
      <w:r>
        <w:rPr>
          <w:rStyle w:val="Refdecomentario"/>
        </w:rPr>
        <w:annotationRef/>
      </w:r>
      <w:r>
        <w:t>Igual se entiende mejor si se pone los costes anuales en cada categoría (indeterminada no tratada, indeterminada tratada, crónica digestiva y crónica cardiaca)</w:t>
      </w:r>
    </w:p>
    <w:p w14:paraId="5E7DECD2" w14:textId="77777777" w:rsidR="00890B24" w:rsidRDefault="00890B24">
      <w:pPr>
        <w:pStyle w:val="Textocomentario"/>
      </w:pPr>
    </w:p>
    <w:p w14:paraId="1963B626" w14:textId="573407E1" w:rsidR="00890B24" w:rsidRDefault="00890B24">
      <w:pPr>
        <w:pStyle w:val="Textocomentario"/>
      </w:pPr>
      <w:r>
        <w:t>He visto que esto está en el suplementario, pero como se llega de esas tablas a esta no lo veo claro y como se ha elegido el número en cada estrato tampoco</w:t>
      </w:r>
    </w:p>
  </w:comment>
  <w:comment w:id="156" w:author="Jose Antonio Perez Molina" w:date="2025-06-12T07:43:00Z" w:initials="JP">
    <w:p w14:paraId="54937BC0" w14:textId="77777777" w:rsidR="00B2243A" w:rsidRDefault="00B2243A" w:rsidP="00935779">
      <w:r>
        <w:rPr>
          <w:rStyle w:val="Refdecomentario"/>
        </w:rPr>
        <w:annotationRef/>
      </w:r>
      <w:r>
        <w:rPr>
          <w:sz w:val="20"/>
          <w:szCs w:val="20"/>
        </w:rPr>
        <w:t xml:space="preserve">Seguro que está bien </w:t>
      </w:r>
      <w:proofErr w:type="gramStart"/>
      <w:r>
        <w:rPr>
          <w:sz w:val="20"/>
          <w:szCs w:val="20"/>
        </w:rPr>
        <w:t>explicado</w:t>
      </w:r>
      <w:proofErr w:type="gramEnd"/>
      <w:r>
        <w:rPr>
          <w:sz w:val="20"/>
          <w:szCs w:val="20"/>
        </w:rPr>
        <w:t xml:space="preserve"> pero me confunde. Supongo que un riesgo elevado de desarrollar afectación cardiaca haría el tratamiento mucho más coste eficaz. tal y como está escrito parece (que no lo será) que el impacto es bajo</w:t>
      </w:r>
    </w:p>
  </w:comment>
  <w:comment w:id="157" w:author="Jara Llenas García" w:date="2025-06-18T19:41:00Z" w:initials="JLG">
    <w:p w14:paraId="2AE33681" w14:textId="77777777" w:rsidR="004C0AC1" w:rsidRDefault="00A756DF">
      <w:pPr>
        <w:pStyle w:val="Textocomentario"/>
      </w:pPr>
      <w:r>
        <w:rPr>
          <w:rStyle w:val="Refdecomentario"/>
        </w:rPr>
        <w:annotationRef/>
      </w:r>
      <w:r>
        <w:t xml:space="preserve">Esto no lo entiendo, lo siento. A &gt;riesgo de progresión a forma cardiaca más coste-eficaz debería ser, </w:t>
      </w:r>
      <w:proofErr w:type="gramStart"/>
      <w:r>
        <w:t>no?</w:t>
      </w:r>
      <w:proofErr w:type="gramEnd"/>
      <w:r>
        <w:t xml:space="preserve"> </w:t>
      </w:r>
      <w:proofErr w:type="gramStart"/>
      <w:r w:rsidR="004C0AC1">
        <w:t>Será la menor reducción del riesgo de progresión tras benznidazol lo que puede hacer que no sea coste-eficaz?</w:t>
      </w:r>
      <w:proofErr w:type="gramEnd"/>
      <w:r w:rsidR="004C0AC1">
        <w:t xml:space="preserve"> </w:t>
      </w:r>
    </w:p>
    <w:p w14:paraId="1A404E1A" w14:textId="0EC807E3" w:rsidR="00A756DF" w:rsidRDefault="00A756DF">
      <w:pPr>
        <w:pStyle w:val="Textocomentario"/>
      </w:pPr>
      <w:proofErr w:type="gramStart"/>
      <w:r>
        <w:t>Además</w:t>
      </w:r>
      <w:proofErr w:type="gramEnd"/>
      <w:r>
        <w:t xml:space="preserve"> en la figura yo no lo interpreto así </w:t>
      </w:r>
      <w:r w:rsidR="004C0AC1">
        <w:t>(pero ya sabéis que a mí esto me cuesta……pero bueno al lector no acostumbrado a CE también :-)</w:t>
      </w:r>
    </w:p>
  </w:comment>
  <w:comment w:id="160" w:author="Jose Antonio Perez Molina" w:date="2025-06-12T07:46:00Z" w:initials="JP">
    <w:p w14:paraId="6F5565D3" w14:textId="77777777" w:rsidR="00B2243A" w:rsidRDefault="00B2243A" w:rsidP="00935779">
      <w:r>
        <w:rPr>
          <w:rStyle w:val="Refdecomentario"/>
        </w:rPr>
        <w:annotationRef/>
      </w:r>
      <w:r>
        <w:rPr>
          <w:sz w:val="20"/>
          <w:szCs w:val="20"/>
        </w:rPr>
        <w:t>Entiendo que las figuras las puedes exportar en alta resolución (al menos 300 dpi) sino no te las publican. Si fuera posible y dado que es una figura con el texto en horizontal, sería bueno que los parámetros no estuvieran abreviados. Simplifica y clarifica mucho la lectura de la figura</w:t>
      </w:r>
    </w:p>
  </w:comment>
  <w:comment w:id="174" w:author="Jara Llenas García" w:date="2025-06-18T19:56:00Z" w:initials="JLG">
    <w:p w14:paraId="0C93A3AF" w14:textId="59EF7D90" w:rsidR="00725B28" w:rsidRDefault="00725B28">
      <w:pPr>
        <w:pStyle w:val="Textocomentario"/>
      </w:pPr>
      <w:r>
        <w:rPr>
          <w:rStyle w:val="Refdecomentario"/>
        </w:rPr>
        <w:annotationRef/>
      </w:r>
      <w:r>
        <w:t xml:space="preserve">Llama la atención que haya un % aunque sea pequeño que pueda aumentar costes y disminuir </w:t>
      </w:r>
      <w:proofErr w:type="spellStart"/>
      <w:r>
        <w:t>QALYs</w:t>
      </w:r>
      <w:proofErr w:type="spellEnd"/>
      <w:r>
        <w:t xml:space="preserve"> </w:t>
      </w:r>
    </w:p>
  </w:comment>
  <w:comment w:id="189" w:author="Jara Llenas García" w:date="2025-06-18T19:33:00Z" w:initials="JLG">
    <w:p w14:paraId="05A477C9" w14:textId="77777777" w:rsidR="0090616C" w:rsidRPr="00725B28" w:rsidRDefault="0090616C" w:rsidP="0090616C">
      <w:pPr>
        <w:rPr>
          <w:rFonts w:ascii="Times New Roman" w:hAnsi="Times New Roman" w:cs="Times New Roman"/>
          <w:b/>
          <w:bCs/>
        </w:rPr>
      </w:pPr>
      <w:r>
        <w:rPr>
          <w:rStyle w:val="Refdecomentario"/>
        </w:rPr>
        <w:annotationRef/>
      </w:r>
      <w:proofErr w:type="spellStart"/>
      <w:r w:rsidRPr="00725B28">
        <w:rPr>
          <w:rFonts w:ascii="Times New Roman" w:hAnsi="Times New Roman" w:cs="Times New Roman"/>
          <w:b/>
          <w:bCs/>
        </w:rPr>
        <w:t>Evidence</w:t>
      </w:r>
      <w:proofErr w:type="spellEnd"/>
      <w:r w:rsidRPr="00725B28">
        <w:rPr>
          <w:rFonts w:ascii="Times New Roman" w:hAnsi="Times New Roman" w:cs="Times New Roman"/>
          <w:b/>
          <w:bCs/>
        </w:rPr>
        <w:t xml:space="preserve"> </w:t>
      </w:r>
      <w:proofErr w:type="spellStart"/>
      <w:r w:rsidRPr="00725B28">
        <w:rPr>
          <w:rFonts w:ascii="Times New Roman" w:hAnsi="Times New Roman" w:cs="Times New Roman"/>
          <w:b/>
          <w:bCs/>
        </w:rPr>
        <w:t>before</w:t>
      </w:r>
      <w:proofErr w:type="spellEnd"/>
      <w:r w:rsidRPr="00725B28">
        <w:rPr>
          <w:rFonts w:ascii="Times New Roman" w:hAnsi="Times New Roman" w:cs="Times New Roman"/>
          <w:b/>
          <w:bCs/>
        </w:rPr>
        <w:t xml:space="preserve"> </w:t>
      </w:r>
      <w:proofErr w:type="spellStart"/>
      <w:r w:rsidRPr="00725B28">
        <w:rPr>
          <w:rFonts w:ascii="Times New Roman" w:hAnsi="Times New Roman" w:cs="Times New Roman"/>
          <w:b/>
          <w:bCs/>
        </w:rPr>
        <w:t>this</w:t>
      </w:r>
      <w:proofErr w:type="spellEnd"/>
      <w:r w:rsidRPr="00725B28">
        <w:rPr>
          <w:rFonts w:ascii="Times New Roman" w:hAnsi="Times New Roman" w:cs="Times New Roman"/>
          <w:b/>
          <w:bCs/>
        </w:rPr>
        <w:t xml:space="preserve"> </w:t>
      </w:r>
      <w:proofErr w:type="spellStart"/>
      <w:r w:rsidRPr="00725B28">
        <w:rPr>
          <w:rFonts w:ascii="Times New Roman" w:hAnsi="Times New Roman" w:cs="Times New Roman"/>
          <w:b/>
          <w:bCs/>
        </w:rPr>
        <w:t>study</w:t>
      </w:r>
      <w:proofErr w:type="spellEnd"/>
      <w:r w:rsidRPr="00725B28">
        <w:rPr>
          <w:rFonts w:ascii="Times New Roman" w:hAnsi="Times New Roman" w:cs="Times New Roman"/>
          <w:b/>
          <w:bCs/>
        </w:rPr>
        <w:t xml:space="preserve"> </w:t>
      </w:r>
    </w:p>
    <w:p w14:paraId="11941AC3" w14:textId="479E1815" w:rsidR="0090616C" w:rsidRPr="002A40E0" w:rsidRDefault="0090616C" w:rsidP="0090616C">
      <w:pPr>
        <w:rPr>
          <w:rFonts w:ascii="Times New Roman" w:hAnsi="Times New Roman" w:cs="Times New Roman"/>
          <w:lang w:val="en-US"/>
        </w:rPr>
      </w:pPr>
      <w:r w:rsidRPr="002A40E0">
        <w:rPr>
          <w:rFonts w:ascii="Times New Roman" w:hAnsi="Times New Roman" w:cs="Times New Roman"/>
          <w:lang w:val="en-US"/>
        </w:rPr>
        <w:t xml:space="preserve">For </w:t>
      </w:r>
      <w:r>
        <w:rPr>
          <w:rFonts w:ascii="Times New Roman" w:hAnsi="Times New Roman" w:cs="Times New Roman"/>
          <w:lang w:val="en-US"/>
        </w:rPr>
        <w:t xml:space="preserve">some </w:t>
      </w:r>
      <w:r w:rsidRPr="002A40E0">
        <w:rPr>
          <w:rFonts w:ascii="Times New Roman" w:hAnsi="Times New Roman" w:cs="Times New Roman"/>
          <w:lang w:val="en-US"/>
        </w:rPr>
        <w:t xml:space="preserve">patients, the cost of benznidazole remains a substantial </w:t>
      </w:r>
      <w:proofErr w:type="gramStart"/>
      <w:r w:rsidRPr="002A40E0">
        <w:rPr>
          <w:rFonts w:ascii="Times New Roman" w:hAnsi="Times New Roman" w:cs="Times New Roman"/>
          <w:lang w:val="en-US"/>
        </w:rPr>
        <w:t>barrier</w:t>
      </w:r>
      <w:r>
        <w:rPr>
          <w:rFonts w:ascii="Times New Roman" w:hAnsi="Times New Roman" w:cs="Times New Roman"/>
          <w:lang w:val="en-US"/>
        </w:rPr>
        <w:t>.</w:t>
      </w:r>
      <w:r w:rsidRPr="002A40E0">
        <w:rPr>
          <w:rFonts w:ascii="Times New Roman" w:hAnsi="Times New Roman" w:cs="Times New Roman"/>
          <w:lang w:val="en-US"/>
        </w:rPr>
        <w:t>.</w:t>
      </w:r>
      <w:proofErr w:type="gramEnd"/>
      <w:r>
        <w:rPr>
          <w:rStyle w:val="Refdecomentario"/>
        </w:rPr>
        <w:annotationRef/>
      </w:r>
    </w:p>
    <w:p w14:paraId="1812AFD5" w14:textId="1FF040D8" w:rsidR="0090616C" w:rsidRPr="0090616C" w:rsidRDefault="0090616C">
      <w:pPr>
        <w:pStyle w:val="Textocomentario"/>
        <w:rPr>
          <w:lang w:val="en-US"/>
        </w:rPr>
      </w:pPr>
    </w:p>
  </w:comment>
  <w:comment w:id="195" w:author="Jara Llenas García" w:date="2025-06-18T19:45:00Z" w:initials="JLG">
    <w:p w14:paraId="735F545C" w14:textId="43C4C3FB" w:rsidR="004C0AC1" w:rsidRDefault="004C0AC1">
      <w:pPr>
        <w:pStyle w:val="Textocomentario"/>
      </w:pPr>
      <w:r>
        <w:rPr>
          <w:rStyle w:val="Refdecomentario"/>
        </w:rPr>
        <w:annotationRef/>
      </w:r>
      <w:r>
        <w:t>Si cae debajo del WTP seguirá siendo coste-eficaz</w:t>
      </w:r>
    </w:p>
  </w:comment>
  <w:comment w:id="197" w:author="Jara Llenas García" w:date="2025-06-18T19:45:00Z" w:initials="JLG">
    <w:p w14:paraId="628F91A7" w14:textId="76D3A82F" w:rsidR="004C0AC1" w:rsidRDefault="004C0AC1">
      <w:pPr>
        <w:pStyle w:val="Textocomentario"/>
      </w:pPr>
      <w:r>
        <w:rPr>
          <w:rStyle w:val="Refdecomentario"/>
        </w:rPr>
        <w:annotationRef/>
      </w:r>
      <w:r>
        <w:t>En algunas comunidades sí</w:t>
      </w:r>
    </w:p>
  </w:comment>
  <w:comment w:id="198" w:author="Jara Llenas García" w:date="2025-06-18T19:47:00Z" w:initials="JLG">
    <w:p w14:paraId="5DE7F51F" w14:textId="00C79B0F" w:rsidR="002A6797" w:rsidRDefault="002A6797">
      <w:pPr>
        <w:pStyle w:val="Textocomentario"/>
      </w:pPr>
      <w:r>
        <w:rPr>
          <w:rStyle w:val="Refdecomentario"/>
        </w:rPr>
        <w:annotationRef/>
      </w:r>
      <w:r>
        <w:t xml:space="preserve">Esto no lo entiendo bien y tampoco creo que sea </w:t>
      </w:r>
      <w:proofErr w:type="spellStart"/>
      <w:r>
        <w:t>homogeneo</w:t>
      </w:r>
      <w:proofErr w:type="spellEnd"/>
      <w:r>
        <w:t xml:space="preserve"> en el territorio</w:t>
      </w:r>
    </w:p>
  </w:comment>
  <w:comment w:id="203" w:author="Jara Llenas García" w:date="2025-06-18T19:49:00Z" w:initials="JLG">
    <w:p w14:paraId="539DE630" w14:textId="5EE6B98B" w:rsidR="002A6797" w:rsidRDefault="002A6797">
      <w:pPr>
        <w:pStyle w:val="Textocomentario"/>
      </w:pPr>
      <w:r>
        <w:rPr>
          <w:rStyle w:val="Refdecomentario"/>
        </w:rPr>
        <w:annotationRef/>
      </w:r>
      <w:r>
        <w:t xml:space="preserve">No entiendo como se ha calculado esto. </w:t>
      </w:r>
      <w:proofErr w:type="gramStart"/>
      <w:r>
        <w:t>Quizás debería estar en resultados suplementarios?</w:t>
      </w:r>
      <w:proofErr w:type="gramEnd"/>
    </w:p>
  </w:comment>
  <w:comment w:id="206" w:author="Jara Llenas García" w:date="2025-06-18T19:54:00Z" w:initials="JLG">
    <w:p w14:paraId="58779C80" w14:textId="5819F078" w:rsidR="00725B28" w:rsidRDefault="00725B28">
      <w:pPr>
        <w:pStyle w:val="Textocomentario"/>
      </w:pPr>
      <w:r>
        <w:rPr>
          <w:rStyle w:val="Refdecomentario"/>
        </w:rPr>
        <w:annotationRef/>
      </w:r>
      <w:r>
        <w:t>En los resultados hemos dicho otra cosa</w:t>
      </w:r>
    </w:p>
  </w:comment>
  <w:comment w:id="209" w:author="Jara Llenas García" w:date="2025-06-18T19:50:00Z" w:initials="JLG">
    <w:p w14:paraId="7C52E2DC" w14:textId="2C3DB03D" w:rsidR="002A6797" w:rsidRDefault="002A6797">
      <w:pPr>
        <w:pStyle w:val="Textocomentario"/>
      </w:pPr>
      <w:r>
        <w:rPr>
          <w:rStyle w:val="Refdecomentario"/>
        </w:rPr>
        <w:annotationRef/>
      </w:r>
      <w:r>
        <w:t xml:space="preserve">No hemos incluido </w:t>
      </w:r>
      <w:r w:rsidR="00725B28">
        <w:t>toxicidad ni abandonos</w:t>
      </w:r>
    </w:p>
  </w:comment>
  <w:comment w:id="210" w:author="Jara Llenas García" w:date="2025-06-18T19:58:00Z" w:initials="JLG">
    <w:p w14:paraId="2731F61B" w14:textId="0AFDAE88" w:rsidR="00725B28" w:rsidRDefault="00725B28">
      <w:pPr>
        <w:pStyle w:val="Textocomentario"/>
      </w:pPr>
      <w:r>
        <w:rPr>
          <w:rStyle w:val="Refdecomentario"/>
        </w:rPr>
        <w:annotationRef/>
      </w:r>
      <w:r>
        <w:t xml:space="preserve">Entre ellos la eficacia. Entiendo que queremos hacer </w:t>
      </w:r>
      <w:proofErr w:type="spellStart"/>
      <w:r>
        <w:t>advocacy</w:t>
      </w:r>
      <w:proofErr w:type="spellEnd"/>
      <w:r>
        <w:t xml:space="preserve"> para que se financie </w:t>
      </w:r>
      <w:proofErr w:type="gramStart"/>
      <w:r>
        <w:t>benznidazol</w:t>
      </w:r>
      <w:proofErr w:type="gramEnd"/>
      <w:r>
        <w:t xml:space="preserve"> pero es un fármaco bastante tóxico, mal tolerado y con una eficacia </w:t>
      </w:r>
      <w:proofErr w:type="spellStart"/>
      <w:r>
        <w:t>regulera</w:t>
      </w:r>
      <w:proofErr w:type="spellEnd"/>
      <w:r>
        <w:t xml:space="preserve"> y creo que </w:t>
      </w:r>
      <w:r w:rsidR="00254D9F">
        <w:t xml:space="preserve">eso </w:t>
      </w:r>
      <w:r>
        <w:t>en el manuscrito está demasiado maquillado</w:t>
      </w:r>
    </w:p>
  </w:comment>
  <w:comment w:id="214" w:author="Jose Antonio Perez Molina" w:date="2025-06-12T07:55:00Z" w:initials="JP">
    <w:p w14:paraId="336E3156" w14:textId="77777777" w:rsidR="00B2243A" w:rsidRDefault="00B2243A" w:rsidP="00AF56FA">
      <w:r>
        <w:rPr>
          <w:rStyle w:val="Refdecomentario"/>
        </w:rPr>
        <w:annotationRef/>
      </w:r>
      <w:r>
        <w:rPr>
          <w:sz w:val="20"/>
          <w:szCs w:val="20"/>
        </w:rPr>
        <w:t>Creo que te lo puedes ahorrar. Confunde más que ayuda. Yo pondría All authors have no conflicts to declare</w:t>
      </w:r>
    </w:p>
  </w:comment>
  <w:comment w:id="215" w:author="Jara Llenas García" w:date="2025-06-18T20:01:00Z" w:initials="JLG">
    <w:p w14:paraId="171217F1" w14:textId="3381D3A4" w:rsidR="00725B28" w:rsidRDefault="00725B28">
      <w:pPr>
        <w:pStyle w:val="Textocomentario"/>
      </w:pPr>
      <w:r>
        <w:rPr>
          <w:rStyle w:val="Refdecomentario"/>
        </w:rPr>
        <w:annotationRef/>
      </w:r>
      <w:r>
        <w:t>Exactamente. Para este artículo no tenemos conflicto de interés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BCDE9AE" w15:done="0"/>
  <w15:commentEx w15:paraId="36B2B012" w15:done="0"/>
  <w15:commentEx w15:paraId="49C86296" w15:done="0"/>
  <w15:commentEx w15:paraId="3F62C1D2" w15:done="0"/>
  <w15:commentEx w15:paraId="648DB467" w15:done="0"/>
  <w15:commentEx w15:paraId="00B5A8B0" w15:done="0"/>
  <w15:commentEx w15:paraId="4A9CEC1F" w15:done="0"/>
  <w15:commentEx w15:paraId="72E6F30E" w15:done="0"/>
  <w15:commentEx w15:paraId="70B89190" w15:done="0"/>
  <w15:commentEx w15:paraId="5439C544" w15:done="0"/>
  <w15:commentEx w15:paraId="00494A93" w15:done="0"/>
  <w15:commentEx w15:paraId="47760F68" w15:done="0"/>
  <w15:commentEx w15:paraId="1FDDD294" w15:done="0"/>
  <w15:commentEx w15:paraId="6D761FB5" w15:done="0"/>
  <w15:commentEx w15:paraId="5AD05E99" w15:done="0"/>
  <w15:commentEx w15:paraId="22F35721" w15:done="0"/>
  <w15:commentEx w15:paraId="7FFF0A86" w15:done="0"/>
  <w15:commentEx w15:paraId="3179BB5F" w15:done="0"/>
  <w15:commentEx w15:paraId="3D434AD8" w15:paraIdParent="3179BB5F" w15:done="0"/>
  <w15:commentEx w15:paraId="479D5126" w15:done="0"/>
  <w15:commentEx w15:paraId="7091AEB6" w15:done="0"/>
  <w15:commentEx w15:paraId="39C9417A" w15:done="0"/>
  <w15:commentEx w15:paraId="2301679A" w15:done="0"/>
  <w15:commentEx w15:paraId="05DC6766" w15:done="0"/>
  <w15:commentEx w15:paraId="71F19F45" w15:done="0"/>
  <w15:commentEx w15:paraId="2F180158" w15:done="0"/>
  <w15:commentEx w15:paraId="1BA91199" w15:done="0"/>
  <w15:commentEx w15:paraId="2EC5BDAF" w15:done="0"/>
  <w15:commentEx w15:paraId="1963B626" w15:done="0"/>
  <w15:commentEx w15:paraId="54937BC0" w15:done="0"/>
  <w15:commentEx w15:paraId="1A404E1A" w15:done="0"/>
  <w15:commentEx w15:paraId="6F5565D3" w15:done="0"/>
  <w15:commentEx w15:paraId="0C93A3AF" w15:done="0"/>
  <w15:commentEx w15:paraId="1812AFD5" w15:done="0"/>
  <w15:commentEx w15:paraId="735F545C" w15:done="0"/>
  <w15:commentEx w15:paraId="628F91A7" w15:done="0"/>
  <w15:commentEx w15:paraId="5DE7F51F" w15:done="0"/>
  <w15:commentEx w15:paraId="539DE630" w15:done="0"/>
  <w15:commentEx w15:paraId="58779C80" w15:done="0"/>
  <w15:commentEx w15:paraId="7C52E2DC" w15:done="0"/>
  <w15:commentEx w15:paraId="2731F61B" w15:done="0"/>
  <w15:commentEx w15:paraId="336E3156" w15:done="0"/>
  <w15:commentEx w15:paraId="171217F1" w15:paraIdParent="336E31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F4780" w16cex:dateUtc="2025-06-11T10:15:00Z"/>
  <w16cex:commentExtensible w16cex:durableId="42BE6EDF" w16cex:dateUtc="2025-06-11T10:19:00Z"/>
  <w16cex:commentExtensible w16cex:durableId="205289BA" w16cex:dateUtc="2025-06-11T10:24:00Z"/>
  <w16cex:commentExtensible w16cex:durableId="4C60017D" w16cex:dateUtc="2025-06-11T10:35:00Z"/>
  <w16cex:commentExtensible w16cex:durableId="4374DB3F" w16cex:dateUtc="2025-06-11T10:53:00Z"/>
  <w16cex:commentExtensible w16cex:durableId="0E8E8242" w16cex:dateUtc="2025-06-11T10:30:00Z"/>
  <w16cex:commentExtensible w16cex:durableId="14B294F7" w16cex:dateUtc="2025-06-06T13:35:00Z"/>
  <w16cex:commentExtensible w16cex:durableId="280E63A1" w16cex:dateUtc="2025-06-08T20:53:00Z"/>
  <w16cex:commentExtensible w16cex:durableId="2524EC02" w16cex:dateUtc="2025-06-12T05:43:00Z"/>
  <w16cex:commentExtensible w16cex:durableId="38866F2D" w16cex:dateUtc="2025-06-12T05:46:00Z"/>
  <w16cex:commentExtensible w16cex:durableId="1CF59927" w16cex:dateUtc="2025-06-12T0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BCDE9AE" w16cid:durableId="2BFDA426"/>
  <w16cid:commentId w16cid:paraId="36B2B012" w16cid:durableId="2BFD9BDF"/>
  <w16cid:commentId w16cid:paraId="49C86296" w16cid:durableId="2BFD8405"/>
  <w16cid:commentId w16cid:paraId="3F62C1D2" w16cid:durableId="2BFD8453"/>
  <w16cid:commentId w16cid:paraId="648DB467" w16cid:durableId="791F4780"/>
  <w16cid:commentId w16cid:paraId="00B5A8B0" w16cid:durableId="2BFD9BF8"/>
  <w16cid:commentId w16cid:paraId="4A9CEC1F" w16cid:durableId="2BFD853B"/>
  <w16cid:commentId w16cid:paraId="72E6F30E" w16cid:durableId="2BFD9CF5"/>
  <w16cid:commentId w16cid:paraId="70B89190" w16cid:durableId="2BFD881B"/>
  <w16cid:commentId w16cid:paraId="5439C544" w16cid:durableId="2BFD9EF6"/>
  <w16cid:commentId w16cid:paraId="00494A93" w16cid:durableId="2BFD879B"/>
  <w16cid:commentId w16cid:paraId="47760F68" w16cid:durableId="42BE6EDF"/>
  <w16cid:commentId w16cid:paraId="1FDDD294" w16cid:durableId="205289BA"/>
  <w16cid:commentId w16cid:paraId="6D761FB5" w16cid:durableId="2BFD8F0E"/>
  <w16cid:commentId w16cid:paraId="5AD05E99" w16cid:durableId="4C60017D"/>
  <w16cid:commentId w16cid:paraId="22F35721" w16cid:durableId="4374DB3F"/>
  <w16cid:commentId w16cid:paraId="7FFF0A86" w16cid:durableId="0E8E8242"/>
  <w16cid:commentId w16cid:paraId="3179BB5F" w16cid:durableId="14B294F7"/>
  <w16cid:commentId w16cid:paraId="3D434AD8" w16cid:durableId="280E63A1"/>
  <w16cid:commentId w16cid:paraId="479D5126" w16cid:durableId="2BFD89B3"/>
  <w16cid:commentId w16cid:paraId="7091AEB6" w16cid:durableId="2BFD8AE0"/>
  <w16cid:commentId w16cid:paraId="39C9417A" w16cid:durableId="2BFD8F89"/>
  <w16cid:commentId w16cid:paraId="2301679A" w16cid:durableId="2BFD8C96"/>
  <w16cid:commentId w16cid:paraId="05DC6766" w16cid:durableId="2BFD8CBA"/>
  <w16cid:commentId w16cid:paraId="71F19F45" w16cid:durableId="2BFD8D12"/>
  <w16cid:commentId w16cid:paraId="2F180158" w16cid:durableId="2BFD8D2C"/>
  <w16cid:commentId w16cid:paraId="1BA91199" w16cid:durableId="2BFD8E0A"/>
  <w16cid:commentId w16cid:paraId="2EC5BDAF" w16cid:durableId="2BFD8FB1"/>
  <w16cid:commentId w16cid:paraId="1963B626" w16cid:durableId="2BFD907C"/>
  <w16cid:commentId w16cid:paraId="54937BC0" w16cid:durableId="2524EC02"/>
  <w16cid:commentId w16cid:paraId="1A404E1A" w16cid:durableId="2BFD94DE"/>
  <w16cid:commentId w16cid:paraId="6F5565D3" w16cid:durableId="38866F2D"/>
  <w16cid:commentId w16cid:paraId="0C93A3AF" w16cid:durableId="2BFD9875"/>
  <w16cid:commentId w16cid:paraId="1812AFD5" w16cid:durableId="2BFD92EC"/>
  <w16cid:commentId w16cid:paraId="735F545C" w16cid:durableId="2BFD95CA"/>
  <w16cid:commentId w16cid:paraId="628F91A7" w16cid:durableId="2BFD95EB"/>
  <w16cid:commentId w16cid:paraId="5DE7F51F" w16cid:durableId="2BFD9646"/>
  <w16cid:commentId w16cid:paraId="539DE630" w16cid:durableId="2BFD96B1"/>
  <w16cid:commentId w16cid:paraId="58779C80" w16cid:durableId="2BFD97E7"/>
  <w16cid:commentId w16cid:paraId="7C52E2DC" w16cid:durableId="2BFD96F9"/>
  <w16cid:commentId w16cid:paraId="2731F61B" w16cid:durableId="2BFD98F8"/>
  <w16cid:commentId w16cid:paraId="336E3156" w16cid:durableId="1CF59927"/>
  <w16cid:commentId w16cid:paraId="171217F1" w16cid:durableId="2BFD99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38671" w14:textId="77777777" w:rsidR="0007406D" w:rsidRDefault="0007406D" w:rsidP="005867B0">
      <w:pPr>
        <w:spacing w:after="0" w:line="240" w:lineRule="auto"/>
      </w:pPr>
      <w:r>
        <w:separator/>
      </w:r>
    </w:p>
  </w:endnote>
  <w:endnote w:type="continuationSeparator" w:id="0">
    <w:p w14:paraId="3FC65C42" w14:textId="77777777" w:rsidR="0007406D" w:rsidRDefault="0007406D"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LT Std Con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B2243A" w:rsidRDefault="00B2243A">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B2243A" w:rsidRDefault="00B224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0D6115" w14:textId="77777777" w:rsidR="0007406D" w:rsidRDefault="0007406D" w:rsidP="005867B0">
      <w:pPr>
        <w:spacing w:after="0" w:line="240" w:lineRule="auto"/>
      </w:pPr>
      <w:r>
        <w:separator/>
      </w:r>
    </w:p>
  </w:footnote>
  <w:footnote w:type="continuationSeparator" w:id="0">
    <w:p w14:paraId="6C3F32B9" w14:textId="77777777" w:rsidR="0007406D" w:rsidRDefault="0007406D"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ra Llenas García">
    <w15:presenceInfo w15:providerId="Windows Live" w15:userId="373e86bdc886435c"/>
  </w15:person>
  <w15:person w15:author="Jose Antonio Perez Molina">
    <w15:presenceInfo w15:providerId="Windows Live" w15:userId="e2d6482006647e02"/>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7406D"/>
    <w:rsid w:val="000763CA"/>
    <w:rsid w:val="000836D7"/>
    <w:rsid w:val="00087635"/>
    <w:rsid w:val="000975C3"/>
    <w:rsid w:val="000A0B53"/>
    <w:rsid w:val="000E547A"/>
    <w:rsid w:val="000F0589"/>
    <w:rsid w:val="000F283A"/>
    <w:rsid w:val="000F4217"/>
    <w:rsid w:val="001165BE"/>
    <w:rsid w:val="00123985"/>
    <w:rsid w:val="001323D0"/>
    <w:rsid w:val="00146F40"/>
    <w:rsid w:val="001633E0"/>
    <w:rsid w:val="00181851"/>
    <w:rsid w:val="00192464"/>
    <w:rsid w:val="001A4FE7"/>
    <w:rsid w:val="001B79F9"/>
    <w:rsid w:val="001D321D"/>
    <w:rsid w:val="001E4F42"/>
    <w:rsid w:val="00202DEB"/>
    <w:rsid w:val="002217CE"/>
    <w:rsid w:val="00230E49"/>
    <w:rsid w:val="002342FB"/>
    <w:rsid w:val="00254D9F"/>
    <w:rsid w:val="002630DF"/>
    <w:rsid w:val="002A40E0"/>
    <w:rsid w:val="002A6797"/>
    <w:rsid w:val="002C37EF"/>
    <w:rsid w:val="002C4B09"/>
    <w:rsid w:val="002C5B91"/>
    <w:rsid w:val="002D3946"/>
    <w:rsid w:val="002D427E"/>
    <w:rsid w:val="002D489E"/>
    <w:rsid w:val="002E414B"/>
    <w:rsid w:val="002E7295"/>
    <w:rsid w:val="003100FF"/>
    <w:rsid w:val="00333BE3"/>
    <w:rsid w:val="0033599A"/>
    <w:rsid w:val="003567E7"/>
    <w:rsid w:val="00382A72"/>
    <w:rsid w:val="00386A5C"/>
    <w:rsid w:val="00395FF4"/>
    <w:rsid w:val="003B2C13"/>
    <w:rsid w:val="003B357F"/>
    <w:rsid w:val="003B442C"/>
    <w:rsid w:val="003D082C"/>
    <w:rsid w:val="003D301F"/>
    <w:rsid w:val="004027B5"/>
    <w:rsid w:val="0040705B"/>
    <w:rsid w:val="00472E24"/>
    <w:rsid w:val="00483FE2"/>
    <w:rsid w:val="00490CF5"/>
    <w:rsid w:val="004946A2"/>
    <w:rsid w:val="004A50FD"/>
    <w:rsid w:val="004B759A"/>
    <w:rsid w:val="004C0AC1"/>
    <w:rsid w:val="004C1B3E"/>
    <w:rsid w:val="004C64A6"/>
    <w:rsid w:val="004F3AAF"/>
    <w:rsid w:val="005001EC"/>
    <w:rsid w:val="00516740"/>
    <w:rsid w:val="00520B88"/>
    <w:rsid w:val="0052768E"/>
    <w:rsid w:val="00567AE1"/>
    <w:rsid w:val="005770BB"/>
    <w:rsid w:val="005867B0"/>
    <w:rsid w:val="005905A3"/>
    <w:rsid w:val="0059492E"/>
    <w:rsid w:val="005B59A1"/>
    <w:rsid w:val="005C3963"/>
    <w:rsid w:val="005C4A25"/>
    <w:rsid w:val="00600B06"/>
    <w:rsid w:val="0063073C"/>
    <w:rsid w:val="006355DB"/>
    <w:rsid w:val="006439F1"/>
    <w:rsid w:val="00653499"/>
    <w:rsid w:val="00656AFD"/>
    <w:rsid w:val="00670AAC"/>
    <w:rsid w:val="00697A1B"/>
    <w:rsid w:val="006B0B05"/>
    <w:rsid w:val="006D11F7"/>
    <w:rsid w:val="007009A4"/>
    <w:rsid w:val="00725B28"/>
    <w:rsid w:val="0074339A"/>
    <w:rsid w:val="00744CEA"/>
    <w:rsid w:val="0075271E"/>
    <w:rsid w:val="00756BB7"/>
    <w:rsid w:val="00756BCA"/>
    <w:rsid w:val="00785275"/>
    <w:rsid w:val="00795F26"/>
    <w:rsid w:val="007B38E2"/>
    <w:rsid w:val="007C1BD3"/>
    <w:rsid w:val="007D4C0F"/>
    <w:rsid w:val="008000CA"/>
    <w:rsid w:val="008003B5"/>
    <w:rsid w:val="008045F7"/>
    <w:rsid w:val="00806C80"/>
    <w:rsid w:val="00811A2D"/>
    <w:rsid w:val="0084153F"/>
    <w:rsid w:val="00842C0B"/>
    <w:rsid w:val="00890B24"/>
    <w:rsid w:val="008A01E3"/>
    <w:rsid w:val="008B4A09"/>
    <w:rsid w:val="008F46CE"/>
    <w:rsid w:val="008F5B1A"/>
    <w:rsid w:val="00904464"/>
    <w:rsid w:val="00904FA4"/>
    <w:rsid w:val="0090616C"/>
    <w:rsid w:val="009206CE"/>
    <w:rsid w:val="00926AFE"/>
    <w:rsid w:val="00935779"/>
    <w:rsid w:val="00935E89"/>
    <w:rsid w:val="00943D89"/>
    <w:rsid w:val="00951F0B"/>
    <w:rsid w:val="00956123"/>
    <w:rsid w:val="0096191B"/>
    <w:rsid w:val="00975EBD"/>
    <w:rsid w:val="00981323"/>
    <w:rsid w:val="009F4708"/>
    <w:rsid w:val="00A0420F"/>
    <w:rsid w:val="00A16DC5"/>
    <w:rsid w:val="00A272FE"/>
    <w:rsid w:val="00A45908"/>
    <w:rsid w:val="00A543A5"/>
    <w:rsid w:val="00A66ED9"/>
    <w:rsid w:val="00A71DAD"/>
    <w:rsid w:val="00A756DF"/>
    <w:rsid w:val="00A76FF2"/>
    <w:rsid w:val="00A8414B"/>
    <w:rsid w:val="00A86757"/>
    <w:rsid w:val="00A95EFB"/>
    <w:rsid w:val="00A976B6"/>
    <w:rsid w:val="00AB5D9E"/>
    <w:rsid w:val="00AC7710"/>
    <w:rsid w:val="00AE155A"/>
    <w:rsid w:val="00AE6DD1"/>
    <w:rsid w:val="00AF29D7"/>
    <w:rsid w:val="00AF56FA"/>
    <w:rsid w:val="00B030DA"/>
    <w:rsid w:val="00B16C9C"/>
    <w:rsid w:val="00B2243A"/>
    <w:rsid w:val="00B328E9"/>
    <w:rsid w:val="00B52036"/>
    <w:rsid w:val="00B56FAF"/>
    <w:rsid w:val="00B6229C"/>
    <w:rsid w:val="00B83226"/>
    <w:rsid w:val="00BA124D"/>
    <w:rsid w:val="00BA16D8"/>
    <w:rsid w:val="00BA73A4"/>
    <w:rsid w:val="00BB0024"/>
    <w:rsid w:val="00BB2DC8"/>
    <w:rsid w:val="00BC0F19"/>
    <w:rsid w:val="00BD29BF"/>
    <w:rsid w:val="00BD525B"/>
    <w:rsid w:val="00BD65A3"/>
    <w:rsid w:val="00C165EF"/>
    <w:rsid w:val="00C21300"/>
    <w:rsid w:val="00C22C7C"/>
    <w:rsid w:val="00C22E6F"/>
    <w:rsid w:val="00C23292"/>
    <w:rsid w:val="00C2701F"/>
    <w:rsid w:val="00C50DE1"/>
    <w:rsid w:val="00C60CBF"/>
    <w:rsid w:val="00C81388"/>
    <w:rsid w:val="00C81CAF"/>
    <w:rsid w:val="00C834B3"/>
    <w:rsid w:val="00C872A1"/>
    <w:rsid w:val="00C976AD"/>
    <w:rsid w:val="00CC0C2D"/>
    <w:rsid w:val="00CD4824"/>
    <w:rsid w:val="00CD4DDA"/>
    <w:rsid w:val="00CE3BFB"/>
    <w:rsid w:val="00CE5B67"/>
    <w:rsid w:val="00D05B6C"/>
    <w:rsid w:val="00D14010"/>
    <w:rsid w:val="00D25171"/>
    <w:rsid w:val="00D334ED"/>
    <w:rsid w:val="00D4331F"/>
    <w:rsid w:val="00D466A2"/>
    <w:rsid w:val="00DC3F23"/>
    <w:rsid w:val="00DD18CE"/>
    <w:rsid w:val="00DD6C06"/>
    <w:rsid w:val="00DE0C1F"/>
    <w:rsid w:val="00DE3C0A"/>
    <w:rsid w:val="00DF0B8C"/>
    <w:rsid w:val="00E1283F"/>
    <w:rsid w:val="00E451AC"/>
    <w:rsid w:val="00E46CE0"/>
    <w:rsid w:val="00E6246C"/>
    <w:rsid w:val="00E76788"/>
    <w:rsid w:val="00E9120F"/>
    <w:rsid w:val="00EA27E3"/>
    <w:rsid w:val="00EA72EB"/>
    <w:rsid w:val="00EB1CC7"/>
    <w:rsid w:val="00EB74AD"/>
    <w:rsid w:val="00EC627A"/>
    <w:rsid w:val="00EE6EDD"/>
    <w:rsid w:val="00F21B8B"/>
    <w:rsid w:val="00F479C3"/>
    <w:rsid w:val="00F57AA9"/>
    <w:rsid w:val="00F7604D"/>
    <w:rsid w:val="00F8087A"/>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B2243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243A"/>
    <w:rPr>
      <w:rFonts w:ascii="Segoe UI" w:hAnsi="Segoe UI" w:cs="Segoe UI"/>
      <w:sz w:val="18"/>
      <w:szCs w:val="18"/>
    </w:rPr>
  </w:style>
  <w:style w:type="paragraph" w:customStyle="1" w:styleId="Default">
    <w:name w:val="Default"/>
    <w:rsid w:val="00C21300"/>
    <w:pPr>
      <w:autoSpaceDE w:val="0"/>
      <w:autoSpaceDN w:val="0"/>
      <w:adjustRightInd w:val="0"/>
      <w:spacing w:after="0" w:line="240" w:lineRule="auto"/>
    </w:pPr>
    <w:rPr>
      <w:rFonts w:ascii="Helvetica LT Std Cond" w:hAnsi="Helvetica LT Std Cond" w:cs="Helvetica LT Std Cond"/>
      <w:color w:val="000000"/>
      <w:kern w:val="0"/>
      <w:sz w:val="24"/>
      <w:szCs w:val="24"/>
    </w:rPr>
  </w:style>
  <w:style w:type="character" w:customStyle="1" w:styleId="A1">
    <w:name w:val="A1"/>
    <w:uiPriority w:val="99"/>
    <w:rsid w:val="00C21300"/>
    <w:rPr>
      <w:rFonts w:cs="Helvetica LT Std Cond"/>
      <w:color w:val="000000"/>
      <w:sz w:val="16"/>
      <w:szCs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if"/><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836B8-66FA-4998-8A5B-D14D19E59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18</Pages>
  <Words>22195</Words>
  <Characters>122075</Characters>
  <Application>Microsoft Office Word</Application>
  <DocSecurity>0</DocSecurity>
  <Lines>1017</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Jara Llenas García</cp:lastModifiedBy>
  <cp:revision>5</cp:revision>
  <dcterms:created xsi:type="dcterms:W3CDTF">2025-06-18T17:37:00Z</dcterms:created>
  <dcterms:modified xsi:type="dcterms:W3CDTF">2025-06-18T19:04:00Z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id="Bam51Sxq"/&gt;&lt;style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