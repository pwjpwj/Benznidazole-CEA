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784FA8" w14:textId="5B349B6F" w:rsidR="00A272FE" w:rsidRPr="000F283A" w:rsidRDefault="00A272FE" w:rsidP="000F283A">
      <w:pPr>
        <w:spacing w:line="360" w:lineRule="auto"/>
        <w:jc w:val="center"/>
        <w:rPr>
          <w:rFonts w:ascii="Times New Roman" w:hAnsi="Times New Roman" w:cs="Times New Roman"/>
          <w:b/>
          <w:bCs/>
          <w:sz w:val="28"/>
          <w:szCs w:val="28"/>
          <w:lang w:val="en-US"/>
        </w:rPr>
      </w:pPr>
      <w:r w:rsidRPr="000F283A">
        <w:rPr>
          <w:rFonts w:ascii="Times New Roman" w:hAnsi="Times New Roman" w:cs="Times New Roman"/>
          <w:b/>
          <w:bCs/>
          <w:color w:val="000000"/>
          <w:sz w:val="28"/>
          <w:szCs w:val="28"/>
          <w:lang w:val="en-US"/>
        </w:rPr>
        <w:t>Benznidazole Therapy Yields Cost-Saving Benefits for Chronic Chagas Disease in a European Healthcare Context</w:t>
      </w:r>
    </w:p>
    <w:p w14:paraId="3693D25C" w14:textId="77777777" w:rsidR="00A272FE" w:rsidRDefault="00A272FE" w:rsidP="003567E7">
      <w:pPr>
        <w:spacing w:line="360" w:lineRule="auto"/>
        <w:rPr>
          <w:lang w:val="en-US"/>
        </w:rPr>
      </w:pPr>
    </w:p>
    <w:p w14:paraId="2FC1E5C2" w14:textId="327EE8A0" w:rsidR="006439F1" w:rsidRPr="000F283A" w:rsidRDefault="006439F1" w:rsidP="003567E7">
      <w:pPr>
        <w:spacing w:line="360" w:lineRule="auto"/>
        <w:rPr>
          <w:rFonts w:ascii="Times New Roman" w:hAnsi="Times New Roman" w:cs="Times New Roman"/>
        </w:rPr>
      </w:pPr>
      <w:proofErr w:type="spellStart"/>
      <w:r w:rsidRPr="000F283A">
        <w:rPr>
          <w:rFonts w:ascii="Times New Roman" w:hAnsi="Times New Roman" w:cs="Times New Roman"/>
        </w:rPr>
        <w:t>Authors</w:t>
      </w:r>
      <w:proofErr w:type="spellEnd"/>
      <w:r w:rsidRPr="000F283A">
        <w:rPr>
          <w:rFonts w:ascii="Times New Roman" w:hAnsi="Times New Roman" w:cs="Times New Roman"/>
        </w:rPr>
        <w:t>: Philip Erick Wikman-Jorgensen</w:t>
      </w:r>
      <w:r w:rsidRPr="000F283A">
        <w:rPr>
          <w:rFonts w:ascii="Times New Roman" w:hAnsi="Times New Roman" w:cs="Times New Roman"/>
          <w:vertAlign w:val="superscript"/>
        </w:rPr>
        <w:t>1,2</w:t>
      </w:r>
      <w:r w:rsidRPr="000F283A">
        <w:rPr>
          <w:rFonts w:ascii="Times New Roman" w:hAnsi="Times New Roman" w:cs="Times New Roman"/>
        </w:rPr>
        <w:t>, Clara Crespillo</w:t>
      </w:r>
      <w:r w:rsidR="00034CD9" w:rsidRPr="000F283A">
        <w:rPr>
          <w:rFonts w:ascii="Times New Roman" w:hAnsi="Times New Roman" w:cs="Times New Roman"/>
        </w:rPr>
        <w:t>-Andújar</w:t>
      </w:r>
      <w:r w:rsidRPr="000F283A">
        <w:rPr>
          <w:rFonts w:ascii="Times New Roman" w:hAnsi="Times New Roman" w:cs="Times New Roman"/>
          <w:vertAlign w:val="superscript"/>
        </w:rPr>
        <w:t>3</w:t>
      </w:r>
      <w:r w:rsidR="00A272FE" w:rsidRPr="000F283A">
        <w:rPr>
          <w:rFonts w:ascii="Times New Roman" w:hAnsi="Times New Roman" w:cs="Times New Roman"/>
          <w:vertAlign w:val="superscript"/>
        </w:rPr>
        <w:t>,4</w:t>
      </w:r>
      <w:r w:rsidRPr="000F283A">
        <w:rPr>
          <w:rFonts w:ascii="Times New Roman" w:hAnsi="Times New Roman" w:cs="Times New Roman"/>
        </w:rPr>
        <w:t>, Jara Llenas-García</w:t>
      </w:r>
      <w:r w:rsidRPr="000F283A">
        <w:rPr>
          <w:rFonts w:ascii="Times New Roman" w:hAnsi="Times New Roman" w:cs="Times New Roman"/>
          <w:vertAlign w:val="superscript"/>
        </w:rPr>
        <w:t>4,5</w:t>
      </w:r>
      <w:r w:rsidR="00A272FE" w:rsidRPr="000F283A">
        <w:rPr>
          <w:rFonts w:ascii="Times New Roman" w:hAnsi="Times New Roman" w:cs="Times New Roman"/>
          <w:vertAlign w:val="superscript"/>
        </w:rPr>
        <w:t>,6</w:t>
      </w:r>
      <w:r w:rsidRPr="000F283A">
        <w:rPr>
          <w:rFonts w:ascii="Times New Roman" w:hAnsi="Times New Roman" w:cs="Times New Roman"/>
        </w:rPr>
        <w:t>, Jose A</w:t>
      </w:r>
      <w:r w:rsidR="00A272FE" w:rsidRPr="000F283A">
        <w:rPr>
          <w:rFonts w:ascii="Times New Roman" w:hAnsi="Times New Roman" w:cs="Times New Roman"/>
        </w:rPr>
        <w:t>.</w:t>
      </w:r>
      <w:r w:rsidRPr="000F283A">
        <w:rPr>
          <w:rFonts w:ascii="Times New Roman" w:hAnsi="Times New Roman" w:cs="Times New Roman"/>
        </w:rPr>
        <w:t xml:space="preserve"> P</w:t>
      </w:r>
      <w:r w:rsidR="00A272FE" w:rsidRPr="000F283A">
        <w:rPr>
          <w:rFonts w:ascii="Times New Roman" w:hAnsi="Times New Roman" w:cs="Times New Roman"/>
        </w:rPr>
        <w:t>e</w:t>
      </w:r>
      <w:r w:rsidRPr="000F283A">
        <w:rPr>
          <w:rFonts w:ascii="Times New Roman" w:hAnsi="Times New Roman" w:cs="Times New Roman"/>
        </w:rPr>
        <w:t>rez-Molina</w:t>
      </w:r>
      <w:r w:rsidR="00A272FE" w:rsidRPr="000F283A">
        <w:rPr>
          <w:rFonts w:ascii="Times New Roman" w:hAnsi="Times New Roman" w:cs="Times New Roman"/>
          <w:vertAlign w:val="superscript"/>
        </w:rPr>
        <w:t>3,4</w:t>
      </w:r>
    </w:p>
    <w:p w14:paraId="4820F20B" w14:textId="77777777" w:rsidR="006439F1" w:rsidRPr="000F283A" w:rsidRDefault="006439F1" w:rsidP="003567E7">
      <w:pPr>
        <w:spacing w:line="360" w:lineRule="auto"/>
        <w:rPr>
          <w:rFonts w:ascii="Times New Roman" w:hAnsi="Times New Roman" w:cs="Times New Roman"/>
        </w:rPr>
      </w:pPr>
    </w:p>
    <w:p w14:paraId="501A6A25" w14:textId="58B8F4A9" w:rsidR="006439F1" w:rsidRPr="000F283A" w:rsidRDefault="006439F1" w:rsidP="003567E7">
      <w:pPr>
        <w:pStyle w:val="Prrafodelista"/>
        <w:numPr>
          <w:ilvl w:val="0"/>
          <w:numId w:val="1"/>
        </w:numPr>
        <w:spacing w:line="360" w:lineRule="auto"/>
        <w:rPr>
          <w:rFonts w:ascii="Times New Roman" w:hAnsi="Times New Roman" w:cs="Times New Roman"/>
        </w:rPr>
      </w:pPr>
      <w:r w:rsidRPr="000F283A">
        <w:rPr>
          <w:rFonts w:ascii="Times New Roman" w:hAnsi="Times New Roman" w:cs="Times New Roman"/>
        </w:rPr>
        <w:t xml:space="preserve">Servicio de Medicina Interna/Enfermedades Infecciosas. Hospital General Universitario de Elda-FISABIO. </w:t>
      </w:r>
    </w:p>
    <w:p w14:paraId="108CBB84" w14:textId="343B0C11" w:rsidR="006439F1" w:rsidRPr="000F283A" w:rsidRDefault="006439F1" w:rsidP="003567E7">
      <w:pPr>
        <w:pStyle w:val="Prrafodelista"/>
        <w:numPr>
          <w:ilvl w:val="0"/>
          <w:numId w:val="1"/>
        </w:numPr>
        <w:spacing w:line="360" w:lineRule="auto"/>
        <w:rPr>
          <w:rFonts w:ascii="Times New Roman" w:hAnsi="Times New Roman" w:cs="Times New Roman"/>
        </w:rPr>
      </w:pPr>
      <w:r w:rsidRPr="000F283A">
        <w:rPr>
          <w:rFonts w:ascii="Times New Roman" w:hAnsi="Times New Roman" w:cs="Times New Roman"/>
        </w:rPr>
        <w:t>Departamento de Medicina Clínica. Universidad Miguel Hernández de Elche.</w:t>
      </w:r>
    </w:p>
    <w:p w14:paraId="42DD34D9" w14:textId="1CD537D1" w:rsidR="006439F1" w:rsidRPr="000F283A" w:rsidRDefault="00A272FE" w:rsidP="003567E7">
      <w:pPr>
        <w:pStyle w:val="Prrafodelista"/>
        <w:numPr>
          <w:ilvl w:val="0"/>
          <w:numId w:val="1"/>
        </w:numPr>
        <w:spacing w:line="360" w:lineRule="auto"/>
        <w:rPr>
          <w:rFonts w:ascii="Times New Roman" w:hAnsi="Times New Roman" w:cs="Times New Roman"/>
          <w:lang w:val="en-US"/>
        </w:rPr>
      </w:pPr>
      <w:r w:rsidRPr="000F283A">
        <w:rPr>
          <w:rFonts w:ascii="Times New Roman" w:hAnsi="Times New Roman" w:cs="Times New Roman"/>
          <w:lang w:val="en-US"/>
        </w:rPr>
        <w:t xml:space="preserve">National Referral Centre for Tropical Diseases. Infectious Diseases Department. </w:t>
      </w:r>
      <w:proofErr w:type="spellStart"/>
      <w:r w:rsidRPr="000F283A">
        <w:rPr>
          <w:rFonts w:ascii="Times New Roman" w:hAnsi="Times New Roman" w:cs="Times New Roman"/>
          <w:lang w:val="en-US"/>
        </w:rPr>
        <w:t>Universitary</w:t>
      </w:r>
      <w:proofErr w:type="spellEnd"/>
      <w:r w:rsidRPr="000F283A">
        <w:rPr>
          <w:rFonts w:ascii="Times New Roman" w:hAnsi="Times New Roman" w:cs="Times New Roman"/>
          <w:lang w:val="en-US"/>
        </w:rPr>
        <w:t xml:space="preserve"> Hospital Ramón y Cajal (IRYCIS), Madrid, Spain</w:t>
      </w:r>
    </w:p>
    <w:p w14:paraId="29A7A373" w14:textId="47ABA936" w:rsidR="00A272FE" w:rsidRPr="000F283A" w:rsidRDefault="00A272FE" w:rsidP="003567E7">
      <w:pPr>
        <w:pStyle w:val="Prrafodelista"/>
        <w:numPr>
          <w:ilvl w:val="0"/>
          <w:numId w:val="1"/>
        </w:numPr>
        <w:spacing w:line="360" w:lineRule="auto"/>
        <w:rPr>
          <w:rFonts w:ascii="Times New Roman" w:hAnsi="Times New Roman" w:cs="Times New Roman"/>
        </w:rPr>
      </w:pPr>
      <w:r w:rsidRPr="000F283A">
        <w:rPr>
          <w:rFonts w:ascii="Times New Roman" w:hAnsi="Times New Roman" w:cs="Times New Roman"/>
        </w:rPr>
        <w:t xml:space="preserve">CIBERINFEC, Instituto de Salud Carlos III, Madrid, </w:t>
      </w:r>
      <w:proofErr w:type="spellStart"/>
      <w:r w:rsidRPr="000F283A">
        <w:rPr>
          <w:rFonts w:ascii="Times New Roman" w:hAnsi="Times New Roman" w:cs="Times New Roman"/>
        </w:rPr>
        <w:t>Spain</w:t>
      </w:r>
      <w:proofErr w:type="spellEnd"/>
    </w:p>
    <w:p w14:paraId="62446E9E" w14:textId="0DBC52EE" w:rsidR="006439F1" w:rsidRPr="000F283A" w:rsidRDefault="006439F1" w:rsidP="003567E7">
      <w:pPr>
        <w:pStyle w:val="Prrafodelista"/>
        <w:numPr>
          <w:ilvl w:val="0"/>
          <w:numId w:val="1"/>
        </w:numPr>
        <w:spacing w:line="360" w:lineRule="auto"/>
        <w:rPr>
          <w:rFonts w:ascii="Times New Roman" w:hAnsi="Times New Roman" w:cs="Times New Roman"/>
        </w:rPr>
      </w:pPr>
      <w:r w:rsidRPr="000F283A">
        <w:rPr>
          <w:rFonts w:ascii="Times New Roman" w:hAnsi="Times New Roman" w:cs="Times New Roman"/>
        </w:rPr>
        <w:t>Servicio de Medicina Interna/Enfermedades Infecciosas. Hospital Vega Baja-FISABIO.</w:t>
      </w:r>
    </w:p>
    <w:p w14:paraId="29C02ACF" w14:textId="052E5718" w:rsidR="006439F1" w:rsidRPr="000F283A" w:rsidRDefault="006439F1" w:rsidP="003567E7">
      <w:pPr>
        <w:pStyle w:val="Prrafodelista"/>
        <w:numPr>
          <w:ilvl w:val="0"/>
          <w:numId w:val="1"/>
        </w:numPr>
        <w:spacing w:line="360" w:lineRule="auto"/>
        <w:rPr>
          <w:rFonts w:ascii="Times New Roman" w:hAnsi="Times New Roman" w:cs="Times New Roman"/>
        </w:rPr>
      </w:pPr>
      <w:r w:rsidRPr="000F283A">
        <w:rPr>
          <w:rFonts w:ascii="Times New Roman" w:hAnsi="Times New Roman" w:cs="Times New Roman"/>
        </w:rPr>
        <w:t>Departamento de Medicina Clínica. Universidad Miguel Hernández de Elche.</w:t>
      </w:r>
    </w:p>
    <w:p w14:paraId="0BA16D06" w14:textId="77777777" w:rsidR="006439F1" w:rsidRPr="000F283A" w:rsidRDefault="006439F1" w:rsidP="003567E7">
      <w:pPr>
        <w:spacing w:line="360" w:lineRule="auto"/>
        <w:rPr>
          <w:rFonts w:ascii="Times New Roman" w:hAnsi="Times New Roman" w:cs="Times New Roman"/>
        </w:rPr>
      </w:pPr>
    </w:p>
    <w:p w14:paraId="7F7A3400" w14:textId="03E75636" w:rsidR="006439F1" w:rsidRPr="000F283A" w:rsidRDefault="0052768E" w:rsidP="003567E7">
      <w:pPr>
        <w:spacing w:line="360" w:lineRule="auto"/>
        <w:rPr>
          <w:rFonts w:ascii="Times New Roman" w:hAnsi="Times New Roman" w:cs="Times New Roman"/>
          <w:lang w:val="en-US"/>
        </w:rPr>
      </w:pPr>
      <w:proofErr w:type="spellStart"/>
      <w:r w:rsidRPr="000F283A">
        <w:rPr>
          <w:rFonts w:ascii="Times New Roman" w:hAnsi="Times New Roman" w:cs="Times New Roman"/>
        </w:rPr>
        <w:t>Corresponding</w:t>
      </w:r>
      <w:proofErr w:type="spellEnd"/>
      <w:r w:rsidRPr="000F283A">
        <w:rPr>
          <w:rFonts w:ascii="Times New Roman" w:hAnsi="Times New Roman" w:cs="Times New Roman"/>
        </w:rPr>
        <w:t xml:space="preserve"> </w:t>
      </w:r>
      <w:proofErr w:type="spellStart"/>
      <w:r w:rsidRPr="000F283A">
        <w:rPr>
          <w:rFonts w:ascii="Times New Roman" w:hAnsi="Times New Roman" w:cs="Times New Roman"/>
        </w:rPr>
        <w:t>author</w:t>
      </w:r>
      <w:proofErr w:type="spellEnd"/>
      <w:r w:rsidRPr="000F283A">
        <w:rPr>
          <w:rFonts w:ascii="Times New Roman" w:hAnsi="Times New Roman" w:cs="Times New Roman"/>
        </w:rPr>
        <w:t xml:space="preserve">: Philip Erick Wikman Jorgensen, Servicio de Medicina Interna, Hospital General Universitario </w:t>
      </w:r>
      <w:r w:rsidR="0075271E" w:rsidRPr="000F283A">
        <w:rPr>
          <w:rFonts w:ascii="Times New Roman" w:hAnsi="Times New Roman" w:cs="Times New Roman"/>
        </w:rPr>
        <w:t xml:space="preserve">de Elda, </w:t>
      </w:r>
      <w:proofErr w:type="spellStart"/>
      <w:r w:rsidRPr="000F283A">
        <w:rPr>
          <w:rFonts w:ascii="Times New Roman" w:hAnsi="Times New Roman" w:cs="Times New Roman"/>
        </w:rPr>
        <w:t>Ctra</w:t>
      </w:r>
      <w:proofErr w:type="spellEnd"/>
      <w:r w:rsidRPr="000F283A">
        <w:rPr>
          <w:rFonts w:ascii="Times New Roman" w:hAnsi="Times New Roman" w:cs="Times New Roman"/>
        </w:rPr>
        <w:t xml:space="preserve"> Elda-Sax s/n</w:t>
      </w:r>
      <w:r w:rsidR="0075271E" w:rsidRPr="000F283A">
        <w:rPr>
          <w:rFonts w:ascii="Times New Roman" w:hAnsi="Times New Roman" w:cs="Times New Roman"/>
        </w:rPr>
        <w:t xml:space="preserve">, CP 03600. </w:t>
      </w:r>
      <w:r w:rsidR="0075271E" w:rsidRPr="000F283A">
        <w:rPr>
          <w:rFonts w:ascii="Times New Roman" w:hAnsi="Times New Roman" w:cs="Times New Roman"/>
          <w:lang w:val="en-US"/>
        </w:rPr>
        <w:t>Spain.</w:t>
      </w:r>
    </w:p>
    <w:p w14:paraId="56C34CAE" w14:textId="77777777" w:rsidR="0075271E" w:rsidRPr="000F283A" w:rsidRDefault="0075271E" w:rsidP="003567E7">
      <w:pPr>
        <w:spacing w:line="360" w:lineRule="auto"/>
        <w:rPr>
          <w:rFonts w:ascii="Times New Roman" w:hAnsi="Times New Roman" w:cs="Times New Roman"/>
          <w:lang w:val="en-US"/>
        </w:rPr>
      </w:pPr>
    </w:p>
    <w:p w14:paraId="5FCBC323" w14:textId="7DC6082D" w:rsidR="0075271E" w:rsidRPr="000F283A" w:rsidRDefault="0075271E"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Keywords: Benznidazole, </w:t>
      </w:r>
      <w:r w:rsidR="00A272FE" w:rsidRPr="000F283A">
        <w:rPr>
          <w:rFonts w:ascii="Times New Roman" w:hAnsi="Times New Roman" w:cs="Times New Roman"/>
          <w:lang w:val="en-US"/>
        </w:rPr>
        <w:t xml:space="preserve">Neglected tropical diseases, </w:t>
      </w:r>
      <w:r w:rsidR="00A272FE" w:rsidRPr="000F283A">
        <w:rPr>
          <w:rFonts w:ascii="Times New Roman" w:hAnsi="Times New Roman" w:cs="Times New Roman"/>
          <w:i/>
          <w:iCs/>
          <w:lang w:val="en-US"/>
        </w:rPr>
        <w:t>Trypanosoma cruzi</w:t>
      </w:r>
      <w:r w:rsidR="00A272FE" w:rsidRPr="000F283A">
        <w:rPr>
          <w:rFonts w:ascii="Times New Roman" w:hAnsi="Times New Roman" w:cs="Times New Roman"/>
          <w:lang w:val="en-US"/>
        </w:rPr>
        <w:t xml:space="preserve">, </w:t>
      </w:r>
      <w:r w:rsidRPr="000F283A">
        <w:rPr>
          <w:rFonts w:ascii="Times New Roman" w:hAnsi="Times New Roman" w:cs="Times New Roman"/>
          <w:lang w:val="en-US"/>
        </w:rPr>
        <w:t>Chagas Disease, cost-effectiveness analysis</w:t>
      </w:r>
      <w:r w:rsidR="00A272FE" w:rsidRPr="000F283A">
        <w:rPr>
          <w:rFonts w:ascii="Times New Roman" w:hAnsi="Times New Roman" w:cs="Times New Roman"/>
          <w:lang w:val="en-US"/>
        </w:rPr>
        <w:t>, Health access</w:t>
      </w:r>
      <w:r w:rsidRPr="000F283A">
        <w:rPr>
          <w:rFonts w:ascii="Times New Roman" w:hAnsi="Times New Roman" w:cs="Times New Roman"/>
          <w:lang w:val="en-US"/>
        </w:rPr>
        <w:t>.</w:t>
      </w:r>
    </w:p>
    <w:p w14:paraId="29A40D48" w14:textId="77777777" w:rsidR="0075271E" w:rsidRPr="000F283A" w:rsidRDefault="0075271E" w:rsidP="003567E7">
      <w:pPr>
        <w:spacing w:line="360" w:lineRule="auto"/>
        <w:rPr>
          <w:rFonts w:ascii="Times New Roman" w:hAnsi="Times New Roman" w:cs="Times New Roman"/>
          <w:lang w:val="en-US"/>
        </w:rPr>
      </w:pPr>
    </w:p>
    <w:p w14:paraId="76C17B8C" w14:textId="2E81406E" w:rsidR="00A272FE" w:rsidRDefault="00A272FE">
      <w:pPr>
        <w:rPr>
          <w:lang w:val="en-US"/>
        </w:rPr>
      </w:pPr>
      <w:r>
        <w:rPr>
          <w:lang w:val="en-US"/>
        </w:rPr>
        <w:br w:type="page"/>
      </w:r>
    </w:p>
    <w:p w14:paraId="1D11EF02" w14:textId="77777777" w:rsidR="000975C3" w:rsidRPr="002A40E0" w:rsidRDefault="000975C3" w:rsidP="000975C3">
      <w:pPr>
        <w:spacing w:line="360" w:lineRule="auto"/>
        <w:rPr>
          <w:rFonts w:ascii="Times New Roman" w:hAnsi="Times New Roman" w:cs="Times New Roman"/>
          <w:lang w:val="en-US"/>
        </w:rPr>
      </w:pPr>
      <w:r w:rsidRPr="002A40E0">
        <w:rPr>
          <w:rFonts w:ascii="Times New Roman" w:hAnsi="Times New Roman" w:cs="Times New Roman"/>
          <w:b/>
          <w:bCs/>
          <w:lang w:val="en-US"/>
        </w:rPr>
        <w:lastRenderedPageBreak/>
        <w:t>Abstract</w:t>
      </w:r>
    </w:p>
    <w:p w14:paraId="540AED93" w14:textId="77777777" w:rsidR="000975C3" w:rsidRPr="002A40E0" w:rsidRDefault="000975C3" w:rsidP="000975C3">
      <w:pPr>
        <w:spacing w:line="360" w:lineRule="auto"/>
        <w:rPr>
          <w:rFonts w:ascii="Times New Roman" w:hAnsi="Times New Roman" w:cs="Times New Roman"/>
          <w:lang w:val="en-US"/>
        </w:rPr>
      </w:pPr>
      <w:r w:rsidRPr="002A40E0">
        <w:rPr>
          <w:rFonts w:ascii="Times New Roman" w:hAnsi="Times New Roman" w:cs="Times New Roman"/>
          <w:lang w:val="en-US"/>
        </w:rPr>
        <w:t>Objectives: To evaluate the cost-effectiveness of benznidazole treatment for chronic Chagas disease in a European healthcare setting. The study focuses on patients with chronic asymptomatic Chagas disease.</w:t>
      </w:r>
    </w:p>
    <w:p w14:paraId="4249160A" w14:textId="6C44B87A" w:rsidR="000975C3" w:rsidRPr="002A40E0" w:rsidRDefault="000975C3" w:rsidP="000975C3">
      <w:pPr>
        <w:spacing w:line="360" w:lineRule="auto"/>
        <w:rPr>
          <w:rFonts w:ascii="Times New Roman" w:hAnsi="Times New Roman" w:cs="Times New Roman"/>
          <w:lang w:val="en-US"/>
        </w:rPr>
      </w:pPr>
      <w:r w:rsidRPr="002A40E0">
        <w:rPr>
          <w:rFonts w:ascii="Times New Roman" w:hAnsi="Times New Roman" w:cs="Times New Roman"/>
          <w:lang w:val="en-US"/>
        </w:rPr>
        <w:t>Perspective: The study conducts a cost-effectiveness analysis, which involves evaluating costs and clinical outcomes from the perspective of the healthcare system.</w:t>
      </w:r>
    </w:p>
    <w:p w14:paraId="08DF5E38" w14:textId="77777777" w:rsidR="000975C3" w:rsidRPr="002A40E0" w:rsidRDefault="000975C3" w:rsidP="000975C3">
      <w:pPr>
        <w:spacing w:line="360" w:lineRule="auto"/>
        <w:rPr>
          <w:rFonts w:ascii="Times New Roman" w:hAnsi="Times New Roman" w:cs="Times New Roman"/>
          <w:lang w:val="en-US"/>
        </w:rPr>
      </w:pPr>
      <w:r w:rsidRPr="002A40E0">
        <w:rPr>
          <w:rFonts w:ascii="Times New Roman" w:hAnsi="Times New Roman" w:cs="Times New Roman"/>
          <w:lang w:val="en-US"/>
        </w:rPr>
        <w:t>Setting: The study is set in a European healthcare environment, specifically calibrating the model to reflect the Spanish epidemiological situation.</w:t>
      </w:r>
    </w:p>
    <w:p w14:paraId="7C2E42FC" w14:textId="1896A459" w:rsidR="000975C3" w:rsidRPr="002A40E0" w:rsidRDefault="000975C3" w:rsidP="000975C3">
      <w:pPr>
        <w:spacing w:line="360" w:lineRule="auto"/>
        <w:rPr>
          <w:rFonts w:ascii="Times New Roman" w:hAnsi="Times New Roman" w:cs="Times New Roman"/>
          <w:lang w:val="en-US"/>
        </w:rPr>
      </w:pPr>
      <w:r w:rsidRPr="002A40E0">
        <w:rPr>
          <w:rFonts w:ascii="Times New Roman" w:hAnsi="Times New Roman" w:cs="Times New Roman"/>
          <w:lang w:val="en-US"/>
        </w:rPr>
        <w:t>Methods: An economic evaluation (cost-effectiveness analysis) was performed. A Markov model was used, and Monte Carlo simulations and probabilistic sensitivity analysis (PSA) were conducted to characterize uncertainty. Key input data included transition probabilities (derived and calibrated from the literature) and</w:t>
      </w:r>
      <w:r w:rsidR="002A40E0" w:rsidRPr="002A40E0">
        <w:rPr>
          <w:rFonts w:ascii="Times New Roman" w:hAnsi="Times New Roman" w:cs="Times New Roman"/>
          <w:lang w:val="en-US"/>
        </w:rPr>
        <w:t xml:space="preserve"> costs</w:t>
      </w:r>
      <w:r w:rsidRPr="002A40E0">
        <w:rPr>
          <w:rFonts w:ascii="Times New Roman" w:hAnsi="Times New Roman" w:cs="Times New Roman"/>
          <w:lang w:val="en-US"/>
        </w:rPr>
        <w:t xml:space="preserve">. </w:t>
      </w:r>
      <w:commentRangeStart w:id="0"/>
      <w:r w:rsidRPr="002A40E0">
        <w:rPr>
          <w:rFonts w:ascii="Times New Roman" w:hAnsi="Times New Roman" w:cs="Times New Roman"/>
          <w:lang w:val="en-US"/>
        </w:rPr>
        <w:t xml:space="preserve">A weakness of the study is the assumption of a constant migrant population. </w:t>
      </w:r>
      <w:commentRangeEnd w:id="0"/>
      <w:r w:rsidR="007562ED">
        <w:rPr>
          <w:rStyle w:val="Refdecomentario"/>
        </w:rPr>
        <w:commentReference w:id="0"/>
      </w:r>
      <w:r w:rsidRPr="002A40E0">
        <w:rPr>
          <w:rFonts w:ascii="Times New Roman" w:hAnsi="Times New Roman" w:cs="Times New Roman"/>
          <w:lang w:val="en-US"/>
        </w:rPr>
        <w:t>Reporting was done in accordance with the CHEERS statement.</w:t>
      </w:r>
    </w:p>
    <w:p w14:paraId="15CCCA0A" w14:textId="4398EF38" w:rsidR="000975C3" w:rsidRPr="002A40E0" w:rsidRDefault="000975C3" w:rsidP="000975C3">
      <w:pPr>
        <w:spacing w:line="360" w:lineRule="auto"/>
        <w:rPr>
          <w:rFonts w:ascii="Times New Roman" w:hAnsi="Times New Roman" w:cs="Times New Roman"/>
          <w:lang w:val="en-US"/>
        </w:rPr>
      </w:pPr>
      <w:r w:rsidRPr="002A40E0">
        <w:rPr>
          <w:rFonts w:ascii="Times New Roman" w:hAnsi="Times New Roman" w:cs="Times New Roman"/>
          <w:lang w:val="en-US"/>
        </w:rPr>
        <w:t xml:space="preserve">Results: Univariate sensitivity analysis identified the probability of cardiac involvement, the probability of digestive involvement, the relative risk reduction in cardiac and digestive forms with treatment, and the mortality rate increase ratios in cardiac and digestive forms as the most influential variables. In the </w:t>
      </w:r>
      <w:del w:id="1" w:author="Clara Crespillo Andújar" w:date="2025-06-30T02:03:00Z" w16du:dateUtc="2025-06-30T00:03:00Z">
        <w:r w:rsidRPr="002A40E0" w:rsidDel="007562ED">
          <w:rPr>
            <w:rFonts w:ascii="Times New Roman" w:hAnsi="Times New Roman" w:cs="Times New Roman"/>
            <w:lang w:val="en-US"/>
          </w:rPr>
          <w:delText xml:space="preserve">probabilistic sensitivity analysis </w:delText>
        </w:r>
      </w:del>
      <w:commentRangeStart w:id="2"/>
      <w:r w:rsidRPr="002A40E0">
        <w:rPr>
          <w:rFonts w:ascii="Times New Roman" w:hAnsi="Times New Roman" w:cs="Times New Roman"/>
          <w:lang w:val="en-US"/>
        </w:rPr>
        <w:t xml:space="preserve">(PSA), </w:t>
      </w:r>
      <w:commentRangeEnd w:id="2"/>
      <w:r w:rsidR="007562ED">
        <w:rPr>
          <w:rStyle w:val="Refdecomentario"/>
        </w:rPr>
        <w:commentReference w:id="2"/>
      </w:r>
      <w:r w:rsidRPr="002A40E0">
        <w:rPr>
          <w:rFonts w:ascii="Times New Roman" w:hAnsi="Times New Roman" w:cs="Times New Roman"/>
          <w:lang w:val="en-US"/>
        </w:rPr>
        <w:t xml:space="preserve">the median incremental cost-effectiveness ratio (ICER) was €-69,372 (95% credible interval). More than 95% of simulations showed benznidazole to be </w:t>
      </w:r>
      <w:proofErr w:type="gramStart"/>
      <w:r w:rsidRPr="002A40E0">
        <w:rPr>
          <w:rFonts w:ascii="Times New Roman" w:hAnsi="Times New Roman" w:cs="Times New Roman"/>
          <w:lang w:val="en-US"/>
        </w:rPr>
        <w:t>cost-saving</w:t>
      </w:r>
      <w:proofErr w:type="gramEnd"/>
      <w:r w:rsidRPr="002A40E0">
        <w:rPr>
          <w:rFonts w:ascii="Times New Roman" w:hAnsi="Times New Roman" w:cs="Times New Roman"/>
          <w:lang w:val="en-US"/>
        </w:rPr>
        <w:t>. The expected value of perfect information (EVPI) was calculated at €1</w:t>
      </w:r>
      <w:r w:rsidR="009206CE" w:rsidRPr="002A40E0">
        <w:rPr>
          <w:rFonts w:ascii="Times New Roman" w:hAnsi="Times New Roman" w:cs="Times New Roman"/>
          <w:lang w:val="en-US"/>
        </w:rPr>
        <w:t>·</w:t>
      </w:r>
      <w:r w:rsidRPr="002A40E0">
        <w:rPr>
          <w:rFonts w:ascii="Times New Roman" w:hAnsi="Times New Roman" w:cs="Times New Roman"/>
          <w:lang w:val="en-US"/>
        </w:rPr>
        <w:t>2 million per year over the study period.</w:t>
      </w:r>
    </w:p>
    <w:p w14:paraId="6C6FAB49" w14:textId="77777777" w:rsidR="000975C3" w:rsidRPr="002A40E0" w:rsidRDefault="000975C3" w:rsidP="000975C3">
      <w:pPr>
        <w:spacing w:line="360" w:lineRule="auto"/>
        <w:rPr>
          <w:rFonts w:ascii="Times New Roman" w:hAnsi="Times New Roman" w:cs="Times New Roman"/>
          <w:lang w:val="en-US"/>
        </w:rPr>
      </w:pPr>
      <w:r w:rsidRPr="002A40E0">
        <w:rPr>
          <w:rFonts w:ascii="Times New Roman" w:hAnsi="Times New Roman" w:cs="Times New Roman"/>
          <w:lang w:val="en-US"/>
        </w:rPr>
        <w:t>Conclusions: Benznidazole appears to be a cost-saving treatment for chronic asymptomatic Chagas disease patients in the studied healthcare setting. While some residual uncertainty exists, the results suggest that investing in future research to reduce this uncertainty would be reasonable, up to the calculated EVPI value.</w:t>
      </w:r>
    </w:p>
    <w:p w14:paraId="7EDB06D0" w14:textId="4C61E0C7" w:rsidR="00A16DC5" w:rsidRPr="002A40E0" w:rsidRDefault="00A272FE" w:rsidP="003567E7">
      <w:pPr>
        <w:spacing w:line="360" w:lineRule="auto"/>
        <w:rPr>
          <w:rFonts w:ascii="Times New Roman" w:hAnsi="Times New Roman" w:cs="Times New Roman"/>
        </w:rPr>
      </w:pPr>
      <w:ins w:id="3" w:author="Jose Antonio Perez Molina" w:date="2025-06-03T09:04:00Z" w16du:dateUtc="2025-06-03T07:04:00Z">
        <w:r w:rsidRPr="002A40E0">
          <w:rPr>
            <w:rFonts w:ascii="Times New Roman" w:hAnsi="Times New Roman" w:cs="Times New Roman"/>
            <w:rPrChange w:id="4" w:author="Jose Antonio Perez Molina" w:date="2025-06-03T09:04:00Z" w16du:dateUtc="2025-06-03T07:04:00Z">
              <w:rPr>
                <w:lang w:val="en-US"/>
              </w:rPr>
            </w:rPrChange>
          </w:rPr>
          <w:t xml:space="preserve">Mirar al final cuando tengamos el texto </w:t>
        </w:r>
        <w:r w:rsidRPr="002A40E0">
          <w:rPr>
            <w:rFonts w:ascii="Times New Roman" w:hAnsi="Times New Roman" w:cs="Times New Roman"/>
          </w:rPr>
          <w:t>finiquitad</w:t>
        </w:r>
      </w:ins>
      <w:ins w:id="5" w:author="Jose Antonio Perez Molina" w:date="2025-06-03T09:05:00Z" w16du:dateUtc="2025-06-03T07:05:00Z">
        <w:r w:rsidRPr="002A40E0">
          <w:rPr>
            <w:rFonts w:ascii="Times New Roman" w:hAnsi="Times New Roman" w:cs="Times New Roman"/>
          </w:rPr>
          <w:t>o</w:t>
        </w:r>
      </w:ins>
    </w:p>
    <w:p w14:paraId="2086FF7D" w14:textId="77777777" w:rsidR="000975C3" w:rsidRPr="00123985" w:rsidRDefault="000975C3" w:rsidP="003567E7">
      <w:pPr>
        <w:spacing w:line="360" w:lineRule="auto"/>
      </w:pPr>
    </w:p>
    <w:p w14:paraId="17E0E41A" w14:textId="77777777" w:rsidR="000975C3" w:rsidRPr="00123985" w:rsidRDefault="000975C3" w:rsidP="003567E7">
      <w:pPr>
        <w:spacing w:line="360" w:lineRule="auto"/>
      </w:pPr>
    </w:p>
    <w:p w14:paraId="4BE4DD70" w14:textId="24CD03BF" w:rsidR="00516740" w:rsidRDefault="00516740">
      <w:r>
        <w:br w:type="page"/>
      </w:r>
    </w:p>
    <w:p w14:paraId="462E2077" w14:textId="4CBA64ED" w:rsidR="0075271E" w:rsidRPr="000F283A" w:rsidRDefault="0075271E" w:rsidP="003567E7">
      <w:pPr>
        <w:spacing w:line="360" w:lineRule="auto"/>
        <w:rPr>
          <w:rFonts w:ascii="Times New Roman" w:hAnsi="Times New Roman" w:cs="Times New Roman"/>
          <w:b/>
          <w:bCs/>
          <w:lang w:val="en-US"/>
        </w:rPr>
      </w:pPr>
      <w:r w:rsidRPr="000F283A">
        <w:rPr>
          <w:rFonts w:ascii="Times New Roman" w:hAnsi="Times New Roman" w:cs="Times New Roman"/>
          <w:b/>
          <w:bCs/>
          <w:lang w:val="en-US"/>
        </w:rPr>
        <w:lastRenderedPageBreak/>
        <w:t>Introduction</w:t>
      </w:r>
    </w:p>
    <w:p w14:paraId="46B785F8" w14:textId="4462E40B" w:rsidR="00BD525B" w:rsidRPr="000F283A" w:rsidRDefault="00BD65A3" w:rsidP="00BD525B">
      <w:pPr>
        <w:spacing w:line="360" w:lineRule="auto"/>
        <w:rPr>
          <w:rFonts w:ascii="Times New Roman" w:hAnsi="Times New Roman" w:cs="Times New Roman"/>
          <w:lang w:val="en-US"/>
        </w:rPr>
      </w:pPr>
      <w:r w:rsidRPr="000F283A">
        <w:rPr>
          <w:rFonts w:ascii="Times New Roman" w:hAnsi="Times New Roman" w:cs="Times New Roman"/>
          <w:kern w:val="0"/>
          <w:lang w:val="en-US"/>
          <w14:ligatures w14:val="none"/>
        </w:rPr>
        <w:t>Chagas disease is a neglected tropical disease that affects nearly six million people in Latin America and is becoming increasingly prevalent in non-endemic regions due to migration. Often asymptomatic during its acute phase, it can progress to a chronic stage in which individuals develop se</w:t>
      </w:r>
      <w:r w:rsidR="00C81CAF" w:rsidRPr="000F283A">
        <w:rPr>
          <w:rFonts w:ascii="Times New Roman" w:hAnsi="Times New Roman" w:cs="Times New Roman"/>
          <w:kern w:val="0"/>
          <w:lang w:val="en-US"/>
          <w14:ligatures w14:val="none"/>
        </w:rPr>
        <w:t>vere</w:t>
      </w:r>
      <w:r w:rsidRPr="000F283A">
        <w:rPr>
          <w:rFonts w:ascii="Times New Roman" w:hAnsi="Times New Roman" w:cs="Times New Roman"/>
          <w:kern w:val="0"/>
          <w:lang w:val="en-US"/>
          <w14:ligatures w14:val="none"/>
        </w:rPr>
        <w:t xml:space="preserve"> cardiac or digestive involvement over many years, accompanied by an increased risk of mortality.</w:t>
      </w:r>
      <w:r w:rsidR="00123985" w:rsidRPr="000F283A">
        <w:rPr>
          <w:rFonts w:ascii="Times New Roman" w:hAnsi="Times New Roman" w:cs="Times New Roman"/>
          <w:kern w:val="0"/>
          <w:lang w:val="en-US"/>
          <w14:ligatures w14:val="none"/>
        </w:rPr>
        <w:fldChar w:fldCharType="begin"/>
      </w:r>
      <w:r w:rsidR="00123985" w:rsidRPr="000F283A">
        <w:rPr>
          <w:rFonts w:ascii="Times New Roman" w:hAnsi="Times New Roman" w:cs="Times New Roman"/>
          <w:kern w:val="0"/>
          <w:lang w:val="en-US"/>
          <w14:ligatures w14:val="none"/>
        </w:rPr>
        <w:instrText xml:space="preserve"> ADDIN ZOTERO_ITEM CSL_CITATION {"citationID":"Swdq56pd","properties":{"formattedCitation":"\\super 1\\nosupersub{}","plainCitation":"1","noteIndex":0},"citationItems":[{"id":112,"uris":["http://zotero.org/users/1599338/items/UVIPMC34"],"itemData":{"id":112,"type":"article-journal","container-title":"The Lancet","DOI":"10.1016/S0140-6736(17)31612-4","ISSN":"01406736","issue":"10115","journalAbbreviation":"The Lancet","language":"en","page":"82-94","source":"DOI.org (Crossref)","title":"Chagas disease","volume":"391","author":[{"family":"Pérez-Molina","given":"José A"},{"family":"Molina","given":"Israel"}],"issued":{"date-parts":[["2018",1]]}}}],"schema":"https://github.com/citation-style-language/schema/raw/master/csl-citation.json"} </w:instrText>
      </w:r>
      <w:r w:rsidR="00123985"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1</w:t>
      </w:r>
      <w:r w:rsidR="00123985" w:rsidRPr="000F283A">
        <w:rPr>
          <w:rFonts w:ascii="Times New Roman" w:hAnsi="Times New Roman" w:cs="Times New Roman"/>
          <w:kern w:val="0"/>
          <w:lang w:val="en-US"/>
          <w14:ligatures w14:val="none"/>
        </w:rPr>
        <w:fldChar w:fldCharType="end"/>
      </w:r>
      <w:r w:rsidRPr="000F283A">
        <w:rPr>
          <w:rFonts w:ascii="Times New Roman" w:hAnsi="Times New Roman" w:cs="Times New Roman"/>
          <w:kern w:val="0"/>
          <w:lang w:val="en-US"/>
          <w14:ligatures w14:val="none"/>
        </w:rPr>
        <w:t> </w:t>
      </w:r>
      <w:r w:rsidR="00BD525B" w:rsidRPr="000F283A">
        <w:rPr>
          <w:rFonts w:ascii="Times New Roman" w:hAnsi="Times New Roman" w:cs="Times New Roman"/>
          <w:kern w:val="0"/>
          <w:lang w:val="en-US"/>
          <w14:ligatures w14:val="none"/>
        </w:rPr>
        <w:t>Benznidazole is highly effective in the acute phase, in early chronic infection, and in preventing mother-to-child transmission, while its efficacy is questionable in late chronic infection, particularly when there is visceral involvement.</w:t>
      </w:r>
      <w:r w:rsidR="00123985" w:rsidRPr="000F283A">
        <w:rPr>
          <w:rFonts w:ascii="Times New Roman" w:hAnsi="Times New Roman" w:cs="Times New Roman"/>
          <w:kern w:val="0"/>
          <w:lang w:val="en-US"/>
          <w14:ligatures w14:val="none"/>
        </w:rPr>
        <w:fldChar w:fldCharType="begin"/>
      </w:r>
      <w:r w:rsidR="0063073C" w:rsidRPr="000F283A">
        <w:rPr>
          <w:rFonts w:ascii="Times New Roman" w:hAnsi="Times New Roman" w:cs="Times New Roman"/>
          <w:kern w:val="0"/>
          <w:lang w:val="en-US"/>
          <w14:ligatures w14:val="none"/>
        </w:rPr>
        <w:instrText xml:space="preserve"> ADDIN ZOTERO_ITEM CSL_CITATION {"citationID":"mOkcbBJI","properties":{"formattedCitation":"\\super 2,3\\nosupersub{}","plainCitation":"2,3","noteIndex":0},"citationItems":[{"id":118,"uris":["http://zotero.org/groups/5772643/items/TBCLMJ8E"],"itemData":{"id":118,"type":"article-magazine","abstract":"The acute phase of Chagas disease lasts 4–8 weeks and is characterized by microscopically detectable parasitaemia. Symptoms are usually mild with severe acute disease occurring in less than 1% of patients. Orally transmitted Trypanosoma cruzi outbreaks can have more severe acute morbidity and higher mortality than vector-borne infection. Congenital T. cruzi infection occurs in 1–10% of infants of infected mothers. Most congenital infections are asymptomatic or cause non-specific signs, requiring laboratory screening for detection. A small proportion of congenital infections cause severe morbidity with hepatosplenomegaly, anaemia, meningoencephalitis and/or respiratory insufficiency, with an associated high mortality. Infected infants are presumed to carry the same 20–30% lifetime risk of cardiac or gastrointestinal disease as other infected individuals. Most control programs in Latin America employ prenatal serological screening followed by microscopic examination of cord blood from infants of seropositive mothers. Recent data confirm that polymerase chain reaction (PCR) is more sensitive and detects congenital infections earlier than conventional techniques. For infants not diagnosed at birth, conventional serology is recommended at at 6 to 9 months of age. In programs that have been evaluated, less than 20% of at risk infants completed all steps of the screening algorithm. A sensitive, specific and practical screening test for newborns is needed to enable Chagas disease to be added to newborn screening programs.","container-title":"Advances in Parasitology","ISSN":"0065-308X","language":"en","page":"19-46","source":"Zotero","title":"Acute and Congenital Chagas Disease","volume":"75","author":[{"family":"Bern","given":"Caryn"},{"family":"Martin","given":"Diana L."},{"family":"Gilman","given":"Robert H."}],"issued":{"date-parts":[["2011"]]}}},{"id":33,"uris":["http://zotero.org/groups/5772643/items/UNRHGT3E"],"itemData":{"id":33,"type":"article-journal","abstract":"BACKGROUND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123985"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2,3</w:t>
      </w:r>
      <w:r w:rsidR="00123985" w:rsidRPr="000F283A">
        <w:rPr>
          <w:rFonts w:ascii="Times New Roman" w:hAnsi="Times New Roman" w:cs="Times New Roman"/>
          <w:kern w:val="0"/>
          <w:lang w:val="en-US"/>
          <w14:ligatures w14:val="none"/>
        </w:rPr>
        <w:fldChar w:fldCharType="end"/>
      </w:r>
      <w:r w:rsidR="00BD525B" w:rsidRPr="000F283A">
        <w:rPr>
          <w:rFonts w:ascii="Times New Roman" w:hAnsi="Times New Roman" w:cs="Times New Roman"/>
          <w:kern w:val="0"/>
          <w:lang w:val="en-US"/>
          <w14:ligatures w14:val="none"/>
        </w:rPr>
        <w:t xml:space="preserve"> The safety profile is far from ideal, with frequent discontinuations due to toxicity.</w:t>
      </w:r>
      <w:r w:rsidR="00123985" w:rsidRPr="000F283A">
        <w:rPr>
          <w:rFonts w:ascii="Times New Roman" w:hAnsi="Times New Roman" w:cs="Times New Roman"/>
          <w:kern w:val="0"/>
          <w:lang w:val="en-US"/>
          <w14:ligatures w14:val="none"/>
        </w:rPr>
        <w:fldChar w:fldCharType="begin"/>
      </w:r>
      <w:r w:rsidR="00123985" w:rsidRPr="000F283A">
        <w:rPr>
          <w:rFonts w:ascii="Times New Roman" w:hAnsi="Times New Roman" w:cs="Times New Roman"/>
          <w:kern w:val="0"/>
          <w:lang w:val="en-US"/>
          <w14:ligatures w14:val="none"/>
        </w:rPr>
        <w:instrText xml:space="preserve"> ADDIN ZOTERO_ITEM CSL_CITATION {"citationID":"mUDcf3tX","properties":{"formattedCitation":"\\super 4\\nosupersub{}","plainCitation":"4","noteIndex":0},"citationItems":[{"id":31,"uris":["http://zotero.org/groups/5772643/items/4FWUZ283"],"itemData":{"id":31,"type":"article-journal","abstract":"Drug Safety, https://doi.org/10.1007/s40264-018-0696-5","container-title":"Drug safety","ISSN":"85-85676-31-0","issue":"11","note":"publisher: Springer International Publishing","page":"1035-1048","title":"Safety Profile of Benznidazole in the Treatment of Chronic Chagas Disease: Experience of a Referral Centre and Systematic Literature Review with Meta-Analysis","volume":"41","author":[{"family":"Crespillo-Andújar","given":"Clara"},{"family":"Venanzi-Rullo","given":"Emmanuele"},{"family":"Lopez-Velez","given":"Rogelio"},{"family":"Monge-Maillo","given":"Begoña"},{"family":"Norman","given":"Francesca Florence"},{"family":"López-Polín","given":"Ana"},{"family":"Perez-Molina","given":"Jose A"}],"issued":{"date-parts":[["2018",10,6]]}}}],"schema":"https://github.com/citation-style-language/schema/raw/master/csl-citation.json"} </w:instrText>
      </w:r>
      <w:r w:rsidR="00123985"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4</w:t>
      </w:r>
      <w:r w:rsidR="00123985" w:rsidRPr="000F283A">
        <w:rPr>
          <w:rFonts w:ascii="Times New Roman" w:hAnsi="Times New Roman" w:cs="Times New Roman"/>
          <w:kern w:val="0"/>
          <w:lang w:val="en-US"/>
          <w14:ligatures w14:val="none"/>
        </w:rPr>
        <w:fldChar w:fldCharType="end"/>
      </w:r>
      <w:r w:rsidR="00BD525B" w:rsidRPr="000F283A">
        <w:rPr>
          <w:rFonts w:ascii="Times New Roman" w:hAnsi="Times New Roman" w:cs="Times New Roman"/>
          <w:kern w:val="0"/>
          <w:lang w:val="en-US"/>
          <w14:ligatures w14:val="none"/>
        </w:rPr>
        <w:t xml:space="preserve"> Nonetheless, despite these limitations, the use of benznidazole is far below what would be optimal,</w:t>
      </w:r>
      <w:r w:rsidR="00123985" w:rsidRPr="000F283A">
        <w:rPr>
          <w:rFonts w:ascii="Times New Roman" w:hAnsi="Times New Roman" w:cs="Times New Roman"/>
          <w:kern w:val="0"/>
          <w:lang w:val="en-US"/>
          <w14:ligatures w14:val="none"/>
        </w:rPr>
        <w:fldChar w:fldCharType="begin"/>
      </w:r>
      <w:r w:rsidR="00123985" w:rsidRPr="000F283A">
        <w:rPr>
          <w:rFonts w:ascii="Times New Roman" w:hAnsi="Times New Roman" w:cs="Times New Roman"/>
          <w:kern w:val="0"/>
          <w:lang w:val="en-US"/>
          <w14:ligatures w14:val="none"/>
        </w:rPr>
        <w:instrText xml:space="preserve"> ADDIN ZOTERO_ITEM CSL_CITATION {"citationID":"y7kaEIDf","properties":{"formattedCitation":"\\super 5\\nosupersub{}","plainCitation":"5","noteIndex":0},"citationItems":[{"id":1,"uris":["http://zotero.org/users/1599338/items/6LPKHW77"],"itemData":{"id":1,"type":"article-journal","abstract":"BACKGROUND: Chagas disease constitutes a public health problem, and Spain is the non-endemic country with the highest burden of disease outside the Americas. It represents a model for non-endemic countries regarding health policies to control the disease. This study is aimed to generate estimates of the T.cruzi prevalence and the number of undetected and untreated individuals with the infection in Spain and to compare them with the actual number of cases reported by official sources.\nMETHODS: Using aggregate data collected from the literature and official sources (Spanish National Statistics Institute; Spanish Agency of Medicines and Medical Devices) from 2010 to 2018, this study estimates the number of Chagas disease cases, plus the underdiagnosis and undertreatment rates.\nRESULTS: We estimated that 55,367 out of 2,602,285 migrants originally from endemic countries were living with Chagas disease in Spain in 2018, accounting for a prevalence of 2.1%. Only 1% of these cases(613/455,566) were children aged 14 years or less resulting in a prevalence of 0.1%. Bolivian migrants accounted for 53.9% of the total estimated cases. The index of underdiagnosis and undertreatment were heterogeneous across different Spanish autonomous regions, but the overall index of underdiagnosis was around 71%, and the overall index of undertreatment was 82.5% in patients aged 15 years or older, and 60% in children.\nCONCLUSION: The burden of Chagas disease in Spain is considerable. Index of underdiagnosis and undertreatment are high, particularly in women of childbearing age, but they have improved in children since the implementation of antenatal screening programmes.","container-title":"Travel Medicine and Infectious Disease","DOI":"10.1016/j.tmaid.2022.102284","ISSN":"1873-0442","journalAbbreviation":"Travel Med Infect Dis","language":"eng","note":"PMID: 35245657","page":"102284","source":"PubMed","title":"Estimating chagas disease prevalence and number of underdiagnosed, and undertreated individuals in Spain","volume":"47","author":[{"family":"Navarro","given":"Miriam"},{"family":"Reguero","given":"Laura"},{"family":"Subirà","given":"Carme"},{"family":"Blázquez-Pérez","given":"Antonio"},{"family":"Requena-Méndez","given":"Ana"}],"issued":{"date-parts":[["2022"]]}}}],"schema":"https://github.com/citation-style-language/schema/raw/master/csl-citation.json"} </w:instrText>
      </w:r>
      <w:r w:rsidR="00123985"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5</w:t>
      </w:r>
      <w:r w:rsidR="00123985" w:rsidRPr="000F283A">
        <w:rPr>
          <w:rFonts w:ascii="Times New Roman" w:hAnsi="Times New Roman" w:cs="Times New Roman"/>
          <w:kern w:val="0"/>
          <w:lang w:val="en-US"/>
          <w14:ligatures w14:val="none"/>
        </w:rPr>
        <w:fldChar w:fldCharType="end"/>
      </w:r>
      <w:r w:rsidR="00BD525B" w:rsidRPr="000F283A">
        <w:rPr>
          <w:rFonts w:ascii="Times New Roman" w:hAnsi="Times New Roman" w:cs="Times New Roman"/>
          <w:kern w:val="0"/>
          <w:lang w:val="en-US"/>
          <w14:ligatures w14:val="none"/>
        </w:rPr>
        <w:t xml:space="preserve"> resulting in a significant loss of its potential benefits. Some reasons for this </w:t>
      </w:r>
      <w:r w:rsidR="001323D0" w:rsidRPr="000F283A">
        <w:rPr>
          <w:rFonts w:ascii="Times New Roman" w:hAnsi="Times New Roman" w:cs="Times New Roman"/>
          <w:kern w:val="0"/>
          <w:lang w:val="en-US"/>
          <w14:ligatures w14:val="none"/>
        </w:rPr>
        <w:t>underutilization</w:t>
      </w:r>
      <w:r w:rsidR="00BD525B" w:rsidRPr="000F283A">
        <w:rPr>
          <w:rFonts w:ascii="Times New Roman" w:hAnsi="Times New Roman" w:cs="Times New Roman"/>
          <w:kern w:val="0"/>
          <w:lang w:val="en-US"/>
          <w14:ligatures w14:val="none"/>
        </w:rPr>
        <w:t xml:space="preserve"> include a lack of disease awareness, late diagnosis, </w:t>
      </w:r>
      <w:r w:rsidR="00C834B3" w:rsidRPr="000F283A">
        <w:rPr>
          <w:rFonts w:ascii="Times New Roman" w:hAnsi="Times New Roman" w:cs="Times New Roman"/>
          <w:kern w:val="0"/>
          <w:lang w:val="en-US"/>
          <w14:ligatures w14:val="none"/>
        </w:rPr>
        <w:t xml:space="preserve">cost, </w:t>
      </w:r>
      <w:r w:rsidR="00BD525B" w:rsidRPr="000F283A">
        <w:rPr>
          <w:rFonts w:ascii="Times New Roman" w:hAnsi="Times New Roman" w:cs="Times New Roman"/>
          <w:kern w:val="0"/>
          <w:lang w:val="en-US"/>
          <w14:ligatures w14:val="none"/>
        </w:rPr>
        <w:t xml:space="preserve">and barriers to treatment access. </w:t>
      </w:r>
    </w:p>
    <w:p w14:paraId="1271379C" w14:textId="1512A2C6" w:rsidR="00C22E6F" w:rsidRPr="000F283A" w:rsidRDefault="000E547A" w:rsidP="00C22E6F">
      <w:pPr>
        <w:spacing w:line="360" w:lineRule="auto"/>
        <w:rPr>
          <w:rFonts w:ascii="Times New Roman" w:hAnsi="Times New Roman" w:cs="Times New Roman"/>
          <w:lang w:val="en-US"/>
        </w:rPr>
      </w:pPr>
      <w:r w:rsidRPr="000F283A">
        <w:rPr>
          <w:rFonts w:ascii="Times New Roman" w:hAnsi="Times New Roman" w:cs="Times New Roman"/>
          <w:kern w:val="0"/>
          <w:lang w:val="en-US"/>
          <w14:ligatures w14:val="none"/>
        </w:rPr>
        <w:t>Chagas disease, caused by </w:t>
      </w:r>
      <w:r w:rsidRPr="000F283A">
        <w:rPr>
          <w:rFonts w:ascii="Times New Roman" w:hAnsi="Times New Roman" w:cs="Times New Roman"/>
          <w:i/>
          <w:iCs/>
          <w:kern w:val="0"/>
          <w:lang w:val="en-US"/>
          <w14:ligatures w14:val="none"/>
        </w:rPr>
        <w:t>Trypanosoma cruzi</w:t>
      </w:r>
      <w:r w:rsidRPr="000F283A">
        <w:rPr>
          <w:rFonts w:ascii="Times New Roman" w:hAnsi="Times New Roman" w:cs="Times New Roman"/>
          <w:kern w:val="0"/>
          <w:lang w:val="en-US"/>
          <w14:ligatures w14:val="none"/>
        </w:rPr>
        <w:t xml:space="preserve">, remains endemic in 21 </w:t>
      </w:r>
      <w:commentRangeStart w:id="6"/>
      <w:r w:rsidRPr="000F283A">
        <w:rPr>
          <w:rFonts w:ascii="Times New Roman" w:hAnsi="Times New Roman" w:cs="Times New Roman"/>
          <w:kern w:val="0"/>
          <w:lang w:val="en-US"/>
          <w14:ligatures w14:val="none"/>
        </w:rPr>
        <w:t xml:space="preserve">Latin American </w:t>
      </w:r>
      <w:commentRangeEnd w:id="6"/>
      <w:r w:rsidR="005F5B3E">
        <w:rPr>
          <w:rStyle w:val="Refdecomentario"/>
        </w:rPr>
        <w:commentReference w:id="6"/>
      </w:r>
      <w:r w:rsidRPr="000F283A">
        <w:rPr>
          <w:rFonts w:ascii="Times New Roman" w:hAnsi="Times New Roman" w:cs="Times New Roman"/>
          <w:kern w:val="0"/>
          <w:lang w:val="en-US"/>
          <w14:ligatures w14:val="none"/>
        </w:rPr>
        <w:t xml:space="preserve">countries, accounting for 12,000 deaths per year and affecting </w:t>
      </w:r>
      <w:commentRangeStart w:id="7"/>
      <w:r w:rsidRPr="000F283A">
        <w:rPr>
          <w:rFonts w:ascii="Times New Roman" w:hAnsi="Times New Roman" w:cs="Times New Roman"/>
          <w:kern w:val="0"/>
          <w:lang w:val="en-US"/>
          <w14:ligatures w14:val="none"/>
        </w:rPr>
        <w:t>nearly 6 million people</w:t>
      </w:r>
      <w:commentRangeEnd w:id="7"/>
      <w:r w:rsidR="00ED200F">
        <w:rPr>
          <w:rStyle w:val="Refdecomentario"/>
        </w:rPr>
        <w:commentReference w:id="7"/>
      </w:r>
      <w:r w:rsidRPr="000F283A">
        <w:rPr>
          <w:rFonts w:ascii="Times New Roman" w:hAnsi="Times New Roman" w:cs="Times New Roman"/>
          <w:kern w:val="0"/>
          <w:lang w:val="en-US"/>
          <w14:ligatures w14:val="none"/>
        </w:rPr>
        <w:t>—particularly in the Southern Cone, where 70</w:t>
      </w:r>
      <w:r w:rsidR="002342FB" w:rsidRPr="000F283A">
        <w:rPr>
          <w:rFonts w:ascii="Times New Roman" w:hAnsi="Times New Roman" w:cs="Times New Roman"/>
          <w:kern w:val="0"/>
          <w:lang w:val="en-US"/>
          <w14:ligatures w14:val="none"/>
        </w:rPr>
        <w:t>·</w:t>
      </w:r>
      <w:r w:rsidRPr="000F283A">
        <w:rPr>
          <w:rFonts w:ascii="Times New Roman" w:hAnsi="Times New Roman" w:cs="Times New Roman"/>
          <w:kern w:val="0"/>
          <w:lang w:val="en-US"/>
          <w14:ligatures w14:val="none"/>
        </w:rPr>
        <w:t>2 million individuals are at risk .</w:t>
      </w:r>
      <w:r w:rsidR="00DD6C06" w:rsidRPr="000F283A">
        <w:rPr>
          <w:rFonts w:ascii="Times New Roman" w:hAnsi="Times New Roman" w:cs="Times New Roman"/>
          <w:kern w:val="0"/>
          <w:lang w:val="en-US"/>
          <w14:ligatures w14:val="none"/>
        </w:rPr>
        <w:fldChar w:fldCharType="begin"/>
      </w:r>
      <w:r w:rsidR="00DD6C06" w:rsidRPr="000F283A">
        <w:rPr>
          <w:rFonts w:ascii="Times New Roman" w:hAnsi="Times New Roman" w:cs="Times New Roman"/>
          <w:kern w:val="0"/>
          <w:lang w:val="en-US"/>
          <w14:ligatures w14:val="none"/>
        </w:rPr>
        <w:instrText xml:space="preserve"> ADDIN ZOTERO_ITEM CSL_CITATION {"citationID":"Nf0en3Wn","properties":{"formattedCitation":"\\super 1,6\\nosupersub{}","plainCitation":"1,6","noteIndex":0},"citationItems":[{"id":155,"uris":["http://zotero.org/groups/5772643/items/TZ49UE9E"],"itemData":{"id":155,"type":"article-journal","container-title":"WEEKLY EPIDEMIOLOGICAL RECORD","ISSN":"0049-8114","issue":"6","page":"33-43","title":"Chagas disease in Latin America: an epidemiological update based on 2010 estimates","volume":"90","author":[{"family":"WHO","given":""}],"issued":{"date-parts":[["2015",2,6]]}}},{"id":112,"uris":["http://zotero.org/users/1599338/items/UVIPMC34"],"itemData":{"id":112,"type":"article-journal","container-title":"The Lancet","DOI":"10.1016/S0140-6736(17)31612-4","ISSN":"01406736","issue":"10115","journalAbbreviation":"The Lancet","language":"en","page":"82-94","source":"DOI.org (Crossref)","title":"Chagas disease","volume":"391","author":[{"family":"Pérez-Molina","given":"José A"},{"family":"Molina","given":"Israel"}],"issued":{"date-parts":[["2018",1]]}}}],"schema":"https://github.com/citation-style-language/schema/raw/master/csl-citation.json"} </w:instrText>
      </w:r>
      <w:r w:rsidR="00DD6C06"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1,6</w:t>
      </w:r>
      <w:r w:rsidR="00DD6C06" w:rsidRPr="000F283A">
        <w:rPr>
          <w:rFonts w:ascii="Times New Roman" w:hAnsi="Times New Roman" w:cs="Times New Roman"/>
          <w:kern w:val="0"/>
          <w:lang w:val="en-US"/>
          <w14:ligatures w14:val="none"/>
        </w:rPr>
        <w:fldChar w:fldCharType="end"/>
      </w:r>
      <w:r w:rsidRPr="000F283A">
        <w:rPr>
          <w:rFonts w:ascii="Times New Roman" w:hAnsi="Times New Roman" w:cs="Times New Roman"/>
          <w:kern w:val="0"/>
          <w:lang w:val="en-US"/>
          <w14:ligatures w14:val="none"/>
        </w:rPr>
        <w:t xml:space="preserve"> Through </w:t>
      </w:r>
      <w:proofErr w:type="spellStart"/>
      <w:r w:rsidRPr="000F283A">
        <w:rPr>
          <w:rFonts w:ascii="Times New Roman" w:hAnsi="Times New Roman" w:cs="Times New Roman"/>
          <w:kern w:val="0"/>
          <w:lang w:val="en-US"/>
          <w14:ligatures w14:val="none"/>
        </w:rPr>
        <w:t>globalisation</w:t>
      </w:r>
      <w:proofErr w:type="spellEnd"/>
      <w:r w:rsidRPr="000F283A">
        <w:rPr>
          <w:rFonts w:ascii="Times New Roman" w:hAnsi="Times New Roman" w:cs="Times New Roman"/>
          <w:kern w:val="0"/>
          <w:lang w:val="en-US"/>
          <w14:ligatures w14:val="none"/>
        </w:rPr>
        <w:t xml:space="preserve"> and migration, the disease has reached non-endemic regions, with approximately 347,000 cases in the United States and 123,078 in Europe .</w:t>
      </w:r>
      <w:r w:rsidR="00A0420F" w:rsidRPr="000F283A">
        <w:rPr>
          <w:rFonts w:ascii="Times New Roman" w:hAnsi="Times New Roman" w:cs="Times New Roman"/>
          <w:kern w:val="0"/>
          <w:lang w:val="en-US"/>
          <w14:ligatures w14:val="none"/>
        </w:rPr>
        <w:fldChar w:fldCharType="begin"/>
      </w:r>
      <w:r w:rsidR="00A0420F" w:rsidRPr="000F283A">
        <w:rPr>
          <w:rFonts w:ascii="Times New Roman" w:hAnsi="Times New Roman" w:cs="Times New Roman"/>
          <w:kern w:val="0"/>
          <w:lang w:val="en-US"/>
          <w14:ligatures w14:val="none"/>
        </w:rPr>
        <w:instrText xml:space="preserve"> ADDIN ZOTERO_ITEM CSL_CITATION {"citationID":"Sc8XZfr2","properties":{"formattedCitation":"\\super 7\\uc0\\u8211{}9\\nosupersub{}","plainCitation":"7–9","noteIndex":0},"citationItems":[{"id":157,"uris":["http://zotero.org/groups/5772643/items/FL38NFBE"],"itemData":{"id":157,"type":"article-journal","abstract":"Background In recent years, there has been growing awareness of the significant burden of Chagas disease in the United States (US). However, epidemiological data on both prevalence and access to care for this disease are limited. The objective of this study is to provide an updated national estimate of Chagas disease prevalence, the first state-level estimates of cases of T. cruzi infection in the US and to analyze these estimates in the context of data on confirmed cases of infection in the US blood supply.","container-title":"PLOS Neglected Tropical Diseases","DOI":"10.1371/journal.pntd.0005033","ISSN":"1935-2735","issue":"11","journalAbbreviation":"PLoS Negl Trop Dis","language":"en","page":"e0005033","source":"DOI.org (Crossref)","title":"Estimating the Burden of Chagas Disease in the United States","volume":"10","author":[{"family":"Manne-Goehler","given":"Jennifer"},{"family":"Umeh","given":"Chukwuemeka A."},{"family":"Montgomery","given":"Susan P."},{"family":"Wirtz","given":"Veronika J."}],"editor":[{"family":"Dumonteil","given":"Eric"}],"issued":{"date-parts":[["2016",11,7]]}}},{"id":159,"uris":["http://zotero.org/groups/5772643/items/9XVZYUJY"],"itemData":{"id":159,"type":"article-journal","abstract":"Background Few studies have assessed the burden of Chagas disease in non-endemic countries and most of them are based on prevalence estimates from Latin American (LA) countries that likely differ from the prevalence in migrants living in Europe. The aim of this study was to systematically review the existing data informing current understanding of the prevalence of Chagas disease in LA migrants living in European countries.\nMethods We conducted a systematic review and meta-analysis of studies reporting prevalence of Chagas disease in European countries belonging to the European Union (EU) before 2004 in accordance with the MOOSE guidelines and based on the database sources MEDLINE and Global Health. No restrictions were placed on study date, study design or language of publication. The pooled prevalence was estimated using random effect models based on DerSimonian &amp; Laird method.\nResults We identified 18 studies conducted in five European countries. The random effect pooled prevalence was 4.2% (95%CI:2.2-6.7%); and the heterogeneity of Chagas disease prevalence among studies was high (I2 = 97%,p&lt;0.001). Migrants from Bolivia had the highest prevalence of Chagas disease (18.1%, 95%CI:13.9–22.7%).\nConclusions Prevalence of Chagas in LA migrants living in Europe is high, particularly in migrants from Bolivia and Paraguay. Data are highly heterogeneous dependent upon country of origin and within studies of migrants from the same country of origin. Country-specific prevalence differs from the estimates available from LA countries. Our meta-analysis provides prevalence","container-title":"PLOS Neglected Tropical Diseases","DOI":"10.1371/journal.pntd.0003540","ISSN":"1935-2735","issue":"2","journalAbbreviation":"PLoS Negl Trop Dis","language":"en","page":"e0003540","source":"DOI.org (Crossref)","title":"Prevalence of Chagas Disease in Latin-American Migrants Living in Europe: A Systematic Review and Meta-analysis","title-short":"Prevalence of Chagas Disease in Latin-American Migrants Living in Europe","volume":"9","author":[{"family":"Requena-Méndez","given":"Ana"},{"family":"Aldasoro","given":"Edelweiss"},{"family":"De Lazzari","given":"Elisa"},{"family":"Sicuri","given":"Elisa"},{"family":"Brown","given":"Michael"},{"family":"Moore","given":"David A. J."},{"family":"Gascon","given":"Joaquim"},{"family":"Muñoz","given":"Jose"}],"editor":[{"family":"Rodrigues","given":"Mauricio Martins"}],"issued":{"date-parts":[["2015",2,13]]}}},{"id":34,"uris":["http://zotero.org/groups/5772643/items/3M2AUGYG"],"itemData":{"id":34,"type":"article-journal","abstract":"Chagas disease is currently present in many non-endemic countries and remains a neglected tropical disease globally. A review of the literature identified significant gaps and scarcity of updated information from European countries, with most studies reporting data from Spain and Italy. The index of underdiagnosis may be as high as 70%, affecting mainly females of child-bearing age. Standardized screening of fertile, non-pregnant, women from endemic countries and subsequent treatment is considered an essential strategy to control transmission and prevent new cases, yet no uniform legislation for screening risk groups exists. There is heterogeneity in Europe in terms of preventive strategies to avoid transfusion-related transmission of Chagas disease, not necessarily in line with the European directives, with some countries conducting systematic screening for T. cruzi infection in blood donors, whilst others rely on pre-transfusion questionnaires. The growing burden of the infection in resource-rich areas may provide an opportunity for progress in certain aspects of control and prevention. Options for improving screening strategies, management and linkage to care are reviewed.","container-title":"Tropical medicine and infectious disease","DOI":"10.3390/tropicalmed8120513","ISSN":"2414-6366","issue":"12","note":"PMID: 38133445","page":"513","title":"Chagas Disease in Europe.","volume":"8","author":[{"family":"Gonzalez-Sanz","given":"Marta"},{"family":"Crespillo-Andújar","given":"Clara"},{"family":"Chamorro-Tojeiro","given":"Sandra"},{"family":"Monge-Maillo","given":"Begoña"},{"family":"Perez-Molina","given":"Jose A."},{"family":"Norman","given":"Francesca F."}],"issued":{"date-parts":[["2023",12,1]]}}}],"schema":"https://github.com/citation-style-language/schema/raw/master/csl-citation.json"} </w:instrText>
      </w:r>
      <w:r w:rsidR="00A0420F"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7–9</w:t>
      </w:r>
      <w:r w:rsidR="00A0420F" w:rsidRPr="000F283A">
        <w:rPr>
          <w:rFonts w:ascii="Times New Roman" w:hAnsi="Times New Roman" w:cs="Times New Roman"/>
          <w:kern w:val="0"/>
          <w:lang w:val="en-US"/>
          <w14:ligatures w14:val="none"/>
        </w:rPr>
        <w:fldChar w:fldCharType="end"/>
      </w:r>
      <w:r w:rsidR="00744CEA" w:rsidRPr="000F283A">
        <w:rPr>
          <w:rFonts w:ascii="Times New Roman" w:hAnsi="Times New Roman" w:cs="Times New Roman"/>
          <w:kern w:val="0"/>
          <w:lang w:val="en-US"/>
          <w14:ligatures w14:val="none"/>
        </w:rPr>
        <w:t xml:space="preserve"> </w:t>
      </w:r>
      <w:commentRangeStart w:id="8"/>
      <w:r w:rsidR="00C22E6F" w:rsidRPr="000F283A">
        <w:rPr>
          <w:rFonts w:ascii="Times New Roman" w:hAnsi="Times New Roman" w:cs="Times New Roman"/>
          <w:lang w:val="en-US"/>
        </w:rPr>
        <w:t xml:space="preserve">Acute infections are often asymptomatic </w:t>
      </w:r>
      <w:commentRangeEnd w:id="8"/>
      <w:r w:rsidR="005F5B3E">
        <w:rPr>
          <w:rStyle w:val="Refdecomentario"/>
        </w:rPr>
        <w:commentReference w:id="8"/>
      </w:r>
      <w:r w:rsidR="00C22E6F" w:rsidRPr="000F283A">
        <w:rPr>
          <w:rFonts w:ascii="Times New Roman" w:hAnsi="Times New Roman" w:cs="Times New Roman"/>
          <w:lang w:val="en-US"/>
        </w:rPr>
        <w:t>and therefore frequently go undetected. They can occur at any age and may present with fever, lymphadenopathy, hepatosplenomegaly, and a localized lesion at the site of parasite entry (referred to as a “</w:t>
      </w:r>
      <w:proofErr w:type="spellStart"/>
      <w:r w:rsidR="00C22E6F" w:rsidRPr="000F283A">
        <w:rPr>
          <w:rFonts w:ascii="Times New Roman" w:hAnsi="Times New Roman" w:cs="Times New Roman"/>
          <w:lang w:val="en-US"/>
        </w:rPr>
        <w:t>chagoma</w:t>
      </w:r>
      <w:proofErr w:type="spellEnd"/>
      <w:r w:rsidR="00C22E6F" w:rsidRPr="000F283A">
        <w:rPr>
          <w:rFonts w:ascii="Times New Roman" w:hAnsi="Times New Roman" w:cs="Times New Roman"/>
          <w:lang w:val="en-US"/>
        </w:rPr>
        <w:t>”). However, severe cases are uncommon (1–5%).</w:t>
      </w:r>
      <w:r w:rsidR="00A0420F" w:rsidRPr="000F283A">
        <w:rPr>
          <w:rFonts w:ascii="Times New Roman" w:hAnsi="Times New Roman" w:cs="Times New Roman"/>
          <w:lang w:val="en-US"/>
        </w:rPr>
        <w:fldChar w:fldCharType="begin"/>
      </w:r>
      <w:r w:rsidR="00A0420F" w:rsidRPr="000F283A">
        <w:rPr>
          <w:rFonts w:ascii="Times New Roman" w:hAnsi="Times New Roman" w:cs="Times New Roman"/>
          <w:lang w:val="en-US"/>
        </w:rPr>
        <w:instrText xml:space="preserve"> ADDIN ZOTERO_ITEM CSL_CITATION {"citationID":"QyEuwZuD","properties":{"formattedCitation":"\\super 1\\nosupersub{}","plainCitation":"1","noteIndex":0},"citationItems":[{"id":112,"uris":["http://zotero.org/users/1599338/items/UVIPMC34"],"itemData":{"id":112,"type":"article-journal","container-title":"The Lancet","DOI":"10.1016/S0140-6736(17)31612-4","ISSN":"01406736","issue":"10115","journalAbbreviation":"The Lancet","language":"en","page":"82-94","source":"DOI.org (Crossref)","title":"Chagas disease","volume":"391","author":[{"family":"Pérez-Molina","given":"José A"},{"family":"Molina","given":"Israel"}],"issued":{"date-parts":[["2018",1]]}}}],"schema":"https://github.com/citation-style-language/schema/raw/master/csl-citation.json"} </w:instrText>
      </w:r>
      <w:r w:rsidR="00A0420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w:t>
      </w:r>
      <w:r w:rsidR="00A0420F" w:rsidRPr="000F283A">
        <w:rPr>
          <w:rFonts w:ascii="Times New Roman" w:hAnsi="Times New Roman" w:cs="Times New Roman"/>
          <w:lang w:val="en-US"/>
        </w:rPr>
        <w:fldChar w:fldCharType="end"/>
      </w:r>
      <w:r w:rsidR="00C22E6F" w:rsidRPr="000F283A">
        <w:rPr>
          <w:rFonts w:ascii="Times New Roman" w:hAnsi="Times New Roman" w:cs="Times New Roman"/>
          <w:lang w:val="en-US"/>
        </w:rPr>
        <w:t xml:space="preserve"> This initial phase lasts approximately 4–8 weeks and, if not treated, typically progresses to a chronic stage. Between 10 and 30 years after the initial infection, about 30–40% of chronically infected individuals develop visceral involvement, most commonly manifesting as cardiomyopathy, gastrointestinal complications, or a combination of both.</w:t>
      </w:r>
      <w:r w:rsidR="00A0420F" w:rsidRPr="000F283A">
        <w:rPr>
          <w:rFonts w:ascii="Times New Roman" w:hAnsi="Times New Roman" w:cs="Times New Roman"/>
          <w:lang w:val="en-US"/>
        </w:rPr>
        <w:t xml:space="preserve"> </w:t>
      </w:r>
      <w:r w:rsidR="00A0420F" w:rsidRPr="000F283A">
        <w:rPr>
          <w:rFonts w:ascii="Times New Roman" w:hAnsi="Times New Roman" w:cs="Times New Roman"/>
          <w:lang w:val="en-US"/>
        </w:rPr>
        <w:fldChar w:fldCharType="begin"/>
      </w:r>
      <w:r w:rsidR="00A0420F" w:rsidRPr="000F283A">
        <w:rPr>
          <w:rFonts w:ascii="Times New Roman" w:hAnsi="Times New Roman" w:cs="Times New Roman"/>
          <w:lang w:val="en-US"/>
        </w:rPr>
        <w:instrText xml:space="preserve"> ADDIN ZOTERO_ITEM CSL_CITATION {"citationID":"YghY8OZq","properties":{"formattedCitation":"\\super 1\\nosupersub{}","plainCitation":"1","noteIndex":0},"citationItems":[{"id":112,"uris":["http://zotero.org/users/1599338/items/UVIPMC34"],"itemData":{"id":112,"type":"article-journal","container-title":"The Lancet","DOI":"10.1016/S0140-6736(17)31612-4","ISSN":"01406736","issue":"10115","journalAbbreviation":"The Lancet","language":"en","page":"82-94","source":"DOI.org (Crossref)","title":"Chagas disease","volume":"391","author":[{"family":"Pérez-Molina","given":"José A"},{"family":"Molina","given":"Israel"}],"issued":{"date-parts":[["2018",1]]}}}],"schema":"https://github.com/citation-style-language/schema/raw/master/csl-citation.json"} </w:instrText>
      </w:r>
      <w:r w:rsidR="00A0420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w:t>
      </w:r>
      <w:r w:rsidR="00A0420F" w:rsidRPr="000F283A">
        <w:rPr>
          <w:rFonts w:ascii="Times New Roman" w:hAnsi="Times New Roman" w:cs="Times New Roman"/>
          <w:lang w:val="en-US"/>
        </w:rPr>
        <w:fldChar w:fldCharType="end"/>
      </w:r>
    </w:p>
    <w:p w14:paraId="1947EA94" w14:textId="775867E8" w:rsidR="002E7295" w:rsidRPr="000F283A" w:rsidRDefault="00904FA4" w:rsidP="003567E7">
      <w:pPr>
        <w:spacing w:line="360" w:lineRule="auto"/>
        <w:rPr>
          <w:rFonts w:ascii="Times New Roman" w:hAnsi="Times New Roman" w:cs="Times New Roman"/>
          <w:lang w:val="en-US"/>
        </w:rPr>
      </w:pPr>
      <w:r w:rsidRPr="000F283A">
        <w:rPr>
          <w:rFonts w:ascii="Times New Roman" w:hAnsi="Times New Roman" w:cs="Times New Roman"/>
          <w:lang w:val="en-US"/>
        </w:rPr>
        <w:t>Benznidazole demonstrates high efficacy in the acute and early phases of </w:t>
      </w:r>
      <w:r w:rsidRPr="000F283A">
        <w:rPr>
          <w:rFonts w:ascii="Times New Roman" w:hAnsi="Times New Roman" w:cs="Times New Roman"/>
          <w:i/>
          <w:iCs/>
          <w:lang w:val="en-US"/>
        </w:rPr>
        <w:t>T. cruzi</w:t>
      </w:r>
      <w:r w:rsidRPr="000F283A">
        <w:rPr>
          <w:rFonts w:ascii="Times New Roman" w:hAnsi="Times New Roman" w:cs="Times New Roman"/>
          <w:lang w:val="en-US"/>
        </w:rPr>
        <w:t> infection, achieving serological cure rates of up to 100% in congenital cases treated within the first year of life and 76% in cases of acute disease.</w:t>
      </w:r>
      <w:r w:rsidR="00A0420F"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{"citationID":"qsE0PeKI","properties":{"formattedCitation":"\\super 1,3\\nosupersub{}","plainCitation":"1,3","noteIndex":0},"citationItems":[{"id":112,"uris":["http://zotero.org/users/1599338/items/UVIPMC34"],"itemData":{"id":112,"type":"article-journal","container-title":"The Lancet","DOI":"10.1016/S0140-6736(17)31612-4","ISSN":"01406736","issue":"10115","journalAbbreviation":"The Lancet","language":"en","page":"82-94","source":"DOI.org (Crossref)","title":"Chagas disease","volume":"391","author":[{"family":"Pérez-Molina","given":"José A"},{"family":"Molina","given":"Israel"}],"issued":{"date-parts":[["2018",1]]}}},{"id":33,"uris":["http://zotero.org/groups/5772643/items/UNRHGT3E"],"itemData":{"id":33,"type":"article-journal","abstract":"BACKGROUND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A0420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1,3</w:t>
      </w:r>
      <w:r w:rsidR="00A0420F" w:rsidRPr="000F283A">
        <w:rPr>
          <w:rFonts w:ascii="Times New Roman" w:hAnsi="Times New Roman" w:cs="Times New Roman"/>
          <w:lang w:val="en-US"/>
        </w:rPr>
        <w:fldChar w:fldCharType="end"/>
      </w:r>
      <w:r w:rsidRPr="000F283A">
        <w:rPr>
          <w:rFonts w:ascii="Times New Roman" w:hAnsi="Times New Roman" w:cs="Times New Roman"/>
          <w:lang w:val="en-US"/>
        </w:rPr>
        <w:t xml:space="preserve"> In the chronic phase, cure rates decline to 60–93% in children up to 13 years of age and are lower in adolescents under 18 years.</w:t>
      </w:r>
      <w:r w:rsidR="00A0420F" w:rsidRPr="000F283A">
        <w:rPr>
          <w:rFonts w:ascii="Times New Roman" w:hAnsi="Times New Roman" w:cs="Times New Roman"/>
          <w:lang w:val="en-US"/>
        </w:rPr>
        <w:fldChar w:fldCharType="begin"/>
      </w:r>
      <w:r w:rsidR="00A0420F" w:rsidRPr="000F283A">
        <w:rPr>
          <w:rFonts w:ascii="Times New Roman" w:hAnsi="Times New Roman" w:cs="Times New Roman"/>
          <w:lang w:val="en-US"/>
        </w:rPr>
        <w:instrText xml:space="preserve"> ADDIN ZOTERO_ITEM CSL_CITATION {"citationID":"o3Zml3vw","properties":{"formattedCitation":"\\super 1,3\\nosupersub{}","plainCitation":"1,3","noteIndex":0},"citationItems":[{"id":112,"uris":["http://zotero.org/users/1599338/items/UVIPMC34"],"itemData":{"id":112,"type":"article-journal","container-title":"The Lancet","DOI":"10.1016/S0140-6736(17)31612-4","ISSN":"01406736","issue":"10115","journalAbbreviation":"The Lancet","language":"en","page":"82-94","source":"DOI.org (Crossref)","title":"Chagas disease","volume":"391","author":[{"family":"Pérez-Molina","given":"José A"},{"family":"Molina","given":"Israel"}],"issued":{"date-parts":[["2018",1]]}}},{"id":33,"uris":["http://zotero.org/groups/5772643/items/UNRHGT3E"],"itemData":{"id":33,"type":"article-journal","abstract":"BACKGROUND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A0420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1,3</w:t>
      </w:r>
      <w:r w:rsidR="00A0420F" w:rsidRPr="000F283A">
        <w:rPr>
          <w:rFonts w:ascii="Times New Roman" w:hAnsi="Times New Roman" w:cs="Times New Roman"/>
          <w:lang w:val="en-US"/>
        </w:rPr>
        <w:fldChar w:fldCharType="end"/>
      </w:r>
      <w:r w:rsidRPr="000F283A">
        <w:rPr>
          <w:rFonts w:ascii="Times New Roman" w:hAnsi="Times New Roman" w:cs="Times New Roman"/>
          <w:lang w:val="en-US"/>
        </w:rPr>
        <w:t xml:space="preserve"> Among patients with visceral involvement, it remains unclear whether benznidazole halts disease progression.</w:t>
      </w:r>
      <w:r w:rsidR="00E1283F"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{"citationID":"aRZ678GH","properties":{"formattedCitation":"\\super 1,3\\nosupersub{}","plainCitation":"1,3","noteIndex":0},"citationItems":[{"id":112,"uris":["http://zotero.org/users/1599338/items/UVIPMC34"],"itemData":{"id":112,"type":"article-journal","container-title":"The Lancet","DOI":"10.1016/S0140-6736(17)31612-4","ISSN":"01406736","issue":"10115","journalAbbreviation":"The Lancet","language":"en","page":"82-94","source":"DOI.org (Crossref)","title":"Chagas disease","volume":"391","author":[{"family":"Pérez-Molina","given":"José A"},{"family":"Molina","given":"Israel"}],"issued":{"date-parts":[["2018",1]]}}},{"id":33,"uris":["http://zotero.org/groups/5772643/items/UNRHGT3E"],"itemData":{"id":33,"type":"article-journal","abstract":"BACKGROUND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E1283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1,3</w:t>
      </w:r>
      <w:r w:rsidR="00E1283F" w:rsidRPr="000F283A">
        <w:rPr>
          <w:rFonts w:ascii="Times New Roman" w:hAnsi="Times New Roman" w:cs="Times New Roman"/>
          <w:lang w:val="en-US"/>
        </w:rPr>
        <w:fldChar w:fldCharType="end"/>
      </w:r>
    </w:p>
    <w:p w14:paraId="52BF872D" w14:textId="458D9F1B" w:rsidR="002E7295" w:rsidRPr="000F283A" w:rsidRDefault="00C834B3" w:rsidP="002E7295">
      <w:pPr>
        <w:spacing w:line="360" w:lineRule="auto"/>
        <w:rPr>
          <w:rFonts w:ascii="Times New Roman" w:hAnsi="Times New Roman" w:cs="Times New Roman"/>
          <w:lang w:val="en-US"/>
        </w:rPr>
      </w:pPr>
      <w:r w:rsidRPr="000F283A">
        <w:rPr>
          <w:rFonts w:ascii="Times New Roman" w:hAnsi="Times New Roman" w:cs="Times New Roman"/>
          <w:lang w:val="en-US"/>
        </w:rPr>
        <w:t>In addition to its effectiveness in early phases of the disease</w:t>
      </w:r>
      <w:r w:rsidR="00904FA4" w:rsidRPr="000F283A">
        <w:rPr>
          <w:rFonts w:ascii="Times New Roman" w:hAnsi="Times New Roman" w:cs="Times New Roman"/>
          <w:lang w:val="en-US"/>
        </w:rPr>
        <w:t xml:space="preserve">, treatment has proven highly </w:t>
      </w:r>
      <w:r w:rsidRPr="000F283A">
        <w:rPr>
          <w:rFonts w:ascii="Times New Roman" w:hAnsi="Times New Roman" w:cs="Times New Roman"/>
          <w:lang w:val="en-US"/>
        </w:rPr>
        <w:t>effective</w:t>
      </w:r>
      <w:r w:rsidR="00904FA4" w:rsidRPr="000F283A">
        <w:rPr>
          <w:rFonts w:ascii="Times New Roman" w:hAnsi="Times New Roman" w:cs="Times New Roman"/>
          <w:lang w:val="en-US"/>
        </w:rPr>
        <w:t xml:space="preserve"> in preventing mother-to-child transmission and may provide benefits for those with chronic indeterminate infection.</w:t>
      </w:r>
      <w:r w:rsidR="00E1283F"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{"citationID":"2vL2zbkI","properties":{"formattedCitation":"\\super 10\\nosupersub{}","plainCitation":"10","noteIndex":0},"citationItems":[{"id":28,"uris":["http://zotero.org/groups/5772643/items/4TA8E3CH"],"itemData":{"id":28,"type":"article-journal","container-title":"PLOS Neglected Tropical Diseases","DOI":"10.1371/journal.pntd.0012407","ISSN":"1935-2735","issue":"9","page":"e0012407","title":"Prevention of congenital chagas disease by trypanocide treatment in women of reproductive age: A meta-analysis of observational studies","volume":"18","author":[{"family":"Moraes","given":"Francisco Cezar Aquino","dropping-particle":"de"},{"family":"Souza","given":"Maria Eduarda Cavalcanti"},{"family":"Dal Moro","given":"Lucca"},{"family":"Donadon","given":"Isabelle Batista"},{"family":"Silva","given":"Emanuele Rocha","non-dropping-particle":"da"},{"family":"Souza","given":"Dilma do Socorro Moraes","non-dropping-particle":"de"},{"family":"Burbano","given":"Rommel Mario Rodríguez"}],"editor":[{"family":"Almeida","given":"Igor C."}],"issued":{"date-parts":[["2024",9,5]]}}}],"schema":"https://github.com/citation-style-language/schema/raw/master/csl-citation.json"} </w:instrText>
      </w:r>
      <w:r w:rsidR="00E1283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10</w:t>
      </w:r>
      <w:r w:rsidR="00E1283F" w:rsidRPr="000F283A">
        <w:rPr>
          <w:rFonts w:ascii="Times New Roman" w:hAnsi="Times New Roman" w:cs="Times New Roman"/>
          <w:lang w:val="en-US"/>
        </w:rPr>
        <w:fldChar w:fldCharType="end"/>
      </w:r>
      <w:r w:rsidRPr="000F283A">
        <w:rPr>
          <w:rFonts w:ascii="Times New Roman" w:hAnsi="Times New Roman" w:cs="Times New Roman"/>
          <w:lang w:val="en-US"/>
        </w:rPr>
        <w:t xml:space="preserve"> </w:t>
      </w:r>
      <w:r w:rsidR="003B357F" w:rsidRPr="000F283A">
        <w:rPr>
          <w:rFonts w:ascii="Times New Roman" w:hAnsi="Times New Roman" w:cs="Times New Roman"/>
          <w:lang w:val="en-US"/>
        </w:rPr>
        <w:t xml:space="preserve">However, in countries such as Spain where there is a high level of awareness of Chagas disease, the undertreatment rate is </w:t>
      </w:r>
      <w:r w:rsidR="002630DF" w:rsidRPr="000F283A">
        <w:rPr>
          <w:rFonts w:ascii="Times New Roman" w:hAnsi="Times New Roman" w:cs="Times New Roman"/>
          <w:lang w:val="en-US"/>
        </w:rPr>
        <w:t xml:space="preserve">high, estimated at </w:t>
      </w:r>
      <w:r w:rsidR="003B357F" w:rsidRPr="000F283A">
        <w:rPr>
          <w:rFonts w:ascii="Times New Roman" w:hAnsi="Times New Roman" w:cs="Times New Roman"/>
          <w:lang w:val="en-US"/>
        </w:rPr>
        <w:t>82·5% in patients aged 15 years or older and 60% in children.</w:t>
      </w:r>
      <w:r w:rsidR="00E1283F"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{"citationID":"ZSz6Nuhp","properties":{"formattedCitation":"\\super 5\\nosupersub{}","plainCitation":"5","noteIndex":0},"citationItems":[{"id":1,"uris":["http://zotero.org/users/1599338/items/6LPKHW77"],"itemData":{"id":1,"type":"article-journal","abstract":"BACKGROUND: Chagas disease constitutes a public health problem, and Spain is the non-endemic country with the highest burden of disease outside the Americas. It represents a model for non-endemic countries regarding health policies to control the disease. This study is aimed to generate estimates of the T.cruzi prevalence and the number of undetected and untreated individuals with the infection in Spain and to compare them with the actual number of cases reported by official sources.\nMETHODS: Using aggregate data collected from the literature and official sources (Spanish National Statistics Institute; Spanish Agency of Medicines and Medical Devices) from 2010 to 2018, this study estimates the number of Chagas disease cases, plus the underdiagnosis and undertreatment rates.\nRESULTS: We estimated that 55,367 out of 2,602,285 migrants originally from endemic countries were living with Chagas disease in Spain in 2018, accounting for a prevalence of 2.1%. Only 1% of these cases(613/455,566) were children aged 14 years or less resulting in a prevalence of 0.1%. Bolivian migrants accounted for 53.9% of the total estimated cases. The index of underdiagnosis and undertreatment were heterogeneous across different Spanish autonomous regions, but the overall index of underdiagnosis was around 71%, and the overall index of undertreatment was 82.5% in patients aged 15 years or older, and 60% in children.\nCONCLUSION: The burden of Chagas disease in Spain is considerable. Index of underdiagnosis and undertreatment are high, particularly in women of childbearing age, but they have improved in children since the implementation of antenatal screening programmes.","container-title":"Travel Medicine and Infectious Disease","DOI":"10.1016/j.tmaid.2022.102284","ISSN":"1873-0442","journalAbbreviation":"Travel Med Infect Dis","language":"eng","note":"PMID: 35245657","page":"102284","source":"PubMed","title":"Estimating chagas disease prevalence and number of underdiagnosed, and undertreated individuals in Spain","volume":"47","author":[{"family":"Navarro","given":"Miriam"},{"family":"Reguero","given":"Laura"},{"family":"Subirà","given":"Carme"},{"family":"Blázquez-Pérez","given":"Antonio"},{"family":"Requena-Méndez","given":"Ana"}],"issued":{"date-parts":[["2022"]]}}}],"schema":"https://github.com/citation-style-language/schema/raw/master/csl-citation.json"} </w:instrText>
      </w:r>
      <w:r w:rsidR="00E1283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5</w:t>
      </w:r>
      <w:r w:rsidR="00E1283F" w:rsidRPr="000F283A">
        <w:rPr>
          <w:rFonts w:ascii="Times New Roman" w:hAnsi="Times New Roman" w:cs="Times New Roman"/>
          <w:lang w:val="en-US"/>
        </w:rPr>
        <w:fldChar w:fldCharType="end"/>
      </w:r>
      <w:r w:rsidR="003B357F" w:rsidRPr="000F283A">
        <w:rPr>
          <w:rFonts w:ascii="Times New Roman" w:hAnsi="Times New Roman" w:cs="Times New Roman"/>
          <w:lang w:val="en-US"/>
        </w:rPr>
        <w:t xml:space="preserve"> </w:t>
      </w:r>
      <w:r w:rsidR="002630DF" w:rsidRPr="000F283A">
        <w:rPr>
          <w:rFonts w:ascii="Times New Roman" w:hAnsi="Times New Roman" w:cs="Times New Roman"/>
          <w:lang w:val="en-US"/>
        </w:rPr>
        <w:t>Barriers to treatment include limited medication availability, challenges accessing healthcare services, and drug costs.</w:t>
      </w:r>
      <w:r w:rsidR="00E1283F"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{"citationID":"1H4J5rio","properties":{"formattedCitation":"\\super 5,11\\nosupersub{}","plainCitation":"5,11","noteIndex":0},"citationItems":[{"id":1,"uris":["http://zotero.org/users/1599338/items/6LPKHW77"],"itemData":{"id":1,"type":"article-journal","abstract":"BACKGROUND: Chagas disease constitutes a public health problem, and Spain is the non-endemic country with the highest burden of disease outside the Americas. It represents a model for non-endemic countries regarding health policies to control the disease. This study is aimed to generate estimates of the T.cruzi prevalence and the number of undetected and untreated individuals with the infection in Spain and to compare them with the actual number of cases reported by official sources.\nMETHODS: Using aggregate data collected from the literature and official sources (Spanish National Statistics Institute; Spanish Agency of Medicines and Medical Devices) from 2010 to 2018, this study estimates the number of Chagas disease cases, plus the underdiagnosis and undertreatment rates.\nRESULTS: We estimated that 55,367 out of 2,602,285 migrants originally from endemic countries were living with Chagas disease in Spain in 2018, accounting for a prevalence of 2.1%. Only 1% of these cases(613/455,566) were children aged 14 years or less resulting in a prevalence of 0.1%. Bolivian migrants accounted for 53.9% of the total estimated cases. The index of underdiagnosis and undertreatment were heterogeneous across different Spanish autonomous regions, but the overall index of underdiagnosis was around 71%, and the overall index of undertreatment was 82.5% in patients aged 15 years or older, and 60% in children.\nCONCLUSION: The burden of Chagas disease in Spain is considerable. Index of underdiagnosis and undertreatment are high, particularly in women of childbearing age, but they have improved in children since the implementation of antenatal screening programmes.","container-title":"Travel Medicine and Infectious Disease","DOI":"10.1016/j.tmaid.2022.102284","ISSN":"1873-0442","journalAbbreviation":"Travel Med Infect Dis","language":"eng","note":"PMID: 35245657","page":"102284","source":"PubMed","title":"Estimating chagas disease prevalence and number of underdiagnosed, and undertreated individuals in Spain","volume":"47","author":[{"family":"Navarro","given":"Miriam"},{"family":"Reguero","given":"Laura"},{"family":"Subirà","given":"Carme"},{"family":"Blázquez-Pérez","given":"Antonio"},{"family":"Requena-Méndez","given":"Ana"}],"issued":{"date-parts":[["2022"]]}}},{"id":162,"uris":["http://zotero.org/groups/5772643/items/QMBXLRGY"],"itemData":{"id":162,"type":"article-journal","abstract":"Background Due to the mobility of the population in recent years and the spread of Chagas disease (CD) to non‑endemic regions, early diagnosis and treatment of CD has become increasingly relevant in non‑endemic countries. In order for screening to be effective, health system accessibility must be taken into consideration. This study uses Tana‑hashi’s Health Service Coverage model to gain a deeper understanding of the main diagnostic pathways for Chagas disease in a non‑endemic country and the barriers and bottlenecks present in each pathway.\nMethods This study used a qualitative design with a phenomenological approach. Twenty‑one interviews, two focus group sessions, and two triangular group sessions were conducted between 2015 and 2018 with 37 Bolivian men and women diagnosed with CD in Madrid, Spain. A topic guide was designed to ensure that the interviewers obtained the data concerning knowledge of CD (transmission, symptoms, and treatment), attitudes towards CD, and health behav‑iour (practices in relation to CD). All interviews, focus groups and triangular groups were recorded and transcribed. A thematic, inductive analysis based on Grounded Theory was performed by two researchers.\nResults Three main pathways to CD diagnosis were identified: 1) pregnancy or blood/organ donation, with no bot‑tlenecks in effective coverage; 2) an individual actively seeking CD testing, with bottlenecks relating to administrative, physical, and time‑related accessibility, and effectiveness based on the healthcare professional’s knowledge of CD; 3) an individual not actively seeking CD testing, who expresses psychological discomfort or embarrassment about visiting a physician, with a low perception of risk, afraid of stigma, and testing positive, and with little confidence in physicians’ knowledge of CD.\nConclusions Existing bottlenecks in the three main diagnostic pathways for CD are less prevalent during pregnancy and blood donation, but are more prevalent in individuals who do not voluntarily seek serological testing for CD. Future screening protocols will need to take these bottlenecks into consideration to achieve effective coverage.","container-title":"BMC Public Health","DOI":"10.1186/s12889-022-14938-4","ISSN":"1471-2458","issue":"1","journalAbbreviation":"BMC Public Health","language":"en","page":"332","source":"DOI.org (Crossref)","title":"Diagnostic pathways of Chagas disease in Spain: a qualitative study","title-short":"Diagnostic pathways of Chagas disease in Spain","volume":"23","author":[{"family":"Iglesias-Rus","given":"Laura"},{"family":"Boquete","given":"Teresa"},{"family":"Romay-Barja","given":"María"},{"family":"Benito","given":"Agustín"},{"family":"Jordan","given":"Briggitte"},{"family":"Blasco-Hernández","given":"Teresa"}],"issued":{"date-parts":[["2023",2,14]]}}}],"schema":"https://github.com/citation-style-language/schema/raw/master/csl-citation.json"} </w:instrText>
      </w:r>
      <w:r w:rsidR="00E1283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5,11</w:t>
      </w:r>
      <w:r w:rsidR="00E1283F" w:rsidRPr="000F283A">
        <w:rPr>
          <w:rFonts w:ascii="Times New Roman" w:hAnsi="Times New Roman" w:cs="Times New Roman"/>
          <w:lang w:val="en-US"/>
        </w:rPr>
        <w:fldChar w:fldCharType="end"/>
      </w:r>
      <w:r w:rsidR="002630DF" w:rsidRPr="000F283A">
        <w:rPr>
          <w:rFonts w:ascii="Times New Roman" w:hAnsi="Times New Roman" w:cs="Times New Roman"/>
          <w:lang w:val="en-US"/>
        </w:rPr>
        <w:t xml:space="preserve"> This undertreatment </w:t>
      </w:r>
      <w:r w:rsidR="002E7295" w:rsidRPr="000F283A">
        <w:rPr>
          <w:rFonts w:ascii="Times New Roman" w:hAnsi="Times New Roman" w:cs="Times New Roman"/>
          <w:lang w:val="en-US"/>
        </w:rPr>
        <w:t xml:space="preserve">may </w:t>
      </w:r>
      <w:r w:rsidR="002630DF" w:rsidRPr="000F283A">
        <w:rPr>
          <w:rFonts w:ascii="Times New Roman" w:hAnsi="Times New Roman" w:cs="Times New Roman"/>
          <w:lang w:val="en-US"/>
        </w:rPr>
        <w:t xml:space="preserve">result in a higher number of </w:t>
      </w:r>
      <w:r w:rsidR="002E7295" w:rsidRPr="000F283A">
        <w:rPr>
          <w:rFonts w:ascii="Times New Roman" w:hAnsi="Times New Roman" w:cs="Times New Roman"/>
          <w:lang w:val="en-US"/>
        </w:rPr>
        <w:t xml:space="preserve">new </w:t>
      </w:r>
      <w:r w:rsidR="002630DF" w:rsidRPr="000F283A">
        <w:rPr>
          <w:rFonts w:ascii="Times New Roman" w:hAnsi="Times New Roman" w:cs="Times New Roman"/>
          <w:lang w:val="en-US"/>
        </w:rPr>
        <w:t>cases and disease progression</w:t>
      </w:r>
      <w:r w:rsidR="002E7295" w:rsidRPr="000F283A">
        <w:rPr>
          <w:rFonts w:ascii="Times New Roman" w:hAnsi="Times New Roman" w:cs="Times New Roman"/>
          <w:lang w:val="en-US"/>
        </w:rPr>
        <w:t xml:space="preserve"> among those infected</w:t>
      </w:r>
      <w:r w:rsidR="002630DF" w:rsidRPr="000F283A">
        <w:rPr>
          <w:rFonts w:ascii="Times New Roman" w:hAnsi="Times New Roman" w:cs="Times New Roman"/>
          <w:lang w:val="en-US"/>
        </w:rPr>
        <w:t xml:space="preserve">, leading to significantly increased expenses for care, complex treatments, the use of devices such as defibrillators or pacemakers, and a decline in </w:t>
      </w:r>
      <w:r w:rsidR="002630DF" w:rsidRPr="000F283A">
        <w:rPr>
          <w:rFonts w:ascii="Times New Roman" w:hAnsi="Times New Roman" w:cs="Times New Roman"/>
          <w:lang w:val="en-US"/>
        </w:rPr>
        <w:lastRenderedPageBreak/>
        <w:t>patients’ quality of life.</w:t>
      </w:r>
      <w:r w:rsidR="00E1283F"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{"citationID":"jED3tFvf","properties":{"formattedCitation":"\\super 12\\nosupersub{}","plainCitation":"12","noteIndex":0},"citationItems":[{"id":140,"uris":["http://zotero.org/groups/5772643/items/SDDD73DZ"],"itemData":{"id":140,"type":"article-journal","abstract":"Background Chagas disease (CD) is a neglected disease affecting millions worldwide, yet little is known about its economic burden. This systematic review is part of RAISE project, a broader study that aims to estimate the global prevalence, mortality, and health and economic burden attributable to chronic CD and Chronic Chagas cardiomyopathy. The objective of this study was to assess the main costs associated with the treatment of CD in both endemic and nonendemic countries.","container-title":"PLOS Neglected Tropical Diseases","DOI":"10.1371/journal.pntd.0011757","ISSN":"1935-2735","issue":"11","journalAbbreviation":"PLoS Negl Trop Dis","language":"en","page":"e0011757","source":"DOI.org (Crossref)","title":"The economic burden of Chagas disease: A systematic review","title-short":"The economic burden of Chagas disease","volume":"17","author":[{"family":"Andrade","given":"Mônica Viegas"},{"family":"Noronha","given":"Kenya Valéria Micaela De Souza"},{"family":"De Souza","given":"Aline"},{"family":"Motta-Santos","given":"André Soares"},{"family":"Braga","given":"Paulo Estevão Franco"},{"family":"Bracarense","given":"Henrique"},{"family":"De Miranda","given":"Maria Carolina Corrêa"},{"family":"Nascimento","given":"Bruno Ramos"},{"family":"Molina","given":"Israel"},{"family":"Martins-Melo","given":"Francisco Rogerlândio"},{"family":"Perel","given":"Pablo"},{"family":"Geissbühler","given":"Yvonne"},{"family":"Quijano","given":"Monica"},{"family":"Machado","given":"Isis Eloah"},{"family":"Ribeiro","given":"Antônio Luiz Pinho"}],"editor":[{"family":"Hardcastle","given":"Timothy Craig"}],"issued":{"date-parts":[["2023",11,22]]}}}],"schema":"https://github.com/citation-style-language/schema/raw/master/csl-citation.json"} </w:instrText>
      </w:r>
      <w:r w:rsidR="00E1283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12</w:t>
      </w:r>
      <w:r w:rsidR="00E1283F" w:rsidRPr="000F283A">
        <w:rPr>
          <w:rFonts w:ascii="Times New Roman" w:hAnsi="Times New Roman" w:cs="Times New Roman"/>
          <w:lang w:val="en-US"/>
        </w:rPr>
        <w:fldChar w:fldCharType="end"/>
      </w:r>
      <w:r w:rsidR="002E7295" w:rsidRPr="000F283A">
        <w:rPr>
          <w:rFonts w:ascii="Times New Roman" w:hAnsi="Times New Roman" w:cs="Times New Roman"/>
          <w:lang w:val="en-US"/>
        </w:rPr>
        <w:t xml:space="preserve"> </w:t>
      </w:r>
      <w:r w:rsidR="002E7295" w:rsidRPr="000F283A">
        <w:rPr>
          <w:rFonts w:ascii="Times New Roman" w:hAnsi="Times New Roman" w:cs="Times New Roman"/>
          <w:kern w:val="0"/>
          <w:lang w:val="en-US"/>
          <w14:ligatures w14:val="none"/>
        </w:rPr>
        <w:t xml:space="preserve">In this study, we aim to </w:t>
      </w:r>
      <w:proofErr w:type="spellStart"/>
      <w:r w:rsidR="002E7295" w:rsidRPr="000F283A">
        <w:rPr>
          <w:rFonts w:ascii="Times New Roman" w:hAnsi="Times New Roman" w:cs="Times New Roman"/>
          <w:kern w:val="0"/>
          <w:lang w:val="en-US"/>
          <w14:ligatures w14:val="none"/>
        </w:rPr>
        <w:t>analyse</w:t>
      </w:r>
      <w:proofErr w:type="spellEnd"/>
      <w:r w:rsidR="002E7295" w:rsidRPr="000F283A">
        <w:rPr>
          <w:rFonts w:ascii="Times New Roman" w:hAnsi="Times New Roman" w:cs="Times New Roman"/>
          <w:kern w:val="0"/>
          <w:lang w:val="en-US"/>
          <w14:ligatures w14:val="none"/>
        </w:rPr>
        <w:t xml:space="preserve"> whether the use of benznidazole is cost-effective for chronic Chagas disease, to provide arguments to expand its application, particularly among vulnerable populations facing access issues.</w:t>
      </w:r>
    </w:p>
    <w:p w14:paraId="730C8268" w14:textId="77777777" w:rsidR="002E7295" w:rsidRPr="000F283A" w:rsidRDefault="002E7295" w:rsidP="003567E7">
      <w:pPr>
        <w:spacing w:line="360" w:lineRule="auto"/>
        <w:rPr>
          <w:rFonts w:ascii="Times New Roman" w:hAnsi="Times New Roman" w:cs="Times New Roman"/>
          <w:lang w:val="en-US"/>
        </w:rPr>
      </w:pPr>
    </w:p>
    <w:p w14:paraId="7F5B85F5" w14:textId="6AB2740C" w:rsidR="00516740" w:rsidRPr="000F283A" w:rsidRDefault="002D3946" w:rsidP="003567E7">
      <w:pPr>
        <w:spacing w:line="360" w:lineRule="auto"/>
        <w:rPr>
          <w:rFonts w:ascii="Times New Roman" w:hAnsi="Times New Roman" w:cs="Times New Roman"/>
          <w:lang w:val="en-US"/>
        </w:rPr>
      </w:pPr>
      <w:commentRangeStart w:id="9"/>
      <w:r w:rsidRPr="000F283A">
        <w:rPr>
          <w:rFonts w:ascii="Times New Roman" w:hAnsi="Times New Roman" w:cs="Times New Roman"/>
          <w:lang w:val="en-US"/>
        </w:rPr>
        <w:t>Chagas disease is a neglected tropical disease. It is mainly distributed in South America, and it is estimated that 6-7 million people are infected worldwide.</w:t>
      </w:r>
      <w:r w:rsidRPr="000F283A">
        <w:rPr>
          <w:rFonts w:ascii="Times New Roman" w:hAnsi="Times New Roman" w:cs="Times New Roman"/>
          <w:lang w:val="en-US"/>
        </w:rPr>
        <w:fldChar w:fldCharType="begin"/>
      </w:r>
      <w:r w:rsidRPr="000F283A">
        <w:rPr>
          <w:rFonts w:ascii="Times New Roman" w:hAnsi="Times New Roman" w:cs="Times New Roman"/>
          <w:lang w:val="en-US"/>
        </w:rPr>
        <w:instrText xml:space="preserve"> ADDIN ZOTERO_ITEM CSL_CITATION {"citationID":"uHcNVN93","properties":{"formattedCitation":"\\super 1\\nosupersub{}","plainCitation":"1","noteIndex":0},"citationItems":[{"id":112,"uris":["http://zotero.org/users/1599338/items/UVIPMC34"],"itemData":{"id":112,"type":"article-journal","container-title":"The Lancet","DOI":"10.1016/S0140-6736(17)31612-4","ISSN":"01406736","issue":"10115","journalAbbreviation":"The Lancet","language":"en","page":"82-94","source":"DOI.org (Crossref)","title":"Chagas disease","volume":"391","author":[{"family":"Pérez-Molina","given":"José A"},{"family":"Molina","given":"Israel"}],"issued":{"date-parts":[["2018",1]]}}}],"schema":"https://github.com/citation-style-language/schema/raw/master/csl-citation.json"} </w:instrText>
      </w:r>
      <w:r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w:t>
      </w:r>
      <w:r w:rsidRPr="000F283A">
        <w:rPr>
          <w:rFonts w:ascii="Times New Roman" w:hAnsi="Times New Roman" w:cs="Times New Roman"/>
          <w:lang w:val="en-US"/>
        </w:rPr>
        <w:fldChar w:fldCharType="end"/>
      </w:r>
      <w:r w:rsidR="005905A3" w:rsidRPr="000F283A">
        <w:rPr>
          <w:rFonts w:ascii="Times New Roman" w:hAnsi="Times New Roman" w:cs="Times New Roman"/>
          <w:lang w:val="en-US"/>
        </w:rPr>
        <w:t xml:space="preserve"> </w:t>
      </w:r>
      <w:r w:rsidR="00656AFD" w:rsidRPr="000F283A">
        <w:rPr>
          <w:rFonts w:ascii="Times New Roman" w:hAnsi="Times New Roman" w:cs="Times New Roman"/>
          <w:lang w:val="en-US"/>
        </w:rPr>
        <w:t>M</w:t>
      </w:r>
      <w:r w:rsidR="005905A3" w:rsidRPr="000F283A">
        <w:rPr>
          <w:rFonts w:ascii="Times New Roman" w:hAnsi="Times New Roman" w:cs="Times New Roman"/>
          <w:lang w:val="en-US"/>
        </w:rPr>
        <w:t>igrations have</w:t>
      </w:r>
      <w:r w:rsidR="00656AFD" w:rsidRPr="000F283A">
        <w:rPr>
          <w:rFonts w:ascii="Times New Roman" w:hAnsi="Times New Roman" w:cs="Times New Roman"/>
          <w:lang w:val="en-US"/>
        </w:rPr>
        <w:t xml:space="preserve"> recently</w:t>
      </w:r>
      <w:r w:rsidR="005905A3" w:rsidRPr="000F283A">
        <w:rPr>
          <w:rFonts w:ascii="Times New Roman" w:hAnsi="Times New Roman" w:cs="Times New Roman"/>
          <w:lang w:val="en-US"/>
        </w:rPr>
        <w:t xml:space="preserve"> changed the epidemiological picture and made Chagas disease an important issue outside Latin America. </w:t>
      </w:r>
    </w:p>
    <w:p w14:paraId="494AED0D" w14:textId="70DC0060" w:rsidR="00C2701F" w:rsidRPr="000F283A" w:rsidRDefault="005905A3" w:rsidP="003567E7">
      <w:pPr>
        <w:spacing w:line="360" w:lineRule="auto"/>
        <w:rPr>
          <w:rFonts w:ascii="Times New Roman" w:hAnsi="Times New Roman" w:cs="Times New Roman"/>
          <w:lang w:val="en-US"/>
        </w:rPr>
      </w:pPr>
      <w:r w:rsidRPr="000F283A">
        <w:rPr>
          <w:rFonts w:ascii="Times New Roman" w:hAnsi="Times New Roman" w:cs="Times New Roman"/>
          <w:lang w:val="en-US"/>
        </w:rPr>
        <w:t>USA and Spain are the countries with most migrants from Chagas disease endemic areas and thus the countries with most cases. In Spain it is estimated that 55367 patients live with Chagas disease and 82</w:t>
      </w:r>
      <w:r w:rsidR="002342FB" w:rsidRPr="000F283A">
        <w:rPr>
          <w:rFonts w:ascii="Times New Roman" w:hAnsi="Times New Roman" w:cs="Times New Roman"/>
          <w:lang w:val="en-US"/>
        </w:rPr>
        <w:t>·</w:t>
      </w:r>
      <w:r w:rsidRPr="000F283A">
        <w:rPr>
          <w:rFonts w:ascii="Times New Roman" w:hAnsi="Times New Roman" w:cs="Times New Roman"/>
          <w:lang w:val="en-US"/>
        </w:rPr>
        <w:t>5% go untreated.</w:t>
      </w:r>
      <w:r w:rsidRPr="000F283A">
        <w:rPr>
          <w:rFonts w:ascii="Times New Roman" w:hAnsi="Times New Roman" w:cs="Times New Roman"/>
          <w:lang w:val="en-US"/>
        </w:rPr>
        <w:fldChar w:fldCharType="begin"/>
      </w:r>
      <w:r w:rsidR="00123985" w:rsidRPr="000F283A">
        <w:rPr>
          <w:rFonts w:ascii="Times New Roman" w:hAnsi="Times New Roman" w:cs="Times New Roman"/>
          <w:lang w:val="en-US"/>
        </w:rPr>
        <w:instrText xml:space="preserve"> ADDIN ZOTERO_ITEM CSL_CITATION {"citationID":"R93Ps6iJ","properties":{"formattedCitation":"\\super 5\\nosupersub{}","plainCitation":"5","noteIndex":0},"citationItems":[{"id":1,"uris":["http://zotero.org/users/1599338/items/6LPKHW77"],"itemData":{"id":1,"type":"article-journal","abstract":"BACKGROUND: Chagas disease constitutes a public health problem, and Spain is the non-endemic country with the highest burden of disease outside the Americas. It represents a model for non-endemic countries regarding health policies to control the disease. This study is aimed to generate estimates of the T.cruzi prevalence and the number of undetected and untreated individuals with the infection in Spain and to compare them with the actual number of cases reported by official sources.\nMETHODS: Using aggregate data collected from the literature and official sources (Spanish National Statistics Institute; Spanish Agency of Medicines and Medical Devices) from 2010 to 2018, this study estimates the number of Chagas disease cases, plus the underdiagnosis and undertreatment rates.\nRESULTS: We estimated that 55,367 out of 2,602,285 migrants originally from endemic countries were living with Chagas disease in Spain in 2018, accounting for a prevalence of 2.1%. Only 1% of these cases(613/455,566) were children aged 14 years or less resulting in a prevalence of 0.1%. Bolivian migrants accounted for 53.9% of the total estimated cases. The index of underdiagnosis and undertreatment were heterogeneous across different Spanish autonomous regions, but the overall index of underdiagnosis was around 71%, and the overall index of undertreatment was 82.5% in patients aged 15 years or older, and 60% in children.\nCONCLUSION: The burden of Chagas disease in Spain is considerable. Index of underdiagnosis and undertreatment are high, particularly in women of childbearing age, but they have improved in children since the implementation of antenatal screening programmes.","container-title":"Travel Medicine and Infectious Disease","DOI":"10.1016/j.tmaid.2022.102284","ISSN":"1873-0442","journalAbbreviation":"Travel Med Infect Dis","language":"eng","note":"PMID: 35245657","page":"102284","source":"PubMed","title":"Estimating chagas disease prevalence and number of underdiagnosed, and undertreated individuals in Spain","volume":"47","author":[{"family":"Navarro","given":"Miriam"},{"family":"Reguero","given":"Laura"},{"family":"Subirà","given":"Carme"},{"family":"Blázquez-Pérez","given":"Antonio"},{"family":"Requena-Méndez","given":"Ana"}],"issued":{"date-parts":[["2022"]]}}}],"schema":"https://github.com/citation-style-language/schema/raw/master/csl-citation.json"} </w:instrText>
      </w:r>
      <w:r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5</w:t>
      </w:r>
      <w:r w:rsidRPr="000F283A">
        <w:rPr>
          <w:rFonts w:ascii="Times New Roman" w:hAnsi="Times New Roman" w:cs="Times New Roman"/>
          <w:lang w:val="en-US"/>
        </w:rPr>
        <w:fldChar w:fldCharType="end"/>
      </w:r>
      <w:r w:rsidRPr="000F283A">
        <w:rPr>
          <w:rFonts w:ascii="Times New Roman" w:hAnsi="Times New Roman" w:cs="Times New Roman"/>
          <w:lang w:val="en-US"/>
        </w:rPr>
        <w:t xml:space="preserve"> </w:t>
      </w:r>
      <w:r w:rsidRPr="000F283A">
        <w:rPr>
          <w:rFonts w:ascii="Times New Roman" w:hAnsi="Times New Roman" w:cs="Times New Roman"/>
          <w:i/>
          <w:iCs/>
          <w:lang w:val="en-US"/>
        </w:rPr>
        <w:t>Trypanosoma cruzi</w:t>
      </w:r>
      <w:r w:rsidRPr="000F283A">
        <w:rPr>
          <w:rFonts w:ascii="Times New Roman" w:hAnsi="Times New Roman" w:cs="Times New Roman"/>
          <w:lang w:val="en-US"/>
        </w:rPr>
        <w:t xml:space="preserve"> </w:t>
      </w:r>
      <w:r w:rsidR="003B2C13" w:rsidRPr="000F283A">
        <w:rPr>
          <w:rFonts w:ascii="Times New Roman" w:hAnsi="Times New Roman" w:cs="Times New Roman"/>
          <w:lang w:val="en-US"/>
        </w:rPr>
        <w:t xml:space="preserve">is mainly transmitted by the hematophagous insect </w:t>
      </w:r>
      <w:r w:rsidR="003B2C13" w:rsidRPr="000F283A">
        <w:rPr>
          <w:rFonts w:ascii="Times New Roman" w:hAnsi="Times New Roman" w:cs="Times New Roman"/>
          <w:i/>
          <w:iCs/>
          <w:lang w:val="en-US"/>
        </w:rPr>
        <w:t xml:space="preserve">Triatoma infestans. </w:t>
      </w:r>
      <w:r w:rsidR="003B2C13" w:rsidRPr="000F283A">
        <w:rPr>
          <w:rFonts w:ascii="Times New Roman" w:hAnsi="Times New Roman" w:cs="Times New Roman"/>
          <w:lang w:val="en-US"/>
        </w:rPr>
        <w:t xml:space="preserve">When it feeds on humans, it produces a small wound, where it may deposit feces with eggs of </w:t>
      </w:r>
      <w:r w:rsidR="003B2C13" w:rsidRPr="000F283A">
        <w:rPr>
          <w:rFonts w:ascii="Times New Roman" w:hAnsi="Times New Roman" w:cs="Times New Roman"/>
          <w:i/>
          <w:iCs/>
          <w:lang w:val="en-US"/>
        </w:rPr>
        <w:t>Trypanosoma cruzi</w:t>
      </w:r>
      <w:r w:rsidR="003B2C13" w:rsidRPr="000F283A">
        <w:rPr>
          <w:rFonts w:ascii="Times New Roman" w:hAnsi="Times New Roman" w:cs="Times New Roman"/>
          <w:lang w:val="en-US"/>
        </w:rPr>
        <w:t xml:space="preserve">. The parasite may also be acquired by the ingestion of foods contaminated with triatomine feces, by blood transfusion, through pregnancy and delivery as well as through organ transplantation. </w:t>
      </w:r>
      <w:r w:rsidR="00D14010" w:rsidRPr="000F283A">
        <w:rPr>
          <w:rFonts w:ascii="Times New Roman" w:hAnsi="Times New Roman" w:cs="Times New Roman"/>
          <w:lang w:val="en-US"/>
        </w:rPr>
        <w:t xml:space="preserve">Most acute infections are asymptomatic and thus may not be identified. In the classical vector-borne infection, symptoms develop after one to two weeks, mainly consisting of fevers, malaise, lymphadenopathy and hepatosplenomegaly.  There are characteristic cutaneous signs that may develop, consisting in erythema and swelling at the site of the parasite entrance. This is known as a </w:t>
      </w:r>
      <w:proofErr w:type="spellStart"/>
      <w:r w:rsidR="00D14010" w:rsidRPr="000F283A">
        <w:rPr>
          <w:rFonts w:ascii="Times New Roman" w:hAnsi="Times New Roman" w:cs="Times New Roman"/>
          <w:lang w:val="en-US"/>
        </w:rPr>
        <w:t>Chagoma</w:t>
      </w:r>
      <w:proofErr w:type="spellEnd"/>
      <w:r w:rsidR="00D14010" w:rsidRPr="000F283A">
        <w:rPr>
          <w:rFonts w:ascii="Times New Roman" w:hAnsi="Times New Roman" w:cs="Times New Roman"/>
          <w:lang w:val="en-US"/>
        </w:rPr>
        <w:t xml:space="preserve">. When the </w:t>
      </w:r>
      <w:proofErr w:type="spellStart"/>
      <w:r w:rsidR="00D14010" w:rsidRPr="000F283A">
        <w:rPr>
          <w:rFonts w:ascii="Times New Roman" w:hAnsi="Times New Roman" w:cs="Times New Roman"/>
          <w:lang w:val="en-US"/>
        </w:rPr>
        <w:t>Chagoma</w:t>
      </w:r>
      <w:proofErr w:type="spellEnd"/>
      <w:r w:rsidR="00D14010" w:rsidRPr="000F283A">
        <w:rPr>
          <w:rFonts w:ascii="Times New Roman" w:hAnsi="Times New Roman" w:cs="Times New Roman"/>
          <w:lang w:val="en-US"/>
        </w:rPr>
        <w:t xml:space="preserve"> develops in the </w:t>
      </w:r>
      <w:proofErr w:type="spellStart"/>
      <w:r w:rsidR="00D14010" w:rsidRPr="000F283A">
        <w:rPr>
          <w:rFonts w:ascii="Times New Roman" w:hAnsi="Times New Roman" w:cs="Times New Roman"/>
          <w:lang w:val="en-US"/>
        </w:rPr>
        <w:t>periorbitary</w:t>
      </w:r>
      <w:proofErr w:type="spellEnd"/>
      <w:r w:rsidR="00D14010" w:rsidRPr="000F283A">
        <w:rPr>
          <w:rFonts w:ascii="Times New Roman" w:hAnsi="Times New Roman" w:cs="Times New Roman"/>
          <w:lang w:val="en-US"/>
        </w:rPr>
        <w:t xml:space="preserve"> structures it is called Romaña´s sign. </w:t>
      </w:r>
      <w:r w:rsidR="00B52036" w:rsidRPr="000F283A">
        <w:rPr>
          <w:rFonts w:ascii="Times New Roman" w:hAnsi="Times New Roman" w:cs="Times New Roman"/>
          <w:lang w:val="en-US"/>
        </w:rPr>
        <w:t xml:space="preserve">Acute infection may be severe and have high mortality in patients developing fulminant myocarditis or meningoencephalitis. </w:t>
      </w:r>
      <w:r w:rsidR="001D321D" w:rsidRPr="000F283A">
        <w:rPr>
          <w:rFonts w:ascii="Times New Roman" w:hAnsi="Times New Roman" w:cs="Times New Roman"/>
          <w:lang w:val="en-US"/>
        </w:rPr>
        <w:t xml:space="preserve"> Patients treated with antiparasitic drugs in the acute phase cure the disease un up to 85% of cases.</w:t>
      </w:r>
      <w:r w:rsidR="000836D7" w:rsidRPr="000F283A">
        <w:rPr>
          <w:rFonts w:ascii="Times New Roman" w:hAnsi="Times New Roman" w:cs="Times New Roman"/>
          <w:lang w:val="en-US"/>
        </w:rPr>
        <w:fldChar w:fldCharType="begin"/>
      </w:r>
      <w:r w:rsidR="0063073C" w:rsidRPr="000F283A">
        <w:rPr>
          <w:rFonts w:ascii="Times New Roman" w:hAnsi="Times New Roman" w:cs="Times New Roman"/>
          <w:lang w:val="en-US"/>
        </w:rPr>
        <w:instrText xml:space="preserve"> ADDIN ZOTERO_ITEM CSL_CITATION {"citationID":"HeR1HAxd","properties":{"formattedCitation":"\\super 2\\nosupersub{}","plainCitation":"2","noteIndex":0},"citationItems":[{"id":118,"uris":["http://zotero.org/groups/5772643/items/TBCLMJ8E"],"itemData":{"id":118,"type":"article-magazine","abstract":"The acute phase of Chagas disease lasts 4–8 weeks and is characterized by microscopically detectable parasitaemia. Symptoms are usually mild with severe acute disease occurring in less than 1% of patients. Orally transmitted Trypanosoma cruzi outbreaks can have more severe acute morbidity and higher mortality than vector-borne infection. Congenital T. cruzi infection occurs in 1–10% of infants of infected mothers. Most congenital infections are asymptomatic or cause non-specific signs, requiring laboratory screening for detection. A small proportion of congenital infections cause severe morbidity with hepatosplenomegaly, anaemia, meningoencephalitis and/or respiratory insufficiency, with an associated high mortality. Infected infants are presumed to carry the same 20–30% lifetime risk of cardiac or gastrointestinal disease as other infected individuals. Most control programs in Latin America employ prenatal serological screening followed by microscopic examination of cord blood from infants of seropositive mothers. Recent data confirm that polymerase chain reaction (PCR) is more sensitive and detects congenital infections earlier than conventional techniques. For infants not diagnosed at birth, conventional serology is recommended at at 6 to 9 months of age. In programs that have been evaluated, less than 20% of at risk infants completed all steps of the screening algorithm. A sensitive, specific and practical screening test for newborns is needed to enable Chagas disease to be added to newborn screening programs.","container-title":"Advances in Parasitology","ISSN":"0065-308X","language":"en","page":"19-46","source":"Zotero","title":"Acute and Congenital Chagas Disease","volume":"75","author":[{"family":"Bern","given":"Caryn"},{"family":"Martin","given":"Diana L."},{"family":"Gilman","given":"Robert H."}],"issued":{"date-parts":[["2011"]]}}}],"schema":"https://github.com/citation-style-language/schema/raw/master/csl-citation.json"} </w:instrText>
      </w:r>
      <w:r w:rsidR="000836D7"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2</w:t>
      </w:r>
      <w:r w:rsidR="000836D7" w:rsidRPr="000F283A">
        <w:rPr>
          <w:rFonts w:ascii="Times New Roman" w:hAnsi="Times New Roman" w:cs="Times New Roman"/>
          <w:lang w:val="en-US"/>
        </w:rPr>
        <w:fldChar w:fldCharType="end"/>
      </w:r>
      <w:r w:rsidR="001D321D" w:rsidRPr="000F283A">
        <w:rPr>
          <w:rFonts w:ascii="Times New Roman" w:hAnsi="Times New Roman" w:cs="Times New Roman"/>
          <w:lang w:val="en-US"/>
        </w:rPr>
        <w:t xml:space="preserve"> Patients that are not treated develop the lifelong chronic disease, that may be indeterminate, cardiac, digestive or mixed cardiac and digestive. </w:t>
      </w:r>
      <w:r w:rsidR="00F21B8B" w:rsidRPr="000F283A">
        <w:rPr>
          <w:rFonts w:ascii="Times New Roman" w:hAnsi="Times New Roman" w:cs="Times New Roman"/>
          <w:lang w:val="en-US"/>
        </w:rPr>
        <w:t xml:space="preserve">This chronic infection may be asymptomatic or </w:t>
      </w:r>
      <w:r w:rsidR="00BC0F19" w:rsidRPr="000F283A">
        <w:rPr>
          <w:rFonts w:ascii="Times New Roman" w:hAnsi="Times New Roman" w:cs="Times New Roman"/>
          <w:lang w:val="en-US"/>
        </w:rPr>
        <w:t xml:space="preserve">indeterminate or </w:t>
      </w:r>
      <w:r w:rsidR="00F21B8B" w:rsidRPr="000F283A">
        <w:rPr>
          <w:rFonts w:ascii="Times New Roman" w:hAnsi="Times New Roman" w:cs="Times New Roman"/>
          <w:lang w:val="en-US"/>
        </w:rPr>
        <w:t xml:space="preserve">develop, </w:t>
      </w:r>
      <w:r w:rsidR="00656AFD" w:rsidRPr="000F283A">
        <w:rPr>
          <w:rFonts w:ascii="Times New Roman" w:hAnsi="Times New Roman" w:cs="Times New Roman"/>
          <w:lang w:val="en-US"/>
        </w:rPr>
        <w:t>through a long interplay of diverse cytokines</w:t>
      </w:r>
      <w:r w:rsidR="00F21B8B" w:rsidRPr="000F283A">
        <w:rPr>
          <w:rFonts w:ascii="Times New Roman" w:hAnsi="Times New Roman" w:cs="Times New Roman"/>
          <w:lang w:val="en-US"/>
        </w:rPr>
        <w:t>, a heart disease, a digestive disease or a mixed disease</w:t>
      </w:r>
      <w:r w:rsidR="00EA72EB" w:rsidRPr="000F283A">
        <w:rPr>
          <w:rFonts w:ascii="Times New Roman" w:hAnsi="Times New Roman" w:cs="Times New Roman"/>
          <w:lang w:val="en-US"/>
        </w:rPr>
        <w:t>.</w:t>
      </w:r>
      <w:r w:rsidR="00EA72EB"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{"citationID":"vi5QMvaQ","properties":{"formattedCitation":"\\super 13\\nosupersub{}","plainCitation":"13","noteIndex":0},"citationItems":[{"id":116,"uris":["http://zotero.org/groups/5772643/items/843L9J74"],"itemData":{"id":116,"type":"article-journal","abstract":"Immunoregulatory networks may have a role in controlling parasitemia in the chronic phase of human Chagas disease. The aim was to describe the serum cytokine profile of Trypanosoma cruzi in chronically infected patients and to evaluate its relationship with parasitemia and Chagas cardiomyopathy.","container-title":"Parasitology Research","DOI":"10.1007/s00436-023-08042-8","ISSN":"0932-0113, 1432-1955","issue":"1","journalAbbreviation":"Parasitol Res","language":"en","page":"66","source":"DOI.org (Crossref)","title":"Cytokine profile levels and their relationship with parasitemia and cardiomyopathy in people with Chagas disease in Spain. A prospective observational study","volume":"123","author":[{"family":"Ramos-Rincon","given":"Jose-Manuel"},{"family":"Torrús-Tendero","given":"Diego"},{"family":"García-Morante","given":"Hilarion"},{"family":"Gimeno-Gascón","given":"Adelina"},{"family":"Marco","given":"Francisco"},{"family":"Gil-Anguita","given":"Concepción"},{"family":"Wikman-Jorgensen","given":"Philip"},{"family":"Lucas-Dato","given":"Ana"},{"family":"Rodriguez-Diaz","given":"Juan-Carlos"},{"family":"Amador","given":"Concepción"},{"family":"Llenas-García","given":"Jara"}],"issued":{"date-parts":[["2024",1]]}}}],"schema":"https://github.com/citation-style-language/schema/raw/master/csl-citation.json"} </w:instrText>
      </w:r>
      <w:r w:rsidR="00EA72EB"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13</w:t>
      </w:r>
      <w:r w:rsidR="00EA72EB" w:rsidRPr="000F283A">
        <w:rPr>
          <w:rFonts w:ascii="Times New Roman" w:hAnsi="Times New Roman" w:cs="Times New Roman"/>
          <w:lang w:val="en-US"/>
        </w:rPr>
        <w:fldChar w:fldCharType="end"/>
      </w:r>
      <w:r w:rsidR="00BC0F19" w:rsidRPr="000F283A">
        <w:rPr>
          <w:rFonts w:ascii="Times New Roman" w:hAnsi="Times New Roman" w:cs="Times New Roman"/>
          <w:lang w:val="en-US"/>
        </w:rPr>
        <w:t xml:space="preserve"> </w:t>
      </w:r>
      <w:r w:rsidR="002E414B" w:rsidRPr="000F283A">
        <w:rPr>
          <w:rFonts w:ascii="Times New Roman" w:hAnsi="Times New Roman" w:cs="Times New Roman"/>
          <w:lang w:val="en-US"/>
        </w:rPr>
        <w:t>Approximately</w:t>
      </w:r>
      <w:r w:rsidR="00BC0F19" w:rsidRPr="000F283A">
        <w:rPr>
          <w:rFonts w:ascii="Times New Roman" w:hAnsi="Times New Roman" w:cs="Times New Roman"/>
          <w:lang w:val="en-US"/>
        </w:rPr>
        <w:t xml:space="preserve"> 30-40% of patients progress from the indeterminate form to the cardiac and/or gastrointestinal disease. </w:t>
      </w:r>
    </w:p>
    <w:p w14:paraId="4DB27A58" w14:textId="2468F9B4" w:rsidR="00C23292" w:rsidRPr="000F283A" w:rsidRDefault="003567E7"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Benznidazole is a </w:t>
      </w:r>
      <w:r w:rsidR="00C22C7C" w:rsidRPr="000F283A">
        <w:rPr>
          <w:rFonts w:ascii="Times New Roman" w:hAnsi="Times New Roman" w:cs="Times New Roman"/>
          <w:lang w:val="en-US"/>
        </w:rPr>
        <w:t xml:space="preserve">2- </w:t>
      </w:r>
      <w:r w:rsidR="00D466A2" w:rsidRPr="000F283A">
        <w:rPr>
          <w:rFonts w:ascii="Times New Roman" w:hAnsi="Times New Roman" w:cs="Times New Roman"/>
          <w:lang w:val="en-US"/>
        </w:rPr>
        <w:t xml:space="preserve">nitroimidazole, that is at present the main treatment for </w:t>
      </w:r>
      <w:r w:rsidR="002D3946" w:rsidRPr="000F283A">
        <w:rPr>
          <w:rFonts w:ascii="Times New Roman" w:hAnsi="Times New Roman" w:cs="Times New Roman"/>
          <w:i/>
          <w:iCs/>
          <w:lang w:val="en-US"/>
        </w:rPr>
        <w:t>Trypanosoma cruzi</w:t>
      </w:r>
      <w:r w:rsidR="002D3946" w:rsidRPr="000F283A">
        <w:rPr>
          <w:rFonts w:ascii="Times New Roman" w:hAnsi="Times New Roman" w:cs="Times New Roman"/>
          <w:lang w:val="en-US"/>
        </w:rPr>
        <w:t xml:space="preserve"> infection</w:t>
      </w:r>
      <w:r w:rsidR="00D466A2" w:rsidRPr="000F283A">
        <w:rPr>
          <w:rFonts w:ascii="Times New Roman" w:hAnsi="Times New Roman" w:cs="Times New Roman"/>
          <w:lang w:val="en-US"/>
        </w:rPr>
        <w:t xml:space="preserve">. It is indicated in the acute </w:t>
      </w:r>
      <w:r w:rsidR="002D3946" w:rsidRPr="000F283A">
        <w:rPr>
          <w:rFonts w:ascii="Times New Roman" w:hAnsi="Times New Roman" w:cs="Times New Roman"/>
          <w:lang w:val="en-US"/>
        </w:rPr>
        <w:t>infection, congenital infection</w:t>
      </w:r>
      <w:r w:rsidR="00D466A2" w:rsidRPr="000F283A">
        <w:rPr>
          <w:rFonts w:ascii="Times New Roman" w:hAnsi="Times New Roman" w:cs="Times New Roman"/>
          <w:lang w:val="en-US"/>
        </w:rPr>
        <w:t>,</w:t>
      </w:r>
      <w:r w:rsidR="002D3946" w:rsidRPr="000F283A">
        <w:rPr>
          <w:rFonts w:ascii="Times New Roman" w:hAnsi="Times New Roman" w:cs="Times New Roman"/>
          <w:lang w:val="en-US"/>
        </w:rPr>
        <w:t xml:space="preserve"> reactivation cases of </w:t>
      </w:r>
      <w:r w:rsidR="00D466A2" w:rsidRPr="000F283A">
        <w:rPr>
          <w:rFonts w:ascii="Times New Roman" w:hAnsi="Times New Roman" w:cs="Times New Roman"/>
          <w:lang w:val="en-US"/>
        </w:rPr>
        <w:t>immunosuppressed patients</w:t>
      </w:r>
      <w:r w:rsidR="002D3946" w:rsidRPr="000F283A">
        <w:rPr>
          <w:rFonts w:ascii="Times New Roman" w:hAnsi="Times New Roman" w:cs="Times New Roman"/>
          <w:lang w:val="en-US"/>
        </w:rPr>
        <w:t>, women of childbearing age with chronic infection and children with chronic infection</w:t>
      </w:r>
      <w:r w:rsidR="00D466A2" w:rsidRPr="000F283A">
        <w:rPr>
          <w:rFonts w:ascii="Times New Roman" w:hAnsi="Times New Roman" w:cs="Times New Roman"/>
          <w:lang w:val="en-US"/>
        </w:rPr>
        <w:t>.</w:t>
      </w:r>
      <w:r w:rsidR="002D3946"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{"citationID":"iSSBNXyy","properties":{"formattedCitation":"\\super 14\\nosupersub{}","plainCitation":"14","noteIndex":0},"citationItems":[{"id":114,"uris":["http://zotero.org/groups/5772643/items/4UXJQYYM"],"itemData":{"id":114,"type":"article-journal","abstract":"Purpose of Review This review seeks to describe the updates in the literature – particularly with regards to the epidemiology and diagnosis of Chagas disease. Additionally, this paper describes updates to the antiparasitic treatment for Chagas disease. Recent Findings With regards to changing epidemiology, autochthonous cases are being found within the USA in addition to Latin America. Additionally, there appears to be more intermixing of discrete typing units—meaning, they are not confined to specific geographic regions. Screening for Chagas disease is recommended in persons who lived in areas with endemic Chagas, persons wtih family member diagnosed with Chagas Disease, persons who have lived in homes of natural material in Latin America, and persons with history of kissing bug bites. Treatment for the parasitic infection remains limited to benznidazole and nifurtimox, and the role of these treatments in Chagas cardiomyopathy has not yet been definitively defined. Finally, indications for and management of heart transplant in the setting of Chagas disease are discussed.","container-title":"Current Cardiology Reports","DOI":"10.1007/s11886-024-02113-7","ISSN":"1523-3782, 1534-3170","issue":"10","journalAbbreviation":"Curr Cardiol Rep","language":"en","page":"1105-1112","source":"DOI.org (Crossref)","title":"Chagas Disease: Epidemiology, Diagnosis, and Treatment","title-short":"Chagas Disease","volume":"26","author":[{"family":"Swett","given":"Michael C."},{"family":"Rayes","given":"Danny L."},{"family":"Campos","given":"Silvia Vidal"},{"family":"Kumar","given":"Rebecca N."}],"issued":{"date-parts":[["2024",10]]}}}],"schema":"https://github.com/citation-style-language/schema/raw/master/csl-citation.json"} </w:instrText>
      </w:r>
      <w:r w:rsidR="002D3946"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14</w:t>
      </w:r>
      <w:r w:rsidR="002D3946" w:rsidRPr="000F283A">
        <w:rPr>
          <w:rFonts w:ascii="Times New Roman" w:hAnsi="Times New Roman" w:cs="Times New Roman"/>
          <w:lang w:val="en-US"/>
        </w:rPr>
        <w:fldChar w:fldCharType="end"/>
      </w:r>
      <w:r w:rsidR="00D466A2" w:rsidRPr="000F283A">
        <w:rPr>
          <w:rFonts w:ascii="Times New Roman" w:hAnsi="Times New Roman" w:cs="Times New Roman"/>
          <w:lang w:val="en-US"/>
        </w:rPr>
        <w:t xml:space="preserve"> In patients with Chronic determinate or indeterminate Chagas disease and mild disease, it is unclear whether disease progression is haltered by treatment or not.</w:t>
      </w:r>
      <w:r w:rsidR="00D466A2" w:rsidRPr="000F283A">
        <w:rPr>
          <w:rFonts w:ascii="Times New Roman" w:hAnsi="Times New Roman" w:cs="Times New Roman"/>
          <w:lang w:val="en-US"/>
        </w:rPr>
        <w:fldChar w:fldCharType="begin"/>
      </w:r>
      <w:r w:rsidR="00123985" w:rsidRPr="000F283A">
        <w:rPr>
          <w:rFonts w:ascii="Times New Roman" w:hAnsi="Times New Roman" w:cs="Times New Roman"/>
          <w:lang w:val="en-US"/>
        </w:rPr>
        <w:instrText xml:space="preserve"> ADDIN ZOTERO_ITEM CSL_CITATION {"citationID":"7GHnzsjs","properties":{"formattedCitation":"\\super 3\\nosupersub{}","plainCitation":"3","noteIndex":0},"citationItems":[{"id":33,"uris":["http://zotero.org/groups/5772643/items/UNRHGT3E"],"itemData":{"id":33,"type":"article-journal","abstract":"BACKGROUND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D466A2"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3</w:t>
      </w:r>
      <w:r w:rsidR="00D466A2" w:rsidRPr="000F283A">
        <w:rPr>
          <w:rFonts w:ascii="Times New Roman" w:hAnsi="Times New Roman" w:cs="Times New Roman"/>
          <w:lang w:val="en-US"/>
        </w:rPr>
        <w:fldChar w:fldCharType="end"/>
      </w:r>
      <w:r w:rsidR="00C22C7C" w:rsidRPr="000F283A">
        <w:rPr>
          <w:rFonts w:ascii="Times New Roman" w:hAnsi="Times New Roman" w:cs="Times New Roman"/>
          <w:lang w:val="en-US"/>
        </w:rPr>
        <w:t xml:space="preserve"> The only clinical trial undertaken so far to evaluate the effect of Benznidazole in patients with chronic Chagas cardiomyopathy, the BENEFIT trial, showed a significant reduction in serum parasite detection, but did not reduce clinical cardiac deterioration through 5 years of follow-up.</w:t>
      </w:r>
      <w:r w:rsidR="00C22C7C"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{"citationID":"ZXe8yAN6","properties":{"formattedCitation":"\\super 15\\nosupersub{}","plainCitation":"15","noteIndex":0},"citationItems":[{"id":120,"uris":["http://zotero.org/groups/5772643/items/7LPHGXHX"],"itemData":{"id":120,"type":"article-journal","abstract":"BACKGROUND The role of trypanocidal therapy in patients with established Chagas’ cardiomyopathy is unproven.\nMETHODS We conducted a prospective, multicenter, randomized study involving 2854 patients with Chagas’ cardiomyopathy who received benznidazole or placebo for up to 80 days and were followed for a mean of 5.4 years. The primary outcome in the time-to-event analysis was the first event of any of the components of the composite outcome of death, resuscitated cardiac arrest, sustained ventricular tachycardia, insertion of a pacemaker or implantable cardioverter–defibrillator, cardiac transplantation, new heart failure, stroke, or other thromboembolic event.\nRESULTS The primary outcome occurred in 394 patients (27.5%) in the benznidazole group and in 414 (29.1%) in the placebo group (hazard ratio, 0.93; 95% confidence interval [CI], 0.81 to 1.07; P = 0.31). At baseline, a polymerase-chain-reaction (PCR) assay was performed on blood samples obtained from 1896 patients; 60.5% had positive results for Trypanosoma cruzi on PCR. The rates of conversion to negative PCR results (PCR conversion) were 66.2% in the benznidazole group and 33.5% in the placebo group at the end of treatment, 55.4% and 35.3%, respectively, at 2 years, and 46.7% and 33.1%, respectively, at 5 years or more (P&lt;0.001 for all comparisons). The effect of treatment on PCR conversion varied according to geographic region: in Brazil, the odds ratio for PCR conversion was 3.03 (95% CI, 2.12 to 4.34) at 2 years and 1.87 (95% CI, 1.33 to 2.63) at 5 or more years; in Colombia and El Salvador, the odds ratio was 1.33 (95% CI, 0.90 to 1.98) at 2 years and 0.96 (95% CI, 0.63 to 1.45) at 5 or more years; and in Argentina and Bolivia, the odds ratio was 2.63 (95% CI, 1.89 to 3.66) at 2 years and 2.79 (95% CI, 1.99 to 3.92) at 5 or more years (P&lt;0.001 for interaction). However, the rates of PCR conversion did not correspond to effects on clinical outcome (P = 0.16 for interaction).\nCONCLUSIONS Trypanocidal therapy with benznidazole in patients with established Chagas’ cardiomyopathy significantly reduced serum parasite detection but did not significantly reduce cardiac clinical deterioration through 5 years of follow-up. (Funded by the Population Health Research Institute and others; ClinicalTrials.gov number, NCT00123916; Current Controlled Trials number, ISRCTN13967269.)","container-title":"New England Journal of Medicine","DOI":"10.1056/nejmoa1507574","ISSN":"0028-4793, 1533-4406","issue":"14","journalAbbreviation":"N Engl J Med","language":"en","note":"publisher: Massachusetts Medical Society","page":"1295-1306","source":"Crossref","title":"Randomized Trial of Benznidazole for Chronic Chagas’ Cardiomyopathy","volume":"373","author":[{"family":"Morillo","given":"Carlos A."},{"family":"Marin-Neto","given":"Jose Antonio"},{"family":"Avezum","given":"Alvaro"},{"family":"Sosa-Estani","given":"Sergio"},{"family":"Rassi","given":"Anis"},{"family":"Rosas","given":"Fernando"},{"family":"Villena","given":"Erick"},{"family":"Quiroz","given":"Roberto"},{"family":"Bonilla","given":"Rina"},{"family":"Britto","given":"Constança"},{"family":"Guhl","given":"Felipe"},{"family":"Velazquez","given":"Elsa"},{"family":"Bonilla","given":"Laura"},{"family":"Meeks","given":"Brandi"},{"family":"Rao-Melacini","given":"Purnima"},{"family":"Pogue","given":"Janice"},{"family":"Mattos","given":"Antonio"},{"family":"Lazdins","given":"Janis"},{"family":"Rassi","given":"Anis"},{"family":"Connolly","given":"Stuart J."},{"family":"Yusuf","given":"Salim"}],"issued":{"date-parts":[["2015",10]]}}}],"schema":"https://github.com/citation-style-language/schema/raw/master/csl-citation.json"} </w:instrText>
      </w:r>
      <w:r w:rsidR="00C22C7C"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15</w:t>
      </w:r>
      <w:r w:rsidR="00C22C7C" w:rsidRPr="000F283A">
        <w:rPr>
          <w:rFonts w:ascii="Times New Roman" w:hAnsi="Times New Roman" w:cs="Times New Roman"/>
          <w:lang w:val="en-US"/>
        </w:rPr>
        <w:fldChar w:fldCharType="end"/>
      </w:r>
      <w:r w:rsidR="00567AE1" w:rsidRPr="000F283A">
        <w:rPr>
          <w:rFonts w:ascii="Times New Roman" w:hAnsi="Times New Roman" w:cs="Times New Roman"/>
          <w:lang w:val="en-US"/>
        </w:rPr>
        <w:t xml:space="preserve"> Moreover, usefulness is limited by significant toxicity, with poor tolerability profile.</w:t>
      </w:r>
      <w:r w:rsidR="00567AE1" w:rsidRPr="000F283A">
        <w:rPr>
          <w:rFonts w:ascii="Times New Roman" w:hAnsi="Times New Roman" w:cs="Times New Roman"/>
          <w:lang w:val="en-US"/>
        </w:rPr>
        <w:fldChar w:fldCharType="begin"/>
      </w:r>
      <w:r w:rsidR="00123985" w:rsidRPr="000F283A">
        <w:rPr>
          <w:rFonts w:ascii="Times New Roman" w:hAnsi="Times New Roman" w:cs="Times New Roman"/>
          <w:lang w:val="en-US"/>
        </w:rPr>
        <w:instrText xml:space="preserve"> ADDIN ZOTERO_ITEM CSL_CITATION {"citationID":"y0HqnRui","properties":{"formattedCitation":"\\super 4\\nosupersub{}","plainCitation":"4","noteIndex":0},"citationItems":[{"id":31,"uris":["http://zotero.org/groups/5772643/items/4FWUZ283"],"itemData":{"id":31,"type":"article-journal","abstract":"Drug Safety, https://doi.org/10.1007/s40264-018-0696-5","container-title":"Drug safety","ISSN":"85-85676-31-0","issue":"11","note":"publisher: Springer International Publishing","page":"1035-1048","title":"Safety Profile of Benznidazole in the Treatment of Chronic Chagas Disease: Experience of a Referral Centre and Systematic Literature Review with Meta-Analysis","volume":"41","author":[{"family":"Crespillo-Andújar","given":"Clara"},{"family":"Venanzi-Rullo","given":"Emmanuele"},{"family":"Lopez-Velez","given":"Rogelio"},{"family":"Monge-Maillo","given":"Begoña"},{"family":"Norman","given":"Francesca Florence"},{"family":"López-Polín","given":"Ana"},{"family":"Perez-Molina","given":"Jose A"}],"issued":{"date-parts":[["2018",10,6]]}}}],"schema":"https://github.com/citation-style-language/schema/raw/master/csl-citation.json"} </w:instrText>
      </w:r>
      <w:r w:rsidR="00567AE1"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4</w:t>
      </w:r>
      <w:r w:rsidR="00567AE1" w:rsidRPr="000F283A">
        <w:rPr>
          <w:rFonts w:ascii="Times New Roman" w:hAnsi="Times New Roman" w:cs="Times New Roman"/>
          <w:lang w:val="en-US"/>
        </w:rPr>
        <w:fldChar w:fldCharType="end"/>
      </w:r>
      <w:r w:rsidR="00567AE1" w:rsidRPr="000F283A">
        <w:rPr>
          <w:rFonts w:ascii="Times New Roman" w:hAnsi="Times New Roman" w:cs="Times New Roman"/>
          <w:lang w:val="en-US"/>
        </w:rPr>
        <w:t xml:space="preserve"> Also, a</w:t>
      </w:r>
      <w:r w:rsidR="002217CE" w:rsidRPr="000F283A">
        <w:rPr>
          <w:rFonts w:ascii="Times New Roman" w:hAnsi="Times New Roman" w:cs="Times New Roman"/>
          <w:lang w:val="en-US"/>
        </w:rPr>
        <w:t>t present</w:t>
      </w:r>
      <w:r w:rsidR="00567AE1" w:rsidRPr="000F283A">
        <w:rPr>
          <w:rFonts w:ascii="Times New Roman" w:hAnsi="Times New Roman" w:cs="Times New Roman"/>
          <w:lang w:val="en-US"/>
        </w:rPr>
        <w:t>,</w:t>
      </w:r>
      <w:r w:rsidR="002217CE" w:rsidRPr="000F283A">
        <w:rPr>
          <w:rFonts w:ascii="Times New Roman" w:hAnsi="Times New Roman" w:cs="Times New Roman"/>
          <w:lang w:val="en-US"/>
        </w:rPr>
        <w:t xml:space="preserve"> Benznidazol</w:t>
      </w:r>
      <w:r w:rsidR="00BC0F19" w:rsidRPr="000F283A">
        <w:rPr>
          <w:rFonts w:ascii="Times New Roman" w:hAnsi="Times New Roman" w:cs="Times New Roman"/>
          <w:lang w:val="en-US"/>
        </w:rPr>
        <w:t>e</w:t>
      </w:r>
      <w:r w:rsidR="002217CE" w:rsidRPr="000F283A">
        <w:rPr>
          <w:rFonts w:ascii="Times New Roman" w:hAnsi="Times New Roman" w:cs="Times New Roman"/>
          <w:lang w:val="en-US"/>
        </w:rPr>
        <w:t xml:space="preserve"> is not </w:t>
      </w:r>
      <w:r w:rsidR="00C872A1" w:rsidRPr="000F283A">
        <w:rPr>
          <w:rFonts w:ascii="Times New Roman" w:hAnsi="Times New Roman" w:cs="Times New Roman"/>
          <w:lang w:val="en-US"/>
        </w:rPr>
        <w:t>commercialized</w:t>
      </w:r>
      <w:r w:rsidR="002217CE" w:rsidRPr="000F283A">
        <w:rPr>
          <w:rFonts w:ascii="Times New Roman" w:hAnsi="Times New Roman" w:cs="Times New Roman"/>
          <w:lang w:val="en-US"/>
        </w:rPr>
        <w:t xml:space="preserve"> in the European </w:t>
      </w:r>
      <w:r w:rsidR="005867B0" w:rsidRPr="000F283A">
        <w:rPr>
          <w:rFonts w:ascii="Times New Roman" w:hAnsi="Times New Roman" w:cs="Times New Roman"/>
          <w:lang w:val="en-US"/>
        </w:rPr>
        <w:t>Union and</w:t>
      </w:r>
      <w:r w:rsidR="002217CE" w:rsidRPr="000F283A">
        <w:rPr>
          <w:rFonts w:ascii="Times New Roman" w:hAnsi="Times New Roman" w:cs="Times New Roman"/>
          <w:lang w:val="en-US"/>
        </w:rPr>
        <w:t xml:space="preserve"> not </w:t>
      </w:r>
      <w:r w:rsidR="00DE0C1F" w:rsidRPr="000F283A">
        <w:rPr>
          <w:rFonts w:ascii="Times New Roman" w:hAnsi="Times New Roman" w:cs="Times New Roman"/>
          <w:lang w:val="en-US"/>
        </w:rPr>
        <w:t>financed</w:t>
      </w:r>
      <w:r w:rsidR="005867B0" w:rsidRPr="000F283A">
        <w:rPr>
          <w:rFonts w:ascii="Times New Roman" w:hAnsi="Times New Roman" w:cs="Times New Roman"/>
          <w:lang w:val="en-US"/>
        </w:rPr>
        <w:t xml:space="preserve"> in the National Health System in Spain. </w:t>
      </w:r>
      <w:r w:rsidR="00BA73A4" w:rsidRPr="000F283A">
        <w:rPr>
          <w:rFonts w:ascii="Times New Roman" w:hAnsi="Times New Roman" w:cs="Times New Roman"/>
          <w:lang w:val="en-US"/>
        </w:rPr>
        <w:t xml:space="preserve">On </w:t>
      </w:r>
      <w:r w:rsidR="00BA73A4" w:rsidRPr="000F283A">
        <w:rPr>
          <w:rFonts w:ascii="Times New Roman" w:hAnsi="Times New Roman" w:cs="Times New Roman"/>
          <w:lang w:val="en-US"/>
        </w:rPr>
        <w:lastRenderedPageBreak/>
        <w:t>the other hand, costs of follow-up of untreated Chagas disease patients and treatment of possible complications in patients that progress to a determinate form is substantial.</w:t>
      </w:r>
      <w:r w:rsidR="00697A1B"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{"citationID":"Zis40qBM","properties":{"formattedCitation":"\\super 12\\nosupersub{}","plainCitation":"12","noteIndex":0},"citationItems":[{"id":140,"uris":["http://zotero.org/groups/5772643/items/SDDD73DZ"],"itemData":{"id":140,"type":"article-journal","abstract":"Background Chagas disease (CD) is a neglected disease affecting millions worldwide, yet little is known about its economic burden. This systematic review is part of RAISE project, a broader study that aims to estimate the global prevalence, mortality, and health and economic burden attributable to chronic CD and Chronic Chagas cardiomyopathy. The objective of this study was to assess the main costs associated with the treatment of CD in both endemic and nonendemic countries.","container-title":"PLOS Neglected Tropical Diseases","DOI":"10.1371/journal.pntd.0011757","ISSN":"1935-2735","issue":"11","journalAbbreviation":"PLoS Negl Trop Dis","language":"en","page":"e0011757","source":"DOI.org (Crossref)","title":"The economic burden of Chagas disease: A systematic review","title-short":"The economic burden of Chagas disease","volume":"17","author":[{"family":"Andrade","given":"Mônica Viegas"},{"family":"Noronha","given":"Kenya Valéria Micaela De Souza"},{"family":"De Souza","given":"Aline"},{"family":"Motta-Santos","given":"André Soares"},{"family":"Braga","given":"Paulo Estevão Franco"},{"family":"Bracarense","given":"Henrique"},{"family":"De Miranda","given":"Maria Carolina Corrêa"},{"family":"Nascimento","given":"Bruno Ramos"},{"family":"Molina","given":"Israel"},{"family":"Martins-Melo","given":"Francisco Rogerlândio"},{"family":"Perel","given":"Pablo"},{"family":"Geissbühler","given":"Yvonne"},{"family":"Quijano","given":"Monica"},{"family":"Machado","given":"Isis Eloah"},{"family":"Ribeiro","given":"Antônio Luiz Pinho"}],"editor":[{"family":"Hardcastle","given":"Timothy Craig"}],"issued":{"date-parts":[["2023",11,22]]}}}],"schema":"https://github.com/citation-style-language/schema/raw/master/csl-citation.json"} </w:instrText>
      </w:r>
      <w:r w:rsidR="00697A1B"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12</w:t>
      </w:r>
      <w:r w:rsidR="00697A1B" w:rsidRPr="000F283A">
        <w:rPr>
          <w:rFonts w:ascii="Times New Roman" w:hAnsi="Times New Roman" w:cs="Times New Roman"/>
          <w:lang w:val="en-US"/>
        </w:rPr>
        <w:fldChar w:fldCharType="end"/>
      </w:r>
      <w:r w:rsidR="00BA73A4" w:rsidRPr="000F283A">
        <w:rPr>
          <w:rFonts w:ascii="Times New Roman" w:hAnsi="Times New Roman" w:cs="Times New Roman"/>
          <w:lang w:val="en-US"/>
        </w:rPr>
        <w:t xml:space="preserve"> </w:t>
      </w:r>
      <w:r w:rsidR="005867B0" w:rsidRPr="000F283A">
        <w:rPr>
          <w:rFonts w:ascii="Times New Roman" w:hAnsi="Times New Roman" w:cs="Times New Roman"/>
          <w:lang w:val="en-US"/>
        </w:rPr>
        <w:t xml:space="preserve">Therefore, </w:t>
      </w:r>
      <w:r w:rsidR="0084153F" w:rsidRPr="000F283A">
        <w:rPr>
          <w:rFonts w:ascii="Times New Roman" w:hAnsi="Times New Roman" w:cs="Times New Roman"/>
          <w:lang w:val="en-US"/>
        </w:rPr>
        <w:t xml:space="preserve">significant doubts arise whether benznidazole treatment </w:t>
      </w:r>
      <w:r w:rsidR="00BA73A4" w:rsidRPr="000F283A">
        <w:rPr>
          <w:rFonts w:ascii="Times New Roman" w:hAnsi="Times New Roman" w:cs="Times New Roman"/>
          <w:lang w:val="en-US"/>
        </w:rPr>
        <w:t xml:space="preserve">may or may not be cost-effective </w:t>
      </w:r>
      <w:r w:rsidR="00943D89" w:rsidRPr="000F283A">
        <w:rPr>
          <w:rFonts w:ascii="Times New Roman" w:hAnsi="Times New Roman" w:cs="Times New Roman"/>
          <w:lang w:val="en-US"/>
        </w:rPr>
        <w:t>in patients without organ involvement or very mild organ affectation. To address this question this cost-effectiveness evaluation was undertaken.</w:t>
      </w:r>
      <w:commentRangeEnd w:id="9"/>
      <w:r w:rsidR="00A76FF2">
        <w:rPr>
          <w:rStyle w:val="Refdecomentario"/>
        </w:rPr>
        <w:commentReference w:id="9"/>
      </w:r>
    </w:p>
    <w:p w14:paraId="5ACCC23B" w14:textId="77777777" w:rsidR="006355DB" w:rsidRPr="000F283A" w:rsidRDefault="006355DB" w:rsidP="003567E7">
      <w:pPr>
        <w:spacing w:line="360" w:lineRule="auto"/>
        <w:rPr>
          <w:rFonts w:ascii="Times New Roman" w:hAnsi="Times New Roman" w:cs="Times New Roman"/>
          <w:lang w:val="en-US"/>
        </w:rPr>
      </w:pPr>
    </w:p>
    <w:p w14:paraId="01F995B4" w14:textId="0B3E595C" w:rsidR="0075271E" w:rsidRPr="000F283A" w:rsidRDefault="0075271E" w:rsidP="003567E7">
      <w:pPr>
        <w:spacing w:line="360" w:lineRule="auto"/>
        <w:rPr>
          <w:rFonts w:ascii="Times New Roman" w:hAnsi="Times New Roman" w:cs="Times New Roman"/>
          <w:b/>
          <w:bCs/>
          <w:lang w:val="en-US"/>
        </w:rPr>
      </w:pPr>
      <w:r w:rsidRPr="000F283A">
        <w:rPr>
          <w:rFonts w:ascii="Times New Roman" w:hAnsi="Times New Roman" w:cs="Times New Roman"/>
          <w:b/>
          <w:bCs/>
          <w:lang w:val="en-US"/>
        </w:rPr>
        <w:t>Methods</w:t>
      </w:r>
      <w:r w:rsidR="00483FE2" w:rsidRPr="000F283A">
        <w:rPr>
          <w:rFonts w:ascii="Times New Roman" w:hAnsi="Times New Roman" w:cs="Times New Roman"/>
          <w:b/>
          <w:bCs/>
          <w:lang w:val="en-US"/>
        </w:rPr>
        <w:br/>
      </w:r>
    </w:p>
    <w:p w14:paraId="481A0C97" w14:textId="77777777" w:rsidR="00483FE2" w:rsidRPr="000F283A" w:rsidRDefault="00483FE2"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Target population and subgroups</w:t>
      </w:r>
    </w:p>
    <w:p w14:paraId="1A509B36" w14:textId="0D809D8E" w:rsidR="00C23292" w:rsidRPr="000F283A" w:rsidRDefault="00483FE2"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Participants were migrants to Spain from </w:t>
      </w:r>
      <w:r w:rsidR="00B030DA" w:rsidRPr="000F283A">
        <w:rPr>
          <w:rFonts w:ascii="Times New Roman" w:hAnsi="Times New Roman" w:cs="Times New Roman"/>
          <w:lang w:val="en-US"/>
        </w:rPr>
        <w:t xml:space="preserve">South </w:t>
      </w:r>
      <w:r w:rsidR="00842C0B" w:rsidRPr="000F283A">
        <w:rPr>
          <w:rFonts w:ascii="Times New Roman" w:hAnsi="Times New Roman" w:cs="Times New Roman"/>
          <w:lang w:val="en-US"/>
        </w:rPr>
        <w:t xml:space="preserve">and Central </w:t>
      </w:r>
      <w:r w:rsidR="00B030DA" w:rsidRPr="000F283A">
        <w:rPr>
          <w:rFonts w:ascii="Times New Roman" w:hAnsi="Times New Roman" w:cs="Times New Roman"/>
          <w:lang w:val="en-US"/>
        </w:rPr>
        <w:t>American countrie</w:t>
      </w:r>
      <w:r w:rsidR="00123985" w:rsidRPr="000F283A">
        <w:rPr>
          <w:rFonts w:ascii="Times New Roman" w:hAnsi="Times New Roman" w:cs="Times New Roman"/>
          <w:lang w:val="en-US"/>
        </w:rPr>
        <w:t xml:space="preserve">s, </w:t>
      </w:r>
      <w:commentRangeStart w:id="10"/>
      <w:r w:rsidR="00842C0B" w:rsidRPr="000F283A">
        <w:rPr>
          <w:rFonts w:ascii="Times New Roman" w:hAnsi="Times New Roman" w:cs="Times New Roman"/>
          <w:lang w:val="en-US"/>
        </w:rPr>
        <w:t>aged</w:t>
      </w:r>
      <w:r w:rsidRPr="000F283A">
        <w:rPr>
          <w:rFonts w:ascii="Times New Roman" w:hAnsi="Times New Roman" w:cs="Times New Roman"/>
          <w:lang w:val="en-US"/>
        </w:rPr>
        <w:t xml:space="preserve"> between 15</w:t>
      </w:r>
      <w:r w:rsidR="00842C0B" w:rsidRPr="000F283A">
        <w:rPr>
          <w:rFonts w:ascii="Times New Roman" w:hAnsi="Times New Roman" w:cs="Times New Roman"/>
          <w:lang w:val="en-US"/>
        </w:rPr>
        <w:t xml:space="preserve"> and </w:t>
      </w:r>
      <w:r w:rsidRPr="000F283A">
        <w:rPr>
          <w:rFonts w:ascii="Times New Roman" w:hAnsi="Times New Roman" w:cs="Times New Roman"/>
          <w:lang w:val="en-US"/>
        </w:rPr>
        <w:t>69,</w:t>
      </w:r>
      <w:r w:rsidR="00520B88">
        <w:rPr>
          <w:rFonts w:ascii="Times New Roman" w:hAnsi="Times New Roman" w:cs="Times New Roman"/>
          <w:lang w:val="en-US"/>
        </w:rPr>
        <w:t xml:space="preserve"> </w:t>
      </w:r>
      <w:commentRangeEnd w:id="10"/>
      <w:r w:rsidR="0069608E">
        <w:rPr>
          <w:rStyle w:val="Refdecomentario"/>
        </w:rPr>
        <w:commentReference w:id="10"/>
      </w:r>
      <w:r w:rsidR="00842C0B" w:rsidRPr="000F283A">
        <w:rPr>
          <w:rFonts w:ascii="Times New Roman" w:hAnsi="Times New Roman" w:cs="Times New Roman"/>
          <w:lang w:val="en-US"/>
        </w:rPr>
        <w:t xml:space="preserve">who </w:t>
      </w:r>
      <w:r w:rsidRPr="000F283A">
        <w:rPr>
          <w:rFonts w:ascii="Times New Roman" w:hAnsi="Times New Roman" w:cs="Times New Roman"/>
          <w:lang w:val="en-US"/>
        </w:rPr>
        <w:t xml:space="preserve">had chronic </w:t>
      </w:r>
      <w:r w:rsidR="00842C0B" w:rsidRPr="000F283A">
        <w:rPr>
          <w:rFonts w:ascii="Times New Roman" w:hAnsi="Times New Roman" w:cs="Times New Roman"/>
          <w:lang w:val="en-US"/>
        </w:rPr>
        <w:t>C</w:t>
      </w:r>
      <w:r w:rsidRPr="000F283A">
        <w:rPr>
          <w:rFonts w:ascii="Times New Roman" w:hAnsi="Times New Roman" w:cs="Times New Roman"/>
          <w:lang w:val="en-US"/>
        </w:rPr>
        <w:t xml:space="preserve">hagas disease, </w:t>
      </w:r>
      <w:commentRangeStart w:id="11"/>
      <w:r w:rsidRPr="000F283A">
        <w:rPr>
          <w:rFonts w:ascii="Times New Roman" w:hAnsi="Times New Roman" w:cs="Times New Roman"/>
          <w:lang w:val="en-US"/>
        </w:rPr>
        <w:t xml:space="preserve">but without organ </w:t>
      </w:r>
      <w:r w:rsidR="00842C0B" w:rsidRPr="000F283A">
        <w:rPr>
          <w:rFonts w:ascii="Times New Roman" w:hAnsi="Times New Roman" w:cs="Times New Roman"/>
          <w:lang w:val="en-US"/>
        </w:rPr>
        <w:t>involv</w:t>
      </w:r>
      <w:r w:rsidR="00CE5B67" w:rsidRPr="000F283A">
        <w:rPr>
          <w:rFonts w:ascii="Times New Roman" w:hAnsi="Times New Roman" w:cs="Times New Roman"/>
          <w:lang w:val="en-US"/>
        </w:rPr>
        <w:t>ement</w:t>
      </w:r>
      <w:r w:rsidR="00842C0B" w:rsidRPr="000F283A">
        <w:rPr>
          <w:rFonts w:ascii="Times New Roman" w:hAnsi="Times New Roman" w:cs="Times New Roman"/>
          <w:lang w:val="en-US"/>
        </w:rPr>
        <w:t xml:space="preserve"> </w:t>
      </w:r>
      <w:r w:rsidRPr="000F283A">
        <w:rPr>
          <w:rFonts w:ascii="Times New Roman" w:hAnsi="Times New Roman" w:cs="Times New Roman"/>
          <w:lang w:val="en-US"/>
        </w:rPr>
        <w:t>or only very mild organ disease.</w:t>
      </w:r>
      <w:r w:rsidR="00B030DA" w:rsidRPr="000F283A">
        <w:rPr>
          <w:rFonts w:ascii="Times New Roman" w:hAnsi="Times New Roman" w:cs="Times New Roman"/>
          <w:lang w:val="en-US"/>
        </w:rPr>
        <w:t xml:space="preserve"> </w:t>
      </w:r>
      <w:commentRangeEnd w:id="11"/>
      <w:r w:rsidR="0069608E">
        <w:rPr>
          <w:rStyle w:val="Refdecomentario"/>
        </w:rPr>
        <w:commentReference w:id="11"/>
      </w:r>
      <w:r w:rsidRPr="000F283A">
        <w:rPr>
          <w:rFonts w:ascii="Times New Roman" w:hAnsi="Times New Roman" w:cs="Times New Roman"/>
          <w:lang w:val="en-US"/>
        </w:rPr>
        <w:t xml:space="preserve">Participants were stratified by sex and by 5-year age groups. </w:t>
      </w:r>
      <w:r w:rsidR="00B030DA" w:rsidRPr="000F283A">
        <w:rPr>
          <w:rFonts w:ascii="Times New Roman" w:hAnsi="Times New Roman" w:cs="Times New Roman"/>
          <w:lang w:val="en-US"/>
        </w:rPr>
        <w:t xml:space="preserve">Background mortality </w:t>
      </w:r>
      <w:r w:rsidRPr="000F283A">
        <w:rPr>
          <w:rFonts w:ascii="Times New Roman" w:hAnsi="Times New Roman" w:cs="Times New Roman"/>
          <w:lang w:val="en-US"/>
        </w:rPr>
        <w:t xml:space="preserve">was adjusted by age group using data from the Spanish National </w:t>
      </w:r>
      <w:r w:rsidR="00202DEB" w:rsidRPr="000F283A">
        <w:rPr>
          <w:rFonts w:ascii="Times New Roman" w:hAnsi="Times New Roman" w:cs="Times New Roman"/>
          <w:lang w:val="en-US"/>
        </w:rPr>
        <w:t>Statistics</w:t>
      </w:r>
      <w:r w:rsidRPr="000F283A">
        <w:rPr>
          <w:rFonts w:ascii="Times New Roman" w:hAnsi="Times New Roman" w:cs="Times New Roman"/>
          <w:lang w:val="en-US"/>
        </w:rPr>
        <w:t xml:space="preserve"> </w:t>
      </w:r>
      <w:r w:rsidR="00202DEB" w:rsidRPr="000F283A">
        <w:rPr>
          <w:rFonts w:ascii="Times New Roman" w:hAnsi="Times New Roman" w:cs="Times New Roman"/>
          <w:lang w:val="en-US"/>
        </w:rPr>
        <w:t>Institute</w:t>
      </w:r>
      <w:r w:rsidRPr="000F283A">
        <w:rPr>
          <w:rFonts w:ascii="Times New Roman" w:hAnsi="Times New Roman" w:cs="Times New Roman"/>
          <w:lang w:val="en-US"/>
        </w:rPr>
        <w:t>.</w:t>
      </w:r>
      <w:r w:rsidR="00BA16D8"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{"citationID":"zEqEeurX","properties":{"formattedCitation":"\\super 5,16\\nosupersub{}","plainCitation":"5,16","noteIndex":0},"citationItems":[{"id":1,"uris":["http://zotero.org/users/1599338/items/6LPKHW77"],"itemData":{"id":1,"type":"article-journal","abstract":"BACKGROUND: Chagas disease constitutes a public health problem, and Spain is the non-endemic country with the highest burden of disease outside the Americas. It represents a model for non-endemic countries regarding health policies to control the disease. This study is aimed to generate estimates of the T.cruzi prevalence and the number of undetected and untreated individuals with the infection in Spain and to compare them with the actual number of cases reported by official sources.\nMETHODS: Using aggregate data collected from the literature and official sources (Spanish National Statistics Institute; Spanish Agency of Medicines and Medical Devices) from 2010 to 2018, this study estimates the number of Chagas disease cases, plus the underdiagnosis and undertreatment rates.\nRESULTS: We estimated that 55,367 out of 2,602,285 migrants originally from endemic countries were living with Chagas disease in Spain in 2018, accounting for a prevalence of 2.1%. Only 1% of these cases(613/455,566) were children aged 14 years or less resulting in a prevalence of 0.1%. Bolivian migrants accounted for 53.9% of the total estimated cases. The index of underdiagnosis and undertreatment were heterogeneous across different Spanish autonomous regions, but the overall index of underdiagnosis was around 71%, and the overall index of undertreatment was 82.5% in patients aged 15 years or older, and 60% in children.\nCONCLUSION: The burden of Chagas disease in Spain is considerable. Index of underdiagnosis and undertreatment are high, particularly in women of childbearing age, but they have improved in children since the implementation of antenatal screening programmes.","container-title":"Travel Medicine and Infectious Disease","DOI":"10.1016/j.tmaid.2022.102284","ISSN":"1873-0442","journalAbbreviation":"Travel Med Infect Dis","language":"eng","note":"PMID: 35245657","page":"102284","source":"PubMed","title":"Estimating chagas disease prevalence and number of underdiagnosed, and undertreated individuals in Spain","volume":"47","author":[{"family":"Navarro","given":"Miriam"},{"family":"Reguero","given":"Laura"},{"family":"Subirà","given":"Carme"},{"family":"Blázquez-Pérez","given":"Antonio"},{"family":"Requena-Méndez","given":"Ana"}],"issued":{"date-parts":[["2022"]]}}},{"id":121,"uris":["http://zotero.org/groups/5772643/items/B5LCM4HJ"],"itemData":{"id":121,"type":"webpage","abstract":"INE. Instituto Nacional de Estadística. National Statistics Institute. Spanish Statistical Office. El INE elabora y distribuye estadisticas de Espana. Este servidor contiene: Censos de Poblacion y Viviendas 2001, Informacion general, Productos de difusion, Espana en cifras, Datos coyunturales, Datos municipales, etc.. Q2016.es","container-title":"INE","language":"es","title":"INE. Instituto Nacional de Estadística","URL":"https://www.ine.es/","accessed":{"date-parts":[["2025",5,3]]}}}],"schema":"https://github.com/citation-style-language/schema/raw/master/csl-citation.json"} </w:instrText>
      </w:r>
      <w:r w:rsidR="00BA16D8"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5,16</w:t>
      </w:r>
      <w:r w:rsidR="00BA16D8" w:rsidRPr="000F283A">
        <w:rPr>
          <w:rFonts w:ascii="Times New Roman" w:hAnsi="Times New Roman" w:cs="Times New Roman"/>
          <w:lang w:val="en-US"/>
        </w:rPr>
        <w:fldChar w:fldCharType="end"/>
      </w:r>
    </w:p>
    <w:p w14:paraId="51B61AA4" w14:textId="039F3A03" w:rsidR="00756BCA" w:rsidRPr="000F283A" w:rsidRDefault="00BA16D8"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Setting and location</w:t>
      </w:r>
    </w:p>
    <w:p w14:paraId="74C28F46" w14:textId="761ABA46" w:rsidR="00BA16D8" w:rsidRPr="000F283A" w:rsidRDefault="00202DEB" w:rsidP="003567E7">
      <w:pPr>
        <w:spacing w:line="360" w:lineRule="auto"/>
        <w:rPr>
          <w:rFonts w:ascii="Times New Roman" w:hAnsi="Times New Roman" w:cs="Times New Roman"/>
          <w:lang w:val="en-US"/>
        </w:rPr>
      </w:pPr>
      <w:r w:rsidRPr="000F283A">
        <w:rPr>
          <w:rFonts w:ascii="Times New Roman" w:hAnsi="Times New Roman" w:cs="Times New Roman"/>
          <w:kern w:val="0"/>
          <w:lang w:val="en-US"/>
          <w14:ligatures w14:val="none"/>
        </w:rPr>
        <w:t>The study assesses the cost-effectiveness of benznidazole in Spain for patients with chronic asymptomatic indeterminate Chagas disease attending a specialist infectious disease outpatient clinic. Results are subsequently extrapolated to the rest of the European Union using purchase power parity indicators.</w:t>
      </w:r>
    </w:p>
    <w:p w14:paraId="57B410C1" w14:textId="34B93F04" w:rsidR="00032F1D" w:rsidRPr="000F283A" w:rsidRDefault="00032F1D"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Study perspective</w:t>
      </w:r>
    </w:p>
    <w:p w14:paraId="17AEF0AC" w14:textId="7B48C16B" w:rsidR="00032F1D" w:rsidRPr="000F283A" w:rsidRDefault="00032F1D" w:rsidP="003567E7">
      <w:pPr>
        <w:spacing w:line="360" w:lineRule="auto"/>
        <w:rPr>
          <w:rFonts w:ascii="Times New Roman" w:hAnsi="Times New Roman" w:cs="Times New Roman"/>
          <w:lang w:val="en-US"/>
        </w:rPr>
      </w:pPr>
      <w:r w:rsidRPr="000F283A">
        <w:rPr>
          <w:rFonts w:ascii="Times New Roman" w:hAnsi="Times New Roman" w:cs="Times New Roman"/>
          <w:lang w:val="en-US"/>
        </w:rPr>
        <w:t>The costs of interventions were derived from a national health</w:t>
      </w:r>
      <w:del w:id="12" w:author="Jose Antonio Perez Molina" w:date="2025-06-06T15:14:00Z" w16du:dateUtc="2025-06-06T13:14:00Z">
        <w:r w:rsidRPr="000F283A" w:rsidDel="00202DEB">
          <w:rPr>
            <w:rFonts w:ascii="Times New Roman" w:hAnsi="Times New Roman" w:cs="Times New Roman"/>
            <w:lang w:val="en-US"/>
          </w:rPr>
          <w:delText xml:space="preserve"> </w:delText>
        </w:r>
      </w:del>
      <w:r w:rsidRPr="000F283A">
        <w:rPr>
          <w:rFonts w:ascii="Times New Roman" w:hAnsi="Times New Roman" w:cs="Times New Roman"/>
          <w:lang w:val="en-US"/>
        </w:rPr>
        <w:t>care provider</w:t>
      </w:r>
      <w:r w:rsidR="00202DEB" w:rsidRPr="000F283A">
        <w:rPr>
          <w:rFonts w:ascii="Times New Roman" w:hAnsi="Times New Roman" w:cs="Times New Roman"/>
          <w:lang w:val="en-US"/>
        </w:rPr>
        <w:t>’s</w:t>
      </w:r>
      <w:r w:rsidRPr="000F283A">
        <w:rPr>
          <w:rFonts w:ascii="Times New Roman" w:hAnsi="Times New Roman" w:cs="Times New Roman"/>
          <w:lang w:val="en-US"/>
        </w:rPr>
        <w:t xml:space="preserve"> perspective. This includes costs only for the government and related to the </w:t>
      </w:r>
      <w:r w:rsidR="00AE6DD1" w:rsidRPr="000F283A">
        <w:rPr>
          <w:rFonts w:ascii="Times New Roman" w:hAnsi="Times New Roman" w:cs="Times New Roman"/>
          <w:lang w:val="en-US"/>
        </w:rPr>
        <w:t>follow-up</w:t>
      </w:r>
      <w:r w:rsidRPr="000F283A">
        <w:rPr>
          <w:rFonts w:ascii="Times New Roman" w:hAnsi="Times New Roman" w:cs="Times New Roman"/>
          <w:lang w:val="en-US"/>
        </w:rPr>
        <w:t xml:space="preserve"> and treatment of the patients. </w:t>
      </w:r>
      <w:r w:rsidR="00AE6DD1" w:rsidRPr="000F283A">
        <w:rPr>
          <w:rFonts w:ascii="Times New Roman" w:hAnsi="Times New Roman" w:cs="Times New Roman"/>
          <w:lang w:val="en-US"/>
        </w:rPr>
        <w:t>Patients’</w:t>
      </w:r>
      <w:r w:rsidRPr="000F283A">
        <w:rPr>
          <w:rFonts w:ascii="Times New Roman" w:hAnsi="Times New Roman" w:cs="Times New Roman"/>
          <w:lang w:val="en-US"/>
        </w:rPr>
        <w:t xml:space="preserve"> </w:t>
      </w:r>
      <w:r w:rsidR="001165BE" w:rsidRPr="000F283A">
        <w:rPr>
          <w:rFonts w:ascii="Times New Roman" w:hAnsi="Times New Roman" w:cs="Times New Roman"/>
          <w:lang w:val="en-US"/>
        </w:rPr>
        <w:t>costs</w:t>
      </w:r>
      <w:r w:rsidRPr="000F283A">
        <w:rPr>
          <w:rFonts w:ascii="Times New Roman" w:hAnsi="Times New Roman" w:cs="Times New Roman"/>
          <w:lang w:val="en-US"/>
        </w:rPr>
        <w:t>, like time and travel costs as well as opportunity costs</w:t>
      </w:r>
      <w:r w:rsidR="00202DEB" w:rsidRPr="000F283A">
        <w:rPr>
          <w:rFonts w:ascii="Times New Roman" w:hAnsi="Times New Roman" w:cs="Times New Roman"/>
          <w:lang w:val="en-US"/>
        </w:rPr>
        <w:t>,</w:t>
      </w:r>
      <w:r w:rsidRPr="000F283A">
        <w:rPr>
          <w:rFonts w:ascii="Times New Roman" w:hAnsi="Times New Roman" w:cs="Times New Roman"/>
          <w:lang w:val="en-US"/>
        </w:rPr>
        <w:t xml:space="preserve"> </w:t>
      </w:r>
      <w:r w:rsidR="00AE6DD1" w:rsidRPr="000F283A">
        <w:rPr>
          <w:rFonts w:ascii="Times New Roman" w:hAnsi="Times New Roman" w:cs="Times New Roman"/>
          <w:lang w:val="en-US"/>
        </w:rPr>
        <w:t>were</w:t>
      </w:r>
      <w:r w:rsidRPr="000F283A">
        <w:rPr>
          <w:rFonts w:ascii="Times New Roman" w:hAnsi="Times New Roman" w:cs="Times New Roman"/>
          <w:lang w:val="en-US"/>
        </w:rPr>
        <w:t xml:space="preserve"> not considered.</w:t>
      </w:r>
    </w:p>
    <w:p w14:paraId="6D412BD6" w14:textId="5FD9D4E4" w:rsidR="00AE6DD1" w:rsidRPr="000F283A" w:rsidRDefault="00AE6DD1" w:rsidP="003567E7">
      <w:pPr>
        <w:spacing w:line="360" w:lineRule="auto"/>
        <w:rPr>
          <w:rFonts w:ascii="Times New Roman" w:hAnsi="Times New Roman" w:cs="Times New Roman"/>
          <w:lang w:val="en-US"/>
        </w:rPr>
      </w:pPr>
      <w:r w:rsidRPr="000F283A">
        <w:rPr>
          <w:rFonts w:ascii="Times New Roman" w:hAnsi="Times New Roman" w:cs="Times New Roman"/>
          <w:i/>
          <w:iCs/>
          <w:lang w:val="en-US"/>
        </w:rPr>
        <w:t>Comparators</w:t>
      </w:r>
    </w:p>
    <w:p w14:paraId="39B6C7BF" w14:textId="104E9977" w:rsidR="00AE6DD1" w:rsidRPr="000F283A" w:rsidRDefault="00AE6DD1" w:rsidP="003567E7">
      <w:pPr>
        <w:spacing w:line="360" w:lineRule="auto"/>
        <w:rPr>
          <w:rFonts w:ascii="Times New Roman" w:hAnsi="Times New Roman" w:cs="Times New Roman"/>
          <w:lang w:val="en-US"/>
        </w:rPr>
      </w:pPr>
      <w:r w:rsidRPr="000F283A">
        <w:rPr>
          <w:rFonts w:ascii="Times New Roman" w:hAnsi="Times New Roman" w:cs="Times New Roman"/>
          <w:lang w:val="en-US"/>
        </w:rPr>
        <w:t>We decided to compare two possible intervention strategies.</w:t>
      </w:r>
      <w:r w:rsidR="0059492E" w:rsidRPr="000F283A">
        <w:rPr>
          <w:rFonts w:ascii="Times New Roman" w:hAnsi="Times New Roman" w:cs="Times New Roman"/>
          <w:lang w:val="en-US"/>
        </w:rPr>
        <w:t xml:space="preserve"> The</w:t>
      </w:r>
      <w:r w:rsidRPr="000F283A">
        <w:rPr>
          <w:rFonts w:ascii="Times New Roman" w:hAnsi="Times New Roman" w:cs="Times New Roman"/>
          <w:lang w:val="en-US"/>
        </w:rPr>
        <w:t xml:space="preserve"> base case scenario, a follow-up strategy, </w:t>
      </w:r>
      <w:r w:rsidR="00202DEB" w:rsidRPr="000F283A">
        <w:rPr>
          <w:rFonts w:ascii="Times New Roman" w:hAnsi="Times New Roman" w:cs="Times New Roman"/>
          <w:kern w:val="0"/>
          <w:lang w:val="en-US"/>
          <w14:ligatures w14:val="none"/>
        </w:rPr>
        <w:t>involves only following up patients with chronic indeterminate Chagas disease and treating them for the damage that the parasite may cause (e.g., treating heart failure if it develops).</w:t>
      </w:r>
      <w:r w:rsidRPr="000F283A">
        <w:rPr>
          <w:rFonts w:ascii="Times New Roman" w:hAnsi="Times New Roman" w:cs="Times New Roman"/>
          <w:lang w:val="en-US"/>
        </w:rPr>
        <w:t xml:space="preserve"> The second scenario is a scenario where every patient with Chagas disease is treated with benznidazole</w:t>
      </w:r>
      <w:r w:rsidR="0059492E" w:rsidRPr="000F283A">
        <w:rPr>
          <w:rFonts w:ascii="Times New Roman" w:hAnsi="Times New Roman" w:cs="Times New Roman"/>
          <w:lang w:val="en-US"/>
        </w:rPr>
        <w:t xml:space="preserve"> 5-7</w:t>
      </w:r>
      <w:r w:rsidR="002342FB" w:rsidRPr="000F283A">
        <w:rPr>
          <w:rFonts w:ascii="Times New Roman" w:hAnsi="Times New Roman" w:cs="Times New Roman"/>
          <w:lang w:val="en-US"/>
        </w:rPr>
        <w:t>·</w:t>
      </w:r>
      <w:r w:rsidR="0059492E" w:rsidRPr="000F283A">
        <w:rPr>
          <w:rFonts w:ascii="Times New Roman" w:hAnsi="Times New Roman" w:cs="Times New Roman"/>
          <w:lang w:val="en-US"/>
        </w:rPr>
        <w:t>5mg/kg/day bid for 60</w:t>
      </w:r>
      <w:r w:rsidR="007D4C0F" w:rsidRPr="000F283A">
        <w:rPr>
          <w:rFonts w:ascii="Times New Roman" w:hAnsi="Times New Roman" w:cs="Times New Roman"/>
          <w:lang w:val="en-US"/>
        </w:rPr>
        <w:t xml:space="preserve"> </w:t>
      </w:r>
      <w:r w:rsidR="0059492E" w:rsidRPr="000F283A">
        <w:rPr>
          <w:rFonts w:ascii="Times New Roman" w:hAnsi="Times New Roman" w:cs="Times New Roman"/>
          <w:lang w:val="en-US"/>
        </w:rPr>
        <w:t>days</w:t>
      </w:r>
      <w:r w:rsidRPr="000F283A">
        <w:rPr>
          <w:rFonts w:ascii="Times New Roman" w:hAnsi="Times New Roman" w:cs="Times New Roman"/>
          <w:lang w:val="en-US"/>
        </w:rPr>
        <w:t>.</w:t>
      </w:r>
    </w:p>
    <w:p w14:paraId="05C6C45A" w14:textId="3B1AA5C9" w:rsidR="001165BE" w:rsidRPr="000F283A" w:rsidRDefault="004946A2"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Outcomes</w:t>
      </w:r>
      <w:r w:rsidR="00935E89" w:rsidRPr="000F283A">
        <w:rPr>
          <w:rFonts w:ascii="Times New Roman" w:hAnsi="Times New Roman" w:cs="Times New Roman"/>
          <w:i/>
          <w:iCs/>
          <w:lang w:val="en-US"/>
        </w:rPr>
        <w:t>, time horizon and discount rate</w:t>
      </w:r>
    </w:p>
    <w:p w14:paraId="265FA5EF" w14:textId="68C2761A" w:rsidR="00935E89" w:rsidRPr="000F283A" w:rsidRDefault="00935E89" w:rsidP="00935E89">
      <w:pPr>
        <w:spacing w:line="360" w:lineRule="auto"/>
        <w:rPr>
          <w:rFonts w:ascii="Times New Roman" w:hAnsi="Times New Roman" w:cs="Times New Roman"/>
          <w:lang w:val="en-US"/>
        </w:rPr>
      </w:pPr>
      <w:r w:rsidRPr="000F283A">
        <w:rPr>
          <w:rFonts w:ascii="Times New Roman" w:hAnsi="Times New Roman" w:cs="Times New Roman"/>
          <w:lang w:val="en-US"/>
        </w:rPr>
        <w:t xml:space="preserve">Health outcomes were evaluated using Quality-adjusted life-years (QALYs). </w:t>
      </w:r>
      <w:r w:rsidR="006D11F7" w:rsidRPr="000F283A">
        <w:rPr>
          <w:rFonts w:ascii="Times New Roman" w:hAnsi="Times New Roman" w:cs="Times New Roman"/>
          <w:lang w:val="en-US"/>
        </w:rPr>
        <w:t>Q</w:t>
      </w:r>
      <w:r w:rsidR="00C976AD" w:rsidRPr="000F283A">
        <w:rPr>
          <w:rFonts w:ascii="Times New Roman" w:hAnsi="Times New Roman" w:cs="Times New Roman"/>
          <w:lang w:val="en-US"/>
        </w:rPr>
        <w:t>ALY</w:t>
      </w:r>
      <w:r w:rsidR="006D11F7" w:rsidRPr="000F283A">
        <w:rPr>
          <w:rFonts w:ascii="Times New Roman" w:hAnsi="Times New Roman" w:cs="Times New Roman"/>
          <w:lang w:val="en-US"/>
        </w:rPr>
        <w:t xml:space="preserve"> weights used were taken from</w:t>
      </w:r>
      <w:r w:rsidR="00D05B6C" w:rsidRPr="000F283A">
        <w:rPr>
          <w:rFonts w:ascii="Times New Roman" w:hAnsi="Times New Roman" w:cs="Times New Roman"/>
          <w:lang w:val="en-US"/>
        </w:rPr>
        <w:t xml:space="preserve"> Requena-Mendez et al</w:t>
      </w:r>
      <w:r w:rsidR="006D11F7" w:rsidRPr="000F283A">
        <w:rPr>
          <w:rFonts w:ascii="Times New Roman" w:hAnsi="Times New Roman" w:cs="Times New Roman"/>
          <w:lang w:val="en-US"/>
        </w:rPr>
        <w:t>.</w:t>
      </w:r>
      <w:r w:rsidR="006D11F7"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{"citationID":"QHogFGIz","properties":{"formattedCitation":"\\super 17\\nosupersub{}","plainCitation":"17","noteIndex":0},"citationItems":[{"id":18,"uris":["http://zotero.org/groups/5772643/items/ES6U6JTY"],"itemData":{"id":18,"type":"article-journal","abstract":"Screening for Chagas disease in asymptomatic Latin American adults living in Europe is a cost-effective strategy. Findings of our model provide an important element to support the implementation of T cruzi screening programmes at primary health centres in European countries hosting Latin American migrants.","container-title":"The Lancet. Global health","issue":"0","note":"publisher: Requena-MÃ©ndez et al. Open Access article distributed under the terms of CC BY\npublisher-place: ISGlobal, Barcelona Ctr. Int. Health Res. (CRESIB), Hospital Clínic-Universitat de Barcelona, Spain. Electronic address: ana.requena@isglobal.org.","page":"e439-e447","title":"Cost-effectiveness of Chagas disease screening in Latin American migrants at primary health-care centres in Europe: a Markov model analysis","volume":"0","author":[{"family":"Requena-Mendez","given":"Ana"},{"family":"Bussion","given":"Sheila"},{"family":"Aldasoro","given":"Edelweiss"},{"family":"Jackson","given":"Yves"},{"family":"Angheben","given":"Andrea"},{"family":"Moore","given":"David"},{"family":"Pinazo","given":"María-Jesús"},{"family":"Gascon","given":"Joaquim"},{"family":"Muñoz","given":"Jose"},{"family":"Sicuri","given":"Elisa"}],"issued":{"date-parts":[["2017",1,1]]}}}],"schema":"https://github.com/citation-style-language/schema/raw/master/csl-citation.json"} </w:instrText>
      </w:r>
      <w:r w:rsidR="006D11F7"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17</w:t>
      </w:r>
      <w:r w:rsidR="006D11F7" w:rsidRPr="000F283A">
        <w:rPr>
          <w:rFonts w:ascii="Times New Roman" w:hAnsi="Times New Roman" w:cs="Times New Roman"/>
          <w:lang w:val="en-US"/>
        </w:rPr>
        <w:fldChar w:fldCharType="end"/>
      </w:r>
      <w:r w:rsidR="00DE3C0A" w:rsidRPr="000F283A">
        <w:rPr>
          <w:rFonts w:ascii="Times New Roman" w:hAnsi="Times New Roman" w:cs="Times New Roman"/>
          <w:lang w:val="en-US"/>
        </w:rPr>
        <w:t xml:space="preserve"> Each health state had a QALY weight attached to it</w:t>
      </w:r>
      <w:r w:rsidR="0069608E">
        <w:rPr>
          <w:rFonts w:ascii="Times New Roman" w:hAnsi="Times New Roman" w:cs="Times New Roman"/>
          <w:lang w:val="en-US"/>
        </w:rPr>
        <w:t>,</w:t>
      </w:r>
      <w:r w:rsidR="00DE3C0A" w:rsidRPr="000F283A">
        <w:rPr>
          <w:rFonts w:ascii="Times New Roman" w:hAnsi="Times New Roman" w:cs="Times New Roman"/>
          <w:lang w:val="en-US"/>
        </w:rPr>
        <w:t xml:space="preserve"> and total QALYs were calculated for the time horizon.</w:t>
      </w:r>
      <w:r w:rsidR="006D11F7" w:rsidRPr="000F283A">
        <w:rPr>
          <w:rFonts w:ascii="Times New Roman" w:hAnsi="Times New Roman" w:cs="Times New Roman"/>
          <w:lang w:val="en-US"/>
        </w:rPr>
        <w:t xml:space="preserve"> </w:t>
      </w:r>
      <w:r w:rsidRPr="000F283A">
        <w:rPr>
          <w:rFonts w:ascii="Times New Roman" w:hAnsi="Times New Roman" w:cs="Times New Roman"/>
          <w:lang w:val="en-US"/>
        </w:rPr>
        <w:t>As chronic Chagas disease is a life</w:t>
      </w:r>
      <w:r w:rsidR="00202DEB" w:rsidRPr="000F283A">
        <w:rPr>
          <w:rFonts w:ascii="Times New Roman" w:hAnsi="Times New Roman" w:cs="Times New Roman"/>
          <w:lang w:val="en-US"/>
        </w:rPr>
        <w:t>long</w:t>
      </w:r>
      <w:r w:rsidRPr="000F283A">
        <w:rPr>
          <w:rFonts w:ascii="Times New Roman" w:hAnsi="Times New Roman" w:cs="Times New Roman"/>
          <w:lang w:val="en-US"/>
        </w:rPr>
        <w:t xml:space="preserve"> infection, a </w:t>
      </w:r>
      <w:r w:rsidR="00202DEB" w:rsidRPr="000F283A">
        <w:rPr>
          <w:rFonts w:ascii="Times New Roman" w:hAnsi="Times New Roman" w:cs="Times New Roman"/>
          <w:lang w:val="en-US"/>
        </w:rPr>
        <w:t>20-</w:t>
      </w:r>
      <w:r w:rsidR="00202DEB" w:rsidRPr="000F283A">
        <w:rPr>
          <w:rFonts w:ascii="Times New Roman" w:hAnsi="Times New Roman" w:cs="Times New Roman"/>
          <w:lang w:val="en-US"/>
        </w:rPr>
        <w:lastRenderedPageBreak/>
        <w:t>year</w:t>
      </w:r>
      <w:r w:rsidR="00DE3C0A" w:rsidRPr="000F283A">
        <w:rPr>
          <w:rFonts w:ascii="Times New Roman" w:hAnsi="Times New Roman" w:cs="Times New Roman"/>
          <w:lang w:val="en-US"/>
        </w:rPr>
        <w:t xml:space="preserve"> </w:t>
      </w:r>
      <w:r w:rsidR="00202DEB" w:rsidRPr="000F283A">
        <w:rPr>
          <w:rFonts w:ascii="Times New Roman" w:hAnsi="Times New Roman" w:cs="Times New Roman"/>
          <w:lang w:val="en-US"/>
        </w:rPr>
        <w:t>time</w:t>
      </w:r>
      <w:r w:rsidR="00DE3C0A" w:rsidRPr="000F283A">
        <w:rPr>
          <w:rFonts w:ascii="Times New Roman" w:hAnsi="Times New Roman" w:cs="Times New Roman"/>
          <w:lang w:val="en-US"/>
        </w:rPr>
        <w:t xml:space="preserve"> </w:t>
      </w:r>
      <w:r w:rsidR="00202DEB" w:rsidRPr="000F283A">
        <w:rPr>
          <w:rFonts w:ascii="Times New Roman" w:hAnsi="Times New Roman" w:cs="Times New Roman"/>
          <w:lang w:val="en-US"/>
        </w:rPr>
        <w:t>horizon</w:t>
      </w:r>
      <w:r w:rsidR="00DE3C0A" w:rsidRPr="000F283A">
        <w:rPr>
          <w:rFonts w:ascii="Times New Roman" w:hAnsi="Times New Roman" w:cs="Times New Roman"/>
          <w:lang w:val="en-US"/>
        </w:rPr>
        <w:t xml:space="preserve"> </w:t>
      </w:r>
      <w:r w:rsidRPr="000F283A">
        <w:rPr>
          <w:rFonts w:ascii="Times New Roman" w:hAnsi="Times New Roman" w:cs="Times New Roman"/>
          <w:lang w:val="en-US"/>
        </w:rPr>
        <w:t xml:space="preserve">was </w:t>
      </w:r>
      <w:r w:rsidR="00F94FF3" w:rsidRPr="000F283A">
        <w:rPr>
          <w:rFonts w:ascii="Times New Roman" w:hAnsi="Times New Roman" w:cs="Times New Roman"/>
          <w:lang w:val="en-US"/>
        </w:rPr>
        <w:t>chosen,</w:t>
      </w:r>
      <w:r w:rsidR="00DE3C0A" w:rsidRPr="000F283A">
        <w:rPr>
          <w:rFonts w:ascii="Times New Roman" w:hAnsi="Times New Roman" w:cs="Times New Roman"/>
          <w:lang w:val="en-US"/>
        </w:rPr>
        <w:t xml:space="preserve"> and a yearly time</w:t>
      </w:r>
      <w:r w:rsidR="00202DEB" w:rsidRPr="000F283A">
        <w:rPr>
          <w:rFonts w:ascii="Times New Roman" w:hAnsi="Times New Roman" w:cs="Times New Roman"/>
          <w:lang w:val="en-US"/>
        </w:rPr>
        <w:t xml:space="preserve"> </w:t>
      </w:r>
      <w:r w:rsidR="00DE3C0A" w:rsidRPr="000F283A">
        <w:rPr>
          <w:rFonts w:ascii="Times New Roman" w:hAnsi="Times New Roman" w:cs="Times New Roman"/>
          <w:lang w:val="en-US"/>
        </w:rPr>
        <w:t>step was considered appropriate</w:t>
      </w:r>
      <w:r w:rsidRPr="000F283A">
        <w:rPr>
          <w:rFonts w:ascii="Times New Roman" w:hAnsi="Times New Roman" w:cs="Times New Roman"/>
          <w:lang w:val="en-US"/>
        </w:rPr>
        <w:t xml:space="preserve">. </w:t>
      </w:r>
      <w:r w:rsidR="00F94FF3" w:rsidRPr="000F283A">
        <w:rPr>
          <w:rFonts w:ascii="Times New Roman" w:hAnsi="Times New Roman" w:cs="Times New Roman"/>
          <w:lang w:val="en-US"/>
        </w:rPr>
        <w:t>Q</w:t>
      </w:r>
      <w:r w:rsidR="00192464" w:rsidRPr="000F283A">
        <w:rPr>
          <w:rFonts w:ascii="Times New Roman" w:hAnsi="Times New Roman" w:cs="Times New Roman"/>
          <w:lang w:val="en-US"/>
        </w:rPr>
        <w:t>ALY</w:t>
      </w:r>
      <w:r w:rsidR="00F94FF3" w:rsidRPr="000F283A">
        <w:rPr>
          <w:rFonts w:ascii="Times New Roman" w:hAnsi="Times New Roman" w:cs="Times New Roman"/>
          <w:lang w:val="en-US"/>
        </w:rPr>
        <w:t>s</w:t>
      </w:r>
      <w:r w:rsidRPr="000F283A">
        <w:rPr>
          <w:rFonts w:ascii="Times New Roman" w:hAnsi="Times New Roman" w:cs="Times New Roman"/>
          <w:lang w:val="en-US"/>
        </w:rPr>
        <w:t xml:space="preserve"> were discounted at an annual rate of 3%</w:t>
      </w:r>
      <w:r w:rsidR="00202DEB" w:rsidRPr="000F283A">
        <w:rPr>
          <w:rFonts w:ascii="Times New Roman" w:hAnsi="Times New Roman" w:cs="Times New Roman"/>
          <w:lang w:val="en-US"/>
        </w:rPr>
        <w:t>,</w:t>
      </w:r>
      <w:r w:rsidRPr="000F283A">
        <w:rPr>
          <w:rFonts w:ascii="Times New Roman" w:hAnsi="Times New Roman" w:cs="Times New Roman"/>
          <w:lang w:val="en-US"/>
        </w:rPr>
        <w:t xml:space="preserve"> as commonly accepted.</w:t>
      </w:r>
      <w:r w:rsidRPr="000F283A">
        <w:rPr>
          <w:rFonts w:ascii="Times New Roman" w:hAnsi="Times New Roman" w:cs="Times New Roman"/>
          <w:highlight w:val="yellow"/>
          <w:lang w:val="en-US"/>
        </w:rPr>
        <w:fldChar w:fldCharType="begin"/>
      </w:r>
      <w:r w:rsidR="00E1283F" w:rsidRPr="000F283A">
        <w:rPr>
          <w:rFonts w:ascii="Times New Roman" w:hAnsi="Times New Roman" w:cs="Times New Roman"/>
          <w:highlight w:val="yellow"/>
          <w:lang w:val="en-US"/>
        </w:rPr>
        <w:instrText xml:space="preserve"> ADDIN ZOTERO_ITEM CSL_CITATION {"citationID":"dVcfEPnL","properties":{"formattedCitation":"\\super 18\\nosupersub{}","plainCitation":"18","noteIndex":0},"citationItems":[{"id":124,"uris":["http://zotero.org/groups/5772643/items/6M8KFWY8"],"itemData":{"id":124,"type":"book","call-number":"RA410.5 .M35 2003","event-place":"Geneva","ISBN":"978-92-4-154601-0","language":"en","note":"OCLC: ocm54898555","number-of-pages":"312","publisher":"World Health Organization","publisher-place":"Geneva","source":"Library of Congress ISBN","title":"Making choices in health: WHO guide to cost-effectiveness analysis","title-short":"Making choices in health","editor":[{"family":"Edejer","given":"Tessa Tan-Torres"},{"literal":"World Health Organization"}],"issued":{"date-parts":[["2003"]]}}}],"schema":"https://github.com/citation-style-language/schema/raw/master/csl-citation.json"} </w:instrText>
      </w:r>
      <w:r w:rsidRPr="000F283A">
        <w:rPr>
          <w:rFonts w:ascii="Times New Roman" w:hAnsi="Times New Roman" w:cs="Times New Roman"/>
          <w:highlight w:val="yellow"/>
          <w:lang w:val="en-US"/>
        </w:rPr>
        <w:fldChar w:fldCharType="separate"/>
      </w:r>
      <w:r w:rsidR="00386A5C" w:rsidRPr="000F283A">
        <w:rPr>
          <w:rFonts w:ascii="Times New Roman" w:hAnsi="Times New Roman" w:cs="Times New Roman"/>
          <w:kern w:val="0"/>
          <w:vertAlign w:val="superscript"/>
          <w:lang w:val="en-US"/>
        </w:rPr>
        <w:t>18</w:t>
      </w:r>
      <w:r w:rsidRPr="000F283A">
        <w:rPr>
          <w:rFonts w:ascii="Times New Roman" w:hAnsi="Times New Roman" w:cs="Times New Roman"/>
          <w:highlight w:val="yellow"/>
          <w:lang w:val="en-US"/>
        </w:rPr>
        <w:fldChar w:fldCharType="end"/>
      </w:r>
    </w:p>
    <w:p w14:paraId="40C3A0E3" w14:textId="306A5A60" w:rsidR="00935E89" w:rsidRPr="000F283A" w:rsidRDefault="00756BB7" w:rsidP="00935E89">
      <w:pPr>
        <w:spacing w:line="360" w:lineRule="auto"/>
        <w:rPr>
          <w:rFonts w:ascii="Times New Roman" w:hAnsi="Times New Roman" w:cs="Times New Roman"/>
          <w:i/>
          <w:iCs/>
          <w:lang w:val="en-US"/>
        </w:rPr>
      </w:pPr>
      <w:r w:rsidRPr="000F283A">
        <w:rPr>
          <w:rFonts w:ascii="Times New Roman" w:hAnsi="Times New Roman" w:cs="Times New Roman"/>
          <w:i/>
          <w:iCs/>
          <w:lang w:val="en-US"/>
        </w:rPr>
        <w:t>Measurement of effectiveness</w:t>
      </w:r>
    </w:p>
    <w:p w14:paraId="2B288D65" w14:textId="29CDCEBD" w:rsidR="00D05B6C" w:rsidRPr="000F283A" w:rsidRDefault="006D11F7" w:rsidP="00935E89">
      <w:pPr>
        <w:spacing w:line="360" w:lineRule="auto"/>
        <w:rPr>
          <w:rFonts w:ascii="Times New Roman" w:hAnsi="Times New Roman" w:cs="Times New Roman"/>
          <w:lang w:val="en-US"/>
        </w:rPr>
      </w:pPr>
      <w:r w:rsidRPr="000F283A">
        <w:rPr>
          <w:rFonts w:ascii="Times New Roman" w:hAnsi="Times New Roman" w:cs="Times New Roman"/>
          <w:lang w:val="en-US"/>
        </w:rPr>
        <w:t>As a measure of effectiveness</w:t>
      </w:r>
      <w:r w:rsidR="00202DEB" w:rsidRPr="000F283A">
        <w:rPr>
          <w:rFonts w:ascii="Times New Roman" w:hAnsi="Times New Roman" w:cs="Times New Roman"/>
          <w:lang w:val="en-US"/>
        </w:rPr>
        <w:t>,</w:t>
      </w:r>
      <w:r w:rsidRPr="000F283A">
        <w:rPr>
          <w:rFonts w:ascii="Times New Roman" w:hAnsi="Times New Roman" w:cs="Times New Roman"/>
          <w:lang w:val="en-US"/>
        </w:rPr>
        <w:t xml:space="preserve"> we used the risk reduction of cardiac disease progression reported in the meta-analysis by </w:t>
      </w:r>
      <w:proofErr w:type="spellStart"/>
      <w:r w:rsidRPr="000F283A">
        <w:rPr>
          <w:rFonts w:ascii="Times New Roman" w:hAnsi="Times New Roman" w:cs="Times New Roman"/>
          <w:lang w:val="en-US"/>
        </w:rPr>
        <w:t>Crespillo-Andújar</w:t>
      </w:r>
      <w:proofErr w:type="spellEnd"/>
      <w:r w:rsidRPr="000F283A">
        <w:rPr>
          <w:rFonts w:ascii="Times New Roman" w:hAnsi="Times New Roman" w:cs="Times New Roman"/>
          <w:lang w:val="en-US"/>
        </w:rPr>
        <w:t xml:space="preserve"> et al.</w:t>
      </w:r>
      <w:r w:rsidRPr="000F283A">
        <w:rPr>
          <w:rFonts w:ascii="Times New Roman" w:hAnsi="Times New Roman" w:cs="Times New Roman"/>
          <w:lang w:val="en-US"/>
        </w:rPr>
        <w:fldChar w:fldCharType="begin"/>
      </w:r>
      <w:r w:rsidR="00123985" w:rsidRPr="000F283A">
        <w:rPr>
          <w:rFonts w:ascii="Times New Roman" w:hAnsi="Times New Roman" w:cs="Times New Roman"/>
          <w:lang w:val="en-US"/>
        </w:rPr>
        <w:instrText xml:space="preserve"> ADDIN ZOTERO_ITEM CSL_CITATION {"citationID":"6z0Mgy5Z","properties":{"formattedCitation":"\\super 3\\nosupersub{}","plainCitation":"3","noteIndex":0},"citationItems":[{"id":33,"uris":["http://zotero.org/groups/5772643/items/UNRHGT3E"],"itemData":{"id":33,"type":"article-journal","abstract":"BACKGROUND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3</w:t>
      </w:r>
      <w:r w:rsidRPr="000F283A">
        <w:rPr>
          <w:rFonts w:ascii="Times New Roman" w:hAnsi="Times New Roman" w:cs="Times New Roman"/>
          <w:lang w:val="en-US"/>
        </w:rPr>
        <w:fldChar w:fldCharType="end"/>
      </w:r>
      <w:r w:rsidRPr="000F283A">
        <w:rPr>
          <w:rFonts w:ascii="Times New Roman" w:hAnsi="Times New Roman" w:cs="Times New Roman"/>
          <w:lang w:val="en-US"/>
        </w:rPr>
        <w:t xml:space="preserve"> We also used the estimate of risk reduction of progression to</w:t>
      </w:r>
      <w:r w:rsidR="00192464" w:rsidRPr="000F283A">
        <w:rPr>
          <w:rFonts w:ascii="Times New Roman" w:hAnsi="Times New Roman" w:cs="Times New Roman"/>
          <w:lang w:val="en-US"/>
        </w:rPr>
        <w:t xml:space="preserve"> </w:t>
      </w:r>
      <w:r w:rsidRPr="000F283A">
        <w:rPr>
          <w:rFonts w:ascii="Times New Roman" w:hAnsi="Times New Roman" w:cs="Times New Roman"/>
          <w:lang w:val="en-US"/>
        </w:rPr>
        <w:t>the intestinal form published by Nunes Da Costa et al.</w:t>
      </w:r>
      <w:r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{"citationID":"uP1t5VoQ","properties":{"formattedCitation":"\\super 19\\nosupersub{}","plainCitation":"19","noteIndex":0},"citationItems":[{"id":11,"uris":["http://zotero.org/groups/5772643/items/NYTTL48N"],"itemData":{"id":11,"type":"article-journal","abstract":"American trypanosomiasis (Chagas disease, CD) affects circa 7 million persons worldwide. While of those persons present the asymptomatic, indeterminate chronic form (ICF), many will eventually progress to cardiac or digestive disorders. We studied a nonconcurrent (retrospective) cohort of patients attending an outpatient CD clinic in Southeastern Brazil, who were admitted while presenting the ICF in the period from 1998 through 2018 and followed until 2019. The outcomes of interest were the progression to cardiac or digestive CD forms. We were also interested in analyzing the impact of Benznidazole therapy on the progression of the disease. Extensive review of medical charts and laboratory files was conducted, collecting data up to year 2019. Demographics (upon inclusion), body mass index, comorbidities (including the Charlson index) and use of Benznidazole were recorded. The outcomes were defined by abnormalities in those test that could not be attributed to other causes. Statistical analysis included univariate and multivariable Cox regression models. Among 379 subjects included in the study, 87 (22.9%) and 100 (26.4%) progressed to cardiac and digestive forms, respectively. In the final multivariable model, cardiac disorders were positively associated with previous coronary syndrome (Hazzard Ratio [HR], 2.42; 95% Confidence Interval [CI], 1.53–3.81) and negatively associated with Benznidazole therapy (HR, 0.26; 95%CI, 0.11–0.60). On the other hand, female gender was the only independent predictor of progression to digestive forms (HR, 1.56; 95%CI, 1.03–2.38). Our results point to the impact of comorbidities on progression do cardiac CD, with possible benefit of the use of Benznidazole.","container-title":"PLOS Neglected Tropical Diseases","DOI":"10.1371/journal.pntd.0009680","ISSN":"1935-2735","issue":"8","journalAbbreviation":"PLoS Negl Trop Dis","language":"en","page":"e0009680","source":"DOI.org (Crossref)","title":"Predictors of development of cardiac and digestive disorders among patients with indeterminate chronic Chagas Disease","volume":"15","author":[{"family":"Nunes Da Costa","given":"Erika Alessandra Pellison"},{"family":"Victória","given":"Cassiano"},{"family":"Fortaleza","given":"Carlos Magno Castelo Branco"}],"editor":[{"family":"Petersen","given":"Christine A."}],"issued":{"date-parts":[["2021",8,13]]}}}],"schema":"https://github.com/citation-style-language/schema/raw/master/csl-citation.json"} </w:instrText>
      </w:r>
      <w:r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19</w:t>
      </w:r>
      <w:r w:rsidRPr="000F283A">
        <w:rPr>
          <w:rFonts w:ascii="Times New Roman" w:hAnsi="Times New Roman" w:cs="Times New Roman"/>
          <w:lang w:val="en-US"/>
        </w:rPr>
        <w:fldChar w:fldCharType="end"/>
      </w:r>
      <w:r w:rsidRPr="000F283A">
        <w:rPr>
          <w:rFonts w:ascii="Times New Roman" w:hAnsi="Times New Roman" w:cs="Times New Roman"/>
          <w:lang w:val="en-US"/>
        </w:rPr>
        <w:t xml:space="preserve"> </w:t>
      </w:r>
    </w:p>
    <w:p w14:paraId="541F4E55" w14:textId="12064BE5" w:rsidR="006D11F7" w:rsidRPr="000F283A" w:rsidRDefault="006D11F7" w:rsidP="00935E89">
      <w:pPr>
        <w:spacing w:line="360" w:lineRule="auto"/>
        <w:rPr>
          <w:rFonts w:ascii="Times New Roman" w:hAnsi="Times New Roman" w:cs="Times New Roman"/>
          <w:i/>
          <w:iCs/>
          <w:lang w:val="en-US"/>
        </w:rPr>
      </w:pPr>
      <w:r w:rsidRPr="000F283A">
        <w:rPr>
          <w:rFonts w:ascii="Times New Roman" w:hAnsi="Times New Roman" w:cs="Times New Roman"/>
          <w:i/>
          <w:iCs/>
          <w:lang w:val="en-US"/>
        </w:rPr>
        <w:t>Costs</w:t>
      </w:r>
    </w:p>
    <w:p w14:paraId="069F7E33" w14:textId="5427B0E9" w:rsidR="004946A2" w:rsidRPr="000F283A" w:rsidRDefault="00C976AD"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Costs used were taken from </w:t>
      </w:r>
      <w:r w:rsidR="007D4C0F" w:rsidRPr="000F283A">
        <w:rPr>
          <w:rFonts w:ascii="Times New Roman" w:hAnsi="Times New Roman" w:cs="Times New Roman"/>
          <w:lang w:val="en-US"/>
        </w:rPr>
        <w:t>published insurance reimbursement lists</w:t>
      </w:r>
      <w:r w:rsidR="00975EBD" w:rsidRPr="000F283A">
        <w:rPr>
          <w:rFonts w:ascii="Times New Roman" w:hAnsi="Times New Roman" w:cs="Times New Roman"/>
          <w:lang w:val="en-US"/>
        </w:rPr>
        <w:t xml:space="preserve"> from the Spanish national health system. </w:t>
      </w:r>
      <w:r w:rsidR="00202DEB" w:rsidRPr="000F283A">
        <w:rPr>
          <w:rFonts w:ascii="Times New Roman" w:hAnsi="Times New Roman" w:cs="Times New Roman"/>
          <w:lang w:val="en-US"/>
        </w:rPr>
        <w:t>The c</w:t>
      </w:r>
      <w:r w:rsidR="00975EBD" w:rsidRPr="000F283A">
        <w:rPr>
          <w:rFonts w:ascii="Times New Roman" w:hAnsi="Times New Roman" w:cs="Times New Roman"/>
          <w:lang w:val="en-US"/>
        </w:rPr>
        <w:t xml:space="preserve">ost of Benznidazole was </w:t>
      </w:r>
      <w:r w:rsidR="000F4217" w:rsidRPr="000F283A">
        <w:rPr>
          <w:rFonts w:ascii="Times New Roman" w:hAnsi="Times New Roman" w:cs="Times New Roman"/>
          <w:lang w:val="en-US"/>
        </w:rPr>
        <w:t xml:space="preserve">obtained by direct query to </w:t>
      </w:r>
      <w:r w:rsidR="004F3AAF" w:rsidRPr="000F283A">
        <w:rPr>
          <w:rFonts w:ascii="Times New Roman" w:hAnsi="Times New Roman" w:cs="Times New Roman"/>
          <w:lang w:val="en-US"/>
        </w:rPr>
        <w:t xml:space="preserve">the Department for Foreign or Compassionate Use Medicines (Spanish Agency of Medicines). A cost was </w:t>
      </w:r>
      <w:r w:rsidR="00333BE3" w:rsidRPr="000F283A">
        <w:rPr>
          <w:rFonts w:ascii="Times New Roman" w:hAnsi="Times New Roman" w:cs="Times New Roman"/>
          <w:lang w:val="en-US"/>
        </w:rPr>
        <w:t>calculated for</w:t>
      </w:r>
      <w:r w:rsidR="004F3AAF" w:rsidRPr="000F283A">
        <w:rPr>
          <w:rFonts w:ascii="Times New Roman" w:hAnsi="Times New Roman" w:cs="Times New Roman"/>
          <w:lang w:val="en-US"/>
        </w:rPr>
        <w:t xml:space="preserve"> each health state of the model</w:t>
      </w:r>
      <w:r w:rsidR="00333BE3" w:rsidRPr="000F283A">
        <w:rPr>
          <w:rFonts w:ascii="Times New Roman" w:hAnsi="Times New Roman" w:cs="Times New Roman"/>
          <w:lang w:val="en-US"/>
        </w:rPr>
        <w:t xml:space="preserve"> </w:t>
      </w:r>
      <w:r w:rsidR="003D082C" w:rsidRPr="000F283A">
        <w:rPr>
          <w:rFonts w:ascii="Times New Roman" w:hAnsi="Times New Roman" w:cs="Times New Roman"/>
          <w:lang w:val="en-US"/>
        </w:rPr>
        <w:t>considering</w:t>
      </w:r>
      <w:r w:rsidR="00333BE3" w:rsidRPr="000F283A">
        <w:rPr>
          <w:rFonts w:ascii="Times New Roman" w:hAnsi="Times New Roman" w:cs="Times New Roman"/>
          <w:lang w:val="en-US"/>
        </w:rPr>
        <w:t xml:space="preserve"> routine follow-up visits, tests</w:t>
      </w:r>
      <w:r w:rsidR="004C1B3E" w:rsidRPr="000F283A">
        <w:rPr>
          <w:rFonts w:ascii="Times New Roman" w:hAnsi="Times New Roman" w:cs="Times New Roman"/>
          <w:lang w:val="en-US"/>
        </w:rPr>
        <w:t>,</w:t>
      </w:r>
      <w:r w:rsidR="00333BE3" w:rsidRPr="000F283A">
        <w:rPr>
          <w:rFonts w:ascii="Times New Roman" w:hAnsi="Times New Roman" w:cs="Times New Roman"/>
          <w:lang w:val="en-US"/>
        </w:rPr>
        <w:t xml:space="preserve"> interventions </w:t>
      </w:r>
      <w:r w:rsidR="004C1B3E" w:rsidRPr="000F283A">
        <w:rPr>
          <w:rFonts w:ascii="Times New Roman" w:hAnsi="Times New Roman" w:cs="Times New Roman"/>
          <w:lang w:val="en-US"/>
        </w:rPr>
        <w:t xml:space="preserve">and frequency of complications in each state </w:t>
      </w:r>
      <w:r w:rsidR="00333BE3" w:rsidRPr="000F283A">
        <w:rPr>
          <w:rFonts w:ascii="Times New Roman" w:hAnsi="Times New Roman" w:cs="Times New Roman"/>
          <w:lang w:val="en-US"/>
        </w:rPr>
        <w:t xml:space="preserve">(detailed explanation in </w:t>
      </w:r>
      <w:r w:rsidR="00D05B6C" w:rsidRPr="000F283A">
        <w:rPr>
          <w:rFonts w:ascii="Times New Roman" w:hAnsi="Times New Roman" w:cs="Times New Roman"/>
          <w:lang w:val="en-US"/>
        </w:rPr>
        <w:t>supplement</w:t>
      </w:r>
      <w:r w:rsidR="00333BE3" w:rsidRPr="000F283A">
        <w:rPr>
          <w:rFonts w:ascii="Times New Roman" w:hAnsi="Times New Roman" w:cs="Times New Roman"/>
          <w:lang w:val="en-US"/>
        </w:rPr>
        <w:t>).</w:t>
      </w:r>
      <w:r w:rsidR="004F3AAF" w:rsidRPr="000F283A">
        <w:rPr>
          <w:rFonts w:ascii="Times New Roman" w:hAnsi="Times New Roman" w:cs="Times New Roman"/>
          <w:lang w:val="en-US"/>
        </w:rPr>
        <w:t xml:space="preserve"> </w:t>
      </w:r>
      <w:r w:rsidR="00F94FF3" w:rsidRPr="000F283A">
        <w:rPr>
          <w:rFonts w:ascii="Times New Roman" w:hAnsi="Times New Roman" w:cs="Times New Roman"/>
          <w:lang w:val="en-US"/>
        </w:rPr>
        <w:t>Costs were also discounted at an annual rate of 3%.</w:t>
      </w:r>
    </w:p>
    <w:p w14:paraId="1A9064B0" w14:textId="699B4C30" w:rsidR="00DE0C1F" w:rsidRPr="000F283A" w:rsidRDefault="00DE0C1F"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Model</w:t>
      </w:r>
    </w:p>
    <w:p w14:paraId="4054EC9A" w14:textId="634EDE4B" w:rsidR="00032F1D" w:rsidRPr="000F283A" w:rsidRDefault="003D082C" w:rsidP="00032F1D">
      <w:pPr>
        <w:spacing w:line="360" w:lineRule="auto"/>
        <w:rPr>
          <w:rFonts w:ascii="Times New Roman" w:hAnsi="Times New Roman" w:cs="Times New Roman"/>
          <w:lang w:val="en-US"/>
        </w:rPr>
      </w:pPr>
      <w:r w:rsidRPr="000F283A">
        <w:rPr>
          <w:rFonts w:ascii="Times New Roman" w:hAnsi="Times New Roman" w:cs="Times New Roman"/>
          <w:lang w:val="en-US"/>
        </w:rPr>
        <w:t xml:space="preserve">A Markov model was chosen as Chagas </w:t>
      </w:r>
      <w:r w:rsidR="00BA124D" w:rsidRPr="000F283A">
        <w:rPr>
          <w:rFonts w:ascii="Times New Roman" w:hAnsi="Times New Roman" w:cs="Times New Roman"/>
          <w:lang w:val="en-US"/>
        </w:rPr>
        <w:t>disease patients experience</w:t>
      </w:r>
      <w:r w:rsidRPr="000F283A">
        <w:rPr>
          <w:rFonts w:ascii="Times New Roman" w:hAnsi="Times New Roman" w:cs="Times New Roman"/>
          <w:lang w:val="en-US"/>
        </w:rPr>
        <w:t xml:space="preserve"> several disease states over time.</w:t>
      </w:r>
      <w:r w:rsidR="00A76FF2">
        <w:rPr>
          <w:rFonts w:ascii="Times New Roman" w:hAnsi="Times New Roman" w:cs="Times New Roman"/>
          <w:lang w:val="en-US"/>
        </w:rPr>
        <w:t xml:space="preserve"> </w:t>
      </w:r>
      <w:r w:rsidRPr="000F283A">
        <w:rPr>
          <w:rFonts w:ascii="Times New Roman" w:hAnsi="Times New Roman" w:cs="Times New Roman"/>
          <w:lang w:val="en-US"/>
        </w:rPr>
        <w:t>The model represents</w:t>
      </w:r>
      <w:r w:rsidR="00032F1D" w:rsidRPr="000F283A">
        <w:rPr>
          <w:rFonts w:ascii="Times New Roman" w:hAnsi="Times New Roman" w:cs="Times New Roman"/>
          <w:lang w:val="en-US"/>
        </w:rPr>
        <w:t xml:space="preserve"> a cohort of migrants from </w:t>
      </w:r>
      <w:r w:rsidR="00202DEB" w:rsidRPr="000F283A">
        <w:rPr>
          <w:rFonts w:ascii="Times New Roman" w:hAnsi="Times New Roman" w:cs="Times New Roman"/>
          <w:lang w:val="en-US"/>
        </w:rPr>
        <w:t xml:space="preserve">South Central </w:t>
      </w:r>
      <w:r w:rsidR="00032F1D" w:rsidRPr="000F283A">
        <w:rPr>
          <w:rFonts w:ascii="Times New Roman" w:hAnsi="Times New Roman" w:cs="Times New Roman"/>
          <w:lang w:val="en-US"/>
        </w:rPr>
        <w:t xml:space="preserve">America to Spain with chronic </w:t>
      </w:r>
      <w:r w:rsidR="00202DEB" w:rsidRPr="000F283A">
        <w:rPr>
          <w:rFonts w:ascii="Times New Roman" w:hAnsi="Times New Roman" w:cs="Times New Roman"/>
          <w:lang w:val="en-US"/>
        </w:rPr>
        <w:t xml:space="preserve">indeterminate </w:t>
      </w:r>
      <w:r w:rsidR="00032F1D" w:rsidRPr="000F283A">
        <w:rPr>
          <w:rFonts w:ascii="Times New Roman" w:hAnsi="Times New Roman" w:cs="Times New Roman"/>
          <w:lang w:val="en-US"/>
        </w:rPr>
        <w:t>Chagas Disease</w:t>
      </w:r>
      <w:r w:rsidRPr="000F283A">
        <w:rPr>
          <w:rFonts w:ascii="Times New Roman" w:hAnsi="Times New Roman" w:cs="Times New Roman"/>
          <w:lang w:val="en-US"/>
        </w:rPr>
        <w:t xml:space="preserve"> (</w:t>
      </w:r>
      <w:r w:rsidR="00202DEB" w:rsidRPr="000F283A">
        <w:rPr>
          <w:rFonts w:ascii="Times New Roman" w:hAnsi="Times New Roman" w:cs="Times New Roman"/>
          <w:lang w:val="en-US"/>
        </w:rPr>
        <w:t xml:space="preserve">Figure </w:t>
      </w:r>
      <w:r w:rsidR="00032F1D" w:rsidRPr="000F283A">
        <w:rPr>
          <w:rFonts w:ascii="Times New Roman" w:hAnsi="Times New Roman" w:cs="Times New Roman"/>
          <w:lang w:val="en-US"/>
        </w:rPr>
        <w:t>1</w:t>
      </w:r>
      <w:r w:rsidRPr="000F283A">
        <w:rPr>
          <w:rFonts w:ascii="Times New Roman" w:hAnsi="Times New Roman" w:cs="Times New Roman"/>
          <w:lang w:val="en-US"/>
        </w:rPr>
        <w:t>)</w:t>
      </w:r>
      <w:r w:rsidR="00032F1D" w:rsidRPr="000F283A">
        <w:rPr>
          <w:rFonts w:ascii="Times New Roman" w:hAnsi="Times New Roman" w:cs="Times New Roman"/>
          <w:lang w:val="en-US"/>
        </w:rPr>
        <w:t xml:space="preserve">. The model starts with a Chagas disease patient in the </w:t>
      </w:r>
      <w:r w:rsidRPr="000F283A">
        <w:rPr>
          <w:rFonts w:ascii="Times New Roman" w:hAnsi="Times New Roman" w:cs="Times New Roman"/>
          <w:lang w:val="en-US"/>
        </w:rPr>
        <w:t>upper</w:t>
      </w:r>
      <w:r w:rsidR="00AE6DD1" w:rsidRPr="000F283A">
        <w:rPr>
          <w:rFonts w:ascii="Times New Roman" w:hAnsi="Times New Roman" w:cs="Times New Roman"/>
          <w:lang w:val="en-US"/>
        </w:rPr>
        <w:t xml:space="preserve"> </w:t>
      </w:r>
      <w:r w:rsidRPr="000F283A">
        <w:rPr>
          <w:rFonts w:ascii="Times New Roman" w:hAnsi="Times New Roman" w:cs="Times New Roman"/>
          <w:lang w:val="en-US"/>
        </w:rPr>
        <w:t xml:space="preserve">left </w:t>
      </w:r>
      <w:r w:rsidR="00032F1D" w:rsidRPr="000F283A">
        <w:rPr>
          <w:rFonts w:ascii="Times New Roman" w:hAnsi="Times New Roman" w:cs="Times New Roman"/>
          <w:lang w:val="en-US"/>
        </w:rPr>
        <w:t xml:space="preserve">corner (Chronic </w:t>
      </w:r>
      <w:r w:rsidR="00CC0C2D" w:rsidRPr="000F283A">
        <w:rPr>
          <w:rFonts w:ascii="Times New Roman" w:hAnsi="Times New Roman" w:cs="Times New Roman"/>
          <w:lang w:val="en-US"/>
        </w:rPr>
        <w:t xml:space="preserve">indeterminate </w:t>
      </w:r>
      <w:r w:rsidR="00032F1D" w:rsidRPr="000F283A">
        <w:rPr>
          <w:rFonts w:ascii="Times New Roman" w:hAnsi="Times New Roman" w:cs="Times New Roman"/>
          <w:lang w:val="en-US"/>
        </w:rPr>
        <w:t>Chagas Disease)</w:t>
      </w:r>
      <w:ins w:id="13" w:author="Jose Antonio Perez Molina" w:date="2025-06-11T12:13:00Z" w16du:dateUtc="2025-06-11T10:13:00Z">
        <w:r w:rsidR="00A76FF2">
          <w:rPr>
            <w:rFonts w:ascii="Times New Roman" w:hAnsi="Times New Roman" w:cs="Times New Roman"/>
            <w:lang w:val="en-US"/>
          </w:rPr>
          <w:t>;</w:t>
        </w:r>
      </w:ins>
      <w:r w:rsidR="00032F1D" w:rsidRPr="000F283A">
        <w:rPr>
          <w:rFonts w:ascii="Times New Roman" w:hAnsi="Times New Roman" w:cs="Times New Roman"/>
          <w:lang w:val="en-US"/>
        </w:rPr>
        <w:t xml:space="preserve"> from here</w:t>
      </w:r>
      <w:ins w:id="14" w:author="Jose Antonio Perez Molina" w:date="2025-06-11T12:20:00Z" w16du:dateUtc="2025-06-11T10:20:00Z">
        <w:r w:rsidR="00A76FF2">
          <w:rPr>
            <w:rFonts w:ascii="Times New Roman" w:hAnsi="Times New Roman" w:cs="Times New Roman"/>
            <w:lang w:val="en-US"/>
          </w:rPr>
          <w:t>,</w:t>
        </w:r>
      </w:ins>
      <w:r w:rsidR="00032F1D" w:rsidRPr="000F283A">
        <w:rPr>
          <w:rFonts w:ascii="Times New Roman" w:hAnsi="Times New Roman" w:cs="Times New Roman"/>
          <w:lang w:val="en-US"/>
        </w:rPr>
        <w:t xml:space="preserve"> a patient may develop Chronic Chagas heart disease (upper </w:t>
      </w:r>
      <w:r w:rsidRPr="000F283A">
        <w:rPr>
          <w:rFonts w:ascii="Times New Roman" w:hAnsi="Times New Roman" w:cs="Times New Roman"/>
          <w:lang w:val="en-US"/>
        </w:rPr>
        <w:t xml:space="preserve">right </w:t>
      </w:r>
      <w:r w:rsidR="00032F1D" w:rsidRPr="000F283A">
        <w:rPr>
          <w:rFonts w:ascii="Times New Roman" w:hAnsi="Times New Roman" w:cs="Times New Roman"/>
          <w:lang w:val="en-US"/>
        </w:rPr>
        <w:t xml:space="preserve">corner) or chronic </w:t>
      </w:r>
      <w:r w:rsidR="00CC0C2D" w:rsidRPr="000F283A">
        <w:rPr>
          <w:rFonts w:ascii="Times New Roman" w:hAnsi="Times New Roman" w:cs="Times New Roman"/>
          <w:lang w:val="en-US"/>
        </w:rPr>
        <w:t>d</w:t>
      </w:r>
      <w:r w:rsidR="00032F1D" w:rsidRPr="000F283A">
        <w:rPr>
          <w:rFonts w:ascii="Times New Roman" w:hAnsi="Times New Roman" w:cs="Times New Roman"/>
          <w:lang w:val="en-US"/>
        </w:rPr>
        <w:t>igestive disease (</w:t>
      </w:r>
      <w:r w:rsidRPr="000F283A">
        <w:rPr>
          <w:rFonts w:ascii="Times New Roman" w:hAnsi="Times New Roman" w:cs="Times New Roman"/>
          <w:lang w:val="en-US"/>
        </w:rPr>
        <w:t xml:space="preserve">bottom left </w:t>
      </w:r>
      <w:r w:rsidR="00032F1D" w:rsidRPr="000F283A">
        <w:rPr>
          <w:rFonts w:ascii="Times New Roman" w:hAnsi="Times New Roman" w:cs="Times New Roman"/>
          <w:lang w:val="en-US"/>
        </w:rPr>
        <w:t xml:space="preserve">corner). From </w:t>
      </w:r>
      <w:r w:rsidR="00CC0C2D" w:rsidRPr="000F283A">
        <w:rPr>
          <w:rFonts w:ascii="Times New Roman" w:hAnsi="Times New Roman" w:cs="Times New Roman"/>
          <w:kern w:val="0"/>
          <w:lang w:val="en-US"/>
          <w14:ligatures w14:val="none"/>
        </w:rPr>
        <w:t>all three of the mentioned states,</w:t>
      </w:r>
      <w:r w:rsidR="00032F1D" w:rsidRPr="000F283A">
        <w:rPr>
          <w:rFonts w:ascii="Times New Roman" w:hAnsi="Times New Roman" w:cs="Times New Roman"/>
          <w:lang w:val="en-US"/>
        </w:rPr>
        <w:t xml:space="preserve"> a patient may die and transition to the fourth state, Death (</w:t>
      </w:r>
      <w:r w:rsidRPr="000F283A">
        <w:rPr>
          <w:rFonts w:ascii="Times New Roman" w:hAnsi="Times New Roman" w:cs="Times New Roman"/>
          <w:lang w:val="en-US"/>
        </w:rPr>
        <w:t xml:space="preserve">bottom right </w:t>
      </w:r>
      <w:r w:rsidR="00032F1D" w:rsidRPr="000F283A">
        <w:rPr>
          <w:rFonts w:ascii="Times New Roman" w:hAnsi="Times New Roman" w:cs="Times New Roman"/>
          <w:lang w:val="en-US"/>
        </w:rPr>
        <w:t>corner). The model was stratified by age group and sex.</w:t>
      </w:r>
      <w:r w:rsidR="004C1B3E" w:rsidRPr="000F283A">
        <w:rPr>
          <w:rFonts w:ascii="Times New Roman" w:hAnsi="Times New Roman" w:cs="Times New Roman"/>
          <w:lang w:val="en-US"/>
        </w:rPr>
        <w:t xml:space="preserve"> Transitions between states were governed by p</w:t>
      </w:r>
      <w:r w:rsidR="00032F1D" w:rsidRPr="000F283A">
        <w:rPr>
          <w:rFonts w:ascii="Times New Roman" w:hAnsi="Times New Roman" w:cs="Times New Roman"/>
          <w:lang w:val="en-US"/>
        </w:rPr>
        <w:t>arameters presented in table 1. The</w:t>
      </w:r>
      <w:r w:rsidR="004C1B3E" w:rsidRPr="000F283A">
        <w:rPr>
          <w:rFonts w:ascii="Times New Roman" w:hAnsi="Times New Roman" w:cs="Times New Roman"/>
          <w:lang w:val="en-US"/>
        </w:rPr>
        <w:t xml:space="preserve"> initial pa</w:t>
      </w:r>
      <w:r w:rsidR="00DE3C0A" w:rsidRPr="000F283A">
        <w:rPr>
          <w:rFonts w:ascii="Times New Roman" w:hAnsi="Times New Roman" w:cs="Times New Roman"/>
          <w:lang w:val="en-US"/>
        </w:rPr>
        <w:t>r</w:t>
      </w:r>
      <w:r w:rsidR="004C1B3E" w:rsidRPr="000F283A">
        <w:rPr>
          <w:rFonts w:ascii="Times New Roman" w:hAnsi="Times New Roman" w:cs="Times New Roman"/>
          <w:lang w:val="en-US"/>
        </w:rPr>
        <w:t>ameters</w:t>
      </w:r>
      <w:r w:rsidR="00032F1D" w:rsidRPr="000F283A">
        <w:rPr>
          <w:rFonts w:ascii="Times New Roman" w:hAnsi="Times New Roman" w:cs="Times New Roman"/>
          <w:lang w:val="en-US"/>
        </w:rPr>
        <w:t xml:space="preserve"> were </w:t>
      </w:r>
      <w:r w:rsidR="00CC0C2D" w:rsidRPr="000F283A">
        <w:rPr>
          <w:rFonts w:ascii="Times New Roman" w:hAnsi="Times New Roman" w:cs="Times New Roman"/>
          <w:kern w:val="0"/>
          <w:lang w:val="en-US"/>
          <w14:ligatures w14:val="none"/>
        </w:rPr>
        <w:t>selected through extensive literature research conducted by the study investigators, based on a qualitative assessment.</w:t>
      </w:r>
      <w:r w:rsidR="004C1B3E" w:rsidRPr="000F283A">
        <w:rPr>
          <w:rFonts w:ascii="Times New Roman" w:hAnsi="Times New Roman" w:cs="Times New Roman"/>
          <w:lang w:val="en-US"/>
        </w:rPr>
        <w:t xml:space="preserve"> </w:t>
      </w:r>
      <w:r w:rsidRPr="000F283A">
        <w:rPr>
          <w:rFonts w:ascii="Times New Roman" w:hAnsi="Times New Roman" w:cs="Times New Roman"/>
          <w:lang w:val="en-US"/>
        </w:rPr>
        <w:t xml:space="preserve"> </w:t>
      </w:r>
    </w:p>
    <w:p w14:paraId="57B0A7B6" w14:textId="695CC884" w:rsidR="003D082C" w:rsidRPr="000F283A" w:rsidRDefault="004C1B3E" w:rsidP="00032F1D">
      <w:pPr>
        <w:spacing w:line="360" w:lineRule="auto"/>
        <w:rPr>
          <w:rFonts w:ascii="Times New Roman" w:hAnsi="Times New Roman" w:cs="Times New Roman"/>
          <w:lang w:val="en-US"/>
        </w:rPr>
      </w:pPr>
      <w:r w:rsidRPr="000F283A">
        <w:rPr>
          <w:rFonts w:ascii="Times New Roman" w:hAnsi="Times New Roman" w:cs="Times New Roman"/>
          <w:lang w:val="en-US"/>
        </w:rPr>
        <w:t xml:space="preserve">To calibrate the transition parameters, the model was run 100,000 times and the set </w:t>
      </w:r>
      <w:del w:id="15" w:author="Jose Antonio Perez Molina" w:date="2025-06-11T12:20:00Z" w16du:dateUtc="2025-06-11T10:20:00Z">
        <w:r w:rsidRPr="000F283A" w:rsidDel="00A76FF2">
          <w:rPr>
            <w:rFonts w:ascii="Times New Roman" w:hAnsi="Times New Roman" w:cs="Times New Roman"/>
            <w:lang w:val="en-US"/>
          </w:rPr>
          <w:delText xml:space="preserve">or </w:delText>
        </w:r>
      </w:del>
      <w:ins w:id="16" w:author="Jose Antonio Perez Molina" w:date="2025-06-11T12:20:00Z" w16du:dateUtc="2025-06-11T10:20:00Z">
        <w:r w:rsidR="00A76FF2" w:rsidRPr="000F283A">
          <w:rPr>
            <w:rFonts w:ascii="Times New Roman" w:hAnsi="Times New Roman" w:cs="Times New Roman"/>
            <w:lang w:val="en-US"/>
          </w:rPr>
          <w:t>o</w:t>
        </w:r>
        <w:r w:rsidR="00A76FF2">
          <w:rPr>
            <w:rFonts w:ascii="Times New Roman" w:hAnsi="Times New Roman" w:cs="Times New Roman"/>
            <w:lang w:val="en-US"/>
          </w:rPr>
          <w:t>f</w:t>
        </w:r>
        <w:r w:rsidR="00A76FF2" w:rsidRPr="000F283A">
          <w:rPr>
            <w:rFonts w:ascii="Times New Roman" w:hAnsi="Times New Roman" w:cs="Times New Roman"/>
            <w:lang w:val="en-US"/>
          </w:rPr>
          <w:t xml:space="preserve"> </w:t>
        </w:r>
      </w:ins>
      <w:r w:rsidRPr="000F283A">
        <w:rPr>
          <w:rFonts w:ascii="Times New Roman" w:hAnsi="Times New Roman" w:cs="Times New Roman"/>
          <w:lang w:val="en-US"/>
        </w:rPr>
        <w:t>parameters that best reproduced the same deaths due to Chagas disease as those reported by Ramos-Rincón et al.</w:t>
      </w:r>
      <w:r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{"citationID":"vd12qHog","properties":{"formattedCitation":"\\super 20\\nosupersub{}","plainCitation":"20","noteIndex":0},"citationItems":[{"id":131,"uris":["http://zotero.org/groups/5772643/items/9QB95GSD"],"itemData":{"id":131,"type":"article-journal","abstract":"Background. Chagas disease (CD) is associated with excess mortality in infected people in endemic countries, but little information is available in non-endemic countries. The aim of the study was to analyze mortality in patients admitted to the hospital with CD in Spain. Methods. A retrospective, observational study using the Spanish National Hospital Discharge Database. We used the CD diagnostic codes of the 9th and 10th International Classiﬁcation of Diseases to retrieve CD cases from the national public registry from 1997 to 2018. Results. Of the 5022 hospital admissions in people with CD, there were 56 deaths (case fatality rate (CFR) 1.1%, 95% conﬁdence interval (CI) 0.8%, 1.4%), 20 (35.7%) of which were considered directly related to CD. The median age was higher in those who died (54.5 vs. 38 years; p &lt; 0.001). The CFR increased with age, peaking in the 70–79-year (7.9%, odds ratio (OR) 6.27, 95% CI 1.27, 30.90) and 80–89-year (16.7%, OR 14.7, 95% CI 2.70, 79.90) age groups. Men comprised a higher proportion of those who died compared to survivors (50% vs. 22.6%; p &lt; 0.001). Non-survivors were more likely to have neoplasms (19.6% vs. 3.4%; p &lt; 0.001), heart failure (17.9% vs. 7.2%; p = 0.002), diabetes (12.5% vs. 3.7%; p = 0.001), chronic kidney failure (8.9% vs. 1.6%; p &lt; 0.001), and HIV (8.9% vs. 0.8%; p &lt; 0.001). In the multivariable analysis, the variables associated with mortality were age (adjusted OR (aOR) 1.05; 95% CI: 1.03, 1.07), male sex (aOR 1.79, 95% CI 1.03, 3.14), cancer (aOR: 4.84, 95% CI 2.13, 11.22), and HIV infection (aOR 14.10 95% CI 4.88, 40.73). Conclusions. The case fatality rate of CD hospitalization was about 1%. The mortality risk increased with age, male sex, cancer, and HIV infection.","container-title":"Microorganisms","DOI":"10.3390/microorganisms9091991","ISSN":"2076-2607","issue":"9","language":"en","license":"https://creativecommons.org/licenses/by/4.0/","note":"publisher: MDPI AG","page":"1991","source":"Crossref","title":"Chagas Disease-Related Mortality in Spain, 1997 to 2018","volume":"9","author":[{"family":"Ramos-Rincon","given":"Jose-Manuel"},{"family":"Llenas-García","given":"Jara"},{"family":"Pinargote-Celorio","given":"Hector"},{"family":"Sánchez-García","given":"Veronica"},{"family":"Wikman-Jorgensen","given":"Philip"},{"family":"Navarro","given":"Miriam"},{"family":"Gil-Anguita","given":"Concepción"},{"family":"Ramos-Sesma","given":"Violeta"},{"family":"Torrus-Tendero","given":"Diego"}],"issued":{"date-parts":[["2021",9,20]]}}}],"schema":"https://github.com/citation-style-language/schema/raw/master/csl-citation.json"} </w:instrText>
      </w:r>
      <w:r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20</w:t>
      </w:r>
      <w:r w:rsidRPr="000F283A">
        <w:rPr>
          <w:rFonts w:ascii="Times New Roman" w:hAnsi="Times New Roman" w:cs="Times New Roman"/>
          <w:lang w:val="en-US"/>
        </w:rPr>
        <w:fldChar w:fldCharType="end"/>
      </w:r>
      <w:r w:rsidRPr="000F283A">
        <w:rPr>
          <w:rFonts w:ascii="Times New Roman" w:hAnsi="Times New Roman" w:cs="Times New Roman"/>
          <w:lang w:val="en-US"/>
        </w:rPr>
        <w:t xml:space="preserve"> were chosen for the deterministic analysis.  </w:t>
      </w:r>
    </w:p>
    <w:p w14:paraId="25098A31" w14:textId="56D6E66C" w:rsidR="00DE3C0A" w:rsidRPr="000F283A" w:rsidRDefault="00DE3C0A" w:rsidP="00032F1D">
      <w:pPr>
        <w:spacing w:line="360" w:lineRule="auto"/>
        <w:rPr>
          <w:rFonts w:ascii="Times New Roman" w:hAnsi="Times New Roman" w:cs="Times New Roman"/>
          <w:lang w:val="en-US"/>
        </w:rPr>
      </w:pPr>
      <w:r w:rsidRPr="000F283A">
        <w:rPr>
          <w:rFonts w:ascii="Times New Roman" w:hAnsi="Times New Roman" w:cs="Times New Roman"/>
          <w:lang w:val="en-US"/>
        </w:rPr>
        <w:t>The total population was assumed to remain constant, so deaths were inserted as new patients in the youngest age group.</w:t>
      </w:r>
    </w:p>
    <w:p w14:paraId="2B813FAF" w14:textId="77777777" w:rsidR="00F94FF3" w:rsidRPr="000F283A" w:rsidRDefault="00F94FF3" w:rsidP="00F94FF3">
      <w:pPr>
        <w:spacing w:line="360" w:lineRule="auto"/>
        <w:rPr>
          <w:rFonts w:ascii="Times New Roman" w:hAnsi="Times New Roman" w:cs="Times New Roman"/>
          <w:lang w:val="en-US"/>
        </w:rPr>
      </w:pPr>
      <w:bookmarkStart w:id="17" w:name="_Hlk196471616"/>
      <w:r w:rsidRPr="000F283A">
        <w:rPr>
          <w:rFonts w:ascii="Times New Roman" w:hAnsi="Times New Roman" w:cs="Times New Roman"/>
          <w:noProof/>
          <w:lang w:val="en-US"/>
        </w:rPr>
        <w:lastRenderedPageBreak/>
        <w:drawing>
          <wp:inline distT="0" distB="0" distL="0" distR="0" wp14:anchorId="5580A755" wp14:editId="43A0470A">
            <wp:extent cx="2962275" cy="2057400"/>
            <wp:effectExtent l="0" t="0" r="9525" b="0"/>
            <wp:docPr id="1131418410"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18410" name="Imagen 2" descr="Diagrama&#10;&#10;El contenido generado por IA puede ser incorrecto."/>
                    <pic:cNvPicPr/>
                  </pic:nvPicPr>
                  <pic:blipFill rotWithShape="1">
                    <a:blip r:embed="rId12">
                      <a:extLst>
                        <a:ext uri="{28A0092B-C50C-407E-A947-70E740481C1C}">
                          <a14:useLocalDpi xmlns:a14="http://schemas.microsoft.com/office/drawing/2010/main" val="0"/>
                        </a:ext>
                      </a:extLst>
                    </a:blip>
                    <a:srcRect l="14111" t="12228" r="31032" b="20046"/>
                    <a:stretch/>
                  </pic:blipFill>
                  <pic:spPr bwMode="auto">
                    <a:xfrm>
                      <a:off x="0" y="0"/>
                      <a:ext cx="2962275" cy="2057400"/>
                    </a:xfrm>
                    <a:prstGeom prst="rect">
                      <a:avLst/>
                    </a:prstGeom>
                    <a:ln>
                      <a:noFill/>
                    </a:ln>
                    <a:extLst>
                      <a:ext uri="{53640926-AAD7-44D8-BBD7-CCE9431645EC}">
                        <a14:shadowObscured xmlns:a14="http://schemas.microsoft.com/office/drawing/2010/main"/>
                      </a:ext>
                    </a:extLst>
                  </pic:spPr>
                </pic:pic>
              </a:graphicData>
            </a:graphic>
          </wp:inline>
        </w:drawing>
      </w:r>
    </w:p>
    <w:p w14:paraId="1874D79F" w14:textId="3DEFA253" w:rsidR="00F94FF3" w:rsidRPr="000F283A" w:rsidRDefault="00F94FF3" w:rsidP="00F94FF3">
      <w:pPr>
        <w:spacing w:line="360" w:lineRule="auto"/>
        <w:rPr>
          <w:rFonts w:ascii="Times New Roman" w:hAnsi="Times New Roman" w:cs="Times New Roman"/>
          <w:sz w:val="20"/>
          <w:szCs w:val="20"/>
          <w:lang w:val="en-US"/>
        </w:rPr>
      </w:pPr>
      <w:r w:rsidRPr="000F283A">
        <w:rPr>
          <w:rFonts w:ascii="Times New Roman" w:hAnsi="Times New Roman" w:cs="Times New Roman"/>
          <w:b/>
          <w:bCs/>
          <w:sz w:val="20"/>
          <w:szCs w:val="20"/>
          <w:lang w:val="en-US"/>
        </w:rPr>
        <w:t>Figure 1. Simplified representation of the Markov model.</w:t>
      </w:r>
      <w:r w:rsidRPr="000F283A">
        <w:rPr>
          <w:rFonts w:ascii="Times New Roman" w:hAnsi="Times New Roman" w:cs="Times New Roman"/>
          <w:sz w:val="20"/>
          <w:szCs w:val="20"/>
          <w:lang w:val="en-US"/>
        </w:rPr>
        <w:t xml:space="preserve"> The model </w:t>
      </w:r>
      <w:r w:rsidR="00202DEB" w:rsidRPr="000F283A">
        <w:rPr>
          <w:rFonts w:ascii="Times New Roman" w:hAnsi="Times New Roman" w:cs="Times New Roman"/>
          <w:kern w:val="0"/>
          <w:sz w:val="20"/>
          <w:szCs w:val="20"/>
          <w:lang w:val="en-US"/>
          <w14:ligatures w14:val="none"/>
        </w:rPr>
        <w:t xml:space="preserve">begins with a </w:t>
      </w:r>
      <w:ins w:id="18" w:author="Jose Antonio Perez Molina" w:date="2025-06-11T12:14:00Z" w16du:dateUtc="2025-06-11T10:14:00Z">
        <w:r w:rsidR="00A76FF2">
          <w:rPr>
            <w:rFonts w:ascii="Times New Roman" w:hAnsi="Times New Roman" w:cs="Times New Roman"/>
            <w:kern w:val="0"/>
            <w:sz w:val="20"/>
            <w:szCs w:val="20"/>
            <w:lang w:val="en-US"/>
            <w14:ligatures w14:val="none"/>
          </w:rPr>
          <w:t xml:space="preserve">patient with chronic indeterminate </w:t>
        </w:r>
      </w:ins>
      <w:r w:rsidR="00202DEB" w:rsidRPr="000F283A">
        <w:rPr>
          <w:rFonts w:ascii="Times New Roman" w:hAnsi="Times New Roman" w:cs="Times New Roman"/>
          <w:kern w:val="0"/>
          <w:sz w:val="20"/>
          <w:szCs w:val="20"/>
          <w:lang w:val="en-US"/>
          <w14:ligatures w14:val="none"/>
        </w:rPr>
        <w:t xml:space="preserve">Chagas disease </w:t>
      </w:r>
      <w:del w:id="19" w:author="Jose Antonio Perez Molina" w:date="2025-06-11T12:14:00Z" w16du:dateUtc="2025-06-11T10:14:00Z">
        <w:r w:rsidR="00202DEB" w:rsidRPr="000F283A" w:rsidDel="00A76FF2">
          <w:rPr>
            <w:rFonts w:ascii="Times New Roman" w:hAnsi="Times New Roman" w:cs="Times New Roman"/>
            <w:kern w:val="0"/>
            <w:sz w:val="20"/>
            <w:szCs w:val="20"/>
            <w:lang w:val="en-US"/>
            <w14:ligatures w14:val="none"/>
          </w:rPr>
          <w:delText xml:space="preserve">patient </w:delText>
        </w:r>
      </w:del>
      <w:r w:rsidR="00202DEB" w:rsidRPr="000F283A">
        <w:rPr>
          <w:rFonts w:ascii="Times New Roman" w:hAnsi="Times New Roman" w:cs="Times New Roman"/>
          <w:kern w:val="0"/>
          <w:sz w:val="20"/>
          <w:szCs w:val="20"/>
          <w:lang w:val="en-US"/>
          <w14:ligatures w14:val="none"/>
        </w:rPr>
        <w:t xml:space="preserve">in the upper left </w:t>
      </w:r>
      <w:commentRangeStart w:id="20"/>
      <w:r w:rsidR="00202DEB" w:rsidRPr="000F283A">
        <w:rPr>
          <w:rFonts w:ascii="Times New Roman" w:hAnsi="Times New Roman" w:cs="Times New Roman"/>
          <w:kern w:val="0"/>
          <w:sz w:val="20"/>
          <w:szCs w:val="20"/>
          <w:lang w:val="en-US"/>
          <w14:ligatures w14:val="none"/>
        </w:rPr>
        <w:t xml:space="preserve">corner </w:t>
      </w:r>
      <w:commentRangeEnd w:id="20"/>
      <w:r w:rsidR="00A76FF2">
        <w:rPr>
          <w:rStyle w:val="Refdecomentario"/>
        </w:rPr>
        <w:commentReference w:id="20"/>
      </w:r>
      <w:del w:id="21" w:author="Jose Antonio Perez Molina" w:date="2025-06-11T12:15:00Z" w16du:dateUtc="2025-06-11T10:15:00Z">
        <w:r w:rsidR="00202DEB" w:rsidRPr="000F283A" w:rsidDel="00A76FF2">
          <w:rPr>
            <w:rFonts w:ascii="Times New Roman" w:hAnsi="Times New Roman" w:cs="Times New Roman"/>
            <w:kern w:val="0"/>
            <w:sz w:val="20"/>
            <w:szCs w:val="20"/>
            <w:lang w:val="en-US"/>
            <w14:ligatures w14:val="none"/>
          </w:rPr>
          <w:delText xml:space="preserve">(Chronic indeterminate Chagas disease). </w:delText>
        </w:r>
      </w:del>
      <w:r w:rsidR="00202DEB" w:rsidRPr="000F283A">
        <w:rPr>
          <w:rFonts w:ascii="Times New Roman" w:hAnsi="Times New Roman" w:cs="Times New Roman"/>
          <w:kern w:val="0"/>
          <w:sz w:val="20"/>
          <w:szCs w:val="20"/>
          <w:lang w:val="en-US"/>
          <w14:ligatures w14:val="none"/>
        </w:rPr>
        <w:t>From here, a patient may develop determinate Chronic Chagas disease</w:t>
      </w:r>
      <w:r w:rsidRPr="000F283A">
        <w:rPr>
          <w:rFonts w:ascii="Times New Roman" w:hAnsi="Times New Roman" w:cs="Times New Roman"/>
          <w:sz w:val="20"/>
          <w:szCs w:val="20"/>
          <w:lang w:val="en-US"/>
        </w:rPr>
        <w:t xml:space="preserve"> </w:t>
      </w:r>
      <w:r w:rsidR="00146F40" w:rsidRPr="000F283A">
        <w:rPr>
          <w:rFonts w:ascii="Times New Roman" w:hAnsi="Times New Roman" w:cs="Times New Roman"/>
          <w:sz w:val="20"/>
          <w:szCs w:val="20"/>
          <w:lang w:val="en-US"/>
        </w:rPr>
        <w:t>heart disease</w:t>
      </w:r>
      <w:r w:rsidRPr="000F283A">
        <w:rPr>
          <w:rFonts w:ascii="Times New Roman" w:hAnsi="Times New Roman" w:cs="Times New Roman"/>
          <w:sz w:val="20"/>
          <w:szCs w:val="20"/>
          <w:lang w:val="en-US"/>
        </w:rPr>
        <w:t xml:space="preserve"> (Right upper </w:t>
      </w:r>
      <w:r w:rsidR="00951F0B" w:rsidRPr="000F283A">
        <w:rPr>
          <w:rFonts w:ascii="Times New Roman" w:hAnsi="Times New Roman" w:cs="Times New Roman"/>
          <w:sz w:val="20"/>
          <w:szCs w:val="20"/>
          <w:lang w:val="en-US"/>
        </w:rPr>
        <w:t>corner) or</w:t>
      </w:r>
      <w:r w:rsidRPr="000F283A">
        <w:rPr>
          <w:rFonts w:ascii="Times New Roman" w:hAnsi="Times New Roman" w:cs="Times New Roman"/>
          <w:sz w:val="20"/>
          <w:szCs w:val="20"/>
          <w:lang w:val="en-US"/>
        </w:rPr>
        <w:t xml:space="preserve"> chronic Digestive disease (bottom left corner). From </w:t>
      </w:r>
      <w:r w:rsidR="00CC0C2D" w:rsidRPr="000F283A">
        <w:rPr>
          <w:rFonts w:ascii="Times New Roman" w:hAnsi="Times New Roman" w:cs="Times New Roman"/>
          <w:kern w:val="0"/>
          <w:sz w:val="20"/>
          <w:szCs w:val="20"/>
          <w:lang w:val="en-US"/>
          <w14:ligatures w14:val="none"/>
        </w:rPr>
        <w:t>all three of the mentioned states,</w:t>
      </w:r>
      <w:r w:rsidRPr="000F283A">
        <w:rPr>
          <w:rFonts w:ascii="Times New Roman" w:hAnsi="Times New Roman" w:cs="Times New Roman"/>
          <w:sz w:val="20"/>
          <w:szCs w:val="20"/>
          <w:lang w:val="en-US"/>
        </w:rPr>
        <w:t xml:space="preserve"> a patient may die and transition to the fourth state, Death (bottom right corner). </w:t>
      </w:r>
      <w:bookmarkStart w:id="22" w:name="_Hlk196472011"/>
      <w:r w:rsidRPr="000F283A">
        <w:rPr>
          <w:rFonts w:ascii="Times New Roman" w:hAnsi="Times New Roman" w:cs="Times New Roman"/>
          <w:sz w:val="20"/>
          <w:szCs w:val="20"/>
          <w:lang w:val="en-US"/>
        </w:rPr>
        <w:t>The model was stratified by age group and sex.</w:t>
      </w:r>
    </w:p>
    <w:bookmarkEnd w:id="17"/>
    <w:bookmarkEnd w:id="22"/>
    <w:p w14:paraId="7B756AED" w14:textId="6C80FF93" w:rsidR="00F94FF3" w:rsidRPr="000F283A" w:rsidRDefault="00490CF5" w:rsidP="00032F1D">
      <w:pPr>
        <w:spacing w:line="360" w:lineRule="auto"/>
        <w:rPr>
          <w:rFonts w:ascii="Times New Roman" w:hAnsi="Times New Roman" w:cs="Times New Roman"/>
          <w:i/>
          <w:iCs/>
          <w:lang w:val="en-US"/>
        </w:rPr>
      </w:pPr>
      <w:r w:rsidRPr="000F283A">
        <w:rPr>
          <w:rFonts w:ascii="Times New Roman" w:hAnsi="Times New Roman" w:cs="Times New Roman"/>
          <w:i/>
          <w:iCs/>
          <w:lang w:val="en-US"/>
        </w:rPr>
        <w:t>Data analysis</w:t>
      </w:r>
    </w:p>
    <w:p w14:paraId="584D6FCF" w14:textId="15FA69C2" w:rsidR="00490CF5" w:rsidRPr="000F283A" w:rsidRDefault="00490CF5" w:rsidP="00490CF5">
      <w:pPr>
        <w:spacing w:line="360" w:lineRule="auto"/>
        <w:rPr>
          <w:rFonts w:ascii="Times New Roman" w:hAnsi="Times New Roman" w:cs="Times New Roman"/>
          <w:lang w:val="en-US"/>
        </w:rPr>
      </w:pPr>
      <w:r w:rsidRPr="000F283A">
        <w:rPr>
          <w:rFonts w:ascii="Times New Roman" w:hAnsi="Times New Roman" w:cs="Times New Roman"/>
          <w:lang w:val="en-US"/>
        </w:rPr>
        <w:t xml:space="preserve">The model and </w:t>
      </w:r>
      <w:r w:rsidR="00AC7710" w:rsidRPr="000F283A">
        <w:rPr>
          <w:rFonts w:ascii="Times New Roman" w:hAnsi="Times New Roman" w:cs="Times New Roman"/>
          <w:lang w:val="en-US"/>
        </w:rPr>
        <w:t>th</w:t>
      </w:r>
      <w:r w:rsidR="001E4F42" w:rsidRPr="000F283A">
        <w:rPr>
          <w:rFonts w:ascii="Times New Roman" w:hAnsi="Times New Roman" w:cs="Times New Roman"/>
          <w:lang w:val="en-US"/>
        </w:rPr>
        <w:t>e</w:t>
      </w:r>
      <w:r w:rsidR="00AC7710" w:rsidRPr="000F283A">
        <w:rPr>
          <w:rFonts w:ascii="Times New Roman" w:hAnsi="Times New Roman" w:cs="Times New Roman"/>
          <w:lang w:val="en-US"/>
        </w:rPr>
        <w:t xml:space="preserve"> </w:t>
      </w:r>
      <w:r w:rsidRPr="000F283A">
        <w:rPr>
          <w:rFonts w:ascii="Times New Roman" w:hAnsi="Times New Roman" w:cs="Times New Roman"/>
          <w:lang w:val="en-US"/>
        </w:rPr>
        <w:t xml:space="preserve">analysis was developed in </w:t>
      </w:r>
      <w:commentRangeStart w:id="23"/>
      <w:r w:rsidRPr="000F283A">
        <w:rPr>
          <w:rFonts w:ascii="Times New Roman" w:hAnsi="Times New Roman" w:cs="Times New Roman"/>
          <w:lang w:val="en-US"/>
        </w:rPr>
        <w:t>R</w:t>
      </w:r>
      <w:commentRangeEnd w:id="23"/>
      <w:r w:rsidR="00B56FAF">
        <w:rPr>
          <w:rStyle w:val="Refdecomentario"/>
        </w:rPr>
        <w:commentReference w:id="23"/>
      </w:r>
      <w:r w:rsidRPr="000F283A">
        <w:rPr>
          <w:rFonts w:ascii="Times New Roman" w:hAnsi="Times New Roman" w:cs="Times New Roman"/>
          <w:lang w:val="en-US"/>
        </w:rPr>
        <w:t>.</w:t>
      </w:r>
      <w:r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{"citationID":"QPvOdhUB","properties":{"formattedCitation":"\\super 21\\nosupersub{}","plainCitation":"21","noteIndex":0},"citationItems":[{"id":132,"uris":["http://zotero.org/groups/5772643/items/VV9MWYSQ"],"itemData":{"id":132,"type":"software","event-place":"{Vienna, Austria}","genre":"R","publisher-place":"{Vienna, Austria}","title":"R: A Language and Environment for Statistical   Computing","URL":"https://www.R-project.org","author":[{"family":"R Core Team","given":""}],"issued":{"date-parts":[["2023"]]}}}],"schema":"https://github.com/citation-style-language/schema/raw/master/csl-citation.json"} </w:instrText>
      </w:r>
      <w:r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21</w:t>
      </w:r>
      <w:r w:rsidRPr="000F283A">
        <w:rPr>
          <w:rFonts w:ascii="Times New Roman" w:hAnsi="Times New Roman" w:cs="Times New Roman"/>
          <w:lang w:val="en-US"/>
        </w:rPr>
        <w:fldChar w:fldCharType="end"/>
      </w:r>
      <w:r w:rsidRPr="000F283A">
        <w:rPr>
          <w:rFonts w:ascii="Times New Roman" w:hAnsi="Times New Roman" w:cs="Times New Roman"/>
          <w:lang w:val="en-US"/>
        </w:rPr>
        <w:t xml:space="preserve"> The cost effectiveness analysis was undertaken</w:t>
      </w:r>
      <w:r w:rsidR="00AC7710" w:rsidRPr="000F283A">
        <w:rPr>
          <w:rFonts w:ascii="Times New Roman" w:hAnsi="Times New Roman" w:cs="Times New Roman"/>
          <w:lang w:val="en-US"/>
        </w:rPr>
        <w:t>,</w:t>
      </w:r>
      <w:r w:rsidRPr="000F283A">
        <w:rPr>
          <w:rFonts w:ascii="Times New Roman" w:hAnsi="Times New Roman" w:cs="Times New Roman"/>
          <w:lang w:val="en-US"/>
        </w:rPr>
        <w:t xml:space="preserve"> simulating two cohorts, one treated and one not treated with </w:t>
      </w:r>
      <w:r w:rsidR="002A40E0">
        <w:rPr>
          <w:rFonts w:ascii="Times New Roman" w:hAnsi="Times New Roman" w:cs="Times New Roman"/>
          <w:lang w:val="en-US"/>
        </w:rPr>
        <w:t>b</w:t>
      </w:r>
      <w:r w:rsidRPr="000F283A">
        <w:rPr>
          <w:rFonts w:ascii="Times New Roman" w:hAnsi="Times New Roman" w:cs="Times New Roman"/>
          <w:lang w:val="en-US"/>
        </w:rPr>
        <w:t>enznidazol</w:t>
      </w:r>
      <w:r w:rsidR="002A40E0">
        <w:rPr>
          <w:rFonts w:ascii="Times New Roman" w:hAnsi="Times New Roman" w:cs="Times New Roman"/>
          <w:lang w:val="en-US"/>
        </w:rPr>
        <w:t>e</w:t>
      </w:r>
      <w:r w:rsidRPr="000F283A">
        <w:rPr>
          <w:rFonts w:ascii="Times New Roman" w:hAnsi="Times New Roman" w:cs="Times New Roman"/>
          <w:lang w:val="en-US"/>
        </w:rPr>
        <w:t>. For each arm, QALYs and costs were calculated with the model as well as the incremental cost-effectiveness ratio (difference in costs divided by difference in QALYs).</w:t>
      </w:r>
    </w:p>
    <w:p w14:paraId="25BF17E8" w14:textId="43CDDD04" w:rsidR="00DE3C0A" w:rsidRPr="000F283A" w:rsidRDefault="00DE3C0A" w:rsidP="00490CF5">
      <w:pPr>
        <w:spacing w:line="360" w:lineRule="auto"/>
        <w:rPr>
          <w:rFonts w:ascii="Times New Roman" w:hAnsi="Times New Roman" w:cs="Times New Roman"/>
          <w:lang w:val="en-US"/>
        </w:rPr>
      </w:pPr>
      <w:r w:rsidRPr="000F283A">
        <w:rPr>
          <w:rFonts w:ascii="Times New Roman" w:hAnsi="Times New Roman" w:cs="Times New Roman"/>
          <w:lang w:val="en-US"/>
        </w:rPr>
        <w:t xml:space="preserve">A deterministic sensitivity analysis </w:t>
      </w:r>
      <w:r w:rsidR="00AC7710" w:rsidRPr="000F283A">
        <w:rPr>
          <w:rFonts w:ascii="Times New Roman" w:hAnsi="Times New Roman" w:cs="Times New Roman"/>
          <w:kern w:val="0"/>
          <w:lang w:val="en-US"/>
          <w14:ligatures w14:val="none"/>
        </w:rPr>
        <w:t>was conducted, varying key parameters individually within the extreme values of their possible range, and the results were</w:t>
      </w:r>
      <w:r w:rsidRPr="000F283A">
        <w:rPr>
          <w:rFonts w:ascii="Times New Roman" w:hAnsi="Times New Roman" w:cs="Times New Roman"/>
          <w:lang w:val="en-US"/>
        </w:rPr>
        <w:t xml:space="preserve"> presented as tornado plots. Also, a probabilistic sensitivity analysis</w:t>
      </w:r>
      <w:r w:rsidR="00F94FF3" w:rsidRPr="000F283A">
        <w:rPr>
          <w:rFonts w:ascii="Times New Roman" w:hAnsi="Times New Roman" w:cs="Times New Roman"/>
          <w:lang w:val="en-US"/>
        </w:rPr>
        <w:t xml:space="preserve"> (PSA)</w:t>
      </w:r>
      <w:r w:rsidRPr="000F283A">
        <w:rPr>
          <w:rFonts w:ascii="Times New Roman" w:hAnsi="Times New Roman" w:cs="Times New Roman"/>
          <w:lang w:val="en-US"/>
        </w:rPr>
        <w:t>, where the parameters were given probability distributions and the simulations run 1000 times (i.e. Markov Chain Monte-Carlo Simulations) was also undertaken and presented as a scatter plot and cost-effectiveness probability curves.</w:t>
      </w:r>
      <w:r w:rsidR="00F94FF3" w:rsidRPr="000F283A">
        <w:rPr>
          <w:rFonts w:ascii="Times New Roman" w:hAnsi="Times New Roman" w:cs="Times New Roman"/>
          <w:lang w:val="en-US"/>
        </w:rPr>
        <w:t xml:space="preserve"> </w:t>
      </w:r>
      <w:r w:rsidR="00490CF5" w:rsidRPr="000F283A">
        <w:rPr>
          <w:rFonts w:ascii="Times New Roman" w:hAnsi="Times New Roman" w:cs="Times New Roman"/>
          <w:lang w:val="en-US"/>
        </w:rPr>
        <w:t>The number of iterations to produce stable results was estimated by visual inspection of a graphic representation of the cumulative average net monetary benefits</w:t>
      </w:r>
      <w:r w:rsidR="002E414B" w:rsidRPr="000F283A">
        <w:rPr>
          <w:rFonts w:ascii="Times New Roman" w:hAnsi="Times New Roman" w:cs="Times New Roman"/>
          <w:lang w:val="en-US"/>
        </w:rPr>
        <w:t xml:space="preserve"> (</w:t>
      </w:r>
      <w:commentRangeStart w:id="24"/>
      <w:r w:rsidR="002E414B" w:rsidRPr="000F283A">
        <w:rPr>
          <w:rFonts w:ascii="Times New Roman" w:hAnsi="Times New Roman" w:cs="Times New Roman"/>
          <w:lang w:val="en-US"/>
        </w:rPr>
        <w:t xml:space="preserve">Supplementary </w:t>
      </w:r>
      <w:commentRangeEnd w:id="24"/>
      <w:r w:rsidR="00C81388">
        <w:rPr>
          <w:rStyle w:val="Refdecomentario"/>
        </w:rPr>
        <w:commentReference w:id="24"/>
      </w:r>
      <w:r w:rsidR="002E414B" w:rsidRPr="000F283A">
        <w:rPr>
          <w:rFonts w:ascii="Times New Roman" w:hAnsi="Times New Roman" w:cs="Times New Roman"/>
          <w:lang w:val="en-US"/>
        </w:rPr>
        <w:t>material)</w:t>
      </w:r>
      <w:r w:rsidR="00490CF5" w:rsidRPr="000F283A">
        <w:rPr>
          <w:rFonts w:ascii="Times New Roman" w:hAnsi="Times New Roman" w:cs="Times New Roman"/>
          <w:lang w:val="en-US"/>
        </w:rPr>
        <w:t>.</w:t>
      </w:r>
    </w:p>
    <w:p w14:paraId="4258EE8C" w14:textId="62D9A62F" w:rsidR="00490CF5" w:rsidRDefault="00087635" w:rsidP="00490CF5">
      <w:pPr>
        <w:spacing w:line="360" w:lineRule="auto"/>
        <w:rPr>
          <w:ins w:id="25" w:author="Jose Antonio Perez Molina" w:date="2025-06-11T12:50:00Z" w16du:dateUtc="2025-06-11T10:50:00Z"/>
          <w:rFonts w:ascii="Times New Roman" w:hAnsi="Times New Roman" w:cs="Times New Roman"/>
          <w:lang w:val="en-US"/>
        </w:rPr>
      </w:pPr>
      <w:r w:rsidRPr="000F283A">
        <w:rPr>
          <w:rFonts w:ascii="Times New Roman" w:hAnsi="Times New Roman" w:cs="Times New Roman"/>
          <w:lang w:val="en-US"/>
        </w:rPr>
        <w:t>As a final calculation</w:t>
      </w:r>
      <w:r w:rsidR="00AC7710" w:rsidRPr="000F283A">
        <w:rPr>
          <w:rFonts w:ascii="Times New Roman" w:hAnsi="Times New Roman" w:cs="Times New Roman"/>
          <w:lang w:val="en-US"/>
        </w:rPr>
        <w:t>,</w:t>
      </w:r>
      <w:r w:rsidRPr="000F283A">
        <w:rPr>
          <w:rFonts w:ascii="Times New Roman" w:hAnsi="Times New Roman" w:cs="Times New Roman"/>
          <w:lang w:val="en-US"/>
        </w:rPr>
        <w:t xml:space="preserve"> the expected value of perfect information was also </w:t>
      </w:r>
      <w:commentRangeStart w:id="26"/>
      <w:r w:rsidRPr="000F283A">
        <w:rPr>
          <w:rFonts w:ascii="Times New Roman" w:hAnsi="Times New Roman" w:cs="Times New Roman"/>
          <w:lang w:val="en-US"/>
        </w:rPr>
        <w:t>evaluated</w:t>
      </w:r>
      <w:commentRangeEnd w:id="26"/>
      <w:r w:rsidR="00785275">
        <w:rPr>
          <w:rStyle w:val="Refdecomentario"/>
        </w:rPr>
        <w:commentReference w:id="26"/>
      </w:r>
      <w:r w:rsidRPr="000F283A">
        <w:rPr>
          <w:rFonts w:ascii="Times New Roman" w:hAnsi="Times New Roman" w:cs="Times New Roman"/>
          <w:lang w:val="en-US"/>
        </w:rPr>
        <w:t>.</w:t>
      </w:r>
      <w:ins w:id="27" w:author="Jose Antonio Perez Molina" w:date="2025-06-11T12:50:00Z" w16du:dateUtc="2025-06-11T10:50:00Z">
        <w:r w:rsidR="00C81388">
          <w:rPr>
            <w:rFonts w:ascii="Times New Roman" w:hAnsi="Times New Roman" w:cs="Times New Roman"/>
            <w:lang w:val="en-US"/>
          </w:rPr>
          <w:t xml:space="preserve"> </w:t>
        </w:r>
      </w:ins>
    </w:p>
    <w:p w14:paraId="06F8976D" w14:textId="04758C50" w:rsidR="00C81388" w:rsidRDefault="00600B06" w:rsidP="00490CF5">
      <w:pPr>
        <w:spacing w:line="360" w:lineRule="auto"/>
        <w:rPr>
          <w:ins w:id="28" w:author="Jose Antonio Perez Molina" w:date="2025-06-11T12:50:00Z" w16du:dateUtc="2025-06-11T10:50:00Z"/>
          <w:rFonts w:ascii="Times New Roman" w:hAnsi="Times New Roman" w:cs="Times New Roman"/>
          <w:lang w:val="en-US"/>
        </w:rPr>
      </w:pPr>
      <w:ins w:id="29" w:author="Jose Antonio Perez Molina" w:date="2025-06-11T15:43:00Z" w16du:dateUtc="2025-06-11T13:43:00Z">
        <w:r>
          <w:rPr>
            <w:rFonts w:ascii="Times New Roman" w:hAnsi="Times New Roman" w:cs="Times New Roman"/>
            <w:kern w:val="0"/>
            <w:lang w:val="en-US"/>
            <w14:ligatures w14:val="none"/>
          </w:rPr>
          <w:t xml:space="preserve">In decision-analytic cost-effectiveness modelling, the expected value of perfect information (EVPI) quantifies its worth—expressed in monetary terms—in eliminating all uncertainty about model parameters. It is calculated by comparing two net monetary benefit (NMB) scenarios: (1) the NMB obtained when the decision-maker selects the intervention with the highest expected NMB based on current evidence, and (2) the NMB that would be </w:t>
        </w:r>
        <w:proofErr w:type="spellStart"/>
        <w:r>
          <w:rPr>
            <w:rFonts w:ascii="Times New Roman" w:hAnsi="Times New Roman" w:cs="Times New Roman"/>
            <w:kern w:val="0"/>
            <w:lang w:val="en-US"/>
            <w14:ligatures w14:val="none"/>
          </w:rPr>
          <w:t>realised</w:t>
        </w:r>
        <w:proofErr w:type="spellEnd"/>
        <w:r>
          <w:rPr>
            <w:rFonts w:ascii="Times New Roman" w:hAnsi="Times New Roman" w:cs="Times New Roman"/>
            <w:kern w:val="0"/>
            <w:lang w:val="en-US"/>
            <w14:ligatures w14:val="none"/>
          </w:rPr>
          <w:t xml:space="preserve"> if the true parameter values were known in advance, allowing for the optimal intervention to be chosen in every possible state of the world. The difference between these two expectations, typically first computed per patient and then scaled to the affected population over a specified time horizon, represents the EVPI. This figure establishes an </w:t>
        </w:r>
        <w:r>
          <w:rPr>
            <w:rFonts w:ascii="Times New Roman" w:hAnsi="Times New Roman" w:cs="Times New Roman"/>
            <w:kern w:val="0"/>
            <w:lang w:val="en-US"/>
            <w14:ligatures w14:val="none"/>
          </w:rPr>
          <w:lastRenderedPageBreak/>
          <w:t>upper limit on rational spending for additional research: a small EVPI suggests that further studies are unlikely to influence the decision, whereas a large EVPI indicates that reducing uncertainty could yield considerable economic and health benefits.</w:t>
        </w:r>
      </w:ins>
    </w:p>
    <w:p w14:paraId="153E5671" w14:textId="77777777" w:rsidR="00C81388" w:rsidRPr="000F283A" w:rsidRDefault="00C81388" w:rsidP="00490CF5">
      <w:pPr>
        <w:spacing w:line="360" w:lineRule="auto"/>
        <w:rPr>
          <w:rFonts w:ascii="Times New Roman" w:hAnsi="Times New Roman" w:cs="Times New Roman"/>
          <w:lang w:val="en-US"/>
        </w:rPr>
      </w:pPr>
    </w:p>
    <w:p w14:paraId="035D49F5" w14:textId="4ED9B6B3" w:rsidR="00B16C9C" w:rsidRPr="000F283A" w:rsidRDefault="00B16C9C" w:rsidP="00490CF5">
      <w:pPr>
        <w:spacing w:line="360" w:lineRule="auto"/>
        <w:rPr>
          <w:rFonts w:ascii="Times New Roman" w:hAnsi="Times New Roman" w:cs="Times New Roman"/>
          <w:lang w:val="en-US"/>
        </w:rPr>
      </w:pPr>
      <w:r w:rsidRPr="000F283A">
        <w:rPr>
          <w:rFonts w:ascii="Times New Roman" w:hAnsi="Times New Roman" w:cs="Times New Roman"/>
          <w:lang w:val="en-US"/>
        </w:rPr>
        <w:t>Reporting of the study was done in accordance with the CHEERS statement.</w:t>
      </w:r>
      <w:r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{"citationID":"C5VVQlgB","properties":{"formattedCitation":"\\super 22\\nosupersub{}","plainCitation":"22","noteIndex":0},"citationItems":[{"id":134,"uris":["http://zotero.org/groups/5772643/items/9A4WSY6Q"],"itemData":{"id":134,"type":"article-journal","container-title":"Value in Health","DOI":"10.1016/j.jval.2013.02.002","ISSN":"10983015","issue":"2","journalAbbreviation":"Value in Health","language":"en","license":"https://www.elsevier.com/tdm/userlicense/1.0/","page":"231-250","source":"DOI.org (Crossref)","title":"Consolidated Health Economic Evaluation Reporting Standards (CHEERS)—Explanation and Elaboration: A Report of the ISPOR Health Economic Evaluation Publication Guidelines Good Reporting Practices Task Force","title-short":"Consolidated Health Economic Evaluation Reporting Standards (CHEERS)—Explanation and Elaboration","volume":"16","author":[{"family":"Husereau","given":"Don"},{"family":"Drummond","given":"Michael"},{"family":"Petrou","given":"Stavros"},{"family":"Carswell","given":"Chris"},{"family":"Moher","given":"David"},{"family":"Greenberg","given":"Dan"},{"family":"Augustovski","given":"Federico"},{"family":"Briggs","given":"Andrew H."},{"family":"Mauskopf","given":"Josephine"},{"family":"Loder","given":"Elizabeth"}],"issued":{"date-parts":[["2013",3]]}}}],"schema":"https://github.com/citation-style-language/schema/raw/master/csl-citation.json"} </w:instrText>
      </w:r>
      <w:r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22</w:t>
      </w:r>
      <w:r w:rsidRPr="000F283A">
        <w:rPr>
          <w:rFonts w:ascii="Times New Roman" w:hAnsi="Times New Roman" w:cs="Times New Roman"/>
          <w:lang w:val="en-US"/>
        </w:rPr>
        <w:fldChar w:fldCharType="end"/>
      </w:r>
    </w:p>
    <w:p w14:paraId="7F0A7EB7" w14:textId="77777777" w:rsidR="00AC7710" w:rsidRPr="000F283A" w:rsidRDefault="00AC7710" w:rsidP="00490CF5">
      <w:pPr>
        <w:spacing w:line="360" w:lineRule="auto"/>
        <w:rPr>
          <w:rFonts w:ascii="Times New Roman" w:hAnsi="Times New Roman" w:cs="Times New Roman"/>
          <w:lang w:val="en-US"/>
        </w:rPr>
      </w:pPr>
    </w:p>
    <w:p w14:paraId="7C20C0C1" w14:textId="215F3572" w:rsidR="0075271E" w:rsidRPr="000F283A" w:rsidRDefault="0075271E" w:rsidP="003567E7">
      <w:pPr>
        <w:spacing w:line="360" w:lineRule="auto"/>
        <w:rPr>
          <w:rFonts w:ascii="Times New Roman" w:hAnsi="Times New Roman" w:cs="Times New Roman"/>
          <w:b/>
          <w:bCs/>
          <w:lang w:val="en-US"/>
        </w:rPr>
      </w:pPr>
      <w:r w:rsidRPr="000F283A">
        <w:rPr>
          <w:rFonts w:ascii="Times New Roman" w:hAnsi="Times New Roman" w:cs="Times New Roman"/>
          <w:b/>
          <w:bCs/>
          <w:lang w:val="en-US"/>
        </w:rPr>
        <w:t>Results</w:t>
      </w:r>
    </w:p>
    <w:p w14:paraId="1E567BF9" w14:textId="77777777" w:rsidR="00F94FF3" w:rsidRPr="000F283A" w:rsidRDefault="00F94FF3"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 xml:space="preserve">Study parameters </w:t>
      </w:r>
    </w:p>
    <w:p w14:paraId="37283034" w14:textId="01F4DF90" w:rsidR="00AC7710" w:rsidRPr="000F283A" w:rsidRDefault="00F94FF3"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Transition probabilities derived from </w:t>
      </w:r>
      <w:r w:rsidR="00490CF5" w:rsidRPr="000F283A">
        <w:rPr>
          <w:rFonts w:ascii="Times New Roman" w:hAnsi="Times New Roman" w:cs="Times New Roman"/>
          <w:lang w:val="en-US"/>
        </w:rPr>
        <w:t>literature</w:t>
      </w:r>
      <w:r w:rsidRPr="000F283A">
        <w:rPr>
          <w:rFonts w:ascii="Times New Roman" w:hAnsi="Times New Roman" w:cs="Times New Roman"/>
          <w:lang w:val="en-US"/>
        </w:rPr>
        <w:t xml:space="preserve"> as well as those obtained after calibration and the distribution used for PSA analysis are presented in table 1. </w:t>
      </w:r>
    </w:p>
    <w:p w14:paraId="57032E21" w14:textId="77777777" w:rsidR="00AC7710" w:rsidRPr="000F283A" w:rsidRDefault="00AC7710" w:rsidP="003567E7">
      <w:pPr>
        <w:spacing w:line="360" w:lineRule="auto"/>
        <w:rPr>
          <w:rFonts w:ascii="Times New Roman" w:hAnsi="Times New Roman" w:cs="Times New Roman"/>
          <w:lang w:val="en-US"/>
        </w:rPr>
      </w:pPr>
    </w:p>
    <w:tbl>
      <w:tblPr>
        <w:tblStyle w:val="Tablanormal4"/>
        <w:tblW w:w="9498" w:type="dxa"/>
        <w:tblLook w:val="04A0" w:firstRow="1" w:lastRow="0" w:firstColumn="1" w:lastColumn="0" w:noHBand="0" w:noVBand="1"/>
      </w:tblPr>
      <w:tblGrid>
        <w:gridCol w:w="2849"/>
        <w:gridCol w:w="1662"/>
        <w:gridCol w:w="1662"/>
        <w:gridCol w:w="1662"/>
        <w:gridCol w:w="1663"/>
      </w:tblGrid>
      <w:tr w:rsidR="00BB0024" w:rsidRPr="000F283A" w14:paraId="32E54BBA" w14:textId="77777777" w:rsidTr="00BD29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759B8EB3" w14:textId="669FB0AD" w:rsidR="00A66ED9" w:rsidRPr="0074339A" w:rsidRDefault="00A66ED9" w:rsidP="00AC7710">
            <w:pPr>
              <w:spacing w:line="276" w:lineRule="auto"/>
              <w:rPr>
                <w:rFonts w:ascii="Times New Roman" w:hAnsi="Times New Roman" w:cs="Times New Roman"/>
                <w:sz w:val="20"/>
                <w:szCs w:val="20"/>
                <w:lang w:val="en-US"/>
              </w:rPr>
            </w:pPr>
            <w:r w:rsidRPr="0074339A">
              <w:rPr>
                <w:rFonts w:ascii="Times New Roman" w:hAnsi="Times New Roman" w:cs="Times New Roman"/>
                <w:sz w:val="20"/>
                <w:szCs w:val="20"/>
                <w:lang w:val="en-US"/>
              </w:rPr>
              <w:t>P</w:t>
            </w:r>
            <w:r w:rsidR="00BD29BF" w:rsidRPr="0074339A">
              <w:rPr>
                <w:rFonts w:ascii="Times New Roman" w:hAnsi="Times New Roman" w:cs="Times New Roman"/>
                <w:sz w:val="20"/>
                <w:szCs w:val="20"/>
                <w:lang w:val="en-US"/>
              </w:rPr>
              <w:t>arameter</w:t>
            </w:r>
          </w:p>
        </w:tc>
        <w:tc>
          <w:tcPr>
            <w:tcW w:w="0" w:type="dxa"/>
          </w:tcPr>
          <w:p w14:paraId="6BBE55AC" w14:textId="64922312" w:rsidR="00A66ED9" w:rsidRPr="0074339A" w:rsidRDefault="00A66ED9" w:rsidP="00AC771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74339A">
              <w:rPr>
                <w:rFonts w:ascii="Times New Roman" w:hAnsi="Times New Roman" w:cs="Times New Roman"/>
                <w:sz w:val="20"/>
                <w:szCs w:val="20"/>
                <w:lang w:val="en-US"/>
              </w:rPr>
              <w:t>M</w:t>
            </w:r>
            <w:r w:rsidR="004A50FD" w:rsidRPr="0074339A">
              <w:rPr>
                <w:rFonts w:ascii="Times New Roman" w:hAnsi="Times New Roman" w:cs="Times New Roman"/>
                <w:sz w:val="20"/>
                <w:szCs w:val="20"/>
                <w:lang w:val="en-US"/>
              </w:rPr>
              <w:t xml:space="preserve">ean </w:t>
            </w:r>
            <w:r w:rsidRPr="0074339A">
              <w:rPr>
                <w:rFonts w:ascii="Times New Roman" w:hAnsi="Times New Roman" w:cs="Times New Roman"/>
                <w:sz w:val="20"/>
                <w:szCs w:val="20"/>
                <w:lang w:val="en-US"/>
              </w:rPr>
              <w:t>(</w:t>
            </w:r>
            <w:r w:rsidR="004A50FD" w:rsidRPr="0074339A">
              <w:rPr>
                <w:rFonts w:ascii="Times New Roman" w:hAnsi="Times New Roman" w:cs="Times New Roman"/>
                <w:sz w:val="20"/>
                <w:szCs w:val="20"/>
                <w:lang w:val="en-US"/>
              </w:rPr>
              <w:t>95% CI</w:t>
            </w:r>
            <w:r w:rsidRPr="0074339A">
              <w:rPr>
                <w:rFonts w:ascii="Times New Roman" w:hAnsi="Times New Roman" w:cs="Times New Roman"/>
                <w:sz w:val="20"/>
                <w:szCs w:val="20"/>
                <w:lang w:val="en-US"/>
              </w:rPr>
              <w:t>)</w:t>
            </w:r>
          </w:p>
        </w:tc>
        <w:tc>
          <w:tcPr>
            <w:tcW w:w="0" w:type="dxa"/>
          </w:tcPr>
          <w:p w14:paraId="7FE99001" w14:textId="386D9CA2" w:rsidR="00A66ED9" w:rsidRPr="0074339A" w:rsidRDefault="00A66ED9" w:rsidP="00AC771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74339A">
              <w:rPr>
                <w:rFonts w:ascii="Times New Roman" w:hAnsi="Times New Roman" w:cs="Times New Roman"/>
                <w:sz w:val="20"/>
                <w:szCs w:val="20"/>
                <w:lang w:val="en-US"/>
              </w:rPr>
              <w:t>After calibration</w:t>
            </w:r>
          </w:p>
        </w:tc>
        <w:tc>
          <w:tcPr>
            <w:tcW w:w="0" w:type="dxa"/>
          </w:tcPr>
          <w:p w14:paraId="3E46858D" w14:textId="14CEF954" w:rsidR="00A66ED9" w:rsidRPr="0074339A" w:rsidRDefault="00A66ED9" w:rsidP="00AC771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74339A">
              <w:rPr>
                <w:rFonts w:ascii="Times New Roman" w:hAnsi="Times New Roman" w:cs="Times New Roman"/>
                <w:sz w:val="20"/>
                <w:szCs w:val="20"/>
                <w:lang w:val="en-US"/>
              </w:rPr>
              <w:t>P</w:t>
            </w:r>
            <w:r w:rsidR="002C4B09" w:rsidRPr="0074339A">
              <w:rPr>
                <w:rFonts w:ascii="Times New Roman" w:hAnsi="Times New Roman" w:cs="Times New Roman"/>
                <w:sz w:val="20"/>
                <w:szCs w:val="20"/>
                <w:lang w:val="en-US"/>
              </w:rPr>
              <w:t>SA</w:t>
            </w:r>
            <w:r w:rsidRPr="0074339A">
              <w:rPr>
                <w:rFonts w:ascii="Times New Roman" w:hAnsi="Times New Roman" w:cs="Times New Roman"/>
                <w:sz w:val="20"/>
                <w:szCs w:val="20"/>
                <w:lang w:val="en-US"/>
              </w:rPr>
              <w:t xml:space="preserve"> Dis</w:t>
            </w:r>
            <w:r w:rsidR="002C4B09" w:rsidRPr="0074339A">
              <w:rPr>
                <w:rFonts w:ascii="Times New Roman" w:hAnsi="Times New Roman" w:cs="Times New Roman"/>
                <w:sz w:val="20"/>
                <w:szCs w:val="20"/>
                <w:lang w:val="en-US"/>
              </w:rPr>
              <w:t>tribtution</w:t>
            </w:r>
          </w:p>
        </w:tc>
        <w:tc>
          <w:tcPr>
            <w:tcW w:w="0" w:type="dxa"/>
          </w:tcPr>
          <w:p w14:paraId="327E508F" w14:textId="58ADB424" w:rsidR="00A66ED9" w:rsidRPr="0074339A" w:rsidRDefault="00A66ED9" w:rsidP="00AC7710">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74339A">
              <w:rPr>
                <w:rFonts w:ascii="Times New Roman" w:hAnsi="Times New Roman" w:cs="Times New Roman"/>
                <w:sz w:val="20"/>
                <w:szCs w:val="20"/>
                <w:lang w:val="en-US"/>
              </w:rPr>
              <w:t>Reference</w:t>
            </w:r>
          </w:p>
        </w:tc>
      </w:tr>
      <w:tr w:rsidR="00BB0024" w:rsidRPr="000F283A" w14:paraId="42C90D3E" w14:textId="77777777" w:rsidTr="00BD2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05CD0269" w14:textId="18C2AE51" w:rsidR="00A66ED9" w:rsidRPr="000F283A" w:rsidRDefault="00A66ED9"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Probability of progression to cardiac disease</w:t>
            </w:r>
            <w:r w:rsidR="000F283A" w:rsidRPr="000F283A">
              <w:rPr>
                <w:rFonts w:ascii="Times New Roman" w:hAnsi="Times New Roman" w:cs="Times New Roman"/>
                <w:sz w:val="16"/>
                <w:szCs w:val="16"/>
                <w:lang w:val="en-US"/>
              </w:rPr>
              <w:t xml:space="preserve"> per year</w:t>
            </w:r>
            <w:ins w:id="30" w:author="Jose Antonio Perez Molina" w:date="2025-06-11T12:29:00Z" w16du:dateUtc="2025-06-11T10:29:00Z">
              <w:r w:rsidR="00A95EFB">
                <w:rPr>
                  <w:rFonts w:ascii="Times New Roman" w:hAnsi="Times New Roman" w:cs="Times New Roman"/>
                  <w:sz w:val="16"/>
                  <w:szCs w:val="16"/>
                  <w:lang w:val="en-US"/>
                </w:rPr>
                <w:t xml:space="preserve"> </w:t>
              </w:r>
              <w:commentRangeStart w:id="31"/>
              <w:r w:rsidR="00A95EFB">
                <w:rPr>
                  <w:rFonts w:ascii="Times New Roman" w:hAnsi="Times New Roman" w:cs="Times New Roman"/>
                  <w:sz w:val="16"/>
                  <w:szCs w:val="16"/>
                  <w:lang w:val="en-US"/>
                </w:rPr>
                <w:t>(%)</w:t>
              </w:r>
            </w:ins>
            <w:commentRangeEnd w:id="31"/>
            <w:ins w:id="32" w:author="Jose Antonio Perez Molina" w:date="2025-06-11T12:30:00Z" w16du:dateUtc="2025-06-11T10:30:00Z">
              <w:r w:rsidR="00A95EFB">
                <w:rPr>
                  <w:rStyle w:val="Refdecomentario"/>
                  <w:b w:val="0"/>
                  <w:bCs w:val="0"/>
                </w:rPr>
                <w:commentReference w:id="31"/>
              </w:r>
            </w:ins>
          </w:p>
        </w:tc>
        <w:tc>
          <w:tcPr>
            <w:tcW w:w="0" w:type="dxa"/>
          </w:tcPr>
          <w:p w14:paraId="24E21FCF" w14:textId="2522F47A" w:rsidR="00A66ED9" w:rsidRPr="000F283A" w:rsidRDefault="00A66ED9"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commentRangeStart w:id="33"/>
            <w:commentRangeStart w:id="34"/>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019 (1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3-3</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w:t>
            </w:r>
            <w:commentRangeEnd w:id="33"/>
            <w:r w:rsidR="00BB0024" w:rsidRPr="000F283A">
              <w:rPr>
                <w:rStyle w:val="Refdecomentario"/>
                <w:rFonts w:ascii="Times New Roman" w:hAnsi="Times New Roman" w:cs="Times New Roman"/>
              </w:rPr>
              <w:commentReference w:id="33"/>
            </w:r>
            <w:commentRangeEnd w:id="34"/>
            <w:r w:rsidR="000F283A" w:rsidRPr="000F283A">
              <w:rPr>
                <w:rStyle w:val="Refdecomentario"/>
                <w:rFonts w:ascii="Times New Roman" w:hAnsi="Times New Roman" w:cs="Times New Roman"/>
              </w:rPr>
              <w:commentReference w:id="34"/>
            </w:r>
          </w:p>
        </w:tc>
        <w:tc>
          <w:tcPr>
            <w:tcW w:w="0" w:type="dxa"/>
          </w:tcPr>
          <w:p w14:paraId="11EAFB61" w14:textId="4EE4258C" w:rsidR="00A66ED9" w:rsidRPr="000F283A" w:rsidRDefault="008045F7"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w:t>
            </w:r>
            <w:r w:rsidR="00670AAC" w:rsidRPr="000F283A">
              <w:rPr>
                <w:rFonts w:ascii="Times New Roman" w:hAnsi="Times New Roman" w:cs="Times New Roman"/>
                <w:sz w:val="16"/>
                <w:szCs w:val="16"/>
                <w:lang w:val="en-US"/>
              </w:rPr>
              <w:t>189</w:t>
            </w:r>
          </w:p>
        </w:tc>
        <w:tc>
          <w:tcPr>
            <w:tcW w:w="0" w:type="dxa"/>
          </w:tcPr>
          <w:p w14:paraId="7EBA6E09" w14:textId="7E951C19" w:rsidR="00A66ED9" w:rsidRPr="000F283A" w:rsidRDefault="008045F7"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Beta (mean=0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w:t>
            </w:r>
            <w:r w:rsidR="00670AAC" w:rsidRPr="000F283A">
              <w:rPr>
                <w:rFonts w:ascii="Times New Roman" w:hAnsi="Times New Roman" w:cs="Times New Roman"/>
                <w:sz w:val="16"/>
                <w:szCs w:val="16"/>
                <w:lang w:val="en-US"/>
              </w:rPr>
              <w:t>189</w:t>
            </w:r>
            <w:r w:rsidRPr="000F283A">
              <w:rPr>
                <w:rFonts w:ascii="Times New Roman" w:hAnsi="Times New Roman" w:cs="Times New Roman"/>
                <w:sz w:val="16"/>
                <w:szCs w:val="16"/>
                <w:lang w:val="en-US"/>
              </w:rPr>
              <w:t>, 95%CI 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01-0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03)</w:t>
            </w:r>
          </w:p>
        </w:tc>
        <w:tc>
          <w:tcPr>
            <w:tcW w:w="0" w:type="dxa"/>
          </w:tcPr>
          <w:p w14:paraId="511C3924" w14:textId="7C5F5ABD" w:rsidR="00A66ED9" w:rsidRPr="000F283A" w:rsidRDefault="00382A72" w:rsidP="00AC771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Chadalawada</w:t>
            </w:r>
            <w:proofErr w:type="spellEnd"/>
            <w:r w:rsidRPr="000F283A">
              <w:rPr>
                <w:rFonts w:ascii="Times New Roman" w:hAnsi="Times New Roman" w:cs="Times New Roman"/>
                <w:sz w:val="16"/>
                <w:szCs w:val="16"/>
                <w:lang w:val="en-US"/>
              </w:rPr>
              <w:t xml:space="preserve"> et al. 2020</w:t>
            </w:r>
            <w:r w:rsidR="00D466A2" w:rsidRPr="000F283A">
              <w:rPr>
                <w:rFonts w:ascii="Times New Roman" w:hAnsi="Times New Roman" w:cs="Times New Roman"/>
                <w:sz w:val="16"/>
                <w:szCs w:val="16"/>
                <w:lang w:val="en-US"/>
              </w:rPr>
              <w:fldChar w:fldCharType="begin"/>
            </w:r>
            <w:r w:rsidR="00E1283F" w:rsidRPr="000F283A">
              <w:rPr>
                <w:rFonts w:ascii="Times New Roman" w:hAnsi="Times New Roman" w:cs="Times New Roman"/>
                <w:sz w:val="16"/>
                <w:szCs w:val="16"/>
                <w:lang w:val="en-US"/>
              </w:rPr>
              <w:instrText xml:space="preserve"> ADDIN ZOTERO_ITEM CSL_CITATION {"citationID":"pPELP6r9","properties":{"formattedCitation":"\\super 23\\nosupersub{}","plainCitation":"23","noteIndex":0},"citationItems":[{"id":19,"uris":["http://zotero.org/groups/5772643/items/ZCK32BIM"],"itemData":{"id":19,"type":"article-journal","abstract":"IMPORTANCE Chagas cardiomyopathy is associated with substantial morbidity and mortality. Precise estimates of the risk of developing cardiomyopathy among patients with the acute or indeterminate chronic forms of Chagas disease are lacking.","container-title":"JAMA Network Open","DOI":"10.1001/jamanetworkopen.2020.15072","ISSN":"2574-3805","issue":"8","journalAbbreviation":"JAMA Netw Open","language":"en","page":"e2015072","source":"DOI.org (Crossref)","title":"Risk of Chronic Cardiomyopathy Among Patients With the Acute Phase or Indeterminate Form of Chagas Disease: A Systematic Review and Meta-analysis","title-short":"Risk of Chronic Cardiomyopathy Among Patients With the Acute Phase or Indeterminate Form of Chagas Disease","volume":"3","author":[{"family":"Chadalawada","given":"Sindhu"},{"family":"Sillau","given":"Stefan"},{"family":"Archuleta","given":"Solana"},{"family":"Mundo","given":"William"},{"family":"Bandali","given":"Mehdi"},{"family":"Parra-Henao","given":"Gabriel"},{"family":"Rodriguez-Morales","given":"Alfonso J."},{"family":"Villamil-Gomez","given":"Wilmer E."},{"family":"Suárez","given":"José Antonio"},{"family":"Shapiro","given":"Leland"},{"family":"Hotez","given":"Peter J."},{"family":"Woc-Colburn","given":"Laila"},{"family":"DeSanto","given":"Kristen"},{"family":"Rassi","given":"Anis"},{"family":"Franco-Paredes","given":"Carlos"},{"family":"Henao-Martínez","given":"Andrés F."}],"issued":{"date-parts":[["2020",8,31]]}}}],"schema":"https://github.com/citation-style-language/schema/raw/master/csl-citation.json"} </w:instrText>
            </w:r>
            <w:r w:rsidR="00D466A2" w:rsidRPr="000F283A">
              <w:rPr>
                <w:rFonts w:ascii="Times New Roman" w:hAnsi="Times New Roman" w:cs="Times New Roman"/>
                <w:sz w:val="16"/>
                <w:szCs w:val="16"/>
                <w:lang w:val="en-US"/>
              </w:rPr>
              <w:fldChar w:fldCharType="separate"/>
            </w:r>
            <w:r w:rsidR="00386A5C" w:rsidRPr="000F283A">
              <w:rPr>
                <w:rFonts w:ascii="Times New Roman" w:hAnsi="Times New Roman" w:cs="Times New Roman"/>
                <w:kern w:val="0"/>
                <w:sz w:val="16"/>
                <w:vertAlign w:val="superscript"/>
              </w:rPr>
              <w:t>23</w:t>
            </w:r>
            <w:r w:rsidR="00D466A2" w:rsidRPr="000F283A">
              <w:rPr>
                <w:rFonts w:ascii="Times New Roman" w:hAnsi="Times New Roman" w:cs="Times New Roman"/>
                <w:sz w:val="16"/>
                <w:szCs w:val="16"/>
                <w:lang w:val="en-US"/>
              </w:rPr>
              <w:fldChar w:fldCharType="end"/>
            </w:r>
          </w:p>
        </w:tc>
      </w:tr>
      <w:tr w:rsidR="00AC7710" w:rsidRPr="000F283A" w14:paraId="3D92DA48" w14:textId="77777777" w:rsidTr="00BD29BF">
        <w:tc>
          <w:tcPr>
            <w:cnfStyle w:val="001000000000" w:firstRow="0" w:lastRow="0" w:firstColumn="1" w:lastColumn="0" w:oddVBand="0" w:evenVBand="0" w:oddHBand="0" w:evenHBand="0" w:firstRowFirstColumn="0" w:firstRowLastColumn="0" w:lastRowFirstColumn="0" w:lastRowLastColumn="0"/>
            <w:tcW w:w="2849" w:type="dxa"/>
          </w:tcPr>
          <w:p w14:paraId="3DAE1883" w14:textId="129786C4"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Relative risk Mortality due to Chagas cardiac disease</w:t>
            </w:r>
          </w:p>
        </w:tc>
        <w:tc>
          <w:tcPr>
            <w:tcW w:w="1662" w:type="dxa"/>
          </w:tcPr>
          <w:p w14:paraId="5AEF2B43" w14:textId="66E2CB80" w:rsidR="004A50FD" w:rsidRPr="000F283A" w:rsidRDefault="004A50FD"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12 (</w:t>
            </w:r>
            <w:r w:rsidR="00670AAC" w:rsidRPr="000F283A">
              <w:rPr>
                <w:rFonts w:ascii="Times New Roman" w:hAnsi="Times New Roman" w:cs="Times New Roman"/>
                <w:sz w:val="16"/>
                <w:szCs w:val="16"/>
                <w:lang w:val="en-US"/>
              </w:rPr>
              <w:t>4</w:t>
            </w:r>
            <w:r w:rsidRPr="000F283A">
              <w:rPr>
                <w:rFonts w:ascii="Times New Roman" w:hAnsi="Times New Roman" w:cs="Times New Roman"/>
                <w:sz w:val="16"/>
                <w:szCs w:val="16"/>
                <w:lang w:val="en-US"/>
              </w:rPr>
              <w:t>-1</w:t>
            </w:r>
            <w:r w:rsidR="00670AAC" w:rsidRPr="000F283A">
              <w:rPr>
                <w:rFonts w:ascii="Times New Roman" w:hAnsi="Times New Roman" w:cs="Times New Roman"/>
                <w:sz w:val="16"/>
                <w:szCs w:val="16"/>
                <w:lang w:val="en-US"/>
              </w:rPr>
              <w:t>6</w:t>
            </w:r>
            <w:r w:rsidRPr="000F283A">
              <w:rPr>
                <w:rFonts w:ascii="Times New Roman" w:hAnsi="Times New Roman" w:cs="Times New Roman"/>
                <w:sz w:val="16"/>
                <w:szCs w:val="16"/>
                <w:lang w:val="en-US"/>
              </w:rPr>
              <w:t>)</w:t>
            </w:r>
          </w:p>
        </w:tc>
        <w:tc>
          <w:tcPr>
            <w:tcW w:w="1662" w:type="dxa"/>
          </w:tcPr>
          <w:p w14:paraId="245B82BB" w14:textId="781B7FAB" w:rsidR="004A50FD" w:rsidRPr="000F283A" w:rsidRDefault="00670AAC"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2</w:t>
            </w:r>
            <w:r w:rsidR="002342FB" w:rsidRPr="000F283A">
              <w:rPr>
                <w:rFonts w:ascii="Times New Roman" w:hAnsi="Times New Roman" w:cs="Times New Roman"/>
                <w:sz w:val="16"/>
                <w:szCs w:val="16"/>
                <w:lang w:val="en-US"/>
              </w:rPr>
              <w:t>·</w:t>
            </w:r>
            <w:r w:rsidR="00697A1B" w:rsidRPr="000F283A">
              <w:rPr>
                <w:rFonts w:ascii="Times New Roman" w:hAnsi="Times New Roman" w:cs="Times New Roman"/>
                <w:sz w:val="16"/>
                <w:szCs w:val="16"/>
                <w:lang w:val="en-US"/>
              </w:rPr>
              <w:t>57</w:t>
            </w:r>
          </w:p>
        </w:tc>
        <w:tc>
          <w:tcPr>
            <w:tcW w:w="1662" w:type="dxa"/>
          </w:tcPr>
          <w:p w14:paraId="65B30E28" w14:textId="3F02B367" w:rsidR="004A50FD" w:rsidRPr="000F283A" w:rsidRDefault="00EA27E3"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LogNormal</w:t>
            </w:r>
            <w:proofErr w:type="spellEnd"/>
            <w:r w:rsidRPr="000F283A">
              <w:rPr>
                <w:rFonts w:ascii="Times New Roman" w:hAnsi="Times New Roman" w:cs="Times New Roman"/>
                <w:sz w:val="16"/>
                <w:szCs w:val="16"/>
                <w:lang w:val="en-US"/>
              </w:rPr>
              <w:t xml:space="preserve"> (mean=</w:t>
            </w:r>
            <w:r w:rsidR="00670AAC" w:rsidRPr="000F283A">
              <w:rPr>
                <w:rFonts w:ascii="Times New Roman" w:hAnsi="Times New Roman" w:cs="Times New Roman"/>
                <w:sz w:val="16"/>
                <w:szCs w:val="16"/>
                <w:lang w:val="en-US"/>
              </w:rPr>
              <w:t>2</w:t>
            </w:r>
            <w:r w:rsidR="002342FB" w:rsidRPr="000F283A">
              <w:rPr>
                <w:rFonts w:ascii="Times New Roman" w:hAnsi="Times New Roman" w:cs="Times New Roman"/>
                <w:sz w:val="16"/>
                <w:szCs w:val="16"/>
                <w:lang w:val="en-US"/>
              </w:rPr>
              <w:t>·</w:t>
            </w:r>
            <w:r w:rsidR="00697A1B" w:rsidRPr="000F283A">
              <w:rPr>
                <w:rFonts w:ascii="Times New Roman" w:hAnsi="Times New Roman" w:cs="Times New Roman"/>
                <w:sz w:val="16"/>
                <w:szCs w:val="16"/>
                <w:lang w:val="en-US"/>
              </w:rPr>
              <w:t>57</w:t>
            </w:r>
            <w:r w:rsidRPr="000F283A">
              <w:rPr>
                <w:rFonts w:ascii="Times New Roman" w:hAnsi="Times New Roman" w:cs="Times New Roman"/>
                <w:sz w:val="16"/>
                <w:szCs w:val="16"/>
                <w:lang w:val="en-US"/>
              </w:rPr>
              <w:t xml:space="preserve">, 95% CI </w:t>
            </w:r>
            <w:r w:rsidR="00697A1B" w:rsidRPr="000F283A">
              <w:rPr>
                <w:rFonts w:ascii="Times New Roman" w:hAnsi="Times New Roman" w:cs="Times New Roman"/>
                <w:sz w:val="16"/>
                <w:szCs w:val="16"/>
                <w:lang w:val="en-US"/>
              </w:rPr>
              <w:t>1</w:t>
            </w:r>
            <w:r w:rsidR="002342FB" w:rsidRPr="000F283A">
              <w:rPr>
                <w:rFonts w:ascii="Times New Roman" w:hAnsi="Times New Roman" w:cs="Times New Roman"/>
                <w:sz w:val="16"/>
                <w:szCs w:val="16"/>
                <w:lang w:val="en-US"/>
              </w:rPr>
              <w:t>·</w:t>
            </w:r>
            <w:r w:rsidR="00670AAC" w:rsidRPr="000F283A">
              <w:rPr>
                <w:rFonts w:ascii="Times New Roman" w:hAnsi="Times New Roman" w:cs="Times New Roman"/>
                <w:sz w:val="16"/>
                <w:szCs w:val="16"/>
                <w:lang w:val="en-US"/>
              </w:rPr>
              <w:t>1</w:t>
            </w:r>
            <w:r w:rsidRPr="000F283A">
              <w:rPr>
                <w:rFonts w:ascii="Times New Roman" w:hAnsi="Times New Roman" w:cs="Times New Roman"/>
                <w:sz w:val="16"/>
                <w:szCs w:val="16"/>
                <w:lang w:val="en-US"/>
              </w:rPr>
              <w:t>-</w:t>
            </w:r>
            <w:r w:rsidR="00670AAC" w:rsidRPr="000F283A">
              <w:rPr>
                <w:rFonts w:ascii="Times New Roman" w:hAnsi="Times New Roman" w:cs="Times New Roman"/>
                <w:sz w:val="16"/>
                <w:szCs w:val="16"/>
                <w:lang w:val="en-US"/>
              </w:rPr>
              <w:t>5</w:t>
            </w:r>
            <w:r w:rsidRPr="000F283A">
              <w:rPr>
                <w:rFonts w:ascii="Times New Roman" w:hAnsi="Times New Roman" w:cs="Times New Roman"/>
                <w:sz w:val="16"/>
                <w:szCs w:val="16"/>
                <w:lang w:val="en-US"/>
              </w:rPr>
              <w:t>)</w:t>
            </w:r>
          </w:p>
        </w:tc>
        <w:tc>
          <w:tcPr>
            <w:tcW w:w="1663" w:type="dxa"/>
          </w:tcPr>
          <w:p w14:paraId="213306A6" w14:textId="130C83A5" w:rsidR="004A50FD" w:rsidRPr="000F283A" w:rsidRDefault="00382A72" w:rsidP="00AC77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Chadalawada</w:t>
            </w:r>
            <w:proofErr w:type="spellEnd"/>
            <w:r w:rsidRPr="000F283A">
              <w:rPr>
                <w:rFonts w:ascii="Times New Roman" w:hAnsi="Times New Roman" w:cs="Times New Roman"/>
                <w:sz w:val="16"/>
                <w:szCs w:val="16"/>
                <w:lang w:val="en-US"/>
              </w:rPr>
              <w:t xml:space="preserve"> et al. 202</w:t>
            </w:r>
            <w:r w:rsidR="00D466A2" w:rsidRPr="000F283A">
              <w:rPr>
                <w:rFonts w:ascii="Times New Roman" w:hAnsi="Times New Roman" w:cs="Times New Roman"/>
                <w:sz w:val="16"/>
                <w:szCs w:val="16"/>
                <w:lang w:val="en-US"/>
              </w:rPr>
              <w:t>1</w:t>
            </w:r>
            <w:r w:rsidR="00D466A2" w:rsidRPr="000F283A">
              <w:rPr>
                <w:rFonts w:ascii="Times New Roman" w:hAnsi="Times New Roman" w:cs="Times New Roman"/>
                <w:sz w:val="16"/>
                <w:szCs w:val="16"/>
                <w:lang w:val="en-US"/>
              </w:rPr>
              <w:fldChar w:fldCharType="begin"/>
            </w:r>
            <w:r w:rsidR="00E1283F" w:rsidRPr="000F283A">
              <w:rPr>
                <w:rFonts w:ascii="Times New Roman" w:hAnsi="Times New Roman" w:cs="Times New Roman"/>
                <w:sz w:val="16"/>
                <w:szCs w:val="16"/>
                <w:lang w:val="en-US"/>
              </w:rPr>
              <w:instrText xml:space="preserve"> ADDIN ZOTERO_ITEM CSL_CITATION {"citationID":"IU9KYctw","properties":{"formattedCitation":"\\super 24\\nosupersub{}","plainCitation":"24","noteIndex":0},"citationItems":[{"id":20,"uris":["http://zotero.org/groups/5772643/items/BGHLQF5K"],"itemData":{"id":20,"type":"article-journal","abstract":"Aims This study aimed to estimate the annual mortality risk and its determinants in chronic Chagas cardiomyopathy. Methods and results We conducted a systematic search in MEDLINE, Web of Science Core Collection, Embase, Cochrane Library, and LILACS. Longitudinal studies published between 1 January 1946 and 24 October 2018 were included. A random-effects meta-analysis using the death rate over the mean follow-up period in years was used to obtain pooled estimated annual mortality rates. Main outcomes were deﬁned as all-cause mortality, including cardiovascular, non-cardiovascular, heart failure, stroke, and sudden cardiac deaths. A total of 5005 studies were screened for eligibility. A total of 52 longitudinal studies for chronic Chagas cardiomyopathy including 9569 patients and 2250 deaths were selected. The meta-analysis revealed an annual all-cause mortality rate of 7.9% [95% conﬁdence interval (CI): 6.3–10.1; I2 = 97.74%; T2 = 0.70] among patients with chronic Chagas cardiomyopathy. The pooled estimated annual cardiovascular death rate was 6.3% (95% CI: 4.9–8.0; I2 = 96.32%; T2 = 0.52). The annual mortality rates for heart failure, sudden death, and stroke were 3.5%, 2.6%, and 0.4%, respectively. Meta-regression showed that low left ventricular ejection fraction (coefﬁcient = 0.04; 95% CI: 0.07, 0.02; P = 0.001) was associated with an increased mortality risk. Subgroup analysis based on American Heart Association (AHA) classiﬁcation revealed pooled estimate rates of 4.8%, 8.7%, 13.9%, and 22.4% (P &lt; 0.001) for B1/B2, B2/C, C, and C/D stages of cardiomyopathy, respectively.","container-title":"ESC Heart Failure","DOI":"10.1002/ehf2.13648","ISSN":"2055-5822, 2055-5822","issue":"6","journalAbbreviation":"ESC Heart Failure","language":"en","page":"5466-5481","source":"DOI.org (Crossref)","title":"Mortality risk in chronic Chagas cardiomyopathy: a systematic review and meta‐analysis","title-short":"Mortality risk in chronic Chagas cardiomyopathy","volume":"8","author":[{"family":"Chadalawada","given":"Sindhu"},{"family":"Rassi","given":"Anis"},{"family":"Samara","given":"Omar"},{"family":"Monzon","given":"Anthony"},{"family":"Gudapati","given":"Deepika"},{"family":"Vargas Barahona","given":"Lilian"},{"family":"Hyson","given":"Peter"},{"family":"Sillau","given":"Stefan"},{"family":"Mestroni","given":"Luisa"},{"family":"Taylor","given":"Matthew"},{"family":"Da Consolação Vieira Moreira","given":"Maria"},{"family":"DeSanto","given":"Kristen"},{"family":"Agudelo Higuita","given":"Nelson I."},{"family":"Franco‐Paredes","given":"Carlos"},{"family":"Henao‐Martínez","given":"Andrés F."}],"issued":{"date-parts":[["2021",12]]}}}],"schema":"https://github.com/citation-style-language/schema/raw/master/csl-citation.json"} </w:instrText>
            </w:r>
            <w:r w:rsidR="00D466A2" w:rsidRPr="000F283A">
              <w:rPr>
                <w:rFonts w:ascii="Times New Roman" w:hAnsi="Times New Roman" w:cs="Times New Roman"/>
                <w:sz w:val="16"/>
                <w:szCs w:val="16"/>
                <w:lang w:val="en-US"/>
              </w:rPr>
              <w:fldChar w:fldCharType="separate"/>
            </w:r>
            <w:r w:rsidR="00386A5C" w:rsidRPr="000F283A">
              <w:rPr>
                <w:rFonts w:ascii="Times New Roman" w:hAnsi="Times New Roman" w:cs="Times New Roman"/>
                <w:kern w:val="0"/>
                <w:sz w:val="16"/>
                <w:vertAlign w:val="superscript"/>
              </w:rPr>
              <w:t>24</w:t>
            </w:r>
            <w:r w:rsidR="00D466A2" w:rsidRPr="000F283A">
              <w:rPr>
                <w:rFonts w:ascii="Times New Roman" w:hAnsi="Times New Roman" w:cs="Times New Roman"/>
                <w:sz w:val="16"/>
                <w:szCs w:val="16"/>
                <w:lang w:val="en-US"/>
              </w:rPr>
              <w:fldChar w:fldCharType="end"/>
            </w:r>
          </w:p>
        </w:tc>
      </w:tr>
      <w:tr w:rsidR="00AC7710" w:rsidRPr="000F283A" w14:paraId="02B7FE0F" w14:textId="77777777" w:rsidTr="00BD2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9" w:type="dxa"/>
          </w:tcPr>
          <w:p w14:paraId="0B96C8A0" w14:textId="4B2ED706"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Relative risk Mortality due to Chagas digestive disease</w:t>
            </w:r>
          </w:p>
        </w:tc>
        <w:tc>
          <w:tcPr>
            <w:tcW w:w="1662" w:type="dxa"/>
          </w:tcPr>
          <w:p w14:paraId="329B4784" w14:textId="05CC9C27" w:rsidR="004A50FD" w:rsidRPr="000F283A" w:rsidRDefault="004A50FD"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2</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1 (1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52-2</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91)</w:t>
            </w:r>
          </w:p>
        </w:tc>
        <w:tc>
          <w:tcPr>
            <w:tcW w:w="1662" w:type="dxa"/>
          </w:tcPr>
          <w:p w14:paraId="0A135EEF" w14:textId="2E71B0D9" w:rsidR="004A50FD" w:rsidRPr="000F283A" w:rsidRDefault="00670AAC"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25</w:t>
            </w:r>
          </w:p>
        </w:tc>
        <w:tc>
          <w:tcPr>
            <w:tcW w:w="1662" w:type="dxa"/>
          </w:tcPr>
          <w:p w14:paraId="242DB158" w14:textId="474629B4" w:rsidR="004A50FD" w:rsidRPr="000F283A" w:rsidRDefault="00EA27E3"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LogNormal</w:t>
            </w:r>
            <w:proofErr w:type="spellEnd"/>
            <w:r w:rsidRPr="000F283A">
              <w:rPr>
                <w:rFonts w:ascii="Times New Roman" w:hAnsi="Times New Roman" w:cs="Times New Roman"/>
                <w:sz w:val="16"/>
                <w:szCs w:val="16"/>
                <w:lang w:val="en-US"/>
              </w:rPr>
              <w:t xml:space="preserve"> (mean=</w:t>
            </w:r>
            <w:r w:rsidR="00670AAC" w:rsidRPr="000F283A">
              <w:rPr>
                <w:rFonts w:ascii="Times New Roman" w:hAnsi="Times New Roman" w:cs="Times New Roman"/>
                <w:sz w:val="16"/>
                <w:szCs w:val="16"/>
                <w:lang w:val="en-US"/>
              </w:rPr>
              <w:t>1</w:t>
            </w:r>
            <w:r w:rsidR="002342FB" w:rsidRPr="000F283A">
              <w:rPr>
                <w:rFonts w:ascii="Times New Roman" w:hAnsi="Times New Roman" w:cs="Times New Roman"/>
                <w:sz w:val="16"/>
                <w:szCs w:val="16"/>
                <w:lang w:val="en-US"/>
              </w:rPr>
              <w:t>·</w:t>
            </w:r>
            <w:r w:rsidR="00670AAC" w:rsidRPr="000F283A">
              <w:rPr>
                <w:rFonts w:ascii="Times New Roman" w:hAnsi="Times New Roman" w:cs="Times New Roman"/>
                <w:sz w:val="16"/>
                <w:szCs w:val="16"/>
                <w:lang w:val="en-US"/>
              </w:rPr>
              <w:t>25</w:t>
            </w:r>
            <w:r w:rsidRPr="000F283A">
              <w:rPr>
                <w:rFonts w:ascii="Times New Roman" w:hAnsi="Times New Roman" w:cs="Times New Roman"/>
                <w:sz w:val="16"/>
                <w:szCs w:val="16"/>
                <w:lang w:val="en-US"/>
              </w:rPr>
              <w:t>, 95% CI 1-2)</w:t>
            </w:r>
          </w:p>
        </w:tc>
        <w:tc>
          <w:tcPr>
            <w:tcW w:w="1663" w:type="dxa"/>
          </w:tcPr>
          <w:p w14:paraId="07F9517E" w14:textId="2597B949" w:rsidR="004A50FD" w:rsidRPr="000F283A" w:rsidRDefault="00382A72" w:rsidP="00AC771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 xml:space="preserve">by </w:t>
            </w:r>
            <w:proofErr w:type="spellStart"/>
            <w:r w:rsidRPr="000F283A">
              <w:rPr>
                <w:rFonts w:ascii="Times New Roman" w:hAnsi="Times New Roman" w:cs="Times New Roman"/>
                <w:sz w:val="16"/>
                <w:szCs w:val="16"/>
                <w:lang w:val="en-US"/>
              </w:rPr>
              <w:t>Cu</w:t>
            </w:r>
            <w:r w:rsidR="00D466A2" w:rsidRPr="000F283A">
              <w:rPr>
                <w:rFonts w:ascii="Times New Roman" w:hAnsi="Times New Roman" w:cs="Times New Roman"/>
                <w:sz w:val="16"/>
                <w:szCs w:val="16"/>
                <w:lang w:val="en-US"/>
              </w:rPr>
              <w:t>c</w:t>
            </w:r>
            <w:r w:rsidRPr="000F283A">
              <w:rPr>
                <w:rFonts w:ascii="Times New Roman" w:hAnsi="Times New Roman" w:cs="Times New Roman"/>
                <w:sz w:val="16"/>
                <w:szCs w:val="16"/>
                <w:lang w:val="en-US"/>
              </w:rPr>
              <w:t>unuba</w:t>
            </w:r>
            <w:proofErr w:type="spellEnd"/>
            <w:r w:rsidRPr="000F283A">
              <w:rPr>
                <w:rFonts w:ascii="Times New Roman" w:hAnsi="Times New Roman" w:cs="Times New Roman"/>
                <w:sz w:val="16"/>
                <w:szCs w:val="16"/>
                <w:lang w:val="en-US"/>
              </w:rPr>
              <w:t xml:space="preserve"> et al. 2016.</w:t>
            </w:r>
          </w:p>
        </w:tc>
      </w:tr>
      <w:tr w:rsidR="00AC7710" w:rsidRPr="000F283A" w14:paraId="48DAD4FB" w14:textId="77777777" w:rsidTr="00BD29BF">
        <w:tc>
          <w:tcPr>
            <w:cnfStyle w:val="001000000000" w:firstRow="0" w:lastRow="0" w:firstColumn="1" w:lastColumn="0" w:oddVBand="0" w:evenVBand="0" w:oddHBand="0" w:evenHBand="0" w:firstRowFirstColumn="0" w:firstRowLastColumn="0" w:lastRowFirstColumn="0" w:lastRowLastColumn="0"/>
            <w:tcW w:w="2849" w:type="dxa"/>
          </w:tcPr>
          <w:p w14:paraId="74E5375C" w14:textId="0F77711C"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Probability of transitioning into state with Chagas digestive disease</w:t>
            </w:r>
            <w:r w:rsidR="000F283A" w:rsidRPr="000F283A">
              <w:rPr>
                <w:rFonts w:ascii="Times New Roman" w:hAnsi="Times New Roman" w:cs="Times New Roman"/>
                <w:sz w:val="16"/>
                <w:szCs w:val="16"/>
                <w:lang w:val="en-US"/>
              </w:rPr>
              <w:t xml:space="preserve"> per year</w:t>
            </w:r>
          </w:p>
        </w:tc>
        <w:tc>
          <w:tcPr>
            <w:tcW w:w="1662" w:type="dxa"/>
          </w:tcPr>
          <w:p w14:paraId="1889CB4C" w14:textId="66D11641" w:rsidR="004A50FD" w:rsidRPr="000F283A" w:rsidRDefault="004A50FD"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01</w:t>
            </w:r>
            <w:r w:rsidR="00EA27E3" w:rsidRPr="000F283A">
              <w:rPr>
                <w:rFonts w:ascii="Times New Roman" w:hAnsi="Times New Roman" w:cs="Times New Roman"/>
                <w:sz w:val="16"/>
                <w:szCs w:val="16"/>
                <w:lang w:val="en-US"/>
              </w:rPr>
              <w:t>1</w:t>
            </w:r>
            <w:r w:rsidR="00382A72" w:rsidRPr="000F283A">
              <w:rPr>
                <w:rFonts w:ascii="Times New Roman" w:hAnsi="Times New Roman" w:cs="Times New Roman"/>
                <w:sz w:val="16"/>
                <w:szCs w:val="16"/>
                <w:lang w:val="en-US"/>
              </w:rPr>
              <w:t xml:space="preserve"> </w:t>
            </w: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008-0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0136)</w:t>
            </w:r>
          </w:p>
        </w:tc>
        <w:tc>
          <w:tcPr>
            <w:tcW w:w="1662" w:type="dxa"/>
          </w:tcPr>
          <w:p w14:paraId="7948D449" w14:textId="3F8F02AA" w:rsidR="004A50FD" w:rsidRPr="000F283A" w:rsidRDefault="00EA27E3"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w:t>
            </w:r>
            <w:r w:rsidR="000763CA" w:rsidRPr="000F283A">
              <w:rPr>
                <w:rFonts w:ascii="Times New Roman" w:hAnsi="Times New Roman" w:cs="Times New Roman"/>
                <w:sz w:val="16"/>
                <w:szCs w:val="16"/>
                <w:lang w:val="en-US"/>
              </w:rPr>
              <w:t>35</w:t>
            </w:r>
          </w:p>
        </w:tc>
        <w:tc>
          <w:tcPr>
            <w:tcW w:w="1662" w:type="dxa"/>
          </w:tcPr>
          <w:p w14:paraId="7A04DEC4" w14:textId="2FE4DF3F" w:rsidR="004A50FD" w:rsidRPr="000F283A" w:rsidRDefault="00EA27E3"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LogNormal</w:t>
            </w:r>
            <w:proofErr w:type="spellEnd"/>
            <w:r w:rsidRPr="000F283A">
              <w:rPr>
                <w:rFonts w:ascii="Times New Roman" w:hAnsi="Times New Roman" w:cs="Times New Roman"/>
                <w:sz w:val="16"/>
                <w:szCs w:val="16"/>
                <w:lang w:val="en-US"/>
              </w:rPr>
              <w:t xml:space="preserve"> (mean=0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w:t>
            </w:r>
            <w:r w:rsidR="000763CA" w:rsidRPr="000F283A">
              <w:rPr>
                <w:rFonts w:ascii="Times New Roman" w:hAnsi="Times New Roman" w:cs="Times New Roman"/>
                <w:sz w:val="16"/>
                <w:szCs w:val="16"/>
                <w:lang w:val="en-US"/>
              </w:rPr>
              <w:t>35</w:t>
            </w:r>
            <w:r w:rsidRPr="000F283A">
              <w:rPr>
                <w:rFonts w:ascii="Times New Roman" w:hAnsi="Times New Roman" w:cs="Times New Roman"/>
                <w:sz w:val="16"/>
                <w:szCs w:val="16"/>
                <w:lang w:val="en-US"/>
              </w:rPr>
              <w:t>, 95% CI 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w:t>
            </w:r>
            <w:r w:rsidR="000763CA" w:rsidRPr="000F283A">
              <w:rPr>
                <w:rFonts w:ascii="Times New Roman" w:hAnsi="Times New Roman" w:cs="Times New Roman"/>
                <w:sz w:val="16"/>
                <w:szCs w:val="16"/>
                <w:lang w:val="en-US"/>
              </w:rPr>
              <w:t>1</w:t>
            </w: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w:t>
            </w:r>
            <w:r w:rsidR="000763CA" w:rsidRPr="000F283A">
              <w:rPr>
                <w:rFonts w:ascii="Times New Roman" w:hAnsi="Times New Roman" w:cs="Times New Roman"/>
                <w:sz w:val="16"/>
                <w:szCs w:val="16"/>
                <w:lang w:val="en-US"/>
              </w:rPr>
              <w:t>4</w:t>
            </w:r>
            <w:r w:rsidRPr="000F283A">
              <w:rPr>
                <w:rFonts w:ascii="Times New Roman" w:hAnsi="Times New Roman" w:cs="Times New Roman"/>
                <w:sz w:val="16"/>
                <w:szCs w:val="16"/>
                <w:lang w:val="en-US"/>
              </w:rPr>
              <w:t>)</w:t>
            </w:r>
          </w:p>
        </w:tc>
        <w:tc>
          <w:tcPr>
            <w:tcW w:w="1663" w:type="dxa"/>
          </w:tcPr>
          <w:p w14:paraId="27E2F4EC" w14:textId="4A9D1F0F" w:rsidR="004A50FD" w:rsidRPr="000F283A" w:rsidRDefault="00382A72" w:rsidP="00AC77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Castro et al. 1994</w:t>
            </w:r>
            <w:r w:rsidR="00D466A2" w:rsidRPr="000F283A">
              <w:rPr>
                <w:rFonts w:ascii="Times New Roman" w:hAnsi="Times New Roman" w:cs="Times New Roman"/>
                <w:sz w:val="16"/>
                <w:szCs w:val="16"/>
                <w:lang w:val="en-US"/>
              </w:rPr>
              <w:fldChar w:fldCharType="begin"/>
            </w:r>
            <w:r w:rsidR="00E1283F" w:rsidRPr="000F283A">
              <w:rPr>
                <w:rFonts w:ascii="Times New Roman" w:hAnsi="Times New Roman" w:cs="Times New Roman"/>
                <w:sz w:val="16"/>
                <w:szCs w:val="16"/>
                <w:lang w:val="en-US"/>
              </w:rPr>
              <w:instrText xml:space="preserve"> ADDIN ZOTERO_ITEM CSL_CITATION {"citationID":"kq8O4sQV","properties":{"formattedCitation":"\\super 25\\nosupersub{}","plainCitation":"25","noteIndex":0},"citationItems":[{"id":10,"uris":["http://zotero.org/groups/5772643/items/WZKWEN4P"],"itemData":{"id":10,"type":"article-journal","abstract":"Foi realizado estudo radio lógico longitudinal do esôfago abrangendo um período de 13,2 anos, na população do município de Mambaí no estado de Goiás. Os exames foram realizados na sede municipal, com aparelho de abreugrafia, usando filme de 70 milímetros. Foram examinados 731 indivíduos dos quais 382 (52,3%) eram soropositivos. Em relação ao sexo 350 (47,9%) eram do sexo masculino e 381 (52, 1%) do sexo feminino. A incidência de megaesôfago na população estudada foi 7,9% e entre os soropositivos 14,2 %. A progressão da esofagopatia entre os soropositivos do sexo masculino foi 21,7% e no sexo feminino 16,6%.\n          , \n            A radiological study of the oesophagus of a cohort of patients was carried during a 13 year period in the municipality of Mambaí Goiás. Barium swallow findings were recorded on 70mm film using a portable machine. Of 731 patients examined 382 (52.3%) were seropositive for T. cruzi. The sexes were equally divided. The incidence of detectable megaoesophagus was 7.9% among the cohort and 14.2% in the seropositive individuals. Progression of the disease was noted during this longitudinal study in 21.7% of males and 16.6% of females.","container-title":"Revista da Sociedade Brasileira de Medicina Tropical","DOI":"10.1590/S0037-86821994000400005","ISSN":"0037-8682","issue":"4","journalAbbreviation":"Rev. Soc. Bras. Med. Trop.","language":"pt","page":"227-233","source":"DOI.org (Crossref)","title":"Estudo radiológico longitudinal do esôfago, em área endêmica de doença de Chagas, em um período de 13 anos","volume":"27","author":[{"family":"Castro","given":"Cleudson"},{"family":"Macêdo","given":"Vanize"},{"family":"Rezende","given":"Joffre M."},{"family":"Prata","given":"Aluízio"}],"issued":{"date-parts":[["1994",12]]}}}],"schema":"https://github.com/citation-style-language/schema/raw/master/csl-citation.json"} </w:instrText>
            </w:r>
            <w:r w:rsidR="00D466A2" w:rsidRPr="000F283A">
              <w:rPr>
                <w:rFonts w:ascii="Times New Roman" w:hAnsi="Times New Roman" w:cs="Times New Roman"/>
                <w:sz w:val="16"/>
                <w:szCs w:val="16"/>
                <w:lang w:val="en-US"/>
              </w:rPr>
              <w:fldChar w:fldCharType="separate"/>
            </w:r>
            <w:r w:rsidR="00386A5C" w:rsidRPr="000F283A">
              <w:rPr>
                <w:rFonts w:ascii="Times New Roman" w:hAnsi="Times New Roman" w:cs="Times New Roman"/>
                <w:kern w:val="0"/>
                <w:sz w:val="16"/>
                <w:vertAlign w:val="superscript"/>
              </w:rPr>
              <w:t>25</w:t>
            </w:r>
            <w:r w:rsidR="00D466A2" w:rsidRPr="000F283A">
              <w:rPr>
                <w:rFonts w:ascii="Times New Roman" w:hAnsi="Times New Roman" w:cs="Times New Roman"/>
                <w:sz w:val="16"/>
                <w:szCs w:val="16"/>
                <w:lang w:val="en-US"/>
              </w:rPr>
              <w:fldChar w:fldCharType="end"/>
            </w:r>
          </w:p>
        </w:tc>
      </w:tr>
      <w:tr w:rsidR="00AC7710" w:rsidRPr="000F283A" w14:paraId="70F1D47D" w14:textId="77777777" w:rsidTr="00BD2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9" w:type="dxa"/>
          </w:tcPr>
          <w:p w14:paraId="1B6940D0" w14:textId="5CF6B800"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Relative risk reduction of progression to Cardiac Chagas Disease</w:t>
            </w:r>
          </w:p>
        </w:tc>
        <w:tc>
          <w:tcPr>
            <w:tcW w:w="1662" w:type="dxa"/>
          </w:tcPr>
          <w:p w14:paraId="2FE81EF7" w14:textId="1017F76F" w:rsidR="004A50FD" w:rsidRPr="000F283A" w:rsidRDefault="004A50FD"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49</w:t>
            </w:r>
            <w:r w:rsidR="00382A72" w:rsidRPr="000F283A">
              <w:rPr>
                <w:rFonts w:ascii="Times New Roman" w:hAnsi="Times New Roman" w:cs="Times New Roman"/>
                <w:sz w:val="16"/>
                <w:szCs w:val="16"/>
                <w:lang w:val="en-US"/>
              </w:rPr>
              <w:t xml:space="preserve"> </w:t>
            </w: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00EB1CC7" w:rsidRPr="000F283A">
              <w:rPr>
                <w:rFonts w:ascii="Times New Roman" w:hAnsi="Times New Roman" w:cs="Times New Roman"/>
                <w:sz w:val="16"/>
                <w:szCs w:val="16"/>
                <w:lang w:val="en-US"/>
              </w:rPr>
              <w:t>1</w:t>
            </w:r>
            <w:r w:rsidRPr="000F283A">
              <w:rPr>
                <w:rFonts w:ascii="Times New Roman" w:hAnsi="Times New Roman" w:cs="Times New Roman"/>
                <w:sz w:val="16"/>
                <w:szCs w:val="16"/>
                <w:lang w:val="en-US"/>
              </w:rPr>
              <w:t>9-1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25)</w:t>
            </w:r>
          </w:p>
        </w:tc>
        <w:tc>
          <w:tcPr>
            <w:tcW w:w="1662" w:type="dxa"/>
          </w:tcPr>
          <w:p w14:paraId="76F8B46E" w14:textId="481190AC" w:rsidR="004A50FD" w:rsidRPr="000F283A" w:rsidRDefault="00EB1CC7"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c>
          <w:tcPr>
            <w:tcW w:w="1662" w:type="dxa"/>
          </w:tcPr>
          <w:p w14:paraId="3E2EE3D6" w14:textId="71743532" w:rsidR="004A50FD" w:rsidRPr="000F283A" w:rsidRDefault="00EB1CC7"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LogNormal</w:t>
            </w:r>
            <w:proofErr w:type="spellEnd"/>
            <w:r w:rsidRPr="000F283A">
              <w:rPr>
                <w:rFonts w:ascii="Times New Roman" w:hAnsi="Times New Roman" w:cs="Times New Roman"/>
                <w:sz w:val="16"/>
                <w:szCs w:val="16"/>
                <w:lang w:val="en-US"/>
              </w:rPr>
              <w:t xml:space="preserve"> (mean=0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49, 95% CI 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019-1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25)</w:t>
            </w:r>
          </w:p>
        </w:tc>
        <w:tc>
          <w:tcPr>
            <w:tcW w:w="1663" w:type="dxa"/>
          </w:tcPr>
          <w:p w14:paraId="27E75698" w14:textId="2B63A6CA" w:rsidR="004A50FD" w:rsidRPr="000F283A" w:rsidRDefault="00382A72" w:rsidP="00AC771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da-DK"/>
              </w:rPr>
            </w:pPr>
            <w:r w:rsidRPr="000F283A">
              <w:rPr>
                <w:rFonts w:ascii="Times New Roman" w:hAnsi="Times New Roman" w:cs="Times New Roman"/>
                <w:sz w:val="16"/>
                <w:szCs w:val="16"/>
                <w:lang w:val="da-DK"/>
              </w:rPr>
              <w:t>Crespillo-Andújar et al. 2022</w:t>
            </w:r>
            <w:r w:rsidR="00D466A2" w:rsidRPr="000F283A">
              <w:rPr>
                <w:rFonts w:ascii="Times New Roman" w:hAnsi="Times New Roman" w:cs="Times New Roman"/>
                <w:sz w:val="16"/>
                <w:szCs w:val="16"/>
                <w:lang w:val="en-US"/>
              </w:rPr>
              <w:fldChar w:fldCharType="begin"/>
            </w:r>
            <w:r w:rsidR="00123985" w:rsidRPr="000F283A">
              <w:rPr>
                <w:rFonts w:ascii="Times New Roman" w:hAnsi="Times New Roman" w:cs="Times New Roman"/>
                <w:sz w:val="16"/>
                <w:szCs w:val="16"/>
                <w:lang w:val="da-DK"/>
              </w:rPr>
              <w:instrText xml:space="preserve"> ADDIN ZOTERO_ITEM CSL_CITATION {"citationID":"gUakDO2w","properties":{"formattedCitation":"\\super 3\\nosupersub{}","plainCitation":"3","noteIndex":0},"citationItems":[{"id":33,"uris":["http://zotero.org/groups/5772643/items/UNRHGT3E"],"itemData":{"id":33,"type":"article-journal","abstract":"BACKGROUND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D466A2" w:rsidRPr="000F283A">
              <w:rPr>
                <w:rFonts w:ascii="Times New Roman" w:hAnsi="Times New Roman" w:cs="Times New Roman"/>
                <w:sz w:val="16"/>
                <w:szCs w:val="16"/>
                <w:lang w:val="en-US"/>
              </w:rPr>
              <w:fldChar w:fldCharType="separate"/>
            </w:r>
            <w:r w:rsidR="00386A5C" w:rsidRPr="000F283A">
              <w:rPr>
                <w:rFonts w:ascii="Times New Roman" w:hAnsi="Times New Roman" w:cs="Times New Roman"/>
                <w:kern w:val="0"/>
                <w:sz w:val="16"/>
                <w:vertAlign w:val="superscript"/>
              </w:rPr>
              <w:t>3</w:t>
            </w:r>
            <w:r w:rsidR="00D466A2" w:rsidRPr="000F283A">
              <w:rPr>
                <w:rFonts w:ascii="Times New Roman" w:hAnsi="Times New Roman" w:cs="Times New Roman"/>
                <w:sz w:val="16"/>
                <w:szCs w:val="16"/>
                <w:lang w:val="en-US"/>
              </w:rPr>
              <w:fldChar w:fldCharType="end"/>
            </w:r>
          </w:p>
        </w:tc>
      </w:tr>
      <w:tr w:rsidR="00AC7710" w:rsidRPr="000F283A" w14:paraId="4B2CD115" w14:textId="77777777" w:rsidTr="00BD29BF">
        <w:tc>
          <w:tcPr>
            <w:cnfStyle w:val="001000000000" w:firstRow="0" w:lastRow="0" w:firstColumn="1" w:lastColumn="0" w:oddVBand="0" w:evenVBand="0" w:oddHBand="0" w:evenHBand="0" w:firstRowFirstColumn="0" w:firstRowLastColumn="0" w:lastRowFirstColumn="0" w:lastRowLastColumn="0"/>
            <w:tcW w:w="2849" w:type="dxa"/>
          </w:tcPr>
          <w:p w14:paraId="3F541BEE" w14:textId="77777777"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 xml:space="preserve">Relative risk reduction of progression to Digestive Chagas disease </w:t>
            </w:r>
          </w:p>
          <w:p w14:paraId="1CC36FB1" w14:textId="77777777" w:rsidR="004A50FD" w:rsidRPr="000F283A" w:rsidRDefault="004A50FD" w:rsidP="003567E7">
            <w:pPr>
              <w:spacing w:line="360" w:lineRule="auto"/>
              <w:rPr>
                <w:rFonts w:ascii="Times New Roman" w:hAnsi="Times New Roman" w:cs="Times New Roman"/>
                <w:sz w:val="16"/>
                <w:szCs w:val="16"/>
                <w:lang w:val="en-US"/>
              </w:rPr>
            </w:pPr>
          </w:p>
        </w:tc>
        <w:tc>
          <w:tcPr>
            <w:tcW w:w="1662" w:type="dxa"/>
          </w:tcPr>
          <w:p w14:paraId="10A08F41" w14:textId="439BE9B9" w:rsidR="004A50FD" w:rsidRPr="000F283A" w:rsidRDefault="004A50FD"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commentRangeStart w:id="35"/>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88</w:t>
            </w:r>
            <w:r w:rsidR="00382A72" w:rsidRPr="000F283A">
              <w:rPr>
                <w:rFonts w:ascii="Times New Roman" w:hAnsi="Times New Roman" w:cs="Times New Roman"/>
                <w:sz w:val="16"/>
                <w:szCs w:val="16"/>
                <w:lang w:val="en-US"/>
              </w:rPr>
              <w:t xml:space="preserve"> </w:t>
            </w:r>
            <w:commentRangeEnd w:id="35"/>
            <w:r w:rsidR="005465D5">
              <w:rPr>
                <w:rStyle w:val="Refdecomentario"/>
              </w:rPr>
              <w:commentReference w:id="35"/>
            </w: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55-1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42)</w:t>
            </w:r>
          </w:p>
        </w:tc>
        <w:tc>
          <w:tcPr>
            <w:tcW w:w="1662" w:type="dxa"/>
          </w:tcPr>
          <w:p w14:paraId="7AA45BB2" w14:textId="30ADD551" w:rsidR="004A50FD" w:rsidRPr="000F283A" w:rsidRDefault="00EB1CC7"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c>
          <w:tcPr>
            <w:tcW w:w="1662" w:type="dxa"/>
          </w:tcPr>
          <w:p w14:paraId="0E5EA684" w14:textId="66343E0C" w:rsidR="004A50FD" w:rsidRPr="000F283A" w:rsidRDefault="00EB1CC7"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LogNormal</w:t>
            </w:r>
            <w:proofErr w:type="spellEnd"/>
            <w:r w:rsidRPr="000F283A">
              <w:rPr>
                <w:rFonts w:ascii="Times New Roman" w:hAnsi="Times New Roman" w:cs="Times New Roman"/>
                <w:sz w:val="16"/>
                <w:szCs w:val="16"/>
                <w:lang w:val="en-US"/>
              </w:rPr>
              <w:t xml:space="preserve"> (mean=0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88, 95% CI 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55-1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42)</w:t>
            </w:r>
          </w:p>
        </w:tc>
        <w:tc>
          <w:tcPr>
            <w:tcW w:w="1663" w:type="dxa"/>
          </w:tcPr>
          <w:p w14:paraId="6026CA54" w14:textId="55861CE9" w:rsidR="004A50FD" w:rsidRPr="000F283A" w:rsidRDefault="000763CA" w:rsidP="00AC77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Nunes da costa</w:t>
            </w:r>
            <w:r w:rsidR="00382A72" w:rsidRPr="000F283A">
              <w:rPr>
                <w:rFonts w:ascii="Times New Roman" w:hAnsi="Times New Roman" w:cs="Times New Roman"/>
                <w:sz w:val="16"/>
                <w:szCs w:val="16"/>
              </w:rPr>
              <w:t xml:space="preserve"> et al. 202</w:t>
            </w:r>
            <w:r w:rsidRPr="000F283A">
              <w:rPr>
                <w:rFonts w:ascii="Times New Roman" w:hAnsi="Times New Roman" w:cs="Times New Roman"/>
                <w:sz w:val="16"/>
                <w:szCs w:val="16"/>
              </w:rPr>
              <w:t>1</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{"citationID":"ZZHLjiEV","properties":{"formattedCitation":"\\super 19\\nosupersub{}","plainCitation":"19","noteIndex":0},"citationItems":[{"id":11,"uris":["http://zotero.org/groups/5772643/items/NYTTL48N"],"itemData":{"id":11,"type":"article-journal","abstract":"American trypanosomiasis (Chagas disease, CD) affects circa 7 million persons worldwide. While of those persons present the asymptomatic, indeterminate chronic form (ICF), many will eventually progress to cardiac or digestive disorders. We studied a nonconcurrent (retrospective) cohort of patients attending an outpatient CD clinic in Southeastern Brazil, who were admitted while presenting the ICF in the period from 1998 through 2018 and followed until 2019. The outcomes of interest were the progression to cardiac or digestive CD forms. We were also interested in analyzing the impact of Benznidazole therapy on the progression of the disease. Extensive review of medical charts and laboratory files was conducted, collecting data up to year 2019. Demographics (upon inclusion), body mass index, comorbidities (including the Charlson index) and use of Benznidazole were recorded. The outcomes were defined by abnormalities in those test that could not be attributed to other causes. Statistical analysis included univariate and multivariable Cox regression models. Among 379 subjects included in the study, 87 (22.9%) and 100 (26.4%) progressed to cardiac and digestive forms, respectively. In the final multivariable model, cardiac disorders were positively associated with previous coronary syndrome (Hazzard Ratio [HR], 2.42; 95% Confidence Interval [CI], 1.53–3.81) and negatively associated with Benznidazole therapy (HR, 0.26; 95%CI, 0.11–0.60). On the other hand, female gender was the only independent predictor of progression to digestive forms (HR, 1.56; 95%CI, 1.03–2.38). Our results point to the impact of comorbidities on progression do cardiac CD, with possible benefit of the use of Benznidazole.","container-title":"PLOS Neglected Tropical Diseases","DOI":"10.1371/journal.pntd.0009680","ISSN":"1935-2735","issue":"8","journalAbbreviation":"PLoS Negl Trop Dis","language":"en","page":"e0009680","source":"DOI.org (Crossref)","title":"Predictors of development of cardiac and digestive disorders among patients with indeterminate chronic Chagas Disease","volume":"15","author":[{"family":"Nunes Da Costa","given":"Erika Alessandra Pellison"},{"family":"Victória","given":"Cassiano"},{"family":"Fortaleza","given":"Carlos Magno Castelo Branco"}],"editor":[{"family":"Petersen","given":"Christine A."}],"issued":{"date-parts":[["2021",8,13]]}}}],"schema":"https://github.com/citation-style-language/schema/raw/master/csl-citation.json"}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vertAlign w:val="superscript"/>
              </w:rPr>
              <w:t>19</w:t>
            </w:r>
            <w:r w:rsidRPr="000F283A">
              <w:rPr>
                <w:rFonts w:ascii="Times New Roman" w:hAnsi="Times New Roman" w:cs="Times New Roman"/>
                <w:sz w:val="16"/>
                <w:szCs w:val="16"/>
              </w:rPr>
              <w:fldChar w:fldCharType="end"/>
            </w:r>
          </w:p>
        </w:tc>
      </w:tr>
    </w:tbl>
    <w:p w14:paraId="09E9B24B" w14:textId="15C38F2A" w:rsidR="00FE3AB8" w:rsidRPr="000F283A" w:rsidRDefault="00A66ED9" w:rsidP="003567E7">
      <w:pPr>
        <w:spacing w:line="360" w:lineRule="auto"/>
        <w:rPr>
          <w:rFonts w:ascii="Times New Roman" w:hAnsi="Times New Roman" w:cs="Times New Roman"/>
          <w:i/>
          <w:iCs/>
          <w:sz w:val="20"/>
          <w:szCs w:val="20"/>
          <w:lang w:val="en-US"/>
        </w:rPr>
      </w:pPr>
      <w:r w:rsidRPr="000F283A">
        <w:rPr>
          <w:rFonts w:ascii="Times New Roman" w:hAnsi="Times New Roman" w:cs="Times New Roman"/>
          <w:i/>
          <w:iCs/>
          <w:sz w:val="20"/>
          <w:szCs w:val="20"/>
        </w:rPr>
        <w:t xml:space="preserve"> </w:t>
      </w:r>
      <w:r w:rsidR="00FE3AB8" w:rsidRPr="00520B88">
        <w:rPr>
          <w:rFonts w:ascii="Times New Roman" w:hAnsi="Times New Roman" w:cs="Times New Roman"/>
          <w:b/>
          <w:bCs/>
          <w:i/>
          <w:iCs/>
          <w:sz w:val="20"/>
          <w:szCs w:val="20"/>
          <w:lang w:val="en-US"/>
        </w:rPr>
        <w:t>Table 1.</w:t>
      </w:r>
      <w:r w:rsidR="00FE3AB8" w:rsidRPr="00520B88">
        <w:rPr>
          <w:rFonts w:ascii="Times New Roman" w:hAnsi="Times New Roman" w:cs="Times New Roman"/>
          <w:b/>
          <w:bCs/>
          <w:sz w:val="20"/>
          <w:szCs w:val="20"/>
          <w:lang w:val="en-US"/>
        </w:rPr>
        <w:t xml:space="preserve"> </w:t>
      </w:r>
      <w:r w:rsidR="000F283A" w:rsidRPr="00520B88">
        <w:rPr>
          <w:rFonts w:ascii="Times New Roman" w:hAnsi="Times New Roman" w:cs="Times New Roman"/>
          <w:b/>
          <w:bCs/>
          <w:i/>
          <w:iCs/>
          <w:sz w:val="20"/>
          <w:szCs w:val="20"/>
          <w:lang w:val="en-US"/>
        </w:rPr>
        <w:t>Key model parameters, their mean values, uncertainty ranges (95% confidence intervals), calibrated values where applicable, and assigned probability distributions used in probabilistic sensitivity analysis (PSA).</w:t>
      </w:r>
      <w:r w:rsidR="000F283A" w:rsidRPr="000F283A">
        <w:rPr>
          <w:rFonts w:ascii="Times New Roman" w:hAnsi="Times New Roman" w:cs="Times New Roman"/>
          <w:i/>
          <w:iCs/>
          <w:sz w:val="20"/>
          <w:szCs w:val="20"/>
          <w:lang w:val="en-US"/>
        </w:rPr>
        <w:t xml:space="preserve"> Parameters include disease progression probabilities, relative risks of mortality for Chagas-related complications, and treatment effects. Where calibration was performed, the final calibrated parameter value is shown. References correspond to the original data sources used to inform parameter estimates.</w:t>
      </w:r>
    </w:p>
    <w:p w14:paraId="657D6A22" w14:textId="77777777" w:rsidR="00FE3AB8" w:rsidRPr="000F283A" w:rsidRDefault="00FE3AB8" w:rsidP="00FE3AB8">
      <w:pPr>
        <w:spacing w:line="360" w:lineRule="auto"/>
        <w:rPr>
          <w:rFonts w:ascii="Times New Roman" w:hAnsi="Times New Roman" w:cs="Times New Roman"/>
          <w:b/>
          <w:bCs/>
          <w:lang w:val="en-US"/>
        </w:rPr>
      </w:pPr>
    </w:p>
    <w:p w14:paraId="212259CB" w14:textId="2D723B93" w:rsidR="007B38E2" w:rsidRPr="000F283A" w:rsidRDefault="007B38E2" w:rsidP="00FE3AB8">
      <w:pPr>
        <w:spacing w:line="360" w:lineRule="auto"/>
        <w:rPr>
          <w:rFonts w:ascii="Times New Roman" w:hAnsi="Times New Roman" w:cs="Times New Roman"/>
          <w:i/>
          <w:iCs/>
          <w:lang w:val="en-US"/>
        </w:rPr>
      </w:pPr>
      <w:r w:rsidRPr="000F283A">
        <w:rPr>
          <w:rFonts w:ascii="Times New Roman" w:hAnsi="Times New Roman" w:cs="Times New Roman"/>
          <w:i/>
          <w:iCs/>
          <w:lang w:val="en-US"/>
        </w:rPr>
        <w:t>Costs</w:t>
      </w:r>
    </w:p>
    <w:p w14:paraId="1D18FFB8" w14:textId="77777777" w:rsidR="00A976B6" w:rsidRPr="00A976B6" w:rsidRDefault="00A976B6" w:rsidP="00A976B6">
      <w:pPr>
        <w:spacing w:line="360" w:lineRule="auto"/>
        <w:rPr>
          <w:ins w:id="36" w:author="Jose Antonio Perez Molina" w:date="2025-06-11T15:55:00Z"/>
          <w:rFonts w:ascii="Times New Roman" w:hAnsi="Times New Roman" w:cs="Times New Roman"/>
          <w:lang w:val="en-US"/>
          <w:rPrChange w:id="37" w:author="Jose Antonio Perez Molina" w:date="2025-06-11T15:55:00Z" w16du:dateUtc="2025-06-11T13:55:00Z">
            <w:rPr>
              <w:ins w:id="38" w:author="Jose Antonio Perez Molina" w:date="2025-06-11T15:55:00Z"/>
              <w:rFonts w:ascii="Times New Roman" w:hAnsi="Times New Roman" w:cs="Times New Roman"/>
            </w:rPr>
          </w:rPrChange>
        </w:rPr>
      </w:pPr>
      <w:ins w:id="39" w:author="Jose Antonio Perez Molina" w:date="2025-06-11T15:55:00Z">
        <w:r w:rsidRPr="00A976B6">
          <w:rPr>
            <w:rFonts w:ascii="Times New Roman" w:hAnsi="Times New Roman" w:cs="Times New Roman"/>
            <w:lang w:val="en-US"/>
            <w:rPrChange w:id="40" w:author="Jose Antonio Perez Molina" w:date="2025-06-11T15:55:00Z" w16du:dateUtc="2025-06-11T13:55:00Z">
              <w:rPr>
                <w:rFonts w:ascii="Times New Roman" w:hAnsi="Times New Roman" w:cs="Times New Roman"/>
              </w:rPr>
            </w:rPrChange>
          </w:rPr>
          <w:lastRenderedPageBreak/>
          <w:t>The costs of laboratory tests, diagnostic procedures, medical attention, drugs, and medical devices are presented in Table 2.</w:t>
        </w:r>
      </w:ins>
    </w:p>
    <w:p w14:paraId="4A68E218" w14:textId="1B4ABBF2" w:rsidR="00FE3AB8" w:rsidRPr="000F283A" w:rsidRDefault="007B38E2" w:rsidP="00FE3AB8">
      <w:pPr>
        <w:spacing w:line="360" w:lineRule="auto"/>
        <w:rPr>
          <w:rFonts w:ascii="Times New Roman" w:hAnsi="Times New Roman" w:cs="Times New Roman"/>
          <w:b/>
          <w:bCs/>
          <w:lang w:val="en-US"/>
        </w:rPr>
      </w:pPr>
      <w:del w:id="41" w:author="Jose Antonio Perez Molina" w:date="2025-06-11T15:55:00Z" w16du:dateUtc="2025-06-11T13:55:00Z">
        <w:r w:rsidRPr="000F283A" w:rsidDel="00A976B6">
          <w:rPr>
            <w:rFonts w:ascii="Times New Roman" w:hAnsi="Times New Roman" w:cs="Times New Roman"/>
            <w:lang w:val="en-US"/>
          </w:rPr>
          <w:delText>Costs used in the model are presented in table 2</w:delText>
        </w:r>
      </w:del>
      <w:r w:rsidRPr="000F283A">
        <w:rPr>
          <w:rFonts w:ascii="Times New Roman" w:hAnsi="Times New Roman" w:cs="Times New Roman"/>
          <w:lang w:val="en-US"/>
        </w:rPr>
        <w:t>.</w:t>
      </w:r>
    </w:p>
    <w:tbl>
      <w:tblPr>
        <w:tblStyle w:val="Tablanormal4"/>
        <w:tblW w:w="0" w:type="auto"/>
        <w:tblLook w:val="04A0" w:firstRow="1" w:lastRow="0" w:firstColumn="1" w:lastColumn="0" w:noHBand="0" w:noVBand="1"/>
      </w:tblPr>
      <w:tblGrid>
        <w:gridCol w:w="2408"/>
        <w:gridCol w:w="996"/>
        <w:gridCol w:w="1049"/>
        <w:gridCol w:w="1133"/>
        <w:gridCol w:w="3484"/>
      </w:tblGrid>
      <w:tr w:rsidR="00904464" w:rsidRPr="000F283A" w14:paraId="3607ED0A" w14:textId="77777777" w:rsidTr="000F28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B6A0DD" w14:textId="77777777" w:rsidR="00FE3AB8" w:rsidRPr="000F283A" w:rsidRDefault="00FE3AB8" w:rsidP="00FE3AB8">
            <w:pPr>
              <w:spacing w:after="160" w:line="360" w:lineRule="auto"/>
              <w:rPr>
                <w:rFonts w:ascii="Times New Roman" w:hAnsi="Times New Roman" w:cs="Times New Roman"/>
                <w:sz w:val="20"/>
                <w:szCs w:val="20"/>
              </w:rPr>
            </w:pPr>
            <w:r w:rsidRPr="000F283A">
              <w:rPr>
                <w:rFonts w:ascii="Times New Roman" w:hAnsi="Times New Roman" w:cs="Times New Roman"/>
                <w:sz w:val="20"/>
                <w:szCs w:val="20"/>
              </w:rPr>
              <w:t>Item</w:t>
            </w:r>
          </w:p>
        </w:tc>
        <w:tc>
          <w:tcPr>
            <w:tcW w:w="0" w:type="auto"/>
            <w:hideMark/>
          </w:tcPr>
          <w:p w14:paraId="5D461893" w14:textId="77777777" w:rsidR="00FE3AB8" w:rsidRPr="000F283A" w:rsidRDefault="00FE3AB8" w:rsidP="00FE3AB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F283A">
              <w:rPr>
                <w:rFonts w:ascii="Times New Roman" w:hAnsi="Times New Roman" w:cs="Times New Roman"/>
                <w:sz w:val="20"/>
                <w:szCs w:val="20"/>
              </w:rPr>
              <w:t>Unit Cost (€)</w:t>
            </w:r>
          </w:p>
        </w:tc>
        <w:tc>
          <w:tcPr>
            <w:tcW w:w="0" w:type="auto"/>
            <w:hideMark/>
          </w:tcPr>
          <w:p w14:paraId="65299485" w14:textId="77777777" w:rsidR="00FE3AB8" w:rsidRPr="000F283A" w:rsidRDefault="00FE3AB8" w:rsidP="00FE3AB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F283A">
              <w:rPr>
                <w:rFonts w:ascii="Times New Roman" w:hAnsi="Times New Roman" w:cs="Times New Roman"/>
                <w:sz w:val="20"/>
                <w:szCs w:val="20"/>
              </w:rPr>
              <w:t>Annual Units</w:t>
            </w:r>
          </w:p>
        </w:tc>
        <w:tc>
          <w:tcPr>
            <w:tcW w:w="0" w:type="auto"/>
            <w:hideMark/>
          </w:tcPr>
          <w:p w14:paraId="07339959" w14:textId="77777777" w:rsidR="00FE3AB8" w:rsidRPr="000F283A" w:rsidRDefault="00FE3AB8" w:rsidP="00FE3AB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F283A">
              <w:rPr>
                <w:rFonts w:ascii="Times New Roman" w:hAnsi="Times New Roman" w:cs="Times New Roman"/>
                <w:sz w:val="20"/>
                <w:szCs w:val="20"/>
              </w:rPr>
              <w:t>Annual Cost (€)</w:t>
            </w:r>
          </w:p>
        </w:tc>
        <w:tc>
          <w:tcPr>
            <w:tcW w:w="0" w:type="auto"/>
            <w:hideMark/>
          </w:tcPr>
          <w:p w14:paraId="618E9571" w14:textId="77777777" w:rsidR="00FE3AB8" w:rsidRPr="000F283A" w:rsidRDefault="00FE3AB8" w:rsidP="00FE3AB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F283A">
              <w:rPr>
                <w:rFonts w:ascii="Times New Roman" w:hAnsi="Times New Roman" w:cs="Times New Roman"/>
                <w:sz w:val="20"/>
                <w:szCs w:val="20"/>
              </w:rPr>
              <w:t>Source</w:t>
            </w:r>
          </w:p>
        </w:tc>
      </w:tr>
      <w:tr w:rsidR="00904464" w:rsidRPr="007562ED" w14:paraId="457DA600"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D5C11"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Treatment</w:t>
            </w:r>
          </w:p>
        </w:tc>
        <w:tc>
          <w:tcPr>
            <w:tcW w:w="0" w:type="auto"/>
            <w:hideMark/>
          </w:tcPr>
          <w:p w14:paraId="2661E44D" w14:textId="379EDFCD"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131</w:t>
            </w:r>
          </w:p>
        </w:tc>
        <w:tc>
          <w:tcPr>
            <w:tcW w:w="0" w:type="auto"/>
            <w:hideMark/>
          </w:tcPr>
          <w:p w14:paraId="14801593" w14:textId="77777777"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Once</w:t>
            </w:r>
          </w:p>
        </w:tc>
        <w:tc>
          <w:tcPr>
            <w:tcW w:w="0" w:type="auto"/>
            <w:hideMark/>
          </w:tcPr>
          <w:p w14:paraId="10C85357" w14:textId="0432503D"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7</w:t>
            </w:r>
          </w:p>
        </w:tc>
        <w:tc>
          <w:tcPr>
            <w:tcW w:w="0" w:type="auto"/>
            <w:hideMark/>
          </w:tcPr>
          <w:p w14:paraId="7031E727" w14:textId="0F06B565" w:rsidR="00FE3AB8" w:rsidRPr="000F283A" w:rsidRDefault="00697A1B"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 xml:space="preserve">Direct query to the </w:t>
            </w:r>
            <w:r w:rsidR="00904464" w:rsidRPr="000F283A">
              <w:rPr>
                <w:rFonts w:ascii="Times New Roman" w:hAnsi="Times New Roman" w:cs="Times New Roman"/>
                <w:sz w:val="16"/>
                <w:szCs w:val="16"/>
                <w:lang w:val="en-US"/>
              </w:rPr>
              <w:t>Department of foreign medicines of the Spanish Agency of Medicines and Medical Devices.</w:t>
            </w:r>
          </w:p>
        </w:tc>
      </w:tr>
      <w:tr w:rsidR="00904464" w:rsidRPr="000F283A" w14:paraId="4C666467"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005617F5"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 xml:space="preserve">Complete </w:t>
            </w:r>
            <w:proofErr w:type="spellStart"/>
            <w:r w:rsidRPr="000F283A">
              <w:rPr>
                <w:rFonts w:ascii="Times New Roman" w:hAnsi="Times New Roman" w:cs="Times New Roman"/>
                <w:sz w:val="16"/>
                <w:szCs w:val="16"/>
              </w:rPr>
              <w:t>Blood</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Count</w:t>
            </w:r>
            <w:proofErr w:type="spellEnd"/>
            <w:r w:rsidRPr="000F283A">
              <w:rPr>
                <w:rFonts w:ascii="Times New Roman" w:hAnsi="Times New Roman" w:cs="Times New Roman"/>
                <w:sz w:val="16"/>
                <w:szCs w:val="16"/>
              </w:rPr>
              <w:t xml:space="preserve"> (CBC)</w:t>
            </w:r>
          </w:p>
        </w:tc>
        <w:tc>
          <w:tcPr>
            <w:tcW w:w="0" w:type="auto"/>
            <w:hideMark/>
          </w:tcPr>
          <w:p w14:paraId="01E1D033" w14:textId="4A14C03B"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10</w:t>
            </w:r>
          </w:p>
        </w:tc>
        <w:tc>
          <w:tcPr>
            <w:tcW w:w="0" w:type="auto"/>
            <w:hideMark/>
          </w:tcPr>
          <w:p w14:paraId="4EFCDEDD" w14:textId="77777777"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55FE9E30" w14:textId="5575DAA8"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20</w:t>
            </w:r>
          </w:p>
        </w:tc>
        <w:tc>
          <w:tcPr>
            <w:tcW w:w="0" w:type="auto"/>
            <w:hideMark/>
          </w:tcPr>
          <w:p w14:paraId="24077028" w14:textId="4ADE19CB" w:rsidR="00FE3AB8" w:rsidRPr="000F283A" w:rsidRDefault="00904464"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{"citationID":"wsuRxM1d","properties":{"formattedCitation":"\\super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37163F89"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26B443"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Basic Biochemistry</w:t>
            </w:r>
          </w:p>
        </w:tc>
        <w:tc>
          <w:tcPr>
            <w:tcW w:w="0" w:type="auto"/>
            <w:hideMark/>
          </w:tcPr>
          <w:p w14:paraId="5ADE36F2" w14:textId="72FFAC68"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20</w:t>
            </w:r>
          </w:p>
        </w:tc>
        <w:tc>
          <w:tcPr>
            <w:tcW w:w="0" w:type="auto"/>
            <w:hideMark/>
          </w:tcPr>
          <w:p w14:paraId="19EEBC21" w14:textId="77777777"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76B40C23" w14:textId="65301312"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40</w:t>
            </w:r>
          </w:p>
        </w:tc>
        <w:tc>
          <w:tcPr>
            <w:tcW w:w="0" w:type="auto"/>
            <w:hideMark/>
          </w:tcPr>
          <w:p w14:paraId="744285DC" w14:textId="1C857412" w:rsidR="00FE3AB8" w:rsidRPr="000F283A" w:rsidRDefault="00904464"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{"citationID":"STPUxVEi","properties":{"formattedCitation":"\\super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6AA8FBFC"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6B9032EC"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ECG</w:t>
            </w:r>
          </w:p>
        </w:tc>
        <w:tc>
          <w:tcPr>
            <w:tcW w:w="0" w:type="auto"/>
            <w:hideMark/>
          </w:tcPr>
          <w:p w14:paraId="15FE84DE" w14:textId="0C1E96FF"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40</w:t>
            </w:r>
          </w:p>
        </w:tc>
        <w:tc>
          <w:tcPr>
            <w:tcW w:w="0" w:type="auto"/>
            <w:hideMark/>
          </w:tcPr>
          <w:p w14:paraId="603BF94F" w14:textId="77777777"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77D84288" w14:textId="0EE1EE97"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80</w:t>
            </w:r>
          </w:p>
        </w:tc>
        <w:tc>
          <w:tcPr>
            <w:tcW w:w="0" w:type="auto"/>
            <w:hideMark/>
          </w:tcPr>
          <w:p w14:paraId="3E7D5EC2" w14:textId="463B9152" w:rsidR="00FE3AB8" w:rsidRPr="000F283A" w:rsidRDefault="00904464"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{"citationID":"PzFQiMc3","properties":{"formattedCitation":"\\super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42714455"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7E5A2"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Echocardiogram</w:t>
            </w:r>
          </w:p>
        </w:tc>
        <w:tc>
          <w:tcPr>
            <w:tcW w:w="0" w:type="auto"/>
            <w:hideMark/>
          </w:tcPr>
          <w:p w14:paraId="4891780E" w14:textId="036A8369"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100</w:t>
            </w:r>
          </w:p>
        </w:tc>
        <w:tc>
          <w:tcPr>
            <w:tcW w:w="0" w:type="auto"/>
            <w:hideMark/>
          </w:tcPr>
          <w:p w14:paraId="0FB782D6" w14:textId="372A7765"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05–1</w:t>
            </w:r>
          </w:p>
        </w:tc>
        <w:tc>
          <w:tcPr>
            <w:tcW w:w="0" w:type="auto"/>
            <w:hideMark/>
          </w:tcPr>
          <w:p w14:paraId="0E2305BD" w14:textId="2429AE47"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5</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00–100</w:t>
            </w:r>
          </w:p>
        </w:tc>
        <w:tc>
          <w:tcPr>
            <w:tcW w:w="0" w:type="auto"/>
            <w:hideMark/>
          </w:tcPr>
          <w:p w14:paraId="709FEDC3" w14:textId="54F04E00" w:rsidR="00FE3AB8" w:rsidRPr="000F283A" w:rsidRDefault="00904464"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{"citationID":"Kd2DGksf","properties":{"formattedCitation":"\\super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236E9F0E"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0E573957"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i/>
                <w:iCs/>
                <w:sz w:val="16"/>
                <w:szCs w:val="16"/>
              </w:rPr>
              <w:t>Trypanosoma cruzi</w:t>
            </w:r>
            <w:r w:rsidRPr="000F283A">
              <w:rPr>
                <w:rFonts w:ascii="Times New Roman" w:hAnsi="Times New Roman" w:cs="Times New Roman"/>
                <w:sz w:val="16"/>
                <w:szCs w:val="16"/>
              </w:rPr>
              <w:t xml:space="preserve"> Serology</w:t>
            </w:r>
          </w:p>
        </w:tc>
        <w:tc>
          <w:tcPr>
            <w:tcW w:w="0" w:type="auto"/>
            <w:hideMark/>
          </w:tcPr>
          <w:p w14:paraId="433F6485" w14:textId="03A85D62"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20</w:t>
            </w:r>
          </w:p>
        </w:tc>
        <w:tc>
          <w:tcPr>
            <w:tcW w:w="0" w:type="auto"/>
            <w:hideMark/>
          </w:tcPr>
          <w:p w14:paraId="720018B5" w14:textId="77777777"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08C0C228" w14:textId="115DE6AF"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40</w:t>
            </w:r>
          </w:p>
        </w:tc>
        <w:tc>
          <w:tcPr>
            <w:tcW w:w="0" w:type="auto"/>
            <w:hideMark/>
          </w:tcPr>
          <w:p w14:paraId="65E5294F" w14:textId="2E0522E2" w:rsidR="00FE3AB8" w:rsidRPr="000F283A" w:rsidRDefault="00904464"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BOE 2023.</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{"citationID":"9SVWZlRF","properties":{"formattedCitation":"\\super 27\\nosupersub{}","plainCitation":"27","noteIndex":0},"citationItems":[{"id":128,"uris":["http://zotero.org/groups/5772643/items/QCAU26Q8"],"itemData":{"id":128,"type":"article-journal","container-title":"Boletín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27</w:t>
            </w:r>
            <w:r w:rsidRPr="000F283A">
              <w:rPr>
                <w:rFonts w:ascii="Times New Roman" w:hAnsi="Times New Roman" w:cs="Times New Roman"/>
                <w:sz w:val="16"/>
                <w:szCs w:val="16"/>
              </w:rPr>
              <w:fldChar w:fldCharType="end"/>
            </w:r>
          </w:p>
        </w:tc>
      </w:tr>
      <w:tr w:rsidR="00904464" w:rsidRPr="000F283A" w14:paraId="331D1657"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8B061"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i/>
                <w:iCs/>
                <w:sz w:val="16"/>
                <w:szCs w:val="16"/>
              </w:rPr>
              <w:t>Trypanosoma cruzi</w:t>
            </w:r>
            <w:r w:rsidRPr="000F283A">
              <w:rPr>
                <w:rFonts w:ascii="Times New Roman" w:hAnsi="Times New Roman" w:cs="Times New Roman"/>
                <w:sz w:val="16"/>
                <w:szCs w:val="16"/>
              </w:rPr>
              <w:t xml:space="preserve"> PCR</w:t>
            </w:r>
          </w:p>
        </w:tc>
        <w:tc>
          <w:tcPr>
            <w:tcW w:w="0" w:type="auto"/>
            <w:hideMark/>
          </w:tcPr>
          <w:p w14:paraId="44F36057" w14:textId="2F2B70CC"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44</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26</w:t>
            </w:r>
          </w:p>
        </w:tc>
        <w:tc>
          <w:tcPr>
            <w:tcW w:w="0" w:type="auto"/>
            <w:hideMark/>
          </w:tcPr>
          <w:p w14:paraId="47C3C10C" w14:textId="77777777"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3BD1C23A" w14:textId="73A0D2AA"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88</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52</w:t>
            </w:r>
          </w:p>
        </w:tc>
        <w:tc>
          <w:tcPr>
            <w:tcW w:w="0" w:type="auto"/>
            <w:hideMark/>
          </w:tcPr>
          <w:p w14:paraId="7914EEE1" w14:textId="30B8B25A" w:rsidR="00FE3AB8" w:rsidRPr="000F283A" w:rsidRDefault="00904464"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BOE 2023.</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{"citationID":"OdGZOxiw","properties":{"formattedCitation":"\\super 27\\nosupersub{}","plainCitation":"27","noteIndex":0},"citationItems":[{"id":128,"uris":["http://zotero.org/groups/5772643/items/QCAU26Q8"],"itemData":{"id":128,"type":"article-journal","container-title":"Boletín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27</w:t>
            </w:r>
            <w:r w:rsidRPr="000F283A">
              <w:rPr>
                <w:rFonts w:ascii="Times New Roman" w:hAnsi="Times New Roman" w:cs="Times New Roman"/>
                <w:sz w:val="16"/>
                <w:szCs w:val="16"/>
              </w:rPr>
              <w:fldChar w:fldCharType="end"/>
            </w:r>
          </w:p>
        </w:tc>
      </w:tr>
      <w:tr w:rsidR="00904464" w:rsidRPr="000F283A" w14:paraId="5D458488"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7DEED0F5"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Cardiac Pacemaker (MCP)</w:t>
            </w:r>
          </w:p>
        </w:tc>
        <w:tc>
          <w:tcPr>
            <w:tcW w:w="0" w:type="auto"/>
            <w:hideMark/>
          </w:tcPr>
          <w:p w14:paraId="4DD34089" w14:textId="612BAFE6"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6</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000</w:t>
            </w:r>
          </w:p>
        </w:tc>
        <w:tc>
          <w:tcPr>
            <w:tcW w:w="0" w:type="auto"/>
            <w:hideMark/>
          </w:tcPr>
          <w:p w14:paraId="3C5FB996" w14:textId="5106AAB1"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02</w:t>
            </w:r>
          </w:p>
        </w:tc>
        <w:tc>
          <w:tcPr>
            <w:tcW w:w="0" w:type="auto"/>
            <w:hideMark/>
          </w:tcPr>
          <w:p w14:paraId="3F5F85F6" w14:textId="0D48453A"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00–120</w:t>
            </w:r>
          </w:p>
        </w:tc>
        <w:tc>
          <w:tcPr>
            <w:tcW w:w="0" w:type="auto"/>
            <w:hideMark/>
          </w:tcPr>
          <w:p w14:paraId="4EA2F95F" w14:textId="082E7C39"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{"citationID":"DDFDoYKv","properties":{"formattedCitation":"\\super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A16DC5" w:rsidRPr="000F283A" w14:paraId="147EDFDF"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A3923"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Heart Transplant</w:t>
            </w:r>
          </w:p>
        </w:tc>
        <w:tc>
          <w:tcPr>
            <w:tcW w:w="0" w:type="auto"/>
            <w:hideMark/>
          </w:tcPr>
          <w:p w14:paraId="706EC47C" w14:textId="7A433E66"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100</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000</w:t>
            </w:r>
          </w:p>
        </w:tc>
        <w:tc>
          <w:tcPr>
            <w:tcW w:w="0" w:type="auto"/>
            <w:hideMark/>
          </w:tcPr>
          <w:p w14:paraId="6474C1E8" w14:textId="557E5989"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01</w:t>
            </w:r>
          </w:p>
        </w:tc>
        <w:tc>
          <w:tcPr>
            <w:tcW w:w="0" w:type="auto"/>
            <w:hideMark/>
          </w:tcPr>
          <w:p w14:paraId="6E3FBAAB" w14:textId="4A3DD692"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000</w:t>
            </w:r>
          </w:p>
        </w:tc>
        <w:tc>
          <w:tcPr>
            <w:tcW w:w="0" w:type="auto"/>
            <w:hideMark/>
          </w:tcPr>
          <w:p w14:paraId="1DE926B6" w14:textId="5A939C67"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{"citationID":"adn4SbAt","properties":{"formattedCitation":"\\super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469B3822"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625F39FD"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Implantable Cardioverter Defibrillator (ICD/DAI)</w:t>
            </w:r>
          </w:p>
        </w:tc>
        <w:tc>
          <w:tcPr>
            <w:tcW w:w="0" w:type="auto"/>
            <w:hideMark/>
          </w:tcPr>
          <w:p w14:paraId="7A407FCA" w14:textId="5FEAD84E"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25</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000</w:t>
            </w:r>
          </w:p>
        </w:tc>
        <w:tc>
          <w:tcPr>
            <w:tcW w:w="0" w:type="auto"/>
            <w:hideMark/>
          </w:tcPr>
          <w:p w14:paraId="17736345" w14:textId="443694AA"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03</w:t>
            </w:r>
          </w:p>
        </w:tc>
        <w:tc>
          <w:tcPr>
            <w:tcW w:w="0" w:type="auto"/>
            <w:hideMark/>
          </w:tcPr>
          <w:p w14:paraId="40B3FD59" w14:textId="170AAE5E"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00–750</w:t>
            </w:r>
          </w:p>
        </w:tc>
        <w:tc>
          <w:tcPr>
            <w:tcW w:w="0" w:type="auto"/>
            <w:hideMark/>
          </w:tcPr>
          <w:p w14:paraId="540B0A69" w14:textId="7DA95AEB"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{"citationID":"opHT1PsT","properties":{"formattedCitation":"\\super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495D4D62"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F0ED38"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Barium Enema</w:t>
            </w:r>
          </w:p>
        </w:tc>
        <w:tc>
          <w:tcPr>
            <w:tcW w:w="0" w:type="auto"/>
            <w:hideMark/>
          </w:tcPr>
          <w:p w14:paraId="08C96473" w14:textId="3FA91863"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80</w:t>
            </w:r>
          </w:p>
        </w:tc>
        <w:tc>
          <w:tcPr>
            <w:tcW w:w="0" w:type="auto"/>
            <w:hideMark/>
          </w:tcPr>
          <w:p w14:paraId="311F40DB" w14:textId="24076620"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05–1</w:t>
            </w:r>
          </w:p>
        </w:tc>
        <w:tc>
          <w:tcPr>
            <w:tcW w:w="0" w:type="auto"/>
            <w:hideMark/>
          </w:tcPr>
          <w:p w14:paraId="1707EA6D" w14:textId="4A739813"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00–80</w:t>
            </w:r>
          </w:p>
        </w:tc>
        <w:tc>
          <w:tcPr>
            <w:tcW w:w="0" w:type="auto"/>
            <w:hideMark/>
          </w:tcPr>
          <w:p w14:paraId="25B91B69" w14:textId="63FDAE8F"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{"citationID":"6IrXns2e","properties":{"formattedCitation":"\\super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7AA89E17"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1B6E71F5"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Barium Esophageal Transit Study</w:t>
            </w:r>
          </w:p>
        </w:tc>
        <w:tc>
          <w:tcPr>
            <w:tcW w:w="0" w:type="auto"/>
            <w:hideMark/>
          </w:tcPr>
          <w:p w14:paraId="7716972C" w14:textId="67B17139"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90</w:t>
            </w:r>
          </w:p>
        </w:tc>
        <w:tc>
          <w:tcPr>
            <w:tcW w:w="0" w:type="auto"/>
            <w:hideMark/>
          </w:tcPr>
          <w:p w14:paraId="38B264A7" w14:textId="09C4DA2C"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05–1</w:t>
            </w:r>
          </w:p>
        </w:tc>
        <w:tc>
          <w:tcPr>
            <w:tcW w:w="0" w:type="auto"/>
            <w:hideMark/>
          </w:tcPr>
          <w:p w14:paraId="2ECC2346" w14:textId="30788B3E"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50–90</w:t>
            </w:r>
          </w:p>
        </w:tc>
        <w:tc>
          <w:tcPr>
            <w:tcW w:w="0" w:type="auto"/>
            <w:hideMark/>
          </w:tcPr>
          <w:p w14:paraId="68720EA4" w14:textId="70A765C6"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{"citationID":"ATQikR14","properties":{"formattedCitation":"\\super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A543A5" w:rsidRPr="000F283A" w14:paraId="51C2B36B"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C5C381"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Gastroscopy</w:t>
            </w:r>
          </w:p>
        </w:tc>
        <w:tc>
          <w:tcPr>
            <w:tcW w:w="0" w:type="auto"/>
            <w:hideMark/>
          </w:tcPr>
          <w:p w14:paraId="0AE9FC1D" w14:textId="6F04FE0B"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150</w:t>
            </w:r>
          </w:p>
        </w:tc>
        <w:tc>
          <w:tcPr>
            <w:tcW w:w="0" w:type="auto"/>
            <w:hideMark/>
          </w:tcPr>
          <w:p w14:paraId="4D79AC9E" w14:textId="77777777"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0–1</w:t>
            </w:r>
          </w:p>
        </w:tc>
        <w:tc>
          <w:tcPr>
            <w:tcW w:w="0" w:type="auto"/>
            <w:hideMark/>
          </w:tcPr>
          <w:p w14:paraId="4FDFF932" w14:textId="76326652"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00–150</w:t>
            </w:r>
          </w:p>
        </w:tc>
        <w:tc>
          <w:tcPr>
            <w:tcW w:w="0" w:type="auto"/>
            <w:hideMark/>
          </w:tcPr>
          <w:p w14:paraId="5E67DE29" w14:textId="2CABEDCA"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{"citationID":"Sn8Kbt33","properties":{"formattedCitation":"\\super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6F3CFCE0"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3569F89F"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Esophageal Manometry</w:t>
            </w:r>
          </w:p>
        </w:tc>
        <w:tc>
          <w:tcPr>
            <w:tcW w:w="0" w:type="auto"/>
            <w:hideMark/>
          </w:tcPr>
          <w:p w14:paraId="3D73C30E" w14:textId="33C1627A"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955</w:t>
            </w:r>
          </w:p>
        </w:tc>
        <w:tc>
          <w:tcPr>
            <w:tcW w:w="0" w:type="auto"/>
            <w:hideMark/>
          </w:tcPr>
          <w:p w14:paraId="1D0EBB04" w14:textId="1DFFCF78"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05</w:t>
            </w:r>
          </w:p>
        </w:tc>
        <w:tc>
          <w:tcPr>
            <w:tcW w:w="0" w:type="auto"/>
            <w:hideMark/>
          </w:tcPr>
          <w:p w14:paraId="59295481" w14:textId="4FF02C76"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00–97</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75</w:t>
            </w:r>
          </w:p>
        </w:tc>
        <w:tc>
          <w:tcPr>
            <w:tcW w:w="0" w:type="auto"/>
            <w:hideMark/>
          </w:tcPr>
          <w:p w14:paraId="219BC0B7" w14:textId="7F5BEE01"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{"citationID":"WJ7yQn0H","properties":{"formattedCitation":"\\super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2A4EB2CB"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BE19C2"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Surgery</w:t>
            </w:r>
          </w:p>
        </w:tc>
        <w:tc>
          <w:tcPr>
            <w:tcW w:w="0" w:type="auto"/>
            <w:hideMark/>
          </w:tcPr>
          <w:p w14:paraId="44EEEF08" w14:textId="6AA7714F"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6</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277</w:t>
            </w:r>
          </w:p>
        </w:tc>
        <w:tc>
          <w:tcPr>
            <w:tcW w:w="0" w:type="auto"/>
            <w:hideMark/>
          </w:tcPr>
          <w:p w14:paraId="1D54F1A8" w14:textId="4C5ADA04"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01</w:t>
            </w:r>
          </w:p>
        </w:tc>
        <w:tc>
          <w:tcPr>
            <w:tcW w:w="0" w:type="auto"/>
            <w:hideMark/>
          </w:tcPr>
          <w:p w14:paraId="5EC77526" w14:textId="04035496"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00–62</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77</w:t>
            </w:r>
          </w:p>
        </w:tc>
        <w:tc>
          <w:tcPr>
            <w:tcW w:w="0" w:type="auto"/>
            <w:hideMark/>
          </w:tcPr>
          <w:p w14:paraId="24E618B6" w14:textId="104700FE"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{"citationID":"XFwRrW0u","properties":{"formattedCitation":"\\super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5311E2B6"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282DE3D3"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Endoscopic Sphincterotomy</w:t>
            </w:r>
          </w:p>
        </w:tc>
        <w:tc>
          <w:tcPr>
            <w:tcW w:w="0" w:type="auto"/>
            <w:hideMark/>
          </w:tcPr>
          <w:p w14:paraId="0389D379" w14:textId="21133D86"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978</w:t>
            </w:r>
          </w:p>
        </w:tc>
        <w:tc>
          <w:tcPr>
            <w:tcW w:w="0" w:type="auto"/>
            <w:hideMark/>
          </w:tcPr>
          <w:p w14:paraId="598276D0" w14:textId="755AB35E"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01</w:t>
            </w:r>
          </w:p>
        </w:tc>
        <w:tc>
          <w:tcPr>
            <w:tcW w:w="0" w:type="auto"/>
            <w:hideMark/>
          </w:tcPr>
          <w:p w14:paraId="7D14E9B1" w14:textId="501EEBC3"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00–9</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78</w:t>
            </w:r>
          </w:p>
        </w:tc>
        <w:tc>
          <w:tcPr>
            <w:tcW w:w="0" w:type="auto"/>
            <w:hideMark/>
          </w:tcPr>
          <w:p w14:paraId="26562D3A" w14:textId="69D6A28B" w:rsidR="00904464" w:rsidRPr="000F283A" w:rsidRDefault="00A543A5"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BOIB 2021.</w:t>
            </w:r>
            <w:r w:rsidR="00A16DC5"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{"citationID":"vLopddxr","properties":{"formattedCitation":"\\super 28\\nosupersub{}","plainCitation":"28","noteIndex":0},"citationItems":[{"id":146,"uris":["http://zotero.org/groups/5772643/items/QZ9JVE4J"],"itemData":{"id":146,"type":"document","title":"Resolución del Director General del Servei de Salut de modificación de la Orden de la Consellera de Salut i Consum de 22 de diciembre de 2006, por la que se establecen los precios públicos que han de aplicar los centros sanitarios de la red pública de les Illes Balears para la prestación de servicios sanitarios cuando existan terceros obligados al pago o usuarios sin derecho a la asistencia sanitaria de la Seguridad Social","author":[{"family":"\"Consellería Salut i Consum\"","given":""}],"issued":{"date-parts":[["2021"]]}}}],"schema":"https://github.com/citation-style-language/schema/raw/master/csl-citation.json"} </w:instrText>
            </w:r>
            <w:r w:rsidR="00A16DC5"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28</w:t>
            </w:r>
            <w:r w:rsidR="00A16DC5" w:rsidRPr="000F283A">
              <w:rPr>
                <w:rFonts w:ascii="Times New Roman" w:hAnsi="Times New Roman" w:cs="Times New Roman"/>
                <w:sz w:val="16"/>
                <w:szCs w:val="16"/>
              </w:rPr>
              <w:fldChar w:fldCharType="end"/>
            </w:r>
          </w:p>
        </w:tc>
      </w:tr>
      <w:tr w:rsidR="00904464" w:rsidRPr="000F283A" w14:paraId="2616317F"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33562"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Medical Consultation</w:t>
            </w:r>
          </w:p>
        </w:tc>
        <w:tc>
          <w:tcPr>
            <w:tcW w:w="0" w:type="auto"/>
            <w:hideMark/>
          </w:tcPr>
          <w:p w14:paraId="7793E590" w14:textId="7A753D78"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98</w:t>
            </w:r>
          </w:p>
        </w:tc>
        <w:tc>
          <w:tcPr>
            <w:tcW w:w="0" w:type="auto"/>
            <w:hideMark/>
          </w:tcPr>
          <w:p w14:paraId="7FDAB3FA" w14:textId="77777777"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043788F7" w14:textId="77B23F7A"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196</w:t>
            </w:r>
            <w:r w:rsidR="002342FB" w:rsidRPr="000F283A">
              <w:rPr>
                <w:rFonts w:ascii="Times New Roman" w:hAnsi="Times New Roman" w:cs="Times New Roman"/>
                <w:sz w:val="16"/>
                <w:szCs w:val="16"/>
              </w:rPr>
              <w:t>·</w:t>
            </w:r>
          </w:p>
        </w:tc>
        <w:tc>
          <w:tcPr>
            <w:tcW w:w="0" w:type="auto"/>
            <w:hideMark/>
          </w:tcPr>
          <w:p w14:paraId="618E2B0B" w14:textId="46B188E4" w:rsidR="00904464" w:rsidRPr="000F283A" w:rsidRDefault="00A16DC5"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BOIB 2021.</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{"citationID":"P9aQJseC","properties":{"formattedCitation":"\\super 28\\nosupersub{}","plainCitation":"28","noteIndex":0},"citationItems":[{"id":146,"uris":["http://zotero.org/groups/5772643/items/QZ9JVE4J"],"itemData":{"id":146,"type":"document","title":"Resolución del Director General del Servei de Salut de modificación de la Orden de la Consellera de Salut i Consum de 22 de diciembre de 2006, por la que se establecen los precios públicos que han de aplicar los centros sanitarios de la red pública de les Illes Balears para la prestación de servicios sanitarios cuando existan terceros obligados al pago o usuarios sin derecho a la asistencia sanitaria de la Seguridad Social","author":[{"family":"\"Consellería Salut i Consum\"","given":""}],"issued":{"date-parts":[["2021"]]}}}],"schema":"https://github.com/citation-style-language/schema/raw/master/csl-citation.json"}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28</w:t>
            </w:r>
            <w:r w:rsidRPr="000F283A">
              <w:rPr>
                <w:rFonts w:ascii="Times New Roman" w:hAnsi="Times New Roman" w:cs="Times New Roman"/>
                <w:sz w:val="16"/>
                <w:szCs w:val="16"/>
              </w:rPr>
              <w:fldChar w:fldCharType="end"/>
            </w:r>
          </w:p>
        </w:tc>
      </w:tr>
      <w:tr w:rsidR="00904464" w:rsidRPr="000F283A" w14:paraId="2166D19B"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3C758936"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Sacubitril/Valsartan</w:t>
            </w:r>
          </w:p>
        </w:tc>
        <w:tc>
          <w:tcPr>
            <w:tcW w:w="0" w:type="auto"/>
            <w:hideMark/>
          </w:tcPr>
          <w:p w14:paraId="041DBFAD" w14:textId="3C121C19"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705</w:t>
            </w:r>
          </w:p>
        </w:tc>
        <w:tc>
          <w:tcPr>
            <w:tcW w:w="0" w:type="auto"/>
            <w:hideMark/>
          </w:tcPr>
          <w:p w14:paraId="044F0846" w14:textId="77777777"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12</w:t>
            </w:r>
          </w:p>
        </w:tc>
        <w:tc>
          <w:tcPr>
            <w:tcW w:w="0" w:type="auto"/>
            <w:hideMark/>
          </w:tcPr>
          <w:p w14:paraId="66FD1049" w14:textId="43F6396F"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8,462</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52</w:t>
            </w:r>
          </w:p>
        </w:tc>
        <w:tc>
          <w:tcPr>
            <w:tcW w:w="0" w:type="auto"/>
            <w:hideMark/>
          </w:tcPr>
          <w:p w14:paraId="1566BCD4" w14:textId="72BA3BB2"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roofErr w:type="spellStart"/>
            <w:r w:rsidRPr="000F283A">
              <w:rPr>
                <w:rFonts w:ascii="Times New Roman" w:hAnsi="Times New Roman" w:cs="Times New Roman"/>
                <w:sz w:val="16"/>
                <w:szCs w:val="16"/>
              </w:rPr>
              <w:t>Spanish</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retail</w:t>
            </w:r>
            <w:proofErr w:type="spellEnd"/>
            <w:r w:rsidRPr="000F283A">
              <w:rPr>
                <w:rFonts w:ascii="Times New Roman" w:hAnsi="Times New Roman" w:cs="Times New Roman"/>
                <w:sz w:val="16"/>
                <w:szCs w:val="16"/>
              </w:rPr>
              <w:t xml:space="preserve"> </w:t>
            </w:r>
            <w:proofErr w:type="spellStart"/>
            <w:r w:rsidR="00A543A5" w:rsidRPr="000F283A">
              <w:rPr>
                <w:rFonts w:ascii="Times New Roman" w:hAnsi="Times New Roman" w:cs="Times New Roman"/>
                <w:sz w:val="16"/>
                <w:szCs w:val="16"/>
              </w:rPr>
              <w:t>p</w:t>
            </w:r>
            <w:r w:rsidRPr="000F283A">
              <w:rPr>
                <w:rFonts w:ascii="Times New Roman" w:hAnsi="Times New Roman" w:cs="Times New Roman"/>
                <w:sz w:val="16"/>
                <w:szCs w:val="16"/>
              </w:rPr>
              <w:t>rice</w:t>
            </w:r>
            <w:proofErr w:type="spellEnd"/>
            <w:r w:rsidRPr="000F283A">
              <w:rPr>
                <w:rFonts w:ascii="Times New Roman" w:hAnsi="Times New Roman" w:cs="Times New Roman"/>
                <w:sz w:val="16"/>
                <w:szCs w:val="16"/>
              </w:rPr>
              <w:t>.</w:t>
            </w:r>
          </w:p>
        </w:tc>
      </w:tr>
      <w:tr w:rsidR="00904464" w:rsidRPr="000F283A" w14:paraId="773D3CD9"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3F0D1"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Bisoprolol</w:t>
            </w:r>
          </w:p>
        </w:tc>
        <w:tc>
          <w:tcPr>
            <w:tcW w:w="0" w:type="auto"/>
            <w:hideMark/>
          </w:tcPr>
          <w:p w14:paraId="60BA3CAB" w14:textId="5B0F9D51"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5</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93</w:t>
            </w:r>
          </w:p>
        </w:tc>
        <w:tc>
          <w:tcPr>
            <w:tcW w:w="0" w:type="auto"/>
            <w:hideMark/>
          </w:tcPr>
          <w:p w14:paraId="63B6558B" w14:textId="77777777"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12</w:t>
            </w:r>
          </w:p>
        </w:tc>
        <w:tc>
          <w:tcPr>
            <w:tcW w:w="0" w:type="auto"/>
            <w:hideMark/>
          </w:tcPr>
          <w:p w14:paraId="64FCB09A" w14:textId="39A7A79C"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71</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16</w:t>
            </w:r>
          </w:p>
        </w:tc>
        <w:tc>
          <w:tcPr>
            <w:tcW w:w="0" w:type="auto"/>
            <w:hideMark/>
          </w:tcPr>
          <w:p w14:paraId="4D0FEE7E" w14:textId="72264DFB"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proofErr w:type="spellStart"/>
            <w:r w:rsidRPr="000F283A">
              <w:rPr>
                <w:rFonts w:ascii="Times New Roman" w:hAnsi="Times New Roman" w:cs="Times New Roman"/>
                <w:sz w:val="16"/>
                <w:szCs w:val="16"/>
              </w:rPr>
              <w:t>Spanish</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retail</w:t>
            </w:r>
            <w:proofErr w:type="spellEnd"/>
            <w:r w:rsidRPr="000F283A">
              <w:rPr>
                <w:rFonts w:ascii="Times New Roman" w:hAnsi="Times New Roman" w:cs="Times New Roman"/>
                <w:sz w:val="16"/>
                <w:szCs w:val="16"/>
              </w:rPr>
              <w:t xml:space="preserve"> </w:t>
            </w:r>
            <w:proofErr w:type="spellStart"/>
            <w:r w:rsidR="00A543A5" w:rsidRPr="000F283A">
              <w:rPr>
                <w:rFonts w:ascii="Times New Roman" w:hAnsi="Times New Roman" w:cs="Times New Roman"/>
                <w:sz w:val="16"/>
                <w:szCs w:val="16"/>
              </w:rPr>
              <w:t>p</w:t>
            </w:r>
            <w:r w:rsidRPr="000F283A">
              <w:rPr>
                <w:rFonts w:ascii="Times New Roman" w:hAnsi="Times New Roman" w:cs="Times New Roman"/>
                <w:sz w:val="16"/>
                <w:szCs w:val="16"/>
              </w:rPr>
              <w:t>rice</w:t>
            </w:r>
            <w:proofErr w:type="spellEnd"/>
            <w:r w:rsidRPr="000F283A">
              <w:rPr>
                <w:rFonts w:ascii="Times New Roman" w:hAnsi="Times New Roman" w:cs="Times New Roman"/>
                <w:sz w:val="16"/>
                <w:szCs w:val="16"/>
              </w:rPr>
              <w:t>.</w:t>
            </w:r>
          </w:p>
        </w:tc>
      </w:tr>
      <w:tr w:rsidR="00904464" w:rsidRPr="000F283A" w14:paraId="4847042E"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03545250"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Dapagliflozin</w:t>
            </w:r>
          </w:p>
        </w:tc>
        <w:tc>
          <w:tcPr>
            <w:tcW w:w="0" w:type="auto"/>
            <w:hideMark/>
          </w:tcPr>
          <w:p w14:paraId="54E675BE" w14:textId="3B79E790"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46</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02</w:t>
            </w:r>
          </w:p>
        </w:tc>
        <w:tc>
          <w:tcPr>
            <w:tcW w:w="0" w:type="auto"/>
            <w:hideMark/>
          </w:tcPr>
          <w:p w14:paraId="283FDA16" w14:textId="77777777"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12</w:t>
            </w:r>
          </w:p>
        </w:tc>
        <w:tc>
          <w:tcPr>
            <w:tcW w:w="0" w:type="auto"/>
            <w:hideMark/>
          </w:tcPr>
          <w:p w14:paraId="349E433A" w14:textId="54448F7F"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552</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24</w:t>
            </w:r>
          </w:p>
        </w:tc>
        <w:tc>
          <w:tcPr>
            <w:tcW w:w="0" w:type="auto"/>
            <w:hideMark/>
          </w:tcPr>
          <w:p w14:paraId="3685DB9E" w14:textId="5ACC194C"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roofErr w:type="spellStart"/>
            <w:r w:rsidRPr="000F283A">
              <w:rPr>
                <w:rFonts w:ascii="Times New Roman" w:hAnsi="Times New Roman" w:cs="Times New Roman"/>
                <w:sz w:val="16"/>
                <w:szCs w:val="16"/>
              </w:rPr>
              <w:t>Spanish</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retail</w:t>
            </w:r>
            <w:proofErr w:type="spellEnd"/>
            <w:r w:rsidRPr="000F283A">
              <w:rPr>
                <w:rFonts w:ascii="Times New Roman" w:hAnsi="Times New Roman" w:cs="Times New Roman"/>
                <w:sz w:val="16"/>
                <w:szCs w:val="16"/>
              </w:rPr>
              <w:t xml:space="preserve"> </w:t>
            </w:r>
            <w:proofErr w:type="spellStart"/>
            <w:r w:rsidR="00A543A5" w:rsidRPr="000F283A">
              <w:rPr>
                <w:rFonts w:ascii="Times New Roman" w:hAnsi="Times New Roman" w:cs="Times New Roman"/>
                <w:sz w:val="16"/>
                <w:szCs w:val="16"/>
              </w:rPr>
              <w:t>p</w:t>
            </w:r>
            <w:r w:rsidRPr="000F283A">
              <w:rPr>
                <w:rFonts w:ascii="Times New Roman" w:hAnsi="Times New Roman" w:cs="Times New Roman"/>
                <w:sz w:val="16"/>
                <w:szCs w:val="16"/>
              </w:rPr>
              <w:t>rice</w:t>
            </w:r>
            <w:proofErr w:type="spellEnd"/>
            <w:r w:rsidRPr="000F283A">
              <w:rPr>
                <w:rFonts w:ascii="Times New Roman" w:hAnsi="Times New Roman" w:cs="Times New Roman"/>
                <w:sz w:val="16"/>
                <w:szCs w:val="16"/>
              </w:rPr>
              <w:t>.</w:t>
            </w:r>
          </w:p>
        </w:tc>
      </w:tr>
      <w:tr w:rsidR="00904464" w:rsidRPr="000F283A" w14:paraId="47FDDEFA"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7832FF"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Furosemide</w:t>
            </w:r>
          </w:p>
        </w:tc>
        <w:tc>
          <w:tcPr>
            <w:tcW w:w="0" w:type="auto"/>
            <w:hideMark/>
          </w:tcPr>
          <w:p w14:paraId="09495C1F" w14:textId="41A823EF"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25</w:t>
            </w:r>
          </w:p>
        </w:tc>
        <w:tc>
          <w:tcPr>
            <w:tcW w:w="0" w:type="auto"/>
            <w:hideMark/>
          </w:tcPr>
          <w:p w14:paraId="5E5FD1EC" w14:textId="77777777"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12</w:t>
            </w:r>
          </w:p>
        </w:tc>
        <w:tc>
          <w:tcPr>
            <w:tcW w:w="0" w:type="auto"/>
            <w:hideMark/>
          </w:tcPr>
          <w:p w14:paraId="1D054193" w14:textId="161721E3"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27</w:t>
            </w:r>
          </w:p>
        </w:tc>
        <w:tc>
          <w:tcPr>
            <w:tcW w:w="0" w:type="auto"/>
            <w:hideMark/>
          </w:tcPr>
          <w:p w14:paraId="6DB15B06" w14:textId="2ADD00E4"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proofErr w:type="spellStart"/>
            <w:r w:rsidRPr="000F283A">
              <w:rPr>
                <w:rFonts w:ascii="Times New Roman" w:hAnsi="Times New Roman" w:cs="Times New Roman"/>
                <w:sz w:val="16"/>
                <w:szCs w:val="16"/>
              </w:rPr>
              <w:t>Spanish</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retail</w:t>
            </w:r>
            <w:proofErr w:type="spellEnd"/>
            <w:r w:rsidRPr="000F283A">
              <w:rPr>
                <w:rFonts w:ascii="Times New Roman" w:hAnsi="Times New Roman" w:cs="Times New Roman"/>
                <w:sz w:val="16"/>
                <w:szCs w:val="16"/>
              </w:rPr>
              <w:t xml:space="preserve"> </w:t>
            </w:r>
            <w:proofErr w:type="spellStart"/>
            <w:r w:rsidR="00A543A5" w:rsidRPr="000F283A">
              <w:rPr>
                <w:rFonts w:ascii="Times New Roman" w:hAnsi="Times New Roman" w:cs="Times New Roman"/>
                <w:sz w:val="16"/>
                <w:szCs w:val="16"/>
              </w:rPr>
              <w:t>p</w:t>
            </w:r>
            <w:r w:rsidRPr="000F283A">
              <w:rPr>
                <w:rFonts w:ascii="Times New Roman" w:hAnsi="Times New Roman" w:cs="Times New Roman"/>
                <w:sz w:val="16"/>
                <w:szCs w:val="16"/>
              </w:rPr>
              <w:t>rice</w:t>
            </w:r>
            <w:proofErr w:type="spellEnd"/>
            <w:r w:rsidRPr="000F283A">
              <w:rPr>
                <w:rFonts w:ascii="Times New Roman" w:hAnsi="Times New Roman" w:cs="Times New Roman"/>
                <w:sz w:val="16"/>
                <w:szCs w:val="16"/>
              </w:rPr>
              <w:t>.</w:t>
            </w:r>
          </w:p>
        </w:tc>
      </w:tr>
      <w:tr w:rsidR="00904464" w:rsidRPr="000F283A" w14:paraId="6445D109"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716008F0"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Hospitalization</w:t>
            </w:r>
          </w:p>
        </w:tc>
        <w:tc>
          <w:tcPr>
            <w:tcW w:w="0" w:type="auto"/>
            <w:hideMark/>
          </w:tcPr>
          <w:p w14:paraId="0C43E384" w14:textId="5CDD9F98"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2,727</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32</w:t>
            </w:r>
          </w:p>
        </w:tc>
        <w:tc>
          <w:tcPr>
            <w:tcW w:w="0" w:type="auto"/>
            <w:hideMark/>
          </w:tcPr>
          <w:p w14:paraId="237BEA0A" w14:textId="7B86011D"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04</w:t>
            </w:r>
          </w:p>
        </w:tc>
        <w:tc>
          <w:tcPr>
            <w:tcW w:w="0" w:type="auto"/>
            <w:hideMark/>
          </w:tcPr>
          <w:p w14:paraId="63CE461E" w14:textId="46518DF9"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00–109</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09</w:t>
            </w:r>
          </w:p>
        </w:tc>
        <w:tc>
          <w:tcPr>
            <w:tcW w:w="0" w:type="auto"/>
            <w:hideMark/>
          </w:tcPr>
          <w:p w14:paraId="7B64C77C" w14:textId="0D4F80F8" w:rsidR="00904464" w:rsidRPr="000F283A" w:rsidRDefault="00A543A5"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Delgado et al.</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{"citationID":"53fH2zSg","properties":{"formattedCitation":"\\super 29\\nosupersub{}","plainCitation":"29","noteIndex":0},"citationItems":[{"id":144,"uris":["http://zotero.org/groups/5772643/items/7TQWUJ7V"],"itemData":{"id":144,"type":"article-journal","abstract":"Introduction and objectives: Chronic heart failure is associated with high mortality and utilization of health care and social resources. The objective of this study was to quantify the use of health care and nonhealth care resources and identify variables that help to explain variability in their costs in Spain. Methods: This prospective, multicenter, observational study with a 12-month follow-up period included 374 patients with symptomatic heart failure recruited from specialized cardiology clinics. Information was collected on the socioeconomic characteristics of patients and caregivers, health status, health care resources, and professional and nonprofessional caregiving. The monetary cost of the resources used in caring for the health of these patients was evaluated, differentiating among functional classes.","container-title":"Revista Española de Cardiología","DOI":"10.1016/j.recesp.2013.12.016","ISSN":"03008932","issue":"8","journalAbbreviation":"Revista Española de Cardiología","language":"es","page":"643-650","source":"DOI.org (Crossref)","title":"Costes sanitarios y no sanitarios de personas que padecen insuficiencia cardiaca crónica sintomática en España","volume":"67","author":[{"family":"Delgado","given":"Juan F."},{"family":"Oliva","given":"Juan"},{"family":"Llano","given":"Miguel"},{"family":"Pascual-Figal","given":"Domingo"},{"family":"Grillo","given":"José J."},{"family":"Comín-Colet","given":"Josep"},{"family":"Díaz","given":"Beatriz"},{"family":"Martínez De La Concha","given":"León"},{"family":"Martí","given":"Belén"},{"family":"Peña","given":"Luz M."}],"issued":{"date-parts":[["2014",8]]}}}],"schema":"https://github.com/citation-style-language/schema/raw/master/csl-citation.json"}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29</w:t>
            </w:r>
            <w:r w:rsidRPr="000F283A">
              <w:rPr>
                <w:rFonts w:ascii="Times New Roman" w:hAnsi="Times New Roman" w:cs="Times New Roman"/>
                <w:sz w:val="16"/>
                <w:szCs w:val="16"/>
              </w:rPr>
              <w:fldChar w:fldCharType="end"/>
            </w:r>
          </w:p>
        </w:tc>
      </w:tr>
    </w:tbl>
    <w:p w14:paraId="6571432C" w14:textId="77777777" w:rsidR="00FE3AB8" w:rsidRPr="000F283A" w:rsidRDefault="00835DF5" w:rsidP="00FE3AB8">
      <w:pPr>
        <w:spacing w:line="360" w:lineRule="auto"/>
        <w:rPr>
          <w:rFonts w:ascii="Times New Roman" w:hAnsi="Times New Roman" w:cs="Times New Roman"/>
          <w:sz w:val="20"/>
          <w:szCs w:val="20"/>
        </w:rPr>
      </w:pPr>
      <w:r>
        <w:rPr>
          <w:rFonts w:ascii="Times New Roman" w:hAnsi="Times New Roman" w:cs="Times New Roman"/>
          <w:noProof/>
          <w:sz w:val="20"/>
          <w:szCs w:val="20"/>
        </w:rPr>
        <w:pict w14:anchorId="78107D54">
          <v:rect id="_x0000_i1025" alt="" style="width:425.2pt;height:.05pt;mso-width-percent:0;mso-height-percent:0;mso-width-percent:0;mso-height-percent:0" o:hralign="center" o:hrstd="t" o:hr="t" fillcolor="#a0a0a0" stroked="f"/>
        </w:pict>
      </w:r>
    </w:p>
    <w:p w14:paraId="452AE752" w14:textId="50585436" w:rsidR="00FE3AB8" w:rsidRPr="00520B88" w:rsidRDefault="00FE3AB8" w:rsidP="00FE3AB8">
      <w:pPr>
        <w:spacing w:line="360" w:lineRule="auto"/>
        <w:rPr>
          <w:rFonts w:ascii="Times New Roman" w:hAnsi="Times New Roman" w:cs="Times New Roman"/>
          <w:sz w:val="20"/>
          <w:szCs w:val="20"/>
          <w:lang w:val="en-US"/>
        </w:rPr>
      </w:pPr>
      <w:commentRangeStart w:id="42"/>
      <w:r w:rsidRPr="00520B88">
        <w:rPr>
          <w:rFonts w:ascii="Times New Roman" w:hAnsi="Times New Roman" w:cs="Times New Roman"/>
          <w:b/>
          <w:bCs/>
          <w:i/>
          <w:iCs/>
          <w:sz w:val="20"/>
          <w:szCs w:val="20"/>
          <w:lang w:val="en-US"/>
        </w:rPr>
        <w:lastRenderedPageBreak/>
        <w:t xml:space="preserve">Table 2. Unit cost and </w:t>
      </w:r>
      <w:del w:id="43" w:author="Jose Antonio Perez Molina" w:date="2025-06-11T15:55:00Z" w16du:dateUtc="2025-06-11T13:55:00Z">
        <w:r w:rsidRPr="00520B88" w:rsidDel="00A976B6">
          <w:rPr>
            <w:rFonts w:ascii="Times New Roman" w:hAnsi="Times New Roman" w:cs="Times New Roman"/>
            <w:b/>
            <w:bCs/>
            <w:i/>
            <w:iCs/>
            <w:sz w:val="20"/>
            <w:szCs w:val="20"/>
            <w:lang w:val="en-US"/>
          </w:rPr>
          <w:delText xml:space="preserve">utilization </w:delText>
        </w:r>
      </w:del>
      <w:proofErr w:type="spellStart"/>
      <w:ins w:id="44" w:author="Jose Antonio Perez Molina" w:date="2025-06-11T15:55:00Z" w16du:dateUtc="2025-06-11T13:55:00Z">
        <w:r w:rsidR="00A976B6" w:rsidRPr="00520B88">
          <w:rPr>
            <w:rFonts w:ascii="Times New Roman" w:hAnsi="Times New Roman" w:cs="Times New Roman"/>
            <w:b/>
            <w:bCs/>
            <w:i/>
            <w:iCs/>
            <w:sz w:val="20"/>
            <w:szCs w:val="20"/>
            <w:lang w:val="en-US"/>
          </w:rPr>
          <w:t>utili</w:t>
        </w:r>
        <w:r w:rsidR="00A976B6">
          <w:rPr>
            <w:rFonts w:ascii="Times New Roman" w:hAnsi="Times New Roman" w:cs="Times New Roman"/>
            <w:b/>
            <w:bCs/>
            <w:i/>
            <w:iCs/>
            <w:sz w:val="20"/>
            <w:szCs w:val="20"/>
            <w:lang w:val="en-US"/>
          </w:rPr>
          <w:t>s</w:t>
        </w:r>
        <w:r w:rsidR="00A976B6" w:rsidRPr="00520B88">
          <w:rPr>
            <w:rFonts w:ascii="Times New Roman" w:hAnsi="Times New Roman" w:cs="Times New Roman"/>
            <w:b/>
            <w:bCs/>
            <w:i/>
            <w:iCs/>
            <w:sz w:val="20"/>
            <w:szCs w:val="20"/>
            <w:lang w:val="en-US"/>
          </w:rPr>
          <w:t>ation</w:t>
        </w:r>
        <w:proofErr w:type="spellEnd"/>
        <w:r w:rsidR="00A976B6" w:rsidRPr="00520B88">
          <w:rPr>
            <w:rFonts w:ascii="Times New Roman" w:hAnsi="Times New Roman" w:cs="Times New Roman"/>
            <w:b/>
            <w:bCs/>
            <w:i/>
            <w:iCs/>
            <w:sz w:val="20"/>
            <w:szCs w:val="20"/>
            <w:lang w:val="en-US"/>
          </w:rPr>
          <w:t xml:space="preserve"> </w:t>
        </w:r>
      </w:ins>
      <w:r w:rsidRPr="00520B88">
        <w:rPr>
          <w:rFonts w:ascii="Times New Roman" w:hAnsi="Times New Roman" w:cs="Times New Roman"/>
          <w:b/>
          <w:bCs/>
          <w:i/>
          <w:iCs/>
          <w:sz w:val="20"/>
          <w:szCs w:val="20"/>
          <w:lang w:val="en-US"/>
        </w:rPr>
        <w:t xml:space="preserve">reflect average or typical values used in the cost-effectiveness model of Chagas disease management. </w:t>
      </w:r>
      <w:r w:rsidRPr="00520B88">
        <w:rPr>
          <w:rFonts w:ascii="Times New Roman" w:hAnsi="Times New Roman" w:cs="Times New Roman"/>
          <w:i/>
          <w:iCs/>
          <w:sz w:val="20"/>
          <w:szCs w:val="20"/>
          <w:lang w:val="en-US"/>
        </w:rPr>
        <w:t>Ranges are shown where item use varies by clinical state (</w:t>
      </w:r>
      <w:del w:id="45" w:author="Jose Antonio Perez Molina" w:date="2025-06-11T15:55:00Z" w16du:dateUtc="2025-06-11T13:55:00Z">
        <w:r w:rsidRPr="00520B88" w:rsidDel="00A976B6">
          <w:rPr>
            <w:rFonts w:ascii="Times New Roman" w:hAnsi="Times New Roman" w:cs="Times New Roman"/>
            <w:i/>
            <w:iCs/>
            <w:sz w:val="20"/>
            <w:szCs w:val="20"/>
            <w:lang w:val="en-US"/>
          </w:rPr>
          <w:delText>asymptomatic</w:delText>
        </w:r>
      </w:del>
      <w:ins w:id="46" w:author="Jose Antonio Perez Molina" w:date="2025-06-11T15:56:00Z" w16du:dateUtc="2025-06-11T13:56:00Z">
        <w:r w:rsidR="00A976B6">
          <w:rPr>
            <w:rFonts w:ascii="Times New Roman" w:hAnsi="Times New Roman" w:cs="Times New Roman"/>
            <w:i/>
            <w:iCs/>
            <w:sz w:val="20"/>
            <w:szCs w:val="20"/>
            <w:lang w:val="en-US"/>
          </w:rPr>
          <w:t xml:space="preserve">, </w:t>
        </w:r>
      </w:ins>
      <w:ins w:id="47" w:author="Jose Antonio Perez Molina" w:date="2025-06-11T15:55:00Z" w16du:dateUtc="2025-06-11T13:55:00Z">
        <w:r w:rsidR="00A976B6">
          <w:rPr>
            <w:rFonts w:ascii="Times New Roman" w:hAnsi="Times New Roman" w:cs="Times New Roman"/>
            <w:i/>
            <w:iCs/>
            <w:sz w:val="20"/>
            <w:szCs w:val="20"/>
            <w:lang w:val="en-US"/>
          </w:rPr>
          <w:t>indeterminate</w:t>
        </w:r>
      </w:ins>
      <w:ins w:id="48" w:author="Jose Antonio Perez Molina" w:date="2025-06-11T15:56:00Z" w16du:dateUtc="2025-06-11T13:56:00Z">
        <w:r w:rsidR="00A976B6">
          <w:rPr>
            <w:rFonts w:ascii="Times New Roman" w:hAnsi="Times New Roman" w:cs="Times New Roman"/>
            <w:i/>
            <w:iCs/>
            <w:sz w:val="20"/>
            <w:szCs w:val="20"/>
            <w:lang w:val="en-US"/>
          </w:rPr>
          <w:t xml:space="preserve"> </w:t>
        </w:r>
        <w:proofErr w:type="spellStart"/>
        <w:r w:rsidR="00A976B6">
          <w:rPr>
            <w:rFonts w:ascii="Times New Roman" w:hAnsi="Times New Roman" w:cs="Times New Roman"/>
            <w:i/>
            <w:iCs/>
            <w:sz w:val="20"/>
            <w:szCs w:val="20"/>
            <w:lang w:val="en-US"/>
          </w:rPr>
          <w:t>and</w:t>
        </w:r>
      </w:ins>
      <w:del w:id="49" w:author="Jose Antonio Perez Molina" w:date="2025-06-11T15:56:00Z" w16du:dateUtc="2025-06-11T13:56:00Z">
        <w:r w:rsidRPr="00520B88" w:rsidDel="00A976B6">
          <w:rPr>
            <w:rFonts w:ascii="Times New Roman" w:hAnsi="Times New Roman" w:cs="Times New Roman"/>
            <w:i/>
            <w:iCs/>
            <w:sz w:val="20"/>
            <w:szCs w:val="20"/>
            <w:lang w:val="en-US"/>
          </w:rPr>
          <w:delText xml:space="preserve">, </w:delText>
        </w:r>
      </w:del>
      <w:r w:rsidRPr="00520B88">
        <w:rPr>
          <w:rFonts w:ascii="Times New Roman" w:hAnsi="Times New Roman" w:cs="Times New Roman"/>
          <w:i/>
          <w:iCs/>
          <w:sz w:val="20"/>
          <w:szCs w:val="20"/>
          <w:lang w:val="en-US"/>
        </w:rPr>
        <w:t>cardiac</w:t>
      </w:r>
      <w:proofErr w:type="spellEnd"/>
      <w:ins w:id="50" w:author="Jose Antonio Perez Molina" w:date="2025-06-11T15:56:00Z" w16du:dateUtc="2025-06-11T13:56:00Z">
        <w:r w:rsidR="00A976B6">
          <w:rPr>
            <w:rFonts w:ascii="Times New Roman" w:hAnsi="Times New Roman" w:cs="Times New Roman"/>
            <w:i/>
            <w:iCs/>
            <w:sz w:val="20"/>
            <w:szCs w:val="20"/>
            <w:lang w:val="en-US"/>
          </w:rPr>
          <w:t xml:space="preserve"> </w:t>
        </w:r>
        <w:proofErr w:type="spellStart"/>
        <w:r w:rsidR="00A976B6">
          <w:rPr>
            <w:rFonts w:ascii="Times New Roman" w:hAnsi="Times New Roman" w:cs="Times New Roman"/>
            <w:i/>
            <w:iCs/>
            <w:sz w:val="20"/>
            <w:szCs w:val="20"/>
            <w:lang w:val="en-US"/>
          </w:rPr>
          <w:t>or</w:t>
        </w:r>
      </w:ins>
      <w:del w:id="51" w:author="Jose Antonio Perez Molina" w:date="2025-06-11T15:56:00Z" w16du:dateUtc="2025-06-11T13:56:00Z">
        <w:r w:rsidRPr="00520B88" w:rsidDel="00A976B6">
          <w:rPr>
            <w:rFonts w:ascii="Times New Roman" w:hAnsi="Times New Roman" w:cs="Times New Roman"/>
            <w:i/>
            <w:iCs/>
            <w:sz w:val="20"/>
            <w:szCs w:val="20"/>
            <w:lang w:val="en-US"/>
          </w:rPr>
          <w:delText xml:space="preserve">, </w:delText>
        </w:r>
      </w:del>
      <w:r w:rsidRPr="00520B88">
        <w:rPr>
          <w:rFonts w:ascii="Times New Roman" w:hAnsi="Times New Roman" w:cs="Times New Roman"/>
          <w:i/>
          <w:iCs/>
          <w:sz w:val="20"/>
          <w:szCs w:val="20"/>
          <w:lang w:val="en-US"/>
        </w:rPr>
        <w:t>digestive</w:t>
      </w:r>
      <w:proofErr w:type="spellEnd"/>
      <w:ins w:id="52" w:author="Jose Antonio Perez Molina" w:date="2025-06-11T15:56:00Z" w16du:dateUtc="2025-06-11T13:56:00Z">
        <w:r w:rsidR="00A976B6">
          <w:rPr>
            <w:rFonts w:ascii="Times New Roman" w:hAnsi="Times New Roman" w:cs="Times New Roman"/>
            <w:i/>
            <w:iCs/>
            <w:sz w:val="20"/>
            <w:szCs w:val="20"/>
            <w:lang w:val="en-US"/>
          </w:rPr>
          <w:t xml:space="preserve"> visceral involvement</w:t>
        </w:r>
      </w:ins>
      <w:r w:rsidRPr="00520B88">
        <w:rPr>
          <w:rFonts w:ascii="Times New Roman" w:hAnsi="Times New Roman" w:cs="Times New Roman"/>
          <w:i/>
          <w:iCs/>
          <w:sz w:val="20"/>
          <w:szCs w:val="20"/>
          <w:lang w:val="en-US"/>
        </w:rPr>
        <w:t xml:space="preserve">). </w:t>
      </w:r>
      <w:commentRangeEnd w:id="42"/>
      <w:r w:rsidR="005465D5">
        <w:rPr>
          <w:rStyle w:val="Refdecomentario"/>
        </w:rPr>
        <w:commentReference w:id="42"/>
      </w:r>
    </w:p>
    <w:p w14:paraId="0641FF21" w14:textId="77777777" w:rsidR="00087635" w:rsidRPr="000F283A" w:rsidRDefault="00087635" w:rsidP="003567E7">
      <w:pPr>
        <w:spacing w:line="360" w:lineRule="auto"/>
        <w:rPr>
          <w:rFonts w:ascii="Times New Roman" w:hAnsi="Times New Roman" w:cs="Times New Roman"/>
          <w:lang w:val="en-US"/>
        </w:rPr>
      </w:pPr>
    </w:p>
    <w:p w14:paraId="1300B255" w14:textId="77777777" w:rsidR="004C1B3E" w:rsidRPr="000F283A" w:rsidRDefault="004C1B3E" w:rsidP="003567E7">
      <w:pPr>
        <w:spacing w:line="360" w:lineRule="auto"/>
        <w:rPr>
          <w:rFonts w:ascii="Times New Roman" w:hAnsi="Times New Roman" w:cs="Times New Roman"/>
          <w:lang w:val="en-US"/>
        </w:rPr>
      </w:pPr>
    </w:p>
    <w:p w14:paraId="25F902C8" w14:textId="1DA71254" w:rsidR="00382A72" w:rsidRPr="000F283A" w:rsidRDefault="00382A72"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CEA analysis</w:t>
      </w:r>
    </w:p>
    <w:p w14:paraId="6C572848" w14:textId="12DEAAF4" w:rsidR="007B38E2" w:rsidRDefault="007B38E2" w:rsidP="003567E7">
      <w:pPr>
        <w:spacing w:line="360" w:lineRule="auto"/>
        <w:rPr>
          <w:ins w:id="53" w:author="Jose Antonio Perez Molina" w:date="2025-06-12T07:17:00Z" w16du:dateUtc="2025-06-12T05:17:00Z"/>
          <w:rFonts w:ascii="Times New Roman" w:hAnsi="Times New Roman" w:cs="Times New Roman"/>
          <w:lang w:val="en-US"/>
        </w:rPr>
      </w:pPr>
      <w:r w:rsidRPr="000F283A">
        <w:rPr>
          <w:rFonts w:ascii="Times New Roman" w:hAnsi="Times New Roman" w:cs="Times New Roman"/>
          <w:lang w:val="en-US"/>
        </w:rPr>
        <w:t xml:space="preserve">In the no treatment arm, the model produced a total of </w:t>
      </w:r>
      <w:r w:rsidR="008B4A09" w:rsidRPr="000F283A">
        <w:rPr>
          <w:rFonts w:ascii="Times New Roman" w:hAnsi="Times New Roman" w:cs="Times New Roman"/>
          <w:lang w:val="en-US"/>
        </w:rPr>
        <w:t>699</w:t>
      </w:r>
      <w:r w:rsidR="00520B88">
        <w:rPr>
          <w:rFonts w:ascii="Times New Roman" w:hAnsi="Times New Roman" w:cs="Times New Roman"/>
          <w:lang w:val="en-US"/>
        </w:rPr>
        <w:t xml:space="preserve"> </w:t>
      </w:r>
      <w:r w:rsidR="008B4A09" w:rsidRPr="000F283A">
        <w:rPr>
          <w:rFonts w:ascii="Times New Roman" w:hAnsi="Times New Roman" w:cs="Times New Roman"/>
          <w:lang w:val="en-US"/>
        </w:rPr>
        <w:t>944</w:t>
      </w:r>
      <w:r w:rsidR="002342FB" w:rsidRPr="000F283A">
        <w:rPr>
          <w:rFonts w:ascii="Times New Roman" w:hAnsi="Times New Roman" w:cs="Times New Roman"/>
          <w:lang w:val="en-US"/>
        </w:rPr>
        <w:t>·</w:t>
      </w:r>
      <w:r w:rsidR="008B4A09" w:rsidRPr="000F283A">
        <w:rPr>
          <w:rFonts w:ascii="Times New Roman" w:hAnsi="Times New Roman" w:cs="Times New Roman"/>
          <w:lang w:val="en-US"/>
        </w:rPr>
        <w:t>2</w:t>
      </w:r>
      <w:ins w:id="54" w:author="Jose Antonio Perez Molina" w:date="2025-06-12T07:11:00Z" w16du:dateUtc="2025-06-12T05:11:00Z">
        <w:r w:rsidR="008A01E3">
          <w:rPr>
            <w:rFonts w:ascii="Times New Roman" w:hAnsi="Times New Roman" w:cs="Times New Roman"/>
            <w:lang w:val="en-US"/>
          </w:rPr>
          <w:t xml:space="preserve"> </w:t>
        </w:r>
      </w:ins>
      <w:r w:rsidRPr="000F283A">
        <w:rPr>
          <w:rFonts w:ascii="Times New Roman" w:hAnsi="Times New Roman" w:cs="Times New Roman"/>
          <w:lang w:val="en-US"/>
        </w:rPr>
        <w:t>QALYs and cost €</w:t>
      </w:r>
      <w:r w:rsidR="008B4A09" w:rsidRPr="000F283A">
        <w:rPr>
          <w:rFonts w:ascii="Times New Roman" w:hAnsi="Times New Roman" w:cs="Times New Roman"/>
          <w:lang w:val="en-US"/>
        </w:rPr>
        <w:t>1</w:t>
      </w:r>
      <w:r w:rsidR="00520B88">
        <w:rPr>
          <w:rFonts w:ascii="Times New Roman" w:hAnsi="Times New Roman" w:cs="Times New Roman"/>
          <w:lang w:val="en-US"/>
        </w:rPr>
        <w:t xml:space="preserve"> </w:t>
      </w:r>
      <w:r w:rsidR="008B4A09" w:rsidRPr="000F283A">
        <w:rPr>
          <w:rFonts w:ascii="Times New Roman" w:hAnsi="Times New Roman" w:cs="Times New Roman"/>
          <w:lang w:val="en-US"/>
        </w:rPr>
        <w:t>592</w:t>
      </w:r>
      <w:r w:rsidR="00520B88">
        <w:rPr>
          <w:rFonts w:ascii="Times New Roman" w:hAnsi="Times New Roman" w:cs="Times New Roman"/>
          <w:lang w:val="en-US"/>
        </w:rPr>
        <w:t xml:space="preserve"> </w:t>
      </w:r>
      <w:r w:rsidR="008B4A09" w:rsidRPr="000F283A">
        <w:rPr>
          <w:rFonts w:ascii="Times New Roman" w:hAnsi="Times New Roman" w:cs="Times New Roman"/>
          <w:lang w:val="en-US"/>
        </w:rPr>
        <w:t>765</w:t>
      </w:r>
      <w:r w:rsidR="00520B88">
        <w:rPr>
          <w:rFonts w:ascii="Times New Roman" w:hAnsi="Times New Roman" w:cs="Times New Roman"/>
          <w:lang w:val="en-US"/>
        </w:rPr>
        <w:t xml:space="preserve"> </w:t>
      </w:r>
      <w:r w:rsidR="008B4A09" w:rsidRPr="000F283A">
        <w:rPr>
          <w:rFonts w:ascii="Times New Roman" w:hAnsi="Times New Roman" w:cs="Times New Roman"/>
          <w:lang w:val="en-US"/>
        </w:rPr>
        <w:t>694</w:t>
      </w:r>
      <w:r w:rsidR="002342FB" w:rsidRPr="000F283A">
        <w:rPr>
          <w:rFonts w:ascii="Times New Roman" w:hAnsi="Times New Roman" w:cs="Times New Roman"/>
          <w:lang w:val="en-US"/>
        </w:rPr>
        <w:t>·</w:t>
      </w:r>
      <w:r w:rsidR="008B4A09" w:rsidRPr="000F283A">
        <w:rPr>
          <w:rFonts w:ascii="Times New Roman" w:hAnsi="Times New Roman" w:cs="Times New Roman"/>
          <w:lang w:val="en-US"/>
        </w:rPr>
        <w:t>7</w:t>
      </w:r>
      <w:r w:rsidRPr="000F283A">
        <w:rPr>
          <w:rFonts w:ascii="Times New Roman" w:hAnsi="Times New Roman" w:cs="Times New Roman"/>
          <w:lang w:val="en-US"/>
        </w:rPr>
        <w:t xml:space="preserve">. In the Benznidazole arm, a total of </w:t>
      </w:r>
      <w:r w:rsidR="008B4A09" w:rsidRPr="000F283A">
        <w:rPr>
          <w:rFonts w:ascii="Times New Roman" w:hAnsi="Times New Roman" w:cs="Times New Roman"/>
          <w:lang w:val="en-US"/>
        </w:rPr>
        <w:t>703</w:t>
      </w:r>
      <w:r w:rsidR="00520B88">
        <w:rPr>
          <w:rFonts w:ascii="Times New Roman" w:hAnsi="Times New Roman" w:cs="Times New Roman"/>
          <w:lang w:val="en-US"/>
        </w:rPr>
        <w:t xml:space="preserve"> </w:t>
      </w:r>
      <w:r w:rsidR="008B4A09" w:rsidRPr="000F283A">
        <w:rPr>
          <w:rFonts w:ascii="Times New Roman" w:hAnsi="Times New Roman" w:cs="Times New Roman"/>
          <w:lang w:val="en-US"/>
        </w:rPr>
        <w:t>251</w:t>
      </w:r>
      <w:r w:rsidR="002342FB" w:rsidRPr="000F283A">
        <w:rPr>
          <w:rFonts w:ascii="Times New Roman" w:hAnsi="Times New Roman" w:cs="Times New Roman"/>
          <w:lang w:val="en-US"/>
        </w:rPr>
        <w:t>·</w:t>
      </w:r>
      <w:r w:rsidR="008B4A09" w:rsidRPr="000F283A">
        <w:rPr>
          <w:rFonts w:ascii="Times New Roman" w:hAnsi="Times New Roman" w:cs="Times New Roman"/>
          <w:lang w:val="en-US"/>
        </w:rPr>
        <w:t xml:space="preserve">6 </w:t>
      </w:r>
      <w:r w:rsidRPr="000F283A">
        <w:rPr>
          <w:rFonts w:ascii="Times New Roman" w:hAnsi="Times New Roman" w:cs="Times New Roman"/>
          <w:lang w:val="en-US"/>
        </w:rPr>
        <w:t xml:space="preserve">QALYs were obtained (i.e. an increase of </w:t>
      </w:r>
      <w:r w:rsidR="008B4A09" w:rsidRPr="000F283A">
        <w:rPr>
          <w:rFonts w:ascii="Times New Roman" w:hAnsi="Times New Roman" w:cs="Times New Roman"/>
          <w:lang w:val="en-US"/>
        </w:rPr>
        <w:t>3</w:t>
      </w:r>
      <w:r w:rsidR="00520B88">
        <w:rPr>
          <w:rFonts w:ascii="Times New Roman" w:hAnsi="Times New Roman" w:cs="Times New Roman"/>
          <w:lang w:val="en-US"/>
        </w:rPr>
        <w:t xml:space="preserve"> </w:t>
      </w:r>
      <w:r w:rsidR="008B4A09" w:rsidRPr="000F283A">
        <w:rPr>
          <w:rFonts w:ascii="Times New Roman" w:hAnsi="Times New Roman" w:cs="Times New Roman"/>
          <w:lang w:val="en-US"/>
        </w:rPr>
        <w:t>307</w:t>
      </w:r>
      <w:r w:rsidR="002342FB" w:rsidRPr="000F283A">
        <w:rPr>
          <w:rFonts w:ascii="Times New Roman" w:hAnsi="Times New Roman" w:cs="Times New Roman"/>
          <w:lang w:val="en-US"/>
        </w:rPr>
        <w:t>·</w:t>
      </w:r>
      <w:r w:rsidR="008B4A09" w:rsidRPr="000F283A">
        <w:rPr>
          <w:rFonts w:ascii="Times New Roman" w:hAnsi="Times New Roman" w:cs="Times New Roman"/>
          <w:lang w:val="en-US"/>
        </w:rPr>
        <w:t xml:space="preserve">4 </w:t>
      </w:r>
      <w:r w:rsidR="00AE155A" w:rsidRPr="000F283A">
        <w:rPr>
          <w:rFonts w:ascii="Times New Roman" w:hAnsi="Times New Roman" w:cs="Times New Roman"/>
          <w:lang w:val="en-US"/>
        </w:rPr>
        <w:t>QALYs</w:t>
      </w:r>
      <w:r w:rsidRPr="000F283A">
        <w:rPr>
          <w:rFonts w:ascii="Times New Roman" w:hAnsi="Times New Roman" w:cs="Times New Roman"/>
          <w:lang w:val="en-US"/>
        </w:rPr>
        <w:t>)</w:t>
      </w:r>
      <w:r w:rsidR="00AE155A" w:rsidRPr="000F283A">
        <w:rPr>
          <w:rFonts w:ascii="Times New Roman" w:hAnsi="Times New Roman" w:cs="Times New Roman"/>
          <w:lang w:val="en-US"/>
        </w:rPr>
        <w:t xml:space="preserve"> at a total cost of €</w:t>
      </w:r>
      <w:r w:rsidR="008B4A09" w:rsidRPr="000F283A">
        <w:rPr>
          <w:rFonts w:ascii="Times New Roman" w:hAnsi="Times New Roman" w:cs="Times New Roman"/>
          <w:lang w:val="en-US"/>
        </w:rPr>
        <w:t>1</w:t>
      </w:r>
      <w:r w:rsidR="00520B88">
        <w:rPr>
          <w:rFonts w:ascii="Times New Roman" w:hAnsi="Times New Roman" w:cs="Times New Roman"/>
          <w:lang w:val="en-US"/>
        </w:rPr>
        <w:t xml:space="preserve"> 0</w:t>
      </w:r>
      <w:r w:rsidR="008B4A09" w:rsidRPr="000F283A">
        <w:rPr>
          <w:rFonts w:ascii="Times New Roman" w:hAnsi="Times New Roman" w:cs="Times New Roman"/>
          <w:lang w:val="en-US"/>
        </w:rPr>
        <w:t>32</w:t>
      </w:r>
      <w:r w:rsidR="00520B88">
        <w:rPr>
          <w:rFonts w:ascii="Times New Roman" w:hAnsi="Times New Roman" w:cs="Times New Roman"/>
          <w:lang w:val="en-US"/>
        </w:rPr>
        <w:t xml:space="preserve"> </w:t>
      </w:r>
      <w:r w:rsidR="008B4A09" w:rsidRPr="000F283A">
        <w:rPr>
          <w:rFonts w:ascii="Times New Roman" w:hAnsi="Times New Roman" w:cs="Times New Roman"/>
          <w:lang w:val="en-US"/>
        </w:rPr>
        <w:t>67</w:t>
      </w:r>
      <w:r w:rsidR="00520B88">
        <w:rPr>
          <w:rFonts w:ascii="Times New Roman" w:hAnsi="Times New Roman" w:cs="Times New Roman"/>
          <w:lang w:val="en-US"/>
        </w:rPr>
        <w:t xml:space="preserve">3 </w:t>
      </w:r>
      <w:r w:rsidR="008B4A09" w:rsidRPr="000F283A">
        <w:rPr>
          <w:rFonts w:ascii="Times New Roman" w:hAnsi="Times New Roman" w:cs="Times New Roman"/>
          <w:lang w:val="en-US"/>
        </w:rPr>
        <w:t>731</w:t>
      </w:r>
      <w:r w:rsidR="002342FB" w:rsidRPr="000F283A">
        <w:rPr>
          <w:rFonts w:ascii="Times New Roman" w:hAnsi="Times New Roman" w:cs="Times New Roman"/>
          <w:lang w:val="en-US"/>
        </w:rPr>
        <w:t>·</w:t>
      </w:r>
      <w:r w:rsidR="008B4A09" w:rsidRPr="000F283A">
        <w:rPr>
          <w:rFonts w:ascii="Times New Roman" w:hAnsi="Times New Roman" w:cs="Times New Roman"/>
          <w:lang w:val="en-US"/>
        </w:rPr>
        <w:t>6</w:t>
      </w:r>
      <w:r w:rsidR="00AE155A" w:rsidRPr="000F283A">
        <w:rPr>
          <w:rFonts w:ascii="Times New Roman" w:hAnsi="Times New Roman" w:cs="Times New Roman"/>
          <w:lang w:val="en-US"/>
        </w:rPr>
        <w:t>. This represents total savings of €</w:t>
      </w:r>
      <w:r w:rsidR="008B4A09" w:rsidRPr="000F283A">
        <w:rPr>
          <w:rFonts w:ascii="Times New Roman" w:hAnsi="Times New Roman" w:cs="Times New Roman"/>
          <w:lang w:val="en-US"/>
        </w:rPr>
        <w:t>560</w:t>
      </w:r>
      <w:r w:rsidR="00520B88">
        <w:rPr>
          <w:rFonts w:ascii="Times New Roman" w:hAnsi="Times New Roman" w:cs="Times New Roman"/>
          <w:lang w:val="en-US"/>
        </w:rPr>
        <w:t xml:space="preserve"> </w:t>
      </w:r>
      <w:r w:rsidR="008B4A09" w:rsidRPr="000F283A">
        <w:rPr>
          <w:rFonts w:ascii="Times New Roman" w:hAnsi="Times New Roman" w:cs="Times New Roman"/>
          <w:lang w:val="en-US"/>
        </w:rPr>
        <w:t>091</w:t>
      </w:r>
      <w:r w:rsidR="00520B88">
        <w:rPr>
          <w:rFonts w:ascii="Times New Roman" w:hAnsi="Times New Roman" w:cs="Times New Roman"/>
          <w:lang w:val="en-US"/>
        </w:rPr>
        <w:t xml:space="preserve"> </w:t>
      </w:r>
      <w:r w:rsidR="008B4A09" w:rsidRPr="000F283A">
        <w:rPr>
          <w:rFonts w:ascii="Times New Roman" w:hAnsi="Times New Roman" w:cs="Times New Roman"/>
          <w:lang w:val="en-US"/>
        </w:rPr>
        <w:t>963</w:t>
      </w:r>
      <w:r w:rsidR="00AE155A" w:rsidRPr="000F283A">
        <w:rPr>
          <w:rFonts w:ascii="Times New Roman" w:hAnsi="Times New Roman" w:cs="Times New Roman"/>
          <w:lang w:val="en-US"/>
        </w:rPr>
        <w:t>, yielding an ICER of €-</w:t>
      </w:r>
      <w:r w:rsidR="008B4A09" w:rsidRPr="000F283A">
        <w:rPr>
          <w:rFonts w:ascii="Times New Roman" w:hAnsi="Times New Roman" w:cs="Times New Roman"/>
          <w:lang w:val="en-US"/>
        </w:rPr>
        <w:t>169</w:t>
      </w:r>
      <w:r w:rsidR="00520B88">
        <w:rPr>
          <w:rFonts w:ascii="Times New Roman" w:hAnsi="Times New Roman" w:cs="Times New Roman"/>
          <w:lang w:val="en-US"/>
        </w:rPr>
        <w:t xml:space="preserve"> </w:t>
      </w:r>
      <w:r w:rsidR="008B4A09" w:rsidRPr="000F283A">
        <w:rPr>
          <w:rFonts w:ascii="Times New Roman" w:hAnsi="Times New Roman" w:cs="Times New Roman"/>
          <w:lang w:val="en-US"/>
        </w:rPr>
        <w:t>342</w:t>
      </w:r>
      <w:r w:rsidR="002342FB" w:rsidRPr="000F283A">
        <w:rPr>
          <w:rFonts w:ascii="Times New Roman" w:hAnsi="Times New Roman" w:cs="Times New Roman"/>
          <w:lang w:val="en-US"/>
        </w:rPr>
        <w:t>·</w:t>
      </w:r>
      <w:r w:rsidR="008B4A09" w:rsidRPr="000F283A">
        <w:rPr>
          <w:rFonts w:ascii="Times New Roman" w:hAnsi="Times New Roman" w:cs="Times New Roman"/>
          <w:lang w:val="en-US"/>
        </w:rPr>
        <w:t>3</w:t>
      </w:r>
      <w:r w:rsidR="00AE155A" w:rsidRPr="000F283A">
        <w:rPr>
          <w:rFonts w:ascii="Times New Roman" w:hAnsi="Times New Roman" w:cs="Times New Roman"/>
          <w:lang w:val="en-US"/>
        </w:rPr>
        <w:t>/QALY gained (table 3)</w:t>
      </w:r>
      <w:r w:rsidR="002342FB" w:rsidRPr="000F283A">
        <w:rPr>
          <w:rFonts w:ascii="Times New Roman" w:hAnsi="Times New Roman" w:cs="Times New Roman"/>
          <w:lang w:val="en-US"/>
        </w:rPr>
        <w:t>.</w:t>
      </w:r>
    </w:p>
    <w:p w14:paraId="343818BA" w14:textId="2AEDC863" w:rsidR="008A01E3" w:rsidRDefault="008A01E3" w:rsidP="003567E7">
      <w:pPr>
        <w:spacing w:line="360" w:lineRule="auto"/>
        <w:rPr>
          <w:ins w:id="55" w:author="Jose Antonio Perez Molina" w:date="2025-06-12T07:17:00Z" w16du:dateUtc="2025-06-12T05:17:00Z"/>
          <w:rFonts w:ascii="Times New Roman" w:hAnsi="Times New Roman" w:cs="Times New Roman"/>
          <w:lang w:val="en-US"/>
        </w:rPr>
      </w:pPr>
      <w:proofErr w:type="spellStart"/>
      <w:ins w:id="56" w:author="Jose Antonio Perez Molina" w:date="2025-06-12T07:18:00Z" w16du:dateUtc="2025-06-12T05:18:00Z">
        <w:r>
          <w:rPr>
            <w:rFonts w:ascii="Times New Roman" w:hAnsi="Times New Roman" w:cs="Times New Roman"/>
            <w:lang w:val="en-US"/>
          </w:rPr>
          <w:t>Sugerencia</w:t>
        </w:r>
        <w:proofErr w:type="spellEnd"/>
        <w:r>
          <w:rPr>
            <w:rFonts w:ascii="Times New Roman" w:hAnsi="Times New Roman" w:cs="Times New Roman"/>
            <w:lang w:val="en-US"/>
          </w:rPr>
          <w:t xml:space="preserve"> de </w:t>
        </w:r>
        <w:proofErr w:type="spellStart"/>
        <w:r>
          <w:rPr>
            <w:rFonts w:ascii="Times New Roman" w:hAnsi="Times New Roman" w:cs="Times New Roman"/>
            <w:lang w:val="en-US"/>
          </w:rPr>
          <w:t>texto</w:t>
        </w:r>
        <w:proofErr w:type="spellEnd"/>
        <w:r>
          <w:rPr>
            <w:rFonts w:ascii="Times New Roman" w:hAnsi="Times New Roman" w:cs="Times New Roman"/>
            <w:lang w:val="en-US"/>
          </w:rPr>
          <w:t>:</w:t>
        </w:r>
      </w:ins>
    </w:p>
    <w:p w14:paraId="33429100" w14:textId="4A3FA4BD" w:rsidR="008A01E3" w:rsidRDefault="008A01E3" w:rsidP="003567E7">
      <w:pPr>
        <w:spacing w:line="360" w:lineRule="auto"/>
        <w:rPr>
          <w:ins w:id="57" w:author="Jose Antonio Perez Molina" w:date="2025-06-12T07:17:00Z" w16du:dateUtc="2025-06-12T05:17:00Z"/>
          <w:rFonts w:ascii="Times New Roman" w:hAnsi="Times New Roman" w:cs="Times New Roman"/>
          <w:lang w:val="en-US"/>
        </w:rPr>
      </w:pPr>
      <w:commentRangeStart w:id="58"/>
      <w:ins w:id="59" w:author="Jose Antonio Perez Molina" w:date="2025-06-12T07:17:00Z">
        <w:r w:rsidRPr="008A01E3">
          <w:rPr>
            <w:rFonts w:ascii="Times New Roman" w:hAnsi="Times New Roman" w:cs="Times New Roman"/>
            <w:lang w:val="en-US"/>
            <w:rPrChange w:id="60" w:author="Jose Antonio Perez Molina" w:date="2025-06-12T07:17:00Z" w16du:dateUtc="2025-06-12T05:17:00Z">
              <w:rPr>
                <w:rFonts w:ascii="Times New Roman" w:hAnsi="Times New Roman" w:cs="Times New Roman"/>
              </w:rPr>
            </w:rPrChange>
          </w:rPr>
          <w:t>The model projects that treating Chagas disease with benznidazole would yield about </w:t>
        </w:r>
        <w:r w:rsidRPr="008A01E3">
          <w:rPr>
            <w:rFonts w:ascii="Times New Roman" w:hAnsi="Times New Roman" w:cs="Times New Roman"/>
            <w:lang w:val="en-US"/>
            <w:rPrChange w:id="61" w:author="Jose Antonio Perez Molina" w:date="2025-06-12T07:17:00Z" w16du:dateUtc="2025-06-12T05:17:00Z">
              <w:rPr>
                <w:rFonts w:ascii="Times New Roman" w:hAnsi="Times New Roman" w:cs="Times New Roman"/>
                <w:b/>
                <w:bCs/>
              </w:rPr>
            </w:rPrChange>
          </w:rPr>
          <w:t>703 252 QALYs</w:t>
        </w:r>
        <w:r w:rsidRPr="008A01E3">
          <w:rPr>
            <w:rFonts w:ascii="Times New Roman" w:hAnsi="Times New Roman" w:cs="Times New Roman"/>
            <w:lang w:val="en-US"/>
            <w:rPrChange w:id="62" w:author="Jose Antonio Perez Molina" w:date="2025-06-12T07:17:00Z" w16du:dateUtc="2025-06-12T05:17:00Z">
              <w:rPr>
                <w:rFonts w:ascii="Times New Roman" w:hAnsi="Times New Roman" w:cs="Times New Roman"/>
              </w:rPr>
            </w:rPrChange>
          </w:rPr>
          <w:t> at a total cost of </w:t>
        </w:r>
        <w:r w:rsidRPr="008A01E3">
          <w:rPr>
            <w:rFonts w:ascii="Times New Roman" w:hAnsi="Times New Roman" w:cs="Times New Roman"/>
            <w:lang w:val="en-US"/>
            <w:rPrChange w:id="63" w:author="Jose Antonio Perez Molina" w:date="2025-06-12T07:17:00Z" w16du:dateUtc="2025-06-12T05:17:00Z">
              <w:rPr>
                <w:rFonts w:ascii="Times New Roman" w:hAnsi="Times New Roman" w:cs="Times New Roman"/>
                <w:b/>
                <w:bCs/>
              </w:rPr>
            </w:rPrChange>
          </w:rPr>
          <w:t>€1.03 billion</w:t>
        </w:r>
        <w:r w:rsidRPr="008A01E3">
          <w:rPr>
            <w:rFonts w:ascii="Times New Roman" w:hAnsi="Times New Roman" w:cs="Times New Roman"/>
            <w:lang w:val="en-US"/>
            <w:rPrChange w:id="64" w:author="Jose Antonio Perez Molina" w:date="2025-06-12T07:17:00Z" w16du:dateUtc="2025-06-12T05:17:00Z">
              <w:rPr>
                <w:rFonts w:ascii="Times New Roman" w:hAnsi="Times New Roman" w:cs="Times New Roman"/>
              </w:rPr>
            </w:rPrChange>
          </w:rPr>
          <w:t xml:space="preserve">, whereas </w:t>
        </w:r>
      </w:ins>
      <w:ins w:id="65" w:author="Jose Antonio Perez Molina" w:date="2025-06-12T07:17:00Z" w16du:dateUtc="2025-06-12T05:17:00Z">
        <w:r>
          <w:rPr>
            <w:rFonts w:ascii="Times New Roman" w:hAnsi="Times New Roman" w:cs="Times New Roman"/>
            <w:lang w:val="en-US"/>
          </w:rPr>
          <w:t xml:space="preserve">no treatment </w:t>
        </w:r>
      </w:ins>
      <w:ins w:id="66" w:author="Jose Antonio Perez Molina" w:date="2025-06-12T07:17:00Z">
        <w:r w:rsidRPr="008A01E3">
          <w:rPr>
            <w:rFonts w:ascii="Times New Roman" w:hAnsi="Times New Roman" w:cs="Times New Roman"/>
            <w:lang w:val="en-US"/>
            <w:rPrChange w:id="67" w:author="Jose Antonio Perez Molina" w:date="2025-06-12T07:17:00Z" w16du:dateUtc="2025-06-12T05:17:00Z">
              <w:rPr>
                <w:rFonts w:ascii="Times New Roman" w:hAnsi="Times New Roman" w:cs="Times New Roman"/>
              </w:rPr>
            </w:rPrChange>
          </w:rPr>
          <w:t>would generate </w:t>
        </w:r>
        <w:r w:rsidRPr="008A01E3">
          <w:rPr>
            <w:rFonts w:ascii="Times New Roman" w:hAnsi="Times New Roman" w:cs="Times New Roman"/>
            <w:lang w:val="en-US"/>
            <w:rPrChange w:id="68" w:author="Jose Antonio Perez Molina" w:date="2025-06-12T07:17:00Z" w16du:dateUtc="2025-06-12T05:17:00Z">
              <w:rPr>
                <w:rFonts w:ascii="Times New Roman" w:hAnsi="Times New Roman" w:cs="Times New Roman"/>
                <w:b/>
                <w:bCs/>
              </w:rPr>
            </w:rPrChange>
          </w:rPr>
          <w:t>699 944 QALYs</w:t>
        </w:r>
        <w:r w:rsidRPr="008A01E3">
          <w:rPr>
            <w:rFonts w:ascii="Times New Roman" w:hAnsi="Times New Roman" w:cs="Times New Roman"/>
            <w:lang w:val="en-US"/>
            <w:rPrChange w:id="69" w:author="Jose Antonio Perez Molina" w:date="2025-06-12T07:17:00Z" w16du:dateUtc="2025-06-12T05:17:00Z">
              <w:rPr>
                <w:rFonts w:ascii="Times New Roman" w:hAnsi="Times New Roman" w:cs="Times New Roman"/>
              </w:rPr>
            </w:rPrChange>
          </w:rPr>
          <w:t> at </w:t>
        </w:r>
        <w:r w:rsidRPr="008A01E3">
          <w:rPr>
            <w:rFonts w:ascii="Times New Roman" w:hAnsi="Times New Roman" w:cs="Times New Roman"/>
            <w:lang w:val="en-US"/>
            <w:rPrChange w:id="70" w:author="Jose Antonio Perez Molina" w:date="2025-06-12T07:17:00Z" w16du:dateUtc="2025-06-12T05:17:00Z">
              <w:rPr>
                <w:rFonts w:ascii="Times New Roman" w:hAnsi="Times New Roman" w:cs="Times New Roman"/>
                <w:b/>
                <w:bCs/>
              </w:rPr>
            </w:rPrChange>
          </w:rPr>
          <w:t>€1</w:t>
        </w:r>
      </w:ins>
      <w:ins w:id="71" w:author="Jose Antonio Perez Molina" w:date="2025-06-12T07:17:00Z" w16du:dateUtc="2025-06-12T05:17:00Z">
        <w:r>
          <w:rPr>
            <w:rFonts w:ascii="Times New Roman" w:hAnsi="Times New Roman" w:cs="Times New Roman"/>
            <w:lang w:val="en-US"/>
          </w:rPr>
          <w:t>·</w:t>
        </w:r>
      </w:ins>
      <w:ins w:id="72" w:author="Jose Antonio Perez Molina" w:date="2025-06-12T07:17:00Z">
        <w:r w:rsidRPr="008A01E3">
          <w:rPr>
            <w:rFonts w:ascii="Times New Roman" w:hAnsi="Times New Roman" w:cs="Times New Roman"/>
            <w:lang w:val="en-US"/>
            <w:rPrChange w:id="73" w:author="Jose Antonio Perez Molina" w:date="2025-06-12T07:17:00Z" w16du:dateUtc="2025-06-12T05:17:00Z">
              <w:rPr>
                <w:rFonts w:ascii="Times New Roman" w:hAnsi="Times New Roman" w:cs="Times New Roman"/>
                <w:b/>
                <w:bCs/>
              </w:rPr>
            </w:rPrChange>
          </w:rPr>
          <w:t>59 billion</w:t>
        </w:r>
        <w:r w:rsidRPr="008A01E3">
          <w:rPr>
            <w:rFonts w:ascii="Times New Roman" w:hAnsi="Times New Roman" w:cs="Times New Roman"/>
            <w:lang w:val="en-US"/>
            <w:rPrChange w:id="74" w:author="Jose Antonio Perez Molina" w:date="2025-06-12T07:17:00Z" w16du:dateUtc="2025-06-12T05:17:00Z">
              <w:rPr>
                <w:rFonts w:ascii="Times New Roman" w:hAnsi="Times New Roman" w:cs="Times New Roman"/>
              </w:rPr>
            </w:rPrChange>
          </w:rPr>
          <w:t>. Thus, benznidazole confers an additional </w:t>
        </w:r>
        <w:r w:rsidRPr="008A01E3">
          <w:rPr>
            <w:rFonts w:ascii="Times New Roman" w:hAnsi="Times New Roman" w:cs="Times New Roman"/>
            <w:lang w:val="en-US"/>
            <w:rPrChange w:id="75" w:author="Jose Antonio Perez Molina" w:date="2025-06-12T07:17:00Z" w16du:dateUtc="2025-06-12T05:17:00Z">
              <w:rPr>
                <w:rFonts w:ascii="Times New Roman" w:hAnsi="Times New Roman" w:cs="Times New Roman"/>
                <w:b/>
                <w:bCs/>
              </w:rPr>
            </w:rPrChange>
          </w:rPr>
          <w:t>3 307 QALYs while saving roughly €560 million</w:t>
        </w:r>
        <w:r w:rsidRPr="008A01E3">
          <w:rPr>
            <w:rFonts w:ascii="Times New Roman" w:hAnsi="Times New Roman" w:cs="Times New Roman"/>
            <w:lang w:val="en-US"/>
            <w:rPrChange w:id="76" w:author="Jose Antonio Perez Molina" w:date="2025-06-12T07:17:00Z" w16du:dateUtc="2025-06-12T05:17:00Z">
              <w:rPr>
                <w:rFonts w:ascii="Times New Roman" w:hAnsi="Times New Roman" w:cs="Times New Roman"/>
              </w:rPr>
            </w:rPrChange>
          </w:rPr>
          <w:t xml:space="preserve">, producing a negative incremental cost-effectiveness ratio (≈ –€169 000 per QALY). </w:t>
        </w:r>
      </w:ins>
      <w:ins w:id="77" w:author="Jose Antonio Perez Molina" w:date="2025-06-12T07:18:00Z" w16du:dateUtc="2025-06-12T05:18:00Z">
        <w:r>
          <w:rPr>
            <w:rFonts w:ascii="Times New Roman" w:hAnsi="Times New Roman" w:cs="Times New Roman"/>
            <w:lang w:val="en-US"/>
          </w:rPr>
          <w:t xml:space="preserve">Thus, benznidazole treatment seems to be </w:t>
        </w:r>
      </w:ins>
      <w:ins w:id="78" w:author="Jose Antonio Perez Molina" w:date="2025-06-12T07:17:00Z">
        <w:r w:rsidRPr="008A01E3">
          <w:rPr>
            <w:rFonts w:ascii="Times New Roman" w:hAnsi="Times New Roman" w:cs="Times New Roman"/>
            <w:lang w:val="en-US"/>
            <w:rPrChange w:id="79" w:author="Jose Antonio Perez Molina" w:date="2025-06-12T07:17:00Z" w16du:dateUtc="2025-06-12T05:17:00Z">
              <w:rPr>
                <w:rFonts w:ascii="Times New Roman" w:hAnsi="Times New Roman" w:cs="Times New Roman"/>
              </w:rPr>
            </w:rPrChange>
          </w:rPr>
          <w:t>more effective and less costly (“dominant”) compared with no treatment</w:t>
        </w:r>
      </w:ins>
      <w:ins w:id="80" w:author="Jose Antonio Perez Molina" w:date="2025-06-12T07:18:00Z" w16du:dateUtc="2025-06-12T05:18:00Z">
        <w:r>
          <w:rPr>
            <w:rFonts w:ascii="Times New Roman" w:hAnsi="Times New Roman" w:cs="Times New Roman"/>
            <w:lang w:val="en-US"/>
          </w:rPr>
          <w:t xml:space="preserve"> (Table 3)</w:t>
        </w:r>
      </w:ins>
      <w:ins w:id="81" w:author="Jose Antonio Perez Molina" w:date="2025-06-12T07:17:00Z">
        <w:r w:rsidRPr="008A01E3">
          <w:rPr>
            <w:rFonts w:ascii="Times New Roman" w:hAnsi="Times New Roman" w:cs="Times New Roman"/>
            <w:lang w:val="en-US"/>
            <w:rPrChange w:id="82" w:author="Jose Antonio Perez Molina" w:date="2025-06-12T07:17:00Z" w16du:dateUtc="2025-06-12T05:17:00Z">
              <w:rPr>
                <w:rFonts w:ascii="Times New Roman" w:hAnsi="Times New Roman" w:cs="Times New Roman"/>
              </w:rPr>
            </w:rPrChange>
          </w:rPr>
          <w:t>. </w:t>
        </w:r>
      </w:ins>
      <w:commentRangeEnd w:id="58"/>
      <w:r w:rsidR="005465D5">
        <w:rPr>
          <w:rStyle w:val="Refdecomentario"/>
        </w:rPr>
        <w:commentReference w:id="58"/>
      </w:r>
    </w:p>
    <w:p w14:paraId="68988C35" w14:textId="77777777" w:rsidR="008A01E3" w:rsidRPr="000F283A" w:rsidRDefault="008A01E3" w:rsidP="003567E7">
      <w:pPr>
        <w:spacing w:line="360" w:lineRule="auto"/>
        <w:rPr>
          <w:rFonts w:ascii="Times New Roman" w:hAnsi="Times New Roman" w:cs="Times New Roman"/>
          <w:lang w:val="en-US"/>
        </w:rPr>
      </w:pPr>
    </w:p>
    <w:tbl>
      <w:tblPr>
        <w:tblStyle w:val="Tablanormal4"/>
        <w:tblW w:w="8926" w:type="dxa"/>
        <w:tblLook w:val="04A0" w:firstRow="1" w:lastRow="0" w:firstColumn="1" w:lastColumn="0" w:noHBand="0" w:noVBand="1"/>
      </w:tblPr>
      <w:tblGrid>
        <w:gridCol w:w="1721"/>
        <w:gridCol w:w="1102"/>
        <w:gridCol w:w="1567"/>
        <w:gridCol w:w="1435"/>
        <w:gridCol w:w="1545"/>
        <w:gridCol w:w="1556"/>
      </w:tblGrid>
      <w:tr w:rsidR="008B4A09" w:rsidRPr="000F283A" w14:paraId="7E25E9B5" w14:textId="34544020" w:rsidTr="00520B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76B9EED2" w14:textId="3C943D59" w:rsidR="002217CE" w:rsidRPr="000F283A" w:rsidRDefault="002217CE" w:rsidP="003567E7">
            <w:pPr>
              <w:spacing w:line="360" w:lineRule="auto"/>
              <w:rPr>
                <w:rFonts w:ascii="Times New Roman" w:hAnsi="Times New Roman" w:cs="Times New Roman"/>
                <w:sz w:val="20"/>
                <w:szCs w:val="20"/>
                <w:lang w:val="en-US"/>
              </w:rPr>
            </w:pPr>
            <w:del w:id="83" w:author="Jose Antonio Perez Molina" w:date="2025-06-12T07:14:00Z" w16du:dateUtc="2025-06-12T05:14:00Z">
              <w:r w:rsidRPr="000F283A" w:rsidDel="008A01E3">
                <w:rPr>
                  <w:rFonts w:ascii="Times New Roman" w:hAnsi="Times New Roman" w:cs="Times New Roman"/>
                  <w:sz w:val="20"/>
                  <w:szCs w:val="20"/>
                  <w:lang w:val="en-US"/>
                </w:rPr>
                <w:delText>Treatment</w:delText>
              </w:r>
            </w:del>
            <w:ins w:id="84" w:author="Jose Antonio Perez Molina" w:date="2025-06-12T07:14:00Z" w16du:dateUtc="2025-06-12T05:14:00Z">
              <w:r w:rsidR="008A01E3">
                <w:rPr>
                  <w:rFonts w:ascii="Times New Roman" w:hAnsi="Times New Roman" w:cs="Times New Roman"/>
                  <w:sz w:val="20"/>
                  <w:szCs w:val="20"/>
                  <w:lang w:val="en-US"/>
                </w:rPr>
                <w:t>f</w:t>
              </w:r>
            </w:ins>
          </w:p>
        </w:tc>
        <w:tc>
          <w:tcPr>
            <w:tcW w:w="1102" w:type="dxa"/>
          </w:tcPr>
          <w:p w14:paraId="560BF2D6" w14:textId="5F972E26"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QALYS</w:t>
            </w:r>
          </w:p>
        </w:tc>
        <w:tc>
          <w:tcPr>
            <w:tcW w:w="1567" w:type="dxa"/>
          </w:tcPr>
          <w:p w14:paraId="236FE205" w14:textId="24A7AACF"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Costs (2023€)</w:t>
            </w:r>
          </w:p>
        </w:tc>
        <w:tc>
          <w:tcPr>
            <w:tcW w:w="1435" w:type="dxa"/>
          </w:tcPr>
          <w:p w14:paraId="163EB156" w14:textId="68C1E61C"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Increase in QALYS</w:t>
            </w:r>
          </w:p>
        </w:tc>
        <w:tc>
          <w:tcPr>
            <w:tcW w:w="1545" w:type="dxa"/>
          </w:tcPr>
          <w:p w14:paraId="206FF58E" w14:textId="3A2EF6E6"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Increase in Costs</w:t>
            </w:r>
          </w:p>
        </w:tc>
        <w:tc>
          <w:tcPr>
            <w:tcW w:w="1556" w:type="dxa"/>
          </w:tcPr>
          <w:p w14:paraId="30A694A4" w14:textId="77777777"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ICER</w:t>
            </w:r>
          </w:p>
          <w:p w14:paraId="1F2CCCAA" w14:textId="1B6DED7E"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2023€/ QALYs gained</w:t>
            </w:r>
          </w:p>
        </w:tc>
      </w:tr>
      <w:tr w:rsidR="008B4A09" w:rsidRPr="000F283A" w14:paraId="1F486F46" w14:textId="14B462B6" w:rsidTr="00520B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2668DDCD" w14:textId="77777777" w:rsidR="002217CE" w:rsidRPr="000F283A" w:rsidRDefault="002217CE"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No treatment</w:t>
            </w:r>
          </w:p>
          <w:p w14:paraId="0F83D12C" w14:textId="120FD413" w:rsidR="002217CE" w:rsidRPr="000F283A" w:rsidRDefault="002217CE" w:rsidP="003567E7">
            <w:pPr>
              <w:spacing w:line="360" w:lineRule="auto"/>
              <w:rPr>
                <w:rFonts w:ascii="Times New Roman" w:hAnsi="Times New Roman" w:cs="Times New Roman"/>
                <w:sz w:val="16"/>
                <w:szCs w:val="16"/>
                <w:lang w:val="en-US"/>
              </w:rPr>
            </w:pPr>
          </w:p>
        </w:tc>
        <w:tc>
          <w:tcPr>
            <w:tcW w:w="1102" w:type="dxa"/>
          </w:tcPr>
          <w:p w14:paraId="4EFC47BF" w14:textId="7C166F51" w:rsidR="002217CE" w:rsidRPr="000F283A" w:rsidRDefault="000763CA"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699</w:t>
            </w:r>
            <w:r w:rsidR="008B4A09"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944</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2</w:t>
            </w:r>
          </w:p>
        </w:tc>
        <w:tc>
          <w:tcPr>
            <w:tcW w:w="1567" w:type="dxa"/>
          </w:tcPr>
          <w:p w14:paraId="3F593E28" w14:textId="76FAA37E" w:rsidR="002217CE" w:rsidRPr="000F283A" w:rsidRDefault="007B38E2"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1,</w:t>
            </w:r>
            <w:r w:rsidR="000763CA" w:rsidRPr="000F283A">
              <w:rPr>
                <w:rFonts w:ascii="Times New Roman" w:hAnsi="Times New Roman" w:cs="Times New Roman"/>
                <w:sz w:val="16"/>
                <w:szCs w:val="16"/>
                <w:lang w:val="en-US"/>
              </w:rPr>
              <w:t>592</w:t>
            </w:r>
            <w:r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765</w:t>
            </w:r>
            <w:r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694</w:t>
            </w:r>
            <w:r w:rsidR="002342FB"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7</w:t>
            </w:r>
          </w:p>
        </w:tc>
        <w:tc>
          <w:tcPr>
            <w:tcW w:w="1435" w:type="dxa"/>
          </w:tcPr>
          <w:p w14:paraId="5DB26137" w14:textId="4712950A" w:rsidR="002217CE" w:rsidRPr="000F283A" w:rsidRDefault="002217CE"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c>
          <w:tcPr>
            <w:tcW w:w="1545" w:type="dxa"/>
          </w:tcPr>
          <w:p w14:paraId="702658CE" w14:textId="1B6F6477" w:rsidR="002217CE" w:rsidRPr="000F283A" w:rsidRDefault="002217CE"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c>
          <w:tcPr>
            <w:tcW w:w="1556" w:type="dxa"/>
          </w:tcPr>
          <w:p w14:paraId="673BA87F" w14:textId="47F54514" w:rsidR="002217CE" w:rsidRPr="000F283A" w:rsidRDefault="002217CE"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r>
      <w:tr w:rsidR="008B4A09" w:rsidRPr="000F283A" w14:paraId="51092B2A" w14:textId="77777777" w:rsidTr="00520B88">
        <w:tc>
          <w:tcPr>
            <w:cnfStyle w:val="001000000000" w:firstRow="0" w:lastRow="0" w:firstColumn="1" w:lastColumn="0" w:oddVBand="0" w:evenVBand="0" w:oddHBand="0" w:evenHBand="0" w:firstRowFirstColumn="0" w:firstRowLastColumn="0" w:lastRowFirstColumn="0" w:lastRowLastColumn="0"/>
            <w:tcW w:w="1721" w:type="dxa"/>
          </w:tcPr>
          <w:p w14:paraId="353FA389" w14:textId="04478F09" w:rsidR="002217CE" w:rsidRPr="000F283A" w:rsidRDefault="002217CE"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Benznidazol</w:t>
            </w:r>
          </w:p>
        </w:tc>
        <w:tc>
          <w:tcPr>
            <w:tcW w:w="1102" w:type="dxa"/>
          </w:tcPr>
          <w:p w14:paraId="65717EFB" w14:textId="6217884E" w:rsidR="002217CE" w:rsidRPr="000F283A" w:rsidRDefault="008B4A09"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703,251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6</w:t>
            </w:r>
          </w:p>
        </w:tc>
        <w:tc>
          <w:tcPr>
            <w:tcW w:w="1567" w:type="dxa"/>
          </w:tcPr>
          <w:p w14:paraId="4E215693" w14:textId="26F2F86C" w:rsidR="002217CE" w:rsidRPr="000F283A" w:rsidRDefault="007B38E2"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1,0</w:t>
            </w:r>
            <w:r w:rsidR="008B4A09" w:rsidRPr="000F283A">
              <w:rPr>
                <w:rFonts w:ascii="Times New Roman" w:hAnsi="Times New Roman" w:cs="Times New Roman"/>
                <w:sz w:val="16"/>
                <w:szCs w:val="16"/>
                <w:lang w:val="en-US"/>
              </w:rPr>
              <w:t>32</w:t>
            </w:r>
            <w:r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673</w:t>
            </w:r>
            <w:r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731</w:t>
            </w:r>
            <w:r w:rsidR="002342FB"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6</w:t>
            </w:r>
          </w:p>
        </w:tc>
        <w:tc>
          <w:tcPr>
            <w:tcW w:w="1435" w:type="dxa"/>
          </w:tcPr>
          <w:p w14:paraId="700314C0" w14:textId="5EA12A30" w:rsidR="002217CE" w:rsidRPr="000F283A" w:rsidRDefault="008B4A09"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3</w:t>
            </w:r>
            <w:r w:rsidR="007B38E2"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307</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4</w:t>
            </w:r>
          </w:p>
        </w:tc>
        <w:tc>
          <w:tcPr>
            <w:tcW w:w="1545" w:type="dxa"/>
          </w:tcPr>
          <w:p w14:paraId="413FF14D" w14:textId="5B462A2F" w:rsidR="002217CE" w:rsidRPr="000F283A" w:rsidRDefault="002217CE"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560,091,963</w:t>
            </w:r>
          </w:p>
        </w:tc>
        <w:tc>
          <w:tcPr>
            <w:tcW w:w="1556" w:type="dxa"/>
          </w:tcPr>
          <w:p w14:paraId="4D18F203" w14:textId="4C8356AA" w:rsidR="002217CE" w:rsidRPr="000F283A" w:rsidRDefault="002217CE"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w:t>
            </w:r>
            <w:r w:rsidR="007B38E2" w:rsidRPr="000F283A">
              <w:rPr>
                <w:rFonts w:ascii="Times New Roman" w:hAnsi="Times New Roman" w:cs="Times New Roman"/>
                <w:sz w:val="16"/>
                <w:szCs w:val="16"/>
                <w:lang w:val="en-US"/>
              </w:rPr>
              <w:t>1</w:t>
            </w:r>
            <w:r w:rsidR="008B4A09" w:rsidRPr="000F283A">
              <w:rPr>
                <w:rFonts w:ascii="Times New Roman" w:hAnsi="Times New Roman" w:cs="Times New Roman"/>
                <w:sz w:val="16"/>
                <w:szCs w:val="16"/>
                <w:lang w:val="en-US"/>
              </w:rPr>
              <w:t>69</w:t>
            </w:r>
            <w:r w:rsidR="007B38E2"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342</w:t>
            </w:r>
            <w:r w:rsidR="002342FB"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3</w:t>
            </w:r>
          </w:p>
        </w:tc>
      </w:tr>
    </w:tbl>
    <w:p w14:paraId="0C03C0C4" w14:textId="77777777" w:rsidR="002217CE" w:rsidRPr="000F283A" w:rsidRDefault="002217CE" w:rsidP="003567E7">
      <w:pPr>
        <w:spacing w:line="360" w:lineRule="auto"/>
        <w:rPr>
          <w:rFonts w:ascii="Times New Roman" w:hAnsi="Times New Roman" w:cs="Times New Roman"/>
          <w:lang w:val="en-US"/>
        </w:rPr>
      </w:pPr>
    </w:p>
    <w:p w14:paraId="6AAAE620" w14:textId="21841C45" w:rsidR="002217CE" w:rsidRPr="00520B88" w:rsidRDefault="002217CE" w:rsidP="003567E7">
      <w:pPr>
        <w:spacing w:line="360" w:lineRule="auto"/>
        <w:rPr>
          <w:rFonts w:ascii="Times New Roman" w:hAnsi="Times New Roman" w:cs="Times New Roman"/>
          <w:i/>
          <w:iCs/>
          <w:sz w:val="20"/>
          <w:szCs w:val="20"/>
          <w:lang w:val="en-US"/>
        </w:rPr>
      </w:pPr>
      <w:r w:rsidRPr="00520B88">
        <w:rPr>
          <w:rFonts w:ascii="Times New Roman" w:hAnsi="Times New Roman" w:cs="Times New Roman"/>
          <w:b/>
          <w:bCs/>
          <w:i/>
          <w:iCs/>
          <w:sz w:val="20"/>
          <w:szCs w:val="20"/>
          <w:lang w:val="en-US"/>
        </w:rPr>
        <w:t xml:space="preserve">Table 3. Costs, </w:t>
      </w:r>
      <w:proofErr w:type="spellStart"/>
      <w:r w:rsidRPr="00520B88">
        <w:rPr>
          <w:rFonts w:ascii="Times New Roman" w:hAnsi="Times New Roman" w:cs="Times New Roman"/>
          <w:b/>
          <w:bCs/>
          <w:i/>
          <w:iCs/>
          <w:sz w:val="20"/>
          <w:szCs w:val="20"/>
          <w:lang w:val="en-US"/>
        </w:rPr>
        <w:t>Qalys</w:t>
      </w:r>
      <w:proofErr w:type="spellEnd"/>
      <w:r w:rsidRPr="00520B88">
        <w:rPr>
          <w:rFonts w:ascii="Times New Roman" w:hAnsi="Times New Roman" w:cs="Times New Roman"/>
          <w:b/>
          <w:bCs/>
          <w:i/>
          <w:iCs/>
          <w:sz w:val="20"/>
          <w:szCs w:val="20"/>
          <w:lang w:val="en-US"/>
        </w:rPr>
        <w:t xml:space="preserve"> and Incremental Cost-effectiveness ratios of BZN.</w:t>
      </w:r>
      <w:r w:rsidR="00AE155A" w:rsidRPr="00520B88">
        <w:rPr>
          <w:rFonts w:ascii="Times New Roman" w:hAnsi="Times New Roman" w:cs="Times New Roman"/>
          <w:b/>
          <w:bCs/>
          <w:i/>
          <w:iCs/>
          <w:sz w:val="20"/>
          <w:szCs w:val="20"/>
          <w:lang w:val="en-US"/>
        </w:rPr>
        <w:t xml:space="preserve"> </w:t>
      </w:r>
      <w:r w:rsidR="00AE155A" w:rsidRPr="00520B88">
        <w:rPr>
          <w:rFonts w:ascii="Times New Roman" w:hAnsi="Times New Roman" w:cs="Times New Roman"/>
          <w:i/>
          <w:iCs/>
          <w:sz w:val="20"/>
          <w:szCs w:val="20"/>
          <w:lang w:val="en-US"/>
        </w:rPr>
        <w:t xml:space="preserve">NA: Not applicable. ICER: Incremental cost effectiveness ratio. QALYs: Quality adjusted life-years. </w:t>
      </w:r>
    </w:p>
    <w:p w14:paraId="4319E429" w14:textId="3F370489" w:rsidR="00382A72" w:rsidRDefault="00AE155A" w:rsidP="003567E7">
      <w:pPr>
        <w:spacing w:line="360" w:lineRule="auto"/>
        <w:rPr>
          <w:ins w:id="85" w:author="Clara Crespillo Andújar" w:date="2025-06-30T03:40:00Z" w16du:dateUtc="2025-06-30T01:40:00Z"/>
          <w:rFonts w:ascii="Times New Roman" w:hAnsi="Times New Roman" w:cs="Times New Roman"/>
          <w:lang w:val="en-US"/>
        </w:rPr>
      </w:pPr>
      <w:r w:rsidRPr="000F283A">
        <w:rPr>
          <w:rFonts w:ascii="Times New Roman" w:hAnsi="Times New Roman" w:cs="Times New Roman"/>
          <w:lang w:val="en-US"/>
        </w:rPr>
        <w:t xml:space="preserve">In the </w:t>
      </w:r>
      <w:commentRangeStart w:id="86"/>
      <w:r w:rsidR="00A71DAD" w:rsidRPr="000F283A">
        <w:rPr>
          <w:rFonts w:ascii="Times New Roman" w:hAnsi="Times New Roman" w:cs="Times New Roman"/>
          <w:lang w:val="en-US"/>
        </w:rPr>
        <w:t>deterministic</w:t>
      </w:r>
      <w:r w:rsidRPr="000F283A">
        <w:rPr>
          <w:rFonts w:ascii="Times New Roman" w:hAnsi="Times New Roman" w:cs="Times New Roman"/>
          <w:lang w:val="en-US"/>
        </w:rPr>
        <w:t xml:space="preserve"> </w:t>
      </w:r>
      <w:commentRangeEnd w:id="86"/>
      <w:r w:rsidR="00935779">
        <w:rPr>
          <w:rStyle w:val="Refdecomentario"/>
        </w:rPr>
        <w:commentReference w:id="86"/>
      </w:r>
      <w:r w:rsidRPr="000F283A">
        <w:rPr>
          <w:rFonts w:ascii="Times New Roman" w:hAnsi="Times New Roman" w:cs="Times New Roman"/>
          <w:lang w:val="en-US"/>
        </w:rPr>
        <w:t xml:space="preserve">sensitivity analysis the only parameter that would modify the ICER yielding it not </w:t>
      </w:r>
      <w:proofErr w:type="gramStart"/>
      <w:r w:rsidRPr="000F283A">
        <w:rPr>
          <w:rFonts w:ascii="Times New Roman" w:hAnsi="Times New Roman" w:cs="Times New Roman"/>
          <w:lang w:val="en-US"/>
        </w:rPr>
        <w:t>cost-saving</w:t>
      </w:r>
      <w:proofErr w:type="gramEnd"/>
      <w:r w:rsidRPr="000F283A">
        <w:rPr>
          <w:rFonts w:ascii="Times New Roman" w:hAnsi="Times New Roman" w:cs="Times New Roman"/>
          <w:lang w:val="en-US"/>
        </w:rPr>
        <w:t xml:space="preserve"> </w:t>
      </w:r>
      <w:del w:id="87" w:author="Jose Antonio Perez Molina" w:date="2025-06-12T07:40:00Z" w16du:dateUtc="2025-06-12T05:40:00Z">
        <w:r w:rsidRPr="000F283A" w:rsidDel="00935779">
          <w:rPr>
            <w:rFonts w:ascii="Times New Roman" w:hAnsi="Times New Roman" w:cs="Times New Roman"/>
            <w:lang w:val="en-US"/>
          </w:rPr>
          <w:delText xml:space="preserve">was </w:delText>
        </w:r>
      </w:del>
      <w:ins w:id="88" w:author="Jose Antonio Perez Molina" w:date="2025-06-12T07:40:00Z" w16du:dateUtc="2025-06-12T05:40:00Z">
        <w:r w:rsidR="00935779">
          <w:rPr>
            <w:rFonts w:ascii="Times New Roman" w:hAnsi="Times New Roman" w:cs="Times New Roman"/>
            <w:lang w:val="en-US"/>
          </w:rPr>
          <w:t>would be</w:t>
        </w:r>
        <w:r w:rsidR="00935779" w:rsidRPr="000F283A">
          <w:rPr>
            <w:rFonts w:ascii="Times New Roman" w:hAnsi="Times New Roman" w:cs="Times New Roman"/>
            <w:lang w:val="en-US"/>
          </w:rPr>
          <w:t xml:space="preserve"> </w:t>
        </w:r>
      </w:ins>
      <w:r w:rsidRPr="000F283A">
        <w:rPr>
          <w:rFonts w:ascii="Times New Roman" w:hAnsi="Times New Roman" w:cs="Times New Roman"/>
          <w:lang w:val="en-US"/>
        </w:rPr>
        <w:t>the highest value of the relative risk of developing the symptomatic cardiac form of Chagas disease. Nevertheless, it still fell below the cost-</w:t>
      </w:r>
      <w:r w:rsidR="00A71DAD" w:rsidRPr="000F283A">
        <w:rPr>
          <w:rFonts w:ascii="Times New Roman" w:hAnsi="Times New Roman" w:cs="Times New Roman"/>
          <w:lang w:val="en-US"/>
        </w:rPr>
        <w:t>effectiveness</w:t>
      </w:r>
      <w:r w:rsidRPr="000F283A">
        <w:rPr>
          <w:rFonts w:ascii="Times New Roman" w:hAnsi="Times New Roman" w:cs="Times New Roman"/>
          <w:lang w:val="en-US"/>
        </w:rPr>
        <w:t xml:space="preserve"> threshold of one time the GDP-per capita of Spain (</w:t>
      </w:r>
      <w:commentRangeStart w:id="89"/>
      <w:r w:rsidRPr="000F283A">
        <w:rPr>
          <w:rFonts w:ascii="Times New Roman" w:hAnsi="Times New Roman" w:cs="Times New Roman"/>
          <w:lang w:val="en-US"/>
        </w:rPr>
        <w:t xml:space="preserve">figure </w:t>
      </w:r>
      <w:commentRangeEnd w:id="89"/>
      <w:r w:rsidR="00935779">
        <w:rPr>
          <w:rStyle w:val="Refdecomentario"/>
        </w:rPr>
        <w:commentReference w:id="89"/>
      </w:r>
      <w:r w:rsidRPr="000F283A">
        <w:rPr>
          <w:rFonts w:ascii="Times New Roman" w:hAnsi="Times New Roman" w:cs="Times New Roman"/>
          <w:lang w:val="en-US"/>
        </w:rPr>
        <w:t>2).</w:t>
      </w:r>
    </w:p>
    <w:p w14:paraId="29F9DCA5" w14:textId="45EA6A89" w:rsidR="00DE4004" w:rsidRPr="000F283A" w:rsidRDefault="00DE4004" w:rsidP="003567E7">
      <w:pPr>
        <w:spacing w:line="360" w:lineRule="auto"/>
        <w:rPr>
          <w:rFonts w:ascii="Times New Roman" w:hAnsi="Times New Roman" w:cs="Times New Roman"/>
          <w:lang w:val="en-US"/>
        </w:rPr>
      </w:pPr>
      <w:proofErr w:type="spellStart"/>
      <w:ins w:id="90" w:author="Clara Crespillo Andújar" w:date="2025-06-30T03:40:00Z" w16du:dateUtc="2025-06-30T01:40:00Z">
        <w:r>
          <w:rPr>
            <w:rFonts w:ascii="Times New Roman" w:hAnsi="Times New Roman" w:cs="Times New Roman"/>
            <w:lang w:val="en-US"/>
          </w:rPr>
          <w:t>Versión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sugerida</w:t>
        </w:r>
        <w:proofErr w:type="spellEnd"/>
        <w:r>
          <w:rPr>
            <w:rFonts w:ascii="Times New Roman" w:hAnsi="Times New Roman" w:cs="Times New Roman"/>
            <w:lang w:val="en-US"/>
          </w:rPr>
          <w:t xml:space="preserve">: </w:t>
        </w:r>
      </w:ins>
      <w:ins w:id="91" w:author="Clara Crespillo Andújar" w:date="2025-06-30T03:40:00Z">
        <w:r w:rsidRPr="007B7E24">
          <w:rPr>
            <w:rFonts w:ascii="Times New Roman" w:hAnsi="Times New Roman" w:cs="Times New Roman"/>
            <w:lang w:val="en-US"/>
            <w:rPrChange w:id="92" w:author="Clara Crespillo Andújar" w:date="2025-06-30T03:41:00Z" w16du:dateUtc="2025-06-30T01:41:00Z">
              <w:rPr>
                <w:rFonts w:ascii="Times New Roman" w:hAnsi="Times New Roman" w:cs="Times New Roman"/>
              </w:rPr>
            </w:rPrChange>
          </w:rPr>
          <w:t xml:space="preserve">In the deterministic sensitivity analysis, only an extreme value of the relative risk of developing the symptomatic cardiac form of Chagas disease would alter the ICER to the point where it </w:t>
        </w:r>
        <w:r w:rsidRPr="007B7E24">
          <w:rPr>
            <w:rFonts w:ascii="Times New Roman" w:hAnsi="Times New Roman" w:cs="Times New Roman"/>
            <w:lang w:val="en-US"/>
            <w:rPrChange w:id="93" w:author="Clara Crespillo Andújar" w:date="2025-06-30T03:41:00Z" w16du:dateUtc="2025-06-30T01:41:00Z">
              <w:rPr>
                <w:rFonts w:ascii="Times New Roman" w:hAnsi="Times New Roman" w:cs="Times New Roman"/>
              </w:rPr>
            </w:rPrChange>
          </w:rPr>
          <w:lastRenderedPageBreak/>
          <w:t xml:space="preserve">would no longer be </w:t>
        </w:r>
        <w:proofErr w:type="gramStart"/>
        <w:r w:rsidRPr="007B7E24">
          <w:rPr>
            <w:rFonts w:ascii="Times New Roman" w:hAnsi="Times New Roman" w:cs="Times New Roman"/>
            <w:lang w:val="en-US"/>
            <w:rPrChange w:id="94" w:author="Clara Crespillo Andújar" w:date="2025-06-30T03:41:00Z" w16du:dateUtc="2025-06-30T01:41:00Z">
              <w:rPr>
                <w:rFonts w:ascii="Times New Roman" w:hAnsi="Times New Roman" w:cs="Times New Roman"/>
              </w:rPr>
            </w:rPrChange>
          </w:rPr>
          <w:t>cost-saving</w:t>
        </w:r>
        <w:proofErr w:type="gramEnd"/>
        <w:r w:rsidRPr="007B7E24">
          <w:rPr>
            <w:rFonts w:ascii="Times New Roman" w:hAnsi="Times New Roman" w:cs="Times New Roman"/>
            <w:lang w:val="en-US"/>
            <w:rPrChange w:id="95" w:author="Clara Crespillo Andújar" w:date="2025-06-30T03:41:00Z" w16du:dateUtc="2025-06-30T01:41:00Z">
              <w:rPr>
                <w:rFonts w:ascii="Times New Roman" w:hAnsi="Times New Roman" w:cs="Times New Roman"/>
              </w:rPr>
            </w:rPrChange>
          </w:rPr>
          <w:t xml:space="preserve">. </w:t>
        </w:r>
        <w:r w:rsidRPr="007B7E24">
          <w:rPr>
            <w:rFonts w:ascii="Times New Roman" w:hAnsi="Times New Roman" w:cs="Times New Roman"/>
            <w:lang w:val="en-US"/>
            <w:rPrChange w:id="96" w:author="Clara Crespillo Andújar" w:date="2025-06-30T03:42:00Z" w16du:dateUtc="2025-06-30T01:42:00Z">
              <w:rPr>
                <w:rFonts w:ascii="Times New Roman" w:hAnsi="Times New Roman" w:cs="Times New Roman"/>
              </w:rPr>
            </w:rPrChange>
          </w:rPr>
          <w:t xml:space="preserve">However, even in this unfavorable scenario, the result remains cost-effective, as it stays below the threshold of one </w:t>
        </w:r>
        <w:proofErr w:type="gramStart"/>
        <w:r w:rsidRPr="007B7E24">
          <w:rPr>
            <w:rFonts w:ascii="Times New Roman" w:hAnsi="Times New Roman" w:cs="Times New Roman"/>
            <w:lang w:val="en-US"/>
            <w:rPrChange w:id="97" w:author="Clara Crespillo Andújar" w:date="2025-06-30T03:42:00Z" w16du:dateUtc="2025-06-30T01:42:00Z">
              <w:rPr>
                <w:rFonts w:ascii="Times New Roman" w:hAnsi="Times New Roman" w:cs="Times New Roman"/>
              </w:rPr>
            </w:rPrChange>
          </w:rPr>
          <w:t>times</w:t>
        </w:r>
        <w:proofErr w:type="gramEnd"/>
        <w:r w:rsidRPr="007B7E24">
          <w:rPr>
            <w:rFonts w:ascii="Times New Roman" w:hAnsi="Times New Roman" w:cs="Times New Roman"/>
            <w:lang w:val="en-US"/>
            <w:rPrChange w:id="98" w:author="Clara Crespillo Andújar" w:date="2025-06-30T03:42:00Z" w16du:dateUtc="2025-06-30T01:42:00Z">
              <w:rPr>
                <w:rFonts w:ascii="Times New Roman" w:hAnsi="Times New Roman" w:cs="Times New Roman"/>
              </w:rPr>
            </w:rPrChange>
          </w:rPr>
          <w:t xml:space="preserve"> the GDP per capita of Spain.</w:t>
        </w:r>
      </w:ins>
    </w:p>
    <w:p w14:paraId="54DB09EE" w14:textId="162E535B" w:rsidR="00087635" w:rsidRPr="000F283A" w:rsidRDefault="008B4A09" w:rsidP="003567E7">
      <w:pPr>
        <w:spacing w:line="360" w:lineRule="auto"/>
        <w:rPr>
          <w:rFonts w:ascii="Times New Roman" w:hAnsi="Times New Roman" w:cs="Times New Roman"/>
          <w:lang w:val="en-US"/>
        </w:rPr>
      </w:pPr>
      <w:r w:rsidRPr="000F283A">
        <w:rPr>
          <w:rFonts w:ascii="Times New Roman" w:hAnsi="Times New Roman" w:cs="Times New Roman"/>
          <w:noProof/>
          <w:lang w:val="en-US"/>
        </w:rPr>
        <w:drawing>
          <wp:inline distT="0" distB="0" distL="0" distR="0" wp14:anchorId="0FCEFF5E" wp14:editId="45304A9B">
            <wp:extent cx="4672341" cy="2886075"/>
            <wp:effectExtent l="0" t="0" r="0" b="0"/>
            <wp:docPr id="75610606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4629" cy="2887488"/>
                    </a:xfrm>
                    <a:prstGeom prst="rect">
                      <a:avLst/>
                    </a:prstGeom>
                    <a:noFill/>
                  </pic:spPr>
                </pic:pic>
              </a:graphicData>
            </a:graphic>
          </wp:inline>
        </w:drawing>
      </w:r>
    </w:p>
    <w:p w14:paraId="67660E87" w14:textId="3033CFEE" w:rsidR="002217CE" w:rsidRPr="000F283A" w:rsidRDefault="005B59A1" w:rsidP="003567E7">
      <w:pPr>
        <w:spacing w:line="360" w:lineRule="auto"/>
        <w:rPr>
          <w:rFonts w:ascii="Times New Roman" w:hAnsi="Times New Roman" w:cs="Times New Roman"/>
          <w:i/>
          <w:iCs/>
          <w:sz w:val="20"/>
          <w:szCs w:val="20"/>
          <w:lang w:val="en-US"/>
        </w:rPr>
      </w:pPr>
      <w:r w:rsidRPr="00520B88">
        <w:rPr>
          <w:rFonts w:ascii="Times New Roman" w:hAnsi="Times New Roman" w:cs="Times New Roman"/>
          <w:b/>
          <w:bCs/>
          <w:i/>
          <w:iCs/>
          <w:sz w:val="20"/>
          <w:szCs w:val="20"/>
          <w:lang w:val="en-US"/>
        </w:rPr>
        <w:t>Figure 2. Tornado plot of the incremental cost-effectiveness ratio (ICER) expressed in 2023 Euros per quality-adjusted life year (QALY) gained.</w:t>
      </w:r>
      <w:r w:rsidRPr="000F283A">
        <w:rPr>
          <w:rFonts w:ascii="Times New Roman" w:hAnsi="Times New Roman" w:cs="Times New Roman"/>
          <w:i/>
          <w:iCs/>
          <w:sz w:val="20"/>
          <w:szCs w:val="20"/>
          <w:lang w:val="en-US"/>
        </w:rPr>
        <w:t xml:space="preserve"> The plot displays the results of a one-way sensitivity analysis assessing the impact of individual parameter uncertainty on the ICER. Parameters are ordered by their influence, with the widest bars indicating the greatest effect. P_card: probability of cardiac involvement; </w:t>
      </w:r>
      <w:proofErr w:type="spellStart"/>
      <w:r w:rsidRPr="000F283A">
        <w:rPr>
          <w:rFonts w:ascii="Times New Roman" w:hAnsi="Times New Roman" w:cs="Times New Roman"/>
          <w:i/>
          <w:iCs/>
          <w:sz w:val="20"/>
          <w:szCs w:val="20"/>
          <w:lang w:val="en-US"/>
        </w:rPr>
        <w:t>P_dig</w:t>
      </w:r>
      <w:proofErr w:type="spellEnd"/>
      <w:r w:rsidRPr="000F283A">
        <w:rPr>
          <w:rFonts w:ascii="Times New Roman" w:hAnsi="Times New Roman" w:cs="Times New Roman"/>
          <w:i/>
          <w:iCs/>
          <w:sz w:val="20"/>
          <w:szCs w:val="20"/>
          <w:lang w:val="en-US"/>
        </w:rPr>
        <w:t xml:space="preserve">: probability of digestive involvement; </w:t>
      </w:r>
      <w:proofErr w:type="spellStart"/>
      <w:r w:rsidRPr="000F283A">
        <w:rPr>
          <w:rFonts w:ascii="Times New Roman" w:hAnsi="Times New Roman" w:cs="Times New Roman"/>
          <w:i/>
          <w:iCs/>
          <w:sz w:val="20"/>
          <w:szCs w:val="20"/>
          <w:lang w:val="en-US"/>
        </w:rPr>
        <w:t>RR_T_car</w:t>
      </w:r>
      <w:proofErr w:type="spellEnd"/>
      <w:r w:rsidRPr="000F283A">
        <w:rPr>
          <w:rFonts w:ascii="Times New Roman" w:hAnsi="Times New Roman" w:cs="Times New Roman"/>
          <w:i/>
          <w:iCs/>
          <w:sz w:val="20"/>
          <w:szCs w:val="20"/>
          <w:lang w:val="en-US"/>
        </w:rPr>
        <w:t xml:space="preserve"> and </w:t>
      </w:r>
      <w:proofErr w:type="spellStart"/>
      <w:r w:rsidRPr="000F283A">
        <w:rPr>
          <w:rFonts w:ascii="Times New Roman" w:hAnsi="Times New Roman" w:cs="Times New Roman"/>
          <w:i/>
          <w:iCs/>
          <w:sz w:val="20"/>
          <w:szCs w:val="20"/>
          <w:lang w:val="en-US"/>
        </w:rPr>
        <w:t>RR_T_dig</w:t>
      </w:r>
      <w:proofErr w:type="spellEnd"/>
      <w:r w:rsidRPr="000F283A">
        <w:rPr>
          <w:rFonts w:ascii="Times New Roman" w:hAnsi="Times New Roman" w:cs="Times New Roman"/>
          <w:i/>
          <w:iCs/>
          <w:sz w:val="20"/>
          <w:szCs w:val="20"/>
          <w:lang w:val="en-US"/>
        </w:rPr>
        <w:t xml:space="preserve">: relative risk reductions with treatment in cardiac and digestive forms, respectively; </w:t>
      </w:r>
      <w:proofErr w:type="spellStart"/>
      <w:r w:rsidRPr="000F283A">
        <w:rPr>
          <w:rFonts w:ascii="Times New Roman" w:hAnsi="Times New Roman" w:cs="Times New Roman"/>
          <w:i/>
          <w:iCs/>
          <w:sz w:val="20"/>
          <w:szCs w:val="20"/>
          <w:lang w:val="en-US"/>
        </w:rPr>
        <w:t>CaMorR</w:t>
      </w:r>
      <w:proofErr w:type="spellEnd"/>
      <w:r w:rsidRPr="000F283A">
        <w:rPr>
          <w:rFonts w:ascii="Times New Roman" w:hAnsi="Times New Roman" w:cs="Times New Roman"/>
          <w:i/>
          <w:iCs/>
          <w:sz w:val="20"/>
          <w:szCs w:val="20"/>
          <w:lang w:val="en-US"/>
        </w:rPr>
        <w:t xml:space="preserve"> and </w:t>
      </w:r>
      <w:proofErr w:type="spellStart"/>
      <w:r w:rsidRPr="000F283A">
        <w:rPr>
          <w:rFonts w:ascii="Times New Roman" w:hAnsi="Times New Roman" w:cs="Times New Roman"/>
          <w:i/>
          <w:iCs/>
          <w:sz w:val="20"/>
          <w:szCs w:val="20"/>
          <w:lang w:val="en-US"/>
        </w:rPr>
        <w:t>DiMorR</w:t>
      </w:r>
      <w:proofErr w:type="spellEnd"/>
      <w:r w:rsidRPr="000F283A">
        <w:rPr>
          <w:rFonts w:ascii="Times New Roman" w:hAnsi="Times New Roman" w:cs="Times New Roman"/>
          <w:i/>
          <w:iCs/>
          <w:sz w:val="20"/>
          <w:szCs w:val="20"/>
          <w:lang w:val="en-US"/>
        </w:rPr>
        <w:t>: increase mortality ratios in cardiac and digestive forms. The vertical dashed line indicates the base-case ICER. The vertical line indicates the willingness to pay threshold.</w:t>
      </w:r>
    </w:p>
    <w:p w14:paraId="0011C202" w14:textId="52698060" w:rsidR="00382A72" w:rsidRPr="007B7E24" w:rsidRDefault="005B59A1" w:rsidP="003567E7">
      <w:pPr>
        <w:spacing w:line="360" w:lineRule="auto"/>
        <w:rPr>
          <w:ins w:id="99" w:author="Jose Antonio Perez Molina" w:date="2025-06-12T07:50:00Z" w16du:dateUtc="2025-06-12T05:50:00Z"/>
          <w:rFonts w:ascii="Times New Roman" w:hAnsi="Times New Roman" w:cs="Times New Roman"/>
          <w:lang w:val="en-US"/>
        </w:rPr>
      </w:pPr>
      <w:r w:rsidRPr="000F283A">
        <w:rPr>
          <w:rFonts w:ascii="Times New Roman" w:hAnsi="Times New Roman" w:cs="Times New Roman"/>
          <w:lang w:val="en-US"/>
        </w:rPr>
        <w:t>In the probabilistic sensitivity analysis</w:t>
      </w:r>
      <w:ins w:id="100" w:author="Jose Antonio Perez Molina" w:date="2025-06-12T07:46:00Z" w16du:dateUtc="2025-06-12T05:46:00Z">
        <w:r w:rsidR="00935779">
          <w:rPr>
            <w:rFonts w:ascii="Times New Roman" w:hAnsi="Times New Roman" w:cs="Times New Roman"/>
            <w:lang w:val="en-US"/>
          </w:rPr>
          <w:t>,</w:t>
        </w:r>
      </w:ins>
      <w:r w:rsidR="00E46CE0" w:rsidRPr="000F283A">
        <w:rPr>
          <w:rFonts w:ascii="Times New Roman" w:hAnsi="Times New Roman" w:cs="Times New Roman"/>
          <w:lang w:val="en-US"/>
        </w:rPr>
        <w:t xml:space="preserve"> </w:t>
      </w:r>
      <w:r w:rsidR="00A71DAD" w:rsidRPr="000F283A">
        <w:rPr>
          <w:rFonts w:ascii="Times New Roman" w:hAnsi="Times New Roman" w:cs="Times New Roman"/>
          <w:lang w:val="en-US"/>
        </w:rPr>
        <w:t>the me</w:t>
      </w:r>
      <w:r w:rsidR="00951F0B" w:rsidRPr="000F283A">
        <w:rPr>
          <w:rFonts w:ascii="Times New Roman" w:hAnsi="Times New Roman" w:cs="Times New Roman"/>
          <w:lang w:val="en-US"/>
        </w:rPr>
        <w:t>dian</w:t>
      </w:r>
      <w:r w:rsidR="00A71DAD" w:rsidRPr="000F283A">
        <w:rPr>
          <w:rFonts w:ascii="Times New Roman" w:hAnsi="Times New Roman" w:cs="Times New Roman"/>
          <w:lang w:val="en-US"/>
        </w:rPr>
        <w:t xml:space="preserve"> ICER was €-</w:t>
      </w:r>
      <w:r w:rsidR="008B4A09" w:rsidRPr="000F283A">
        <w:rPr>
          <w:rFonts w:ascii="Times New Roman" w:hAnsi="Times New Roman" w:cs="Times New Roman"/>
          <w:lang w:val="en-US"/>
        </w:rPr>
        <w:t>69,372</w:t>
      </w:r>
      <w:r w:rsidR="00A71DAD" w:rsidRPr="000F283A">
        <w:rPr>
          <w:rFonts w:ascii="Times New Roman" w:hAnsi="Times New Roman" w:cs="Times New Roman"/>
          <w:lang w:val="en-US"/>
        </w:rPr>
        <w:t xml:space="preserve"> (</w:t>
      </w:r>
      <w:r w:rsidR="005770BB" w:rsidRPr="000F283A">
        <w:rPr>
          <w:rFonts w:ascii="Times New Roman" w:hAnsi="Times New Roman" w:cs="Times New Roman"/>
          <w:lang w:val="en-US"/>
        </w:rPr>
        <w:t xml:space="preserve">95% </w:t>
      </w:r>
      <w:proofErr w:type="spellStart"/>
      <w:r w:rsidR="005770BB" w:rsidRPr="000F283A">
        <w:rPr>
          <w:rFonts w:ascii="Times New Roman" w:hAnsi="Times New Roman" w:cs="Times New Roman"/>
          <w:lang w:val="en-US"/>
        </w:rPr>
        <w:t>C</w:t>
      </w:r>
      <w:r w:rsidR="008B4A09" w:rsidRPr="000F283A">
        <w:rPr>
          <w:rFonts w:ascii="Times New Roman" w:hAnsi="Times New Roman" w:cs="Times New Roman"/>
          <w:lang w:val="en-US"/>
        </w:rPr>
        <w:t>r</w:t>
      </w:r>
      <w:r w:rsidR="005770BB" w:rsidRPr="000F283A">
        <w:rPr>
          <w:rFonts w:ascii="Times New Roman" w:hAnsi="Times New Roman" w:cs="Times New Roman"/>
          <w:lang w:val="en-US"/>
        </w:rPr>
        <w:t>I</w:t>
      </w:r>
      <w:proofErr w:type="spellEnd"/>
      <w:r w:rsidR="00A71DAD" w:rsidRPr="000F283A">
        <w:rPr>
          <w:rFonts w:ascii="Times New Roman" w:hAnsi="Times New Roman" w:cs="Times New Roman"/>
          <w:lang w:val="en-US"/>
        </w:rPr>
        <w:t>;</w:t>
      </w:r>
      <w:r w:rsidR="00951F0B" w:rsidRPr="000F283A">
        <w:rPr>
          <w:rFonts w:ascii="Times New Roman" w:hAnsi="Times New Roman" w:cs="Times New Roman"/>
          <w:lang w:val="en-US"/>
        </w:rPr>
        <w:t xml:space="preserve"> €</w:t>
      </w:r>
      <w:r w:rsidR="00A71DAD" w:rsidRPr="000F283A">
        <w:rPr>
          <w:rFonts w:ascii="Times New Roman" w:hAnsi="Times New Roman" w:cs="Times New Roman"/>
          <w:lang w:val="en-US"/>
        </w:rPr>
        <w:t>-</w:t>
      </w:r>
      <w:r w:rsidR="008B4A09" w:rsidRPr="000F283A">
        <w:rPr>
          <w:rFonts w:ascii="Times New Roman" w:hAnsi="Times New Roman" w:cs="Times New Roman"/>
          <w:lang w:val="en-US"/>
        </w:rPr>
        <w:t>177,181</w:t>
      </w:r>
      <w:r w:rsidR="002342FB" w:rsidRPr="000F283A">
        <w:rPr>
          <w:rFonts w:ascii="Times New Roman" w:hAnsi="Times New Roman" w:cs="Times New Roman"/>
          <w:lang w:val="en-US"/>
        </w:rPr>
        <w:t>·</w:t>
      </w:r>
      <w:r w:rsidR="008B4A09" w:rsidRPr="000F283A">
        <w:rPr>
          <w:rFonts w:ascii="Times New Roman" w:hAnsi="Times New Roman" w:cs="Times New Roman"/>
          <w:lang w:val="en-US"/>
        </w:rPr>
        <w:t xml:space="preserve">16: </w:t>
      </w:r>
      <w:r w:rsidR="00951F0B" w:rsidRPr="000F283A">
        <w:rPr>
          <w:rFonts w:ascii="Times New Roman" w:hAnsi="Times New Roman" w:cs="Times New Roman"/>
          <w:lang w:val="en-US"/>
        </w:rPr>
        <w:t>€</w:t>
      </w:r>
      <w:r w:rsidR="00A71DAD" w:rsidRPr="000F283A">
        <w:rPr>
          <w:rFonts w:ascii="Times New Roman" w:hAnsi="Times New Roman" w:cs="Times New Roman"/>
          <w:lang w:val="en-US"/>
        </w:rPr>
        <w:t>-</w:t>
      </w:r>
      <w:r w:rsidR="005770BB" w:rsidRPr="000F283A">
        <w:rPr>
          <w:rFonts w:ascii="Times New Roman" w:hAnsi="Times New Roman" w:cs="Times New Roman"/>
          <w:lang w:val="en-US"/>
        </w:rPr>
        <w:t>2</w:t>
      </w:r>
      <w:r w:rsidR="008B4A09" w:rsidRPr="000F283A">
        <w:rPr>
          <w:rFonts w:ascii="Times New Roman" w:hAnsi="Times New Roman" w:cs="Times New Roman"/>
          <w:lang w:val="en-US"/>
        </w:rPr>
        <w:t>6</w:t>
      </w:r>
      <w:r w:rsidR="005770BB" w:rsidRPr="000F283A">
        <w:rPr>
          <w:rFonts w:ascii="Times New Roman" w:hAnsi="Times New Roman" w:cs="Times New Roman"/>
          <w:lang w:val="en-US"/>
        </w:rPr>
        <w:t>,</w:t>
      </w:r>
      <w:r w:rsidR="008B4A09" w:rsidRPr="000F283A">
        <w:rPr>
          <w:rFonts w:ascii="Times New Roman" w:hAnsi="Times New Roman" w:cs="Times New Roman"/>
          <w:lang w:val="en-US"/>
        </w:rPr>
        <w:t>488</w:t>
      </w:r>
      <w:r w:rsidR="002342FB" w:rsidRPr="000F283A">
        <w:rPr>
          <w:rFonts w:ascii="Times New Roman" w:hAnsi="Times New Roman" w:cs="Times New Roman"/>
          <w:lang w:val="en-US"/>
        </w:rPr>
        <w:t>·</w:t>
      </w:r>
      <w:r w:rsidR="005770BB" w:rsidRPr="000F283A">
        <w:rPr>
          <w:rFonts w:ascii="Times New Roman" w:hAnsi="Times New Roman" w:cs="Times New Roman"/>
          <w:lang w:val="en-US"/>
        </w:rPr>
        <w:t>9</w:t>
      </w:r>
      <w:r w:rsidR="00A71DAD" w:rsidRPr="000F283A">
        <w:rPr>
          <w:rFonts w:ascii="Times New Roman" w:hAnsi="Times New Roman" w:cs="Times New Roman"/>
          <w:lang w:val="en-US"/>
        </w:rPr>
        <w:t>)</w:t>
      </w:r>
      <w:r w:rsidR="00951F0B" w:rsidRPr="000F283A">
        <w:rPr>
          <w:rFonts w:ascii="Times New Roman" w:hAnsi="Times New Roman" w:cs="Times New Roman"/>
          <w:lang w:val="en-US"/>
        </w:rPr>
        <w:t xml:space="preserve">, with 95% of the simulations falling below the </w:t>
      </w:r>
      <w:ins w:id="101" w:author="Clara Crespillo Andújar" w:date="2025-06-30T03:42:00Z" w16du:dateUtc="2025-06-30T01:42:00Z">
        <w:r w:rsidR="007B7E24" w:rsidRPr="00520B88">
          <w:rPr>
            <w:rFonts w:ascii="Times New Roman" w:hAnsi="Times New Roman" w:cs="Times New Roman"/>
            <w:b/>
            <w:bCs/>
            <w:i/>
            <w:iCs/>
            <w:sz w:val="20"/>
            <w:szCs w:val="20"/>
            <w:lang w:val="en-US"/>
          </w:rPr>
          <w:t xml:space="preserve">willingness-to-pay </w:t>
        </w:r>
        <w:r w:rsidR="007B7E24">
          <w:rPr>
            <w:rFonts w:ascii="Times New Roman" w:hAnsi="Times New Roman" w:cs="Times New Roman"/>
            <w:b/>
            <w:bCs/>
            <w:i/>
            <w:iCs/>
            <w:sz w:val="20"/>
            <w:szCs w:val="20"/>
            <w:lang w:val="en-US"/>
          </w:rPr>
          <w:t>(</w:t>
        </w:r>
      </w:ins>
      <w:commentRangeStart w:id="102"/>
      <w:r w:rsidR="00951F0B" w:rsidRPr="000F283A">
        <w:rPr>
          <w:rFonts w:ascii="Times New Roman" w:hAnsi="Times New Roman" w:cs="Times New Roman"/>
          <w:lang w:val="en-US"/>
        </w:rPr>
        <w:t>WTP</w:t>
      </w:r>
      <w:ins w:id="103" w:author="Clara Crespillo Andújar" w:date="2025-06-30T03:42:00Z" w16du:dateUtc="2025-06-30T01:42:00Z">
        <w:r w:rsidR="007B7E24">
          <w:rPr>
            <w:rFonts w:ascii="Times New Roman" w:hAnsi="Times New Roman" w:cs="Times New Roman"/>
            <w:lang w:val="en-US"/>
          </w:rPr>
          <w:t>)</w:t>
        </w:r>
      </w:ins>
      <w:r w:rsidR="00B16C9C" w:rsidRPr="000F283A">
        <w:rPr>
          <w:rFonts w:ascii="Times New Roman" w:hAnsi="Times New Roman" w:cs="Times New Roman"/>
          <w:lang w:val="en-US"/>
        </w:rPr>
        <w:t>.</w:t>
      </w:r>
      <w:r w:rsidR="00951F0B" w:rsidRPr="000F283A">
        <w:rPr>
          <w:rFonts w:ascii="Times New Roman" w:hAnsi="Times New Roman" w:cs="Times New Roman"/>
          <w:lang w:val="en-US"/>
        </w:rPr>
        <w:t xml:space="preserve"> </w:t>
      </w:r>
      <w:commentRangeEnd w:id="102"/>
      <w:r w:rsidR="007B7E24">
        <w:rPr>
          <w:rStyle w:val="Refdecomentario"/>
        </w:rPr>
        <w:commentReference w:id="102"/>
      </w:r>
    </w:p>
    <w:p w14:paraId="5B814516" w14:textId="5524B62E" w:rsidR="00935779" w:rsidRDefault="00935779" w:rsidP="003567E7">
      <w:pPr>
        <w:spacing w:line="360" w:lineRule="auto"/>
        <w:rPr>
          <w:ins w:id="104" w:author="Jose Antonio Perez Molina" w:date="2025-06-12T07:50:00Z" w16du:dateUtc="2025-06-12T05:50:00Z"/>
          <w:rFonts w:ascii="Times New Roman" w:hAnsi="Times New Roman" w:cs="Times New Roman"/>
          <w:lang w:val="en-US"/>
        </w:rPr>
      </w:pPr>
      <w:proofErr w:type="spellStart"/>
      <w:ins w:id="105" w:author="Jose Antonio Perez Molina" w:date="2025-06-12T07:50:00Z" w16du:dateUtc="2025-06-12T05:50:00Z">
        <w:r>
          <w:rPr>
            <w:rFonts w:ascii="Times New Roman" w:hAnsi="Times New Roman" w:cs="Times New Roman"/>
            <w:lang w:val="en-US"/>
          </w:rPr>
          <w:t>Texto</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sugerido</w:t>
        </w:r>
        <w:proofErr w:type="spellEnd"/>
        <w:r>
          <w:rPr>
            <w:rFonts w:ascii="Times New Roman" w:hAnsi="Times New Roman" w:cs="Times New Roman"/>
            <w:lang w:val="en-US"/>
          </w:rPr>
          <w:t>:</w:t>
        </w:r>
      </w:ins>
    </w:p>
    <w:p w14:paraId="7C09EC5C" w14:textId="64102B80" w:rsidR="00935779" w:rsidRDefault="007C1BD3" w:rsidP="003567E7">
      <w:pPr>
        <w:spacing w:line="360" w:lineRule="auto"/>
        <w:rPr>
          <w:ins w:id="106" w:author="Jose Antonio Perez Molina" w:date="2025-06-12T07:50:00Z" w16du:dateUtc="2025-06-12T05:50:00Z"/>
          <w:rFonts w:ascii="Times New Roman" w:hAnsi="Times New Roman" w:cs="Times New Roman"/>
          <w:lang w:val="en-US"/>
        </w:rPr>
      </w:pPr>
      <w:ins w:id="107" w:author="Jose Antonio Perez Molina" w:date="2025-06-12T07:51:00Z" w16du:dateUtc="2025-06-12T05:51:00Z">
        <w:r>
          <w:rPr>
            <w:rFonts w:ascii="Times New Roman" w:hAnsi="Times New Roman" w:cs="Times New Roman"/>
            <w:lang w:val="en-US"/>
          </w:rPr>
          <w:t xml:space="preserve">We performed a </w:t>
        </w:r>
      </w:ins>
      <w:ins w:id="108" w:author="Jose Antonio Perez Molina" w:date="2025-06-12T07:50:00Z" w16du:dateUtc="2025-06-12T05:50:00Z">
        <w:r w:rsidR="00935779" w:rsidRPr="00935779">
          <w:rPr>
            <w:rFonts w:ascii="Times New Roman" w:hAnsi="Times New Roman" w:cs="Times New Roman"/>
            <w:lang w:val="en-US"/>
          </w:rPr>
          <w:t>probabilistic sensitivity analysis</w:t>
        </w:r>
      </w:ins>
      <w:ins w:id="109" w:author="Jose Antonio Perez Molina" w:date="2025-06-12T07:51:00Z" w16du:dateUtc="2025-06-12T05:51:00Z">
        <w:r>
          <w:rPr>
            <w:rFonts w:ascii="Times New Roman" w:hAnsi="Times New Roman" w:cs="Times New Roman"/>
            <w:lang w:val="en-US"/>
          </w:rPr>
          <w:t xml:space="preserve"> where</w:t>
        </w:r>
      </w:ins>
      <w:ins w:id="110" w:author="Jose Antonio Perez Molina" w:date="2025-06-12T07:50:00Z" w16du:dateUtc="2025-06-12T05:50:00Z">
        <w:r w:rsidR="00935779" w:rsidRPr="00935779">
          <w:rPr>
            <w:rFonts w:ascii="Times New Roman" w:hAnsi="Times New Roman" w:cs="Times New Roman"/>
            <w:lang w:val="en-US"/>
          </w:rPr>
          <w:t xml:space="preserve"> we repeatedly sampled every uncertain input to see how combined parameter uncertainty shapes the cost-effectiveness results</w:t>
        </w:r>
      </w:ins>
      <w:ins w:id="111" w:author="Jose Antonio Perez Molina" w:date="2025-06-12T07:52:00Z" w16du:dateUtc="2025-06-12T05:52:00Z">
        <w:r>
          <w:rPr>
            <w:rFonts w:ascii="Times New Roman" w:hAnsi="Times New Roman" w:cs="Times New Roman"/>
            <w:lang w:val="en-US"/>
          </w:rPr>
          <w:t xml:space="preserve"> (Figure 3)</w:t>
        </w:r>
      </w:ins>
      <w:ins w:id="112" w:author="Jose Antonio Perez Molina" w:date="2025-06-12T07:50:00Z" w16du:dateUtc="2025-06-12T05:50:00Z">
        <w:r w:rsidR="00935779" w:rsidRPr="00935779">
          <w:rPr>
            <w:rFonts w:ascii="Times New Roman" w:hAnsi="Times New Roman" w:cs="Times New Roman"/>
            <w:lang w:val="en-US"/>
          </w:rPr>
          <w:t>. We found a median ICER of € –69 372 per QALY (95 % credible interval: € –177 181 to € –26 489), and 95 % of our simulations fell below the willingness-to-pay threshold</w:t>
        </w:r>
      </w:ins>
      <w:ins w:id="113" w:author="Jose Antonio Perez Molina" w:date="2025-06-12T07:51:00Z" w16du:dateUtc="2025-06-12T05:51:00Z">
        <w:r>
          <w:rPr>
            <w:rFonts w:ascii="Times New Roman" w:hAnsi="Times New Roman" w:cs="Times New Roman"/>
            <w:lang w:val="en-US"/>
          </w:rPr>
          <w:t xml:space="preserve">, </w:t>
        </w:r>
      </w:ins>
      <w:ins w:id="114" w:author="Jose Antonio Perez Molina" w:date="2025-06-12T07:50:00Z" w16du:dateUtc="2025-06-12T05:50:00Z">
        <w:r w:rsidR="00935779" w:rsidRPr="00935779">
          <w:rPr>
            <w:rFonts w:ascii="Times New Roman" w:hAnsi="Times New Roman" w:cs="Times New Roman"/>
            <w:lang w:val="en-US"/>
          </w:rPr>
          <w:t>showing that, even under wide uncertainty, our intervention remains highly likely to be both more effective and less costly than the alternative.</w:t>
        </w:r>
      </w:ins>
    </w:p>
    <w:p w14:paraId="23D54872" w14:textId="77777777" w:rsidR="00935779" w:rsidRPr="000F283A" w:rsidRDefault="00935779" w:rsidP="003567E7">
      <w:pPr>
        <w:spacing w:line="360" w:lineRule="auto"/>
        <w:rPr>
          <w:rFonts w:ascii="Times New Roman" w:hAnsi="Times New Roman" w:cs="Times New Roman"/>
          <w:lang w:val="en-US"/>
        </w:rPr>
      </w:pPr>
    </w:p>
    <w:p w14:paraId="43AC1280" w14:textId="3305C1ED" w:rsidR="002217CE" w:rsidRPr="000F283A" w:rsidRDefault="008B4A09" w:rsidP="003567E7">
      <w:pPr>
        <w:spacing w:line="360" w:lineRule="auto"/>
        <w:rPr>
          <w:rFonts w:ascii="Times New Roman" w:hAnsi="Times New Roman" w:cs="Times New Roman"/>
          <w:b/>
          <w:bCs/>
          <w:lang w:val="en-US"/>
        </w:rPr>
      </w:pPr>
      <w:r w:rsidRPr="000F283A">
        <w:rPr>
          <w:rFonts w:ascii="Times New Roman" w:hAnsi="Times New Roman" w:cs="Times New Roman"/>
          <w:b/>
          <w:bCs/>
          <w:noProof/>
          <w:lang w:val="en-US"/>
        </w:rPr>
        <w:lastRenderedPageBreak/>
        <w:drawing>
          <wp:inline distT="0" distB="0" distL="0" distR="0" wp14:anchorId="2FE764C0" wp14:editId="7B12F97B">
            <wp:extent cx="4487298" cy="2771775"/>
            <wp:effectExtent l="0" t="0" r="8890" b="0"/>
            <wp:docPr id="73145713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93311" cy="2775489"/>
                    </a:xfrm>
                    <a:prstGeom prst="rect">
                      <a:avLst/>
                    </a:prstGeom>
                    <a:noFill/>
                  </pic:spPr>
                </pic:pic>
              </a:graphicData>
            </a:graphic>
          </wp:inline>
        </w:drawing>
      </w:r>
    </w:p>
    <w:p w14:paraId="50AA0144" w14:textId="4B0A047E" w:rsidR="002217CE" w:rsidRPr="000F283A" w:rsidRDefault="00951F0B" w:rsidP="003567E7">
      <w:pPr>
        <w:spacing w:line="360" w:lineRule="auto"/>
        <w:rPr>
          <w:rFonts w:ascii="Times New Roman" w:hAnsi="Times New Roman" w:cs="Times New Roman"/>
          <w:i/>
          <w:iCs/>
          <w:sz w:val="20"/>
          <w:szCs w:val="20"/>
          <w:lang w:val="en-US"/>
        </w:rPr>
      </w:pPr>
      <w:r w:rsidRPr="00520B88">
        <w:rPr>
          <w:rFonts w:ascii="Times New Roman" w:hAnsi="Times New Roman" w:cs="Times New Roman"/>
          <w:b/>
          <w:bCs/>
          <w:i/>
          <w:iCs/>
          <w:sz w:val="20"/>
          <w:szCs w:val="20"/>
          <w:lang w:val="en-US"/>
        </w:rPr>
        <w:t xml:space="preserve">Figure 3. Cost-effectiveness plane based on </w:t>
      </w:r>
      <w:r w:rsidR="00A543A5" w:rsidRPr="00520B88">
        <w:rPr>
          <w:rFonts w:ascii="Times New Roman" w:hAnsi="Times New Roman" w:cs="Times New Roman"/>
          <w:b/>
          <w:bCs/>
          <w:i/>
          <w:iCs/>
          <w:sz w:val="20"/>
          <w:szCs w:val="20"/>
          <w:lang w:val="en-US"/>
        </w:rPr>
        <w:t>1</w:t>
      </w:r>
      <w:r w:rsidRPr="00520B88">
        <w:rPr>
          <w:rFonts w:ascii="Times New Roman" w:hAnsi="Times New Roman" w:cs="Times New Roman"/>
          <w:b/>
          <w:bCs/>
          <w:i/>
          <w:iCs/>
          <w:sz w:val="20"/>
          <w:szCs w:val="20"/>
          <w:lang w:val="en-US"/>
        </w:rPr>
        <w:t>,000 probabilistic simulations.</w:t>
      </w:r>
      <w:r w:rsidRPr="000F283A">
        <w:rPr>
          <w:rFonts w:ascii="Times New Roman" w:hAnsi="Times New Roman" w:cs="Times New Roman"/>
          <w:i/>
          <w:iCs/>
          <w:sz w:val="20"/>
          <w:szCs w:val="20"/>
          <w:lang w:val="en-US"/>
        </w:rPr>
        <w:t xml:space="preserve"> Each point represents the incremental costs and QALYs of the intervention compared to the comparator under one simulation draw. Most simulations fall in the southeast quadrant, indicating that the intervention is both cost-saving and more effective. All costs are expressed in 2023 euros (€).</w:t>
      </w:r>
    </w:p>
    <w:p w14:paraId="42CDC593" w14:textId="00CE4432" w:rsidR="00A16DC5" w:rsidRPr="000F283A" w:rsidRDefault="008B4A09" w:rsidP="00CD4DDA">
      <w:pPr>
        <w:spacing w:line="360" w:lineRule="auto"/>
        <w:rPr>
          <w:rFonts w:ascii="Times New Roman" w:hAnsi="Times New Roman" w:cs="Times New Roman"/>
          <w:lang w:val="en-US"/>
        </w:rPr>
      </w:pPr>
      <w:r w:rsidRPr="000F283A">
        <w:rPr>
          <w:rFonts w:ascii="Times New Roman" w:hAnsi="Times New Roman" w:cs="Times New Roman"/>
          <w:noProof/>
          <w:lang w:val="en-US"/>
        </w:rPr>
        <w:drawing>
          <wp:inline distT="0" distB="0" distL="0" distR="0" wp14:anchorId="58792385" wp14:editId="21D397D4">
            <wp:extent cx="4410075" cy="2724075"/>
            <wp:effectExtent l="0" t="0" r="0" b="635"/>
            <wp:docPr id="209999872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20811" cy="2730706"/>
                    </a:xfrm>
                    <a:prstGeom prst="rect">
                      <a:avLst/>
                    </a:prstGeom>
                    <a:noFill/>
                  </pic:spPr>
                </pic:pic>
              </a:graphicData>
            </a:graphic>
          </wp:inline>
        </w:drawing>
      </w:r>
    </w:p>
    <w:p w14:paraId="4890CBC5" w14:textId="368C9F2E" w:rsidR="00A16DC5" w:rsidRPr="000F283A" w:rsidRDefault="00A16DC5" w:rsidP="00CD4DDA">
      <w:pPr>
        <w:spacing w:line="360" w:lineRule="auto"/>
        <w:rPr>
          <w:rFonts w:ascii="Times New Roman" w:hAnsi="Times New Roman" w:cs="Times New Roman"/>
          <w:i/>
          <w:iCs/>
          <w:sz w:val="20"/>
          <w:szCs w:val="20"/>
          <w:lang w:val="en-US"/>
        </w:rPr>
      </w:pPr>
      <w:r w:rsidRPr="00520B88">
        <w:rPr>
          <w:rFonts w:ascii="Times New Roman" w:hAnsi="Times New Roman" w:cs="Times New Roman"/>
          <w:b/>
          <w:bCs/>
          <w:i/>
          <w:iCs/>
          <w:sz w:val="20"/>
          <w:szCs w:val="20"/>
          <w:lang w:val="en-US"/>
        </w:rPr>
        <w:t>Figure 4. Cost-Effectiveness Acceptability Curve (CEAC) showing the probability that the intervention is cost-effective across a range of willingness-to-pay (WTP) thresholds per QALY gained.</w:t>
      </w:r>
      <w:r w:rsidRPr="000F283A">
        <w:rPr>
          <w:rFonts w:ascii="Times New Roman" w:hAnsi="Times New Roman" w:cs="Times New Roman"/>
          <w:i/>
          <w:iCs/>
          <w:sz w:val="20"/>
          <w:szCs w:val="20"/>
          <w:lang w:val="en-US"/>
        </w:rPr>
        <w:t xml:space="preserve"> The curve illustrates increasing confidence in cost-effectiveness as the WTP threshold rises, with near-certainty achieved above approximately –€25,000 per QALY.</w:t>
      </w:r>
    </w:p>
    <w:p w14:paraId="7BEC546B" w14:textId="57C984AE" w:rsidR="00A16DC5" w:rsidRPr="000F0589" w:rsidRDefault="000F0589" w:rsidP="00CD4DDA">
      <w:pPr>
        <w:spacing w:line="360" w:lineRule="auto"/>
        <w:rPr>
          <w:rFonts w:ascii="Times New Roman" w:hAnsi="Times New Roman" w:cs="Times New Roman"/>
          <w:rPrChange w:id="115" w:author="Jose Antonio Perez Molina" w:date="2025-06-12T07:56:00Z" w16du:dateUtc="2025-06-12T05:56:00Z">
            <w:rPr>
              <w:rFonts w:ascii="Times New Roman" w:hAnsi="Times New Roman" w:cs="Times New Roman"/>
              <w:lang w:val="en-US"/>
            </w:rPr>
          </w:rPrChange>
        </w:rPr>
      </w:pPr>
      <w:ins w:id="116" w:author="Jose Antonio Perez Molina" w:date="2025-06-12T07:56:00Z" w16du:dateUtc="2025-06-12T05:56:00Z">
        <w:r w:rsidRPr="000F0589">
          <w:rPr>
            <w:rFonts w:ascii="Times New Roman" w:hAnsi="Times New Roman" w:cs="Times New Roman"/>
            <w:rPrChange w:id="117" w:author="Jose Antonio Perez Molina" w:date="2025-06-12T07:56:00Z" w16du:dateUtc="2025-06-12T05:56:00Z">
              <w:rPr>
                <w:rFonts w:ascii="Times New Roman" w:hAnsi="Times New Roman" w:cs="Times New Roman"/>
                <w:lang w:val="en-US"/>
              </w:rPr>
            </w:rPrChange>
          </w:rPr>
          <w:t>La figura 4 está sin explicar</w:t>
        </w:r>
        <w:r>
          <w:rPr>
            <w:rFonts w:ascii="Times New Roman" w:hAnsi="Times New Roman" w:cs="Times New Roman"/>
          </w:rPr>
          <w:t>.</w:t>
        </w:r>
      </w:ins>
    </w:p>
    <w:p w14:paraId="35647095" w14:textId="77777777" w:rsidR="00A16DC5" w:rsidRPr="000F0589" w:rsidRDefault="00A16DC5" w:rsidP="00CD4DDA">
      <w:pPr>
        <w:spacing w:line="360" w:lineRule="auto"/>
        <w:rPr>
          <w:rFonts w:ascii="Times New Roman" w:hAnsi="Times New Roman" w:cs="Times New Roman"/>
          <w:rPrChange w:id="118" w:author="Jose Antonio Perez Molina" w:date="2025-06-12T07:56:00Z" w16du:dateUtc="2025-06-12T05:56:00Z">
            <w:rPr>
              <w:rFonts w:ascii="Times New Roman" w:hAnsi="Times New Roman" w:cs="Times New Roman"/>
              <w:lang w:val="en-US"/>
            </w:rPr>
          </w:rPrChange>
        </w:rPr>
      </w:pPr>
    </w:p>
    <w:p w14:paraId="6E22F2A7" w14:textId="77777777" w:rsidR="000F0589" w:rsidRDefault="00CD4DDA" w:rsidP="00CD4DDA">
      <w:pPr>
        <w:spacing w:line="360" w:lineRule="auto"/>
        <w:rPr>
          <w:ins w:id="119" w:author="Jose Antonio Perez Molina" w:date="2025-06-12T07:58:00Z" w16du:dateUtc="2025-06-12T05:58:00Z"/>
          <w:rFonts w:ascii="Times New Roman" w:hAnsi="Times New Roman" w:cs="Times New Roman"/>
          <w:lang w:val="en-US"/>
        </w:rPr>
      </w:pPr>
      <w:r w:rsidRPr="000F283A">
        <w:rPr>
          <w:rFonts w:ascii="Times New Roman" w:hAnsi="Times New Roman" w:cs="Times New Roman"/>
          <w:lang w:val="en-US"/>
        </w:rPr>
        <w:lastRenderedPageBreak/>
        <w:t>The expected value of perfect information (EVPI) was €</w:t>
      </w:r>
      <w:r w:rsidR="008B4A09" w:rsidRPr="000F283A">
        <w:rPr>
          <w:rFonts w:ascii="Times New Roman" w:hAnsi="Times New Roman" w:cs="Times New Roman"/>
          <w:lang w:val="en-US"/>
        </w:rPr>
        <w:t xml:space="preserve">24,946,099 </w:t>
      </w:r>
      <w:r w:rsidRPr="000F283A">
        <w:rPr>
          <w:rFonts w:ascii="Times New Roman" w:hAnsi="Times New Roman" w:cs="Times New Roman"/>
          <w:lang w:val="en-US"/>
        </w:rPr>
        <w:t>meaning €</w:t>
      </w:r>
      <w:r w:rsidR="008B4A09" w:rsidRPr="000F283A">
        <w:rPr>
          <w:rFonts w:ascii="Times New Roman" w:hAnsi="Times New Roman" w:cs="Times New Roman"/>
          <w:lang w:val="en-US"/>
        </w:rPr>
        <w:t xml:space="preserve">1,247,305 per year </w:t>
      </w:r>
      <w:r w:rsidRPr="000F283A">
        <w:rPr>
          <w:rFonts w:ascii="Times New Roman" w:hAnsi="Times New Roman" w:cs="Times New Roman"/>
          <w:lang w:val="en-US"/>
        </w:rPr>
        <w:t>or €22</w:t>
      </w:r>
      <w:r w:rsidR="002342FB" w:rsidRPr="000F283A">
        <w:rPr>
          <w:rFonts w:ascii="Times New Roman" w:hAnsi="Times New Roman" w:cs="Times New Roman"/>
          <w:lang w:val="en-US"/>
        </w:rPr>
        <w:t>·</w:t>
      </w:r>
      <w:r w:rsidR="008B4A09" w:rsidRPr="000F283A">
        <w:rPr>
          <w:rFonts w:ascii="Times New Roman" w:hAnsi="Times New Roman" w:cs="Times New Roman"/>
          <w:lang w:val="en-US"/>
        </w:rPr>
        <w:t>78</w:t>
      </w:r>
      <w:r w:rsidRPr="000F283A">
        <w:rPr>
          <w:rFonts w:ascii="Times New Roman" w:hAnsi="Times New Roman" w:cs="Times New Roman"/>
          <w:lang w:val="en-US"/>
        </w:rPr>
        <w:t xml:space="preserve"> </w:t>
      </w:r>
      <w:r w:rsidR="00A8414B" w:rsidRPr="000F283A">
        <w:rPr>
          <w:rFonts w:ascii="Times New Roman" w:hAnsi="Times New Roman" w:cs="Times New Roman"/>
          <w:lang w:val="en-US"/>
        </w:rPr>
        <w:t>per patient and year</w:t>
      </w:r>
      <w:r w:rsidRPr="000F283A">
        <w:rPr>
          <w:rFonts w:ascii="Times New Roman" w:hAnsi="Times New Roman" w:cs="Times New Roman"/>
          <w:lang w:val="en-US"/>
        </w:rPr>
        <w:t>.</w:t>
      </w:r>
    </w:p>
    <w:p w14:paraId="1BEAAC72" w14:textId="77777777" w:rsidR="000F0589" w:rsidRDefault="000F0589" w:rsidP="00CD4DDA">
      <w:pPr>
        <w:spacing w:line="360" w:lineRule="auto"/>
        <w:rPr>
          <w:ins w:id="120" w:author="Jose Antonio Perez Molina" w:date="2025-06-12T07:58:00Z" w16du:dateUtc="2025-06-12T05:58:00Z"/>
          <w:rFonts w:ascii="Times New Roman" w:hAnsi="Times New Roman" w:cs="Times New Roman"/>
          <w:lang w:val="en-US"/>
        </w:rPr>
      </w:pPr>
      <w:proofErr w:type="spellStart"/>
      <w:ins w:id="121" w:author="Jose Antonio Perez Molina" w:date="2025-06-12T07:58:00Z" w16du:dateUtc="2025-06-12T05:58:00Z">
        <w:r>
          <w:rPr>
            <w:rFonts w:ascii="Times New Roman" w:hAnsi="Times New Roman" w:cs="Times New Roman"/>
            <w:lang w:val="en-US"/>
          </w:rPr>
          <w:t>Texto</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sugerido</w:t>
        </w:r>
        <w:proofErr w:type="spellEnd"/>
        <w:r>
          <w:rPr>
            <w:rFonts w:ascii="Times New Roman" w:hAnsi="Times New Roman" w:cs="Times New Roman"/>
            <w:lang w:val="en-US"/>
          </w:rPr>
          <w:t>:</w:t>
        </w:r>
      </w:ins>
    </w:p>
    <w:p w14:paraId="5B91034E" w14:textId="1234A1EA" w:rsidR="00CD4DDA" w:rsidRDefault="000F0589" w:rsidP="00CD4DDA">
      <w:pPr>
        <w:spacing w:line="360" w:lineRule="auto"/>
        <w:rPr>
          <w:ins w:id="122" w:author="Clara Crespillo Andújar" w:date="2025-06-30T03:45:00Z" w16du:dateUtc="2025-06-30T01:45:00Z"/>
          <w:rFonts w:ascii="Times New Roman" w:hAnsi="Times New Roman" w:cs="Times New Roman"/>
          <w:lang w:val="en-US"/>
        </w:rPr>
      </w:pPr>
      <w:ins w:id="123" w:author="Jose Antonio Perez Molina" w:date="2025-06-12T07:58:00Z" w16du:dateUtc="2025-06-12T05:58:00Z">
        <w:r w:rsidRPr="000F0589">
          <w:rPr>
            <w:rFonts w:ascii="Times New Roman" w:hAnsi="Times New Roman" w:cs="Times New Roman"/>
            <w:lang w:val="en-US"/>
          </w:rPr>
          <w:t>For our target population and time horizon, perfect information would be worth €24</w:t>
        </w:r>
        <w:r>
          <w:rPr>
            <w:rFonts w:ascii="Times New Roman" w:hAnsi="Times New Roman" w:cs="Times New Roman"/>
            <w:lang w:val="en-US"/>
          </w:rPr>
          <w:t>·</w:t>
        </w:r>
        <w:r w:rsidRPr="000F0589">
          <w:rPr>
            <w:rFonts w:ascii="Times New Roman" w:hAnsi="Times New Roman" w:cs="Times New Roman"/>
            <w:lang w:val="en-US"/>
          </w:rPr>
          <w:t>95 million in total—about €1</w:t>
        </w:r>
        <w:r>
          <w:rPr>
            <w:rFonts w:ascii="Times New Roman" w:hAnsi="Times New Roman" w:cs="Times New Roman"/>
            <w:lang w:val="en-US"/>
          </w:rPr>
          <w:t>·</w:t>
        </w:r>
        <w:r w:rsidRPr="000F0589">
          <w:rPr>
            <w:rFonts w:ascii="Times New Roman" w:hAnsi="Times New Roman" w:cs="Times New Roman"/>
            <w:lang w:val="en-US"/>
          </w:rPr>
          <w:t>25 million per year or €22</w:t>
        </w:r>
      </w:ins>
      <w:ins w:id="124" w:author="Jose Antonio Perez Molina" w:date="2025-06-12T07:59:00Z" w16du:dateUtc="2025-06-12T05:59:00Z">
        <w:r>
          <w:rPr>
            <w:rFonts w:ascii="Times New Roman" w:hAnsi="Times New Roman" w:cs="Times New Roman"/>
            <w:lang w:val="en-US"/>
          </w:rPr>
          <w:t>·8</w:t>
        </w:r>
      </w:ins>
      <w:ins w:id="125" w:author="Jose Antonio Perez Molina" w:date="2025-06-12T07:58:00Z" w16du:dateUtc="2025-06-12T05:58:00Z">
        <w:r w:rsidRPr="000F0589">
          <w:rPr>
            <w:rFonts w:ascii="Times New Roman" w:hAnsi="Times New Roman" w:cs="Times New Roman"/>
            <w:lang w:val="en-US"/>
          </w:rPr>
          <w:t xml:space="preserve"> per patient each year. </w:t>
        </w:r>
      </w:ins>
      <w:ins w:id="126" w:author="Jose Antonio Perez Molina" w:date="2025-06-12T07:59:00Z" w16du:dateUtc="2025-06-12T05:59:00Z">
        <w:r>
          <w:rPr>
            <w:rFonts w:ascii="Times New Roman" w:hAnsi="Times New Roman" w:cs="Times New Roman"/>
            <w:lang w:val="en-US"/>
          </w:rPr>
          <w:t>Thus,</w:t>
        </w:r>
      </w:ins>
      <w:ins w:id="127" w:author="Jose Antonio Perez Molina" w:date="2025-06-12T07:58:00Z" w16du:dateUtc="2025-06-12T05:58:00Z">
        <w:r w:rsidRPr="000F0589">
          <w:rPr>
            <w:rFonts w:ascii="Times New Roman" w:hAnsi="Times New Roman" w:cs="Times New Roman"/>
            <w:lang w:val="en-US"/>
          </w:rPr>
          <w:t xml:space="preserve"> any new research aimed at eliminating the remaining uncertainty </w:t>
        </w:r>
      </w:ins>
      <w:ins w:id="128" w:author="Jose Antonio Perez Molina" w:date="2025-06-12T07:59:00Z" w16du:dateUtc="2025-06-12T05:59:00Z">
        <w:r>
          <w:rPr>
            <w:rFonts w:ascii="Times New Roman" w:hAnsi="Times New Roman" w:cs="Times New Roman"/>
            <w:lang w:val="en-US"/>
          </w:rPr>
          <w:t>would be</w:t>
        </w:r>
      </w:ins>
      <w:ins w:id="129" w:author="Jose Antonio Perez Molina" w:date="2025-06-12T07:58:00Z" w16du:dateUtc="2025-06-12T05:58:00Z">
        <w:r w:rsidRPr="000F0589">
          <w:rPr>
            <w:rFonts w:ascii="Times New Roman" w:hAnsi="Times New Roman" w:cs="Times New Roman"/>
            <w:lang w:val="en-US"/>
          </w:rPr>
          <w:t xml:space="preserve"> economically worthwhile only if it costs less than these amounts.</w:t>
        </w:r>
      </w:ins>
    </w:p>
    <w:p w14:paraId="64B81BF6" w14:textId="008EF913" w:rsidR="007B7E24" w:rsidRPr="007B7E24" w:rsidRDefault="007B7E24" w:rsidP="00CD4DDA">
      <w:pPr>
        <w:spacing w:line="360" w:lineRule="auto"/>
        <w:rPr>
          <w:rFonts w:ascii="Times New Roman" w:hAnsi="Times New Roman" w:cs="Times New Roman"/>
          <w:lang w:val="en-US"/>
        </w:rPr>
      </w:pPr>
      <w:commentRangeStart w:id="130"/>
      <w:ins w:id="131" w:author="Clara Crespillo Andújar" w:date="2025-06-30T03:46:00Z">
        <w:r w:rsidRPr="007B7E24">
          <w:rPr>
            <w:rFonts w:ascii="Times New Roman" w:hAnsi="Times New Roman" w:cs="Times New Roman"/>
            <w:lang w:val="en-US"/>
            <w:rPrChange w:id="132" w:author="Clara Crespillo Andújar" w:date="2025-06-30T03:46:00Z" w16du:dateUtc="2025-06-30T01:46:00Z">
              <w:rPr>
                <w:rFonts w:ascii="Times New Roman" w:hAnsi="Times New Roman" w:cs="Times New Roman"/>
              </w:rPr>
            </w:rPrChange>
          </w:rPr>
          <w:t>For our target population and study period, the estimated value of perfect information amounts to €24.95 million in total—equivalent to approximately €1.25 million per year, or €22.8 per patient annually. Therefore, any future research aimed at reducing the current uncertainty would only be economically justified if its cost remains below these thresholds</w:t>
        </w:r>
      </w:ins>
      <w:commentRangeEnd w:id="130"/>
      <w:ins w:id="133" w:author="Clara Crespillo Andújar" w:date="2025-06-30T03:47:00Z" w16du:dateUtc="2025-06-30T01:47:00Z">
        <w:r>
          <w:rPr>
            <w:rStyle w:val="Refdecomentario"/>
          </w:rPr>
          <w:commentReference w:id="130"/>
        </w:r>
      </w:ins>
      <w:ins w:id="134" w:author="Clara Crespillo Andújar" w:date="2025-06-30T03:46:00Z">
        <w:r w:rsidRPr="007B7E24">
          <w:rPr>
            <w:rFonts w:ascii="Times New Roman" w:hAnsi="Times New Roman" w:cs="Times New Roman"/>
            <w:lang w:val="en-US"/>
            <w:rPrChange w:id="135" w:author="Clara Crespillo Andújar" w:date="2025-06-30T03:46:00Z" w16du:dateUtc="2025-06-30T01:46:00Z">
              <w:rPr>
                <w:rFonts w:ascii="Times New Roman" w:hAnsi="Times New Roman" w:cs="Times New Roman"/>
              </w:rPr>
            </w:rPrChange>
          </w:rPr>
          <w:t>.</w:t>
        </w:r>
      </w:ins>
    </w:p>
    <w:p w14:paraId="2BCE41BC" w14:textId="6538B0E7" w:rsidR="00FE5A93" w:rsidRPr="000F0589" w:rsidRDefault="00FE5A93" w:rsidP="003567E7">
      <w:pPr>
        <w:spacing w:line="360" w:lineRule="auto"/>
        <w:rPr>
          <w:rFonts w:ascii="Times New Roman" w:hAnsi="Times New Roman" w:cs="Times New Roman"/>
          <w:b/>
          <w:bCs/>
          <w:lang w:val="en-US"/>
        </w:rPr>
      </w:pPr>
    </w:p>
    <w:p w14:paraId="16839F96" w14:textId="6EC29A0D" w:rsidR="00EE6EDD" w:rsidRPr="000F283A" w:rsidRDefault="00EE6EDD" w:rsidP="003567E7">
      <w:pPr>
        <w:spacing w:line="360" w:lineRule="auto"/>
        <w:rPr>
          <w:rFonts w:ascii="Times New Roman" w:hAnsi="Times New Roman" w:cs="Times New Roman"/>
          <w:b/>
          <w:bCs/>
          <w:lang w:val="en-US"/>
        </w:rPr>
      </w:pPr>
      <w:r w:rsidRPr="000F283A">
        <w:rPr>
          <w:rFonts w:ascii="Times New Roman" w:hAnsi="Times New Roman" w:cs="Times New Roman"/>
          <w:b/>
          <w:bCs/>
          <w:noProof/>
          <w:lang w:val="en-US"/>
        </w:rPr>
        <mc:AlternateContent>
          <mc:Choice Requires="wps">
            <w:drawing>
              <wp:anchor distT="45720" distB="45720" distL="114300" distR="114300" simplePos="0" relativeHeight="251659264" behindDoc="0" locked="0" layoutInCell="1" allowOverlap="1" wp14:anchorId="773CCB83" wp14:editId="187E9BBA">
                <wp:simplePos x="0" y="0"/>
                <wp:positionH relativeFrom="column">
                  <wp:posOffset>-81280</wp:posOffset>
                </wp:positionH>
                <wp:positionV relativeFrom="paragraph">
                  <wp:posOffset>366395</wp:posOffset>
                </wp:positionV>
                <wp:extent cx="6324600" cy="1404620"/>
                <wp:effectExtent l="0" t="0" r="19050" b="2222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1404620"/>
                        </a:xfrm>
                        <a:prstGeom prst="rect">
                          <a:avLst/>
                        </a:prstGeom>
                        <a:solidFill>
                          <a:srgbClr val="FFFFFF"/>
                        </a:solidFill>
                        <a:ln w="9525">
                          <a:solidFill>
                            <a:srgbClr val="000000"/>
                          </a:solidFill>
                          <a:miter lim="800000"/>
                          <a:headEnd/>
                          <a:tailEnd/>
                        </a:ln>
                      </wps:spPr>
                      <wps:txbx>
                        <w:txbxContent>
                          <w:p w14:paraId="5FAEFA83" w14:textId="06CD52FC" w:rsidR="00EE6EDD" w:rsidRPr="002A40E0" w:rsidRDefault="00EE6EDD" w:rsidP="00EE6EDD">
                            <w:pPr>
                              <w:rPr>
                                <w:rFonts w:ascii="Times New Roman" w:hAnsi="Times New Roman" w:cs="Times New Roman"/>
                                <w:lang w:val="en-US"/>
                              </w:rPr>
                            </w:pPr>
                            <w:r w:rsidRPr="002A40E0">
                              <w:rPr>
                                <w:rFonts w:ascii="Times New Roman" w:hAnsi="Times New Roman" w:cs="Times New Roman"/>
                                <w:b/>
                                <w:bCs/>
                                <w:lang w:val="en-US"/>
                              </w:rPr>
                              <w:t xml:space="preserve">Research in context </w:t>
                            </w:r>
                          </w:p>
                          <w:p w14:paraId="56CD4DF4" w14:textId="77777777" w:rsidR="00EE6EDD" w:rsidRPr="002A40E0" w:rsidRDefault="00EE6EDD" w:rsidP="00EE6EDD">
                            <w:pPr>
                              <w:rPr>
                                <w:rFonts w:ascii="Times New Roman" w:hAnsi="Times New Roman" w:cs="Times New Roman"/>
                                <w:b/>
                                <w:bCs/>
                                <w:lang w:val="en-US"/>
                              </w:rPr>
                            </w:pPr>
                            <w:r w:rsidRPr="00EE6EDD">
                              <w:rPr>
                                <w:rFonts w:ascii="Times New Roman" w:hAnsi="Times New Roman" w:cs="Times New Roman"/>
                                <w:b/>
                                <w:bCs/>
                                <w:lang w:val="en-US"/>
                              </w:rPr>
                              <w:t xml:space="preserve">Evidence before this study </w:t>
                            </w:r>
                          </w:p>
                          <w:p w14:paraId="7E6026AB" w14:textId="77777777" w:rsidR="002A40E0" w:rsidRPr="002A40E0" w:rsidRDefault="002A40E0" w:rsidP="00EE6EDD">
                            <w:pPr>
                              <w:rPr>
                                <w:rFonts w:ascii="Times New Roman" w:hAnsi="Times New Roman" w:cs="Times New Roman"/>
                                <w:lang w:val="en-US"/>
                              </w:rPr>
                            </w:pPr>
                            <w:r w:rsidRPr="002A40E0">
                              <w:rPr>
                                <w:rFonts w:ascii="Times New Roman" w:hAnsi="Times New Roman" w:cs="Times New Roman"/>
                                <w:lang w:val="en-US"/>
                              </w:rPr>
                              <w:t>Chagas disease is a public health concern in Europe, particularly in Spain, which hosts a large population of migrants from endemic regions. Previous studies have identified multiple barriers to accessing treatment, including regulatory, logistical, and socioeconomic factors. For patients, the cost of benznidazole remains a substantial barrier, despite its established efficacy in reducing disease progression.</w:t>
                            </w:r>
                          </w:p>
                          <w:p w14:paraId="7E2F7379" w14:textId="63C45790" w:rsidR="00EE6EDD" w:rsidRPr="00EE6EDD" w:rsidRDefault="00EE6EDD" w:rsidP="00EE6EDD">
                            <w:pPr>
                              <w:rPr>
                                <w:rFonts w:ascii="Times New Roman" w:hAnsi="Times New Roman" w:cs="Times New Roman"/>
                                <w:lang w:val="en-US"/>
                              </w:rPr>
                            </w:pPr>
                            <w:r w:rsidRPr="00EE6EDD">
                              <w:rPr>
                                <w:rFonts w:ascii="Times New Roman" w:hAnsi="Times New Roman" w:cs="Times New Roman"/>
                                <w:b/>
                                <w:bCs/>
                                <w:lang w:val="en-US"/>
                              </w:rPr>
                              <w:t xml:space="preserve">Added value of this study </w:t>
                            </w:r>
                          </w:p>
                          <w:p w14:paraId="37E1879E" w14:textId="77777777" w:rsidR="002A40E0" w:rsidRPr="002A40E0" w:rsidRDefault="002A40E0" w:rsidP="00EE6EDD">
                            <w:pPr>
                              <w:rPr>
                                <w:rFonts w:ascii="Times New Roman" w:hAnsi="Times New Roman" w:cs="Times New Roman"/>
                                <w:lang w:val="en-US"/>
                              </w:rPr>
                            </w:pPr>
                            <w:r w:rsidRPr="002A40E0">
                              <w:rPr>
                                <w:rFonts w:ascii="Times New Roman" w:hAnsi="Times New Roman" w:cs="Times New Roman"/>
                                <w:lang w:val="en-US"/>
                              </w:rPr>
                              <w:t>To our knowledge, this is the first study to evaluate the cost-effectiveness of benznidazole treatment for Chagas disease within a European health system. Using a dynamic Markov model, we show that benznidazole is not only cost-effective but cost-saving when provided to eligible patients. Our findings indicate that failing to provide the drug free of charge results in higher long-term healthcare costs and reduced quality of life for affected migrant populations.</w:t>
                            </w:r>
                          </w:p>
                          <w:p w14:paraId="7B3DAB28" w14:textId="34A1A271" w:rsidR="00EE6EDD" w:rsidRPr="00EE6EDD" w:rsidRDefault="00EE6EDD" w:rsidP="00EE6EDD">
                            <w:pPr>
                              <w:rPr>
                                <w:rFonts w:ascii="Times New Roman" w:hAnsi="Times New Roman" w:cs="Times New Roman"/>
                                <w:lang w:val="en-US"/>
                              </w:rPr>
                            </w:pPr>
                            <w:r w:rsidRPr="00EE6EDD">
                              <w:rPr>
                                <w:rFonts w:ascii="Times New Roman" w:hAnsi="Times New Roman" w:cs="Times New Roman"/>
                                <w:b/>
                                <w:bCs/>
                                <w:lang w:val="en-US"/>
                              </w:rPr>
                              <w:t xml:space="preserve">Implications of all the available evidence </w:t>
                            </w:r>
                          </w:p>
                          <w:p w14:paraId="1FA79636" w14:textId="5F9F6D13" w:rsidR="00EE6EDD" w:rsidRPr="002A40E0" w:rsidRDefault="002A40E0" w:rsidP="00EE6EDD">
                            <w:pPr>
                              <w:rPr>
                                <w:rFonts w:ascii="Times New Roman" w:hAnsi="Times New Roman" w:cs="Times New Roman"/>
                                <w:lang w:val="en-US"/>
                              </w:rPr>
                            </w:pPr>
                            <w:proofErr w:type="gramStart"/>
                            <w:r w:rsidRPr="002A40E0">
                              <w:rPr>
                                <w:rFonts w:ascii="Times New Roman" w:hAnsi="Times New Roman" w:cs="Times New Roman"/>
                                <w:lang w:val="en-US"/>
                              </w:rPr>
                              <w:t>In light of</w:t>
                            </w:r>
                            <w:proofErr w:type="gramEnd"/>
                            <w:r w:rsidRPr="002A40E0">
                              <w:rPr>
                                <w:rFonts w:ascii="Times New Roman" w:hAnsi="Times New Roman" w:cs="Times New Roman"/>
                                <w:lang w:val="en-US"/>
                              </w:rPr>
                              <w:t xml:space="preserve"> existing clinical and epidemiological evidence, and supported by our economic analysis, benznidazole should be made freely available to migrants with Chagas disease across Europe. Removing financial barriers to treatment would improve health outcomes, promote health equity, and generate savings for European healthcare systems.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73CCB83" id="_x0000_t202" coordsize="21600,21600" o:spt="202" path="m,l,21600r21600,l21600,xe">
                <v:stroke joinstyle="miter"/>
                <v:path gradientshapeok="t" o:connecttype="rect"/>
              </v:shapetype>
              <v:shape id="Cuadro de texto 2" o:spid="_x0000_s1026" type="#_x0000_t202" style="position:absolute;margin-left:-6.4pt;margin-top:28.85pt;width:498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">
                <v:textbox style="mso-fit-shape-to-text:t">
                  <w:txbxContent>
                    <w:p w14:paraId="5FAEFA83" w14:textId="06CD52FC" w:rsidR="00EE6EDD" w:rsidRPr="002A40E0" w:rsidRDefault="00EE6EDD" w:rsidP="00EE6EDD">
                      <w:pPr>
                        <w:rPr>
                          <w:rFonts w:ascii="Times New Roman" w:hAnsi="Times New Roman" w:cs="Times New Roman"/>
                          <w:lang w:val="en-US"/>
                        </w:rPr>
                      </w:pPr>
                      <w:r w:rsidRPr="002A40E0">
                        <w:rPr>
                          <w:rFonts w:ascii="Times New Roman" w:hAnsi="Times New Roman" w:cs="Times New Roman"/>
                          <w:b/>
                          <w:bCs/>
                          <w:lang w:val="en-US"/>
                        </w:rPr>
                        <w:t xml:space="preserve">Research in context </w:t>
                      </w:r>
                    </w:p>
                    <w:p w14:paraId="56CD4DF4" w14:textId="77777777" w:rsidR="00EE6EDD" w:rsidRPr="002A40E0" w:rsidRDefault="00EE6EDD" w:rsidP="00EE6EDD">
                      <w:pPr>
                        <w:rPr>
                          <w:rFonts w:ascii="Times New Roman" w:hAnsi="Times New Roman" w:cs="Times New Roman"/>
                          <w:b/>
                          <w:bCs/>
                          <w:lang w:val="en-US"/>
                        </w:rPr>
                      </w:pPr>
                      <w:r w:rsidRPr="00EE6EDD">
                        <w:rPr>
                          <w:rFonts w:ascii="Times New Roman" w:hAnsi="Times New Roman" w:cs="Times New Roman"/>
                          <w:b/>
                          <w:bCs/>
                          <w:lang w:val="en-US"/>
                        </w:rPr>
                        <w:t xml:space="preserve">Evidence before this study </w:t>
                      </w:r>
                    </w:p>
                    <w:p w14:paraId="7E6026AB" w14:textId="77777777" w:rsidR="002A40E0" w:rsidRPr="002A40E0" w:rsidRDefault="002A40E0" w:rsidP="00EE6EDD">
                      <w:pPr>
                        <w:rPr>
                          <w:rFonts w:ascii="Times New Roman" w:hAnsi="Times New Roman" w:cs="Times New Roman"/>
                          <w:lang w:val="en-US"/>
                        </w:rPr>
                      </w:pPr>
                      <w:r w:rsidRPr="002A40E0">
                        <w:rPr>
                          <w:rFonts w:ascii="Times New Roman" w:hAnsi="Times New Roman" w:cs="Times New Roman"/>
                          <w:lang w:val="en-US"/>
                        </w:rPr>
                        <w:t>Chagas disease is a public health concern in Europe, particularly in Spain, which hosts a large population of migrants from endemic regions. Previous studies have identified multiple barriers to accessing treatment, including regulatory, logistical, and socioeconomic factors. For patients, the cost of benznidazole remains a substantial barrier, despite its established efficacy in reducing disease progression.</w:t>
                      </w:r>
                    </w:p>
                    <w:p w14:paraId="7E2F7379" w14:textId="63C45790" w:rsidR="00EE6EDD" w:rsidRPr="00EE6EDD" w:rsidRDefault="00EE6EDD" w:rsidP="00EE6EDD">
                      <w:pPr>
                        <w:rPr>
                          <w:rFonts w:ascii="Times New Roman" w:hAnsi="Times New Roman" w:cs="Times New Roman"/>
                          <w:lang w:val="en-US"/>
                        </w:rPr>
                      </w:pPr>
                      <w:r w:rsidRPr="00EE6EDD">
                        <w:rPr>
                          <w:rFonts w:ascii="Times New Roman" w:hAnsi="Times New Roman" w:cs="Times New Roman"/>
                          <w:b/>
                          <w:bCs/>
                          <w:lang w:val="en-US"/>
                        </w:rPr>
                        <w:t xml:space="preserve">Added value of this study </w:t>
                      </w:r>
                    </w:p>
                    <w:p w14:paraId="37E1879E" w14:textId="77777777" w:rsidR="002A40E0" w:rsidRPr="002A40E0" w:rsidRDefault="002A40E0" w:rsidP="00EE6EDD">
                      <w:pPr>
                        <w:rPr>
                          <w:rFonts w:ascii="Times New Roman" w:hAnsi="Times New Roman" w:cs="Times New Roman"/>
                          <w:lang w:val="en-US"/>
                        </w:rPr>
                      </w:pPr>
                      <w:r w:rsidRPr="002A40E0">
                        <w:rPr>
                          <w:rFonts w:ascii="Times New Roman" w:hAnsi="Times New Roman" w:cs="Times New Roman"/>
                          <w:lang w:val="en-US"/>
                        </w:rPr>
                        <w:t>To our knowledge, this is the first study to evaluate the cost-effectiveness of benznidazole treatment for Chagas disease within a European health system. Using a dynamic Markov model, we show that benznidazole is not only cost-effective but cost-saving when provided to eligible patients. Our findings indicate that failing to provide the drug free of charge results in higher long-term healthcare costs and reduced quality of life for affected migrant populations.</w:t>
                      </w:r>
                    </w:p>
                    <w:p w14:paraId="7B3DAB28" w14:textId="34A1A271" w:rsidR="00EE6EDD" w:rsidRPr="00EE6EDD" w:rsidRDefault="00EE6EDD" w:rsidP="00EE6EDD">
                      <w:pPr>
                        <w:rPr>
                          <w:rFonts w:ascii="Times New Roman" w:hAnsi="Times New Roman" w:cs="Times New Roman"/>
                          <w:lang w:val="en-US"/>
                        </w:rPr>
                      </w:pPr>
                      <w:r w:rsidRPr="00EE6EDD">
                        <w:rPr>
                          <w:rFonts w:ascii="Times New Roman" w:hAnsi="Times New Roman" w:cs="Times New Roman"/>
                          <w:b/>
                          <w:bCs/>
                          <w:lang w:val="en-US"/>
                        </w:rPr>
                        <w:t xml:space="preserve">Implications of all the available evidence </w:t>
                      </w:r>
                    </w:p>
                    <w:p w14:paraId="1FA79636" w14:textId="5F9F6D13" w:rsidR="00EE6EDD" w:rsidRPr="002A40E0" w:rsidRDefault="002A40E0" w:rsidP="00EE6EDD">
                      <w:pPr>
                        <w:rPr>
                          <w:rFonts w:ascii="Times New Roman" w:hAnsi="Times New Roman" w:cs="Times New Roman"/>
                          <w:lang w:val="en-US"/>
                        </w:rPr>
                      </w:pPr>
                      <w:proofErr w:type="gramStart"/>
                      <w:r w:rsidRPr="002A40E0">
                        <w:rPr>
                          <w:rFonts w:ascii="Times New Roman" w:hAnsi="Times New Roman" w:cs="Times New Roman"/>
                          <w:lang w:val="en-US"/>
                        </w:rPr>
                        <w:t>In light of</w:t>
                      </w:r>
                      <w:proofErr w:type="gramEnd"/>
                      <w:r w:rsidRPr="002A40E0">
                        <w:rPr>
                          <w:rFonts w:ascii="Times New Roman" w:hAnsi="Times New Roman" w:cs="Times New Roman"/>
                          <w:lang w:val="en-US"/>
                        </w:rPr>
                        <w:t xml:space="preserve"> existing clinical and epidemiological evidence, and supported by our economic analysis, benznidazole should be made freely available to migrants with Chagas disease across Europe. Removing financial barriers to treatment would improve health outcomes, promote health equity, and generate savings for European healthcare systems.</w:t>
                      </w:r>
                    </w:p>
                  </w:txbxContent>
                </v:textbox>
                <w10:wrap type="square"/>
              </v:shape>
            </w:pict>
          </mc:Fallback>
        </mc:AlternateContent>
      </w:r>
      <w:r w:rsidR="00382A72" w:rsidRPr="000F283A">
        <w:rPr>
          <w:rFonts w:ascii="Times New Roman" w:hAnsi="Times New Roman" w:cs="Times New Roman"/>
          <w:b/>
          <w:bCs/>
          <w:lang w:val="en-US"/>
        </w:rPr>
        <w:t>Discussion</w:t>
      </w:r>
    </w:p>
    <w:p w14:paraId="4418B8A7" w14:textId="6F07FCBB" w:rsidR="00382A72" w:rsidRDefault="00F83507" w:rsidP="003567E7">
      <w:pPr>
        <w:spacing w:line="360" w:lineRule="auto"/>
        <w:rPr>
          <w:ins w:id="136" w:author="Clara Crespillo Andújar" w:date="2025-06-30T03:59:00Z" w16du:dateUtc="2025-06-30T01:59:00Z"/>
          <w:rFonts w:ascii="Times New Roman" w:hAnsi="Times New Roman" w:cs="Times New Roman"/>
          <w:lang w:val="en-US"/>
        </w:rPr>
      </w:pPr>
      <w:r w:rsidRPr="000F283A">
        <w:rPr>
          <w:rFonts w:ascii="Times New Roman" w:hAnsi="Times New Roman" w:cs="Times New Roman"/>
          <w:b/>
          <w:bCs/>
          <w:lang w:val="en-US"/>
        </w:rPr>
        <w:br/>
      </w:r>
      <w:r w:rsidR="00951F0B" w:rsidRPr="000F283A">
        <w:rPr>
          <w:rFonts w:ascii="Times New Roman" w:hAnsi="Times New Roman" w:cs="Times New Roman"/>
          <w:lang w:val="en-US"/>
        </w:rPr>
        <w:t xml:space="preserve">In our study, we found </w:t>
      </w:r>
      <w:r w:rsidR="00FE5A93" w:rsidRPr="000F283A">
        <w:rPr>
          <w:rFonts w:ascii="Times New Roman" w:hAnsi="Times New Roman" w:cs="Times New Roman"/>
          <w:lang w:val="en-US"/>
        </w:rPr>
        <w:t>b</w:t>
      </w:r>
      <w:r w:rsidR="00951F0B" w:rsidRPr="000F283A">
        <w:rPr>
          <w:rFonts w:ascii="Times New Roman" w:hAnsi="Times New Roman" w:cs="Times New Roman"/>
          <w:lang w:val="en-US"/>
        </w:rPr>
        <w:t>enznidazole to be a cost-saving treatment for the treatment of patients with asymptomatic Chagas disease</w:t>
      </w:r>
      <w:r w:rsidR="00FE5A93" w:rsidRPr="000F283A">
        <w:rPr>
          <w:rFonts w:ascii="Times New Roman" w:hAnsi="Times New Roman" w:cs="Times New Roman"/>
          <w:lang w:val="en-US"/>
        </w:rPr>
        <w:t xml:space="preserve">, as the study arm treated with benznidazole not only yielded more QALYs but also ended up with less total costs. Moreover, both the deterministic sensitivity analysis and the PSA show us the same results, pointing out that the results are robust. Only the most extreme </w:t>
      </w:r>
      <w:r w:rsidR="00FE5A93" w:rsidRPr="000F283A">
        <w:rPr>
          <w:rFonts w:ascii="Times New Roman" w:hAnsi="Times New Roman" w:cs="Times New Roman"/>
          <w:lang w:val="en-US"/>
        </w:rPr>
        <w:lastRenderedPageBreak/>
        <w:t>values of the effectiveness of benznidazole in reducing the progression to cardiac disease increased the ICER and made it not cost-effective, however it still fell below the WTP.</w:t>
      </w:r>
    </w:p>
    <w:p w14:paraId="155E14BC" w14:textId="41479CD2" w:rsidR="001536E0" w:rsidRPr="001536E0" w:rsidRDefault="001536E0" w:rsidP="003567E7">
      <w:pPr>
        <w:spacing w:line="360" w:lineRule="auto"/>
        <w:rPr>
          <w:ins w:id="137" w:author="Clara Crespillo Andújar" w:date="2025-06-30T04:00:00Z" w16du:dateUtc="2025-06-30T02:00:00Z"/>
          <w:rFonts w:ascii="Times New Roman" w:hAnsi="Times New Roman" w:cs="Times New Roman"/>
          <w:rPrChange w:id="138" w:author="Clara Crespillo Andújar" w:date="2025-06-30T04:00:00Z" w16du:dateUtc="2025-06-30T02:00:00Z">
            <w:rPr>
              <w:ins w:id="139" w:author="Clara Crespillo Andújar" w:date="2025-06-30T04:00:00Z" w16du:dateUtc="2025-06-30T02:00:00Z"/>
              <w:rFonts w:ascii="Times New Roman" w:hAnsi="Times New Roman" w:cs="Times New Roman"/>
              <w:lang w:val="en-US"/>
            </w:rPr>
          </w:rPrChange>
        </w:rPr>
      </w:pPr>
      <w:ins w:id="140" w:author="Clara Crespillo Andújar" w:date="2025-06-30T04:00:00Z" w16du:dateUtc="2025-06-30T02:00:00Z">
        <w:r w:rsidRPr="001536E0">
          <w:rPr>
            <w:rFonts w:ascii="Times New Roman" w:hAnsi="Times New Roman" w:cs="Times New Roman"/>
            <w:rPrChange w:id="141" w:author="Clara Crespillo Andújar" w:date="2025-06-30T04:00:00Z" w16du:dateUtc="2025-06-30T02:00:00Z">
              <w:rPr>
                <w:rFonts w:ascii="Times New Roman" w:hAnsi="Times New Roman" w:cs="Times New Roman"/>
                <w:lang w:val="en-US"/>
              </w:rPr>
            </w:rPrChange>
          </w:rPr>
          <w:t>Otra sugerencia para el primer párrafo</w:t>
        </w:r>
        <w:r>
          <w:rPr>
            <w:rFonts w:ascii="Times New Roman" w:hAnsi="Times New Roman" w:cs="Times New Roman"/>
          </w:rPr>
          <w:t xml:space="preserve"> de la discusión</w:t>
        </w:r>
        <w:r w:rsidRPr="001536E0">
          <w:rPr>
            <w:rFonts w:ascii="Times New Roman" w:hAnsi="Times New Roman" w:cs="Times New Roman"/>
            <w:rPrChange w:id="142" w:author="Clara Crespillo Andújar" w:date="2025-06-30T04:00:00Z" w16du:dateUtc="2025-06-30T02:00:00Z">
              <w:rPr>
                <w:rFonts w:ascii="Times New Roman" w:hAnsi="Times New Roman" w:cs="Times New Roman"/>
                <w:lang w:val="en-US"/>
              </w:rPr>
            </w:rPrChange>
          </w:rPr>
          <w:t xml:space="preserve">: </w:t>
        </w:r>
      </w:ins>
    </w:p>
    <w:p w14:paraId="3A49B70D" w14:textId="5340B9C9" w:rsidR="001536E0" w:rsidRPr="000F283A" w:rsidRDefault="001536E0" w:rsidP="003567E7">
      <w:pPr>
        <w:spacing w:line="360" w:lineRule="auto"/>
        <w:rPr>
          <w:rFonts w:ascii="Times New Roman" w:hAnsi="Times New Roman" w:cs="Times New Roman"/>
          <w:lang w:val="en-US"/>
        </w:rPr>
      </w:pPr>
      <w:commentRangeStart w:id="143"/>
      <w:ins w:id="144" w:author="Clara Crespillo Andújar" w:date="2025-06-30T04:00:00Z" w16du:dateUtc="2025-06-30T02:00:00Z">
        <w:r w:rsidRPr="00C734B8">
          <w:rPr>
            <w:rFonts w:ascii="Times New Roman" w:hAnsi="Times New Roman" w:cs="Times New Roman"/>
            <w:lang w:val="en-US"/>
          </w:rPr>
          <w:t xml:space="preserve">We find that treating patients with </w:t>
        </w:r>
        <w:r>
          <w:rPr>
            <w:rFonts w:ascii="Times New Roman" w:hAnsi="Times New Roman" w:cs="Times New Roman"/>
            <w:lang w:val="en-US"/>
          </w:rPr>
          <w:t xml:space="preserve">indeterminate </w:t>
        </w:r>
        <w:r w:rsidRPr="00C734B8">
          <w:rPr>
            <w:rFonts w:ascii="Times New Roman" w:hAnsi="Times New Roman" w:cs="Times New Roman"/>
            <w:lang w:val="en-US"/>
          </w:rPr>
          <w:t>Chagas disease with benznidazole saves costs, as this strategy yields more QALYs and results in lower total expenditures.</w:t>
        </w:r>
        <w:r>
          <w:rPr>
            <w:rFonts w:ascii="Times New Roman" w:hAnsi="Times New Roman" w:cs="Times New Roman"/>
            <w:lang w:val="en-US"/>
          </w:rPr>
          <w:t xml:space="preserve"> </w:t>
        </w:r>
        <w:r w:rsidRPr="00C734B8">
          <w:rPr>
            <w:rFonts w:ascii="Times New Roman" w:hAnsi="Times New Roman" w:cs="Times New Roman"/>
            <w:lang w:val="en-US"/>
          </w:rPr>
          <w:t>Both the deterministic and probabilistic sensitivity analysis</w:t>
        </w:r>
        <w:r>
          <w:rPr>
            <w:rFonts w:ascii="Times New Roman" w:hAnsi="Times New Roman" w:cs="Times New Roman"/>
            <w:lang w:val="en-US"/>
          </w:rPr>
          <w:t xml:space="preserve"> </w:t>
        </w:r>
        <w:r w:rsidRPr="00C734B8">
          <w:rPr>
            <w:rFonts w:ascii="Times New Roman" w:hAnsi="Times New Roman" w:cs="Times New Roman"/>
            <w:lang w:val="en-US"/>
          </w:rPr>
          <w:t xml:space="preserve">yield consistent findings, reinforcing the robustness of our results. Only the most extreme assumptions about benznidazole’s effectiveness in preventing progression to cardiac disease increase the ICER to the point where the strategy is no longer </w:t>
        </w:r>
        <w:proofErr w:type="gramStart"/>
        <w:r w:rsidRPr="00C734B8">
          <w:rPr>
            <w:rFonts w:ascii="Times New Roman" w:hAnsi="Times New Roman" w:cs="Times New Roman"/>
            <w:lang w:val="en-US"/>
          </w:rPr>
          <w:t>cost-saving</w:t>
        </w:r>
        <w:proofErr w:type="gramEnd"/>
        <w:r w:rsidRPr="00C734B8">
          <w:rPr>
            <w:rFonts w:ascii="Times New Roman" w:hAnsi="Times New Roman" w:cs="Times New Roman"/>
            <w:lang w:val="en-US"/>
          </w:rPr>
          <w:t xml:space="preserve">. </w:t>
        </w:r>
        <w:commentRangeEnd w:id="143"/>
        <w:r>
          <w:rPr>
            <w:rStyle w:val="Refdecomentario"/>
          </w:rPr>
          <w:commentReference w:id="143"/>
        </w:r>
        <w:r w:rsidRPr="00C734B8">
          <w:rPr>
            <w:rFonts w:ascii="Times New Roman" w:hAnsi="Times New Roman" w:cs="Times New Roman"/>
            <w:lang w:val="en-US"/>
          </w:rPr>
          <w:t>However, even under these scenarios, the ICER remains below the willingness-to-pay threshold</w:t>
        </w:r>
      </w:ins>
    </w:p>
    <w:p w14:paraId="7D29375C" w14:textId="087A3B89" w:rsidR="0003270A" w:rsidRPr="000F283A" w:rsidRDefault="0003270A"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At present, benznidazole is not </w:t>
      </w:r>
      <w:r w:rsidR="00146F40" w:rsidRPr="000F283A">
        <w:rPr>
          <w:rFonts w:ascii="Times New Roman" w:hAnsi="Times New Roman" w:cs="Times New Roman"/>
          <w:lang w:val="en-US"/>
        </w:rPr>
        <w:t xml:space="preserve">commercialized in Spain and not </w:t>
      </w:r>
      <w:r w:rsidRPr="000F283A">
        <w:rPr>
          <w:rFonts w:ascii="Times New Roman" w:hAnsi="Times New Roman" w:cs="Times New Roman"/>
          <w:lang w:val="en-US"/>
        </w:rPr>
        <w:t xml:space="preserve">covered free of cost in the Spanish health system. </w:t>
      </w:r>
      <w:r w:rsidR="00146F40" w:rsidRPr="000F283A">
        <w:rPr>
          <w:rFonts w:ascii="Times New Roman" w:hAnsi="Times New Roman" w:cs="Times New Roman"/>
          <w:lang w:val="en-US"/>
        </w:rPr>
        <w:t>This means that availability is drastically reduced, for several reasons. Migrants are a vulnerable population, and many cannot afford the treatment. The drug must be imported from abroad and on top of this normal distribution channels cannot be used. It would make sense,</w:t>
      </w:r>
      <w:r w:rsidRPr="000F283A">
        <w:rPr>
          <w:rFonts w:ascii="Times New Roman" w:hAnsi="Times New Roman" w:cs="Times New Roman"/>
          <w:lang w:val="en-US"/>
        </w:rPr>
        <w:t xml:space="preserve"> in the light of these results</w:t>
      </w:r>
      <w:r w:rsidR="00146F40" w:rsidRPr="000F283A">
        <w:rPr>
          <w:rFonts w:ascii="Times New Roman" w:hAnsi="Times New Roman" w:cs="Times New Roman"/>
          <w:lang w:val="en-US"/>
        </w:rPr>
        <w:t xml:space="preserve">, </w:t>
      </w:r>
      <w:commentRangeStart w:id="145"/>
      <w:r w:rsidR="00146F40" w:rsidRPr="000F283A">
        <w:rPr>
          <w:rFonts w:ascii="Times New Roman" w:hAnsi="Times New Roman" w:cs="Times New Roman"/>
          <w:lang w:val="en-US"/>
        </w:rPr>
        <w:t xml:space="preserve">to cover Benznidazole for free. Not doing it is costing the </w:t>
      </w:r>
      <w:proofErr w:type="spellStart"/>
      <w:r w:rsidR="00386A5C" w:rsidRPr="000F283A">
        <w:rPr>
          <w:rFonts w:ascii="Times New Roman" w:hAnsi="Times New Roman" w:cs="Times New Roman"/>
          <w:lang w:val="en-US"/>
        </w:rPr>
        <w:t>h</w:t>
      </w:r>
      <w:r w:rsidR="00146F40" w:rsidRPr="000F283A">
        <w:rPr>
          <w:rFonts w:ascii="Times New Roman" w:hAnsi="Times New Roman" w:cs="Times New Roman"/>
          <w:lang w:val="en-US"/>
        </w:rPr>
        <w:t>ealtcare</w:t>
      </w:r>
      <w:proofErr w:type="spellEnd"/>
      <w:r w:rsidR="00146F40" w:rsidRPr="000F283A">
        <w:rPr>
          <w:rFonts w:ascii="Times New Roman" w:hAnsi="Times New Roman" w:cs="Times New Roman"/>
          <w:lang w:val="en-US"/>
        </w:rPr>
        <w:t xml:space="preserve"> system</w:t>
      </w:r>
      <w:r w:rsidR="00386A5C" w:rsidRPr="000F283A">
        <w:rPr>
          <w:rFonts w:ascii="Times New Roman" w:hAnsi="Times New Roman" w:cs="Times New Roman"/>
          <w:lang w:val="en-US"/>
        </w:rPr>
        <w:t xml:space="preserve"> €</w:t>
      </w:r>
      <w:r w:rsidR="00146F40" w:rsidRPr="000F283A">
        <w:rPr>
          <w:rFonts w:ascii="Times New Roman" w:hAnsi="Times New Roman" w:cs="Times New Roman"/>
          <w:lang w:val="en-US"/>
        </w:rPr>
        <w:t xml:space="preserve"> </w:t>
      </w:r>
      <w:r w:rsidR="00386A5C" w:rsidRPr="000F283A">
        <w:rPr>
          <w:rFonts w:ascii="Times New Roman" w:hAnsi="Times New Roman" w:cs="Times New Roman"/>
          <w:lang w:val="en-US"/>
        </w:rPr>
        <w:t>28,004,598 per year.</w:t>
      </w:r>
      <w:r w:rsidR="00146F40" w:rsidRPr="000F283A">
        <w:rPr>
          <w:rFonts w:ascii="Times New Roman" w:hAnsi="Times New Roman" w:cs="Times New Roman"/>
          <w:lang w:val="en-US"/>
        </w:rPr>
        <w:t xml:space="preserve"> </w:t>
      </w:r>
      <w:commentRangeEnd w:id="145"/>
      <w:r w:rsidR="00D94A75">
        <w:rPr>
          <w:rStyle w:val="Refdecomentario"/>
        </w:rPr>
        <w:commentReference w:id="145"/>
      </w:r>
      <w:r w:rsidR="00146F40" w:rsidRPr="000F283A">
        <w:rPr>
          <w:rFonts w:ascii="Times New Roman" w:hAnsi="Times New Roman" w:cs="Times New Roman"/>
          <w:lang w:val="en-US"/>
        </w:rPr>
        <w:t xml:space="preserve">Moreover, </w:t>
      </w:r>
      <w:r w:rsidRPr="000F283A">
        <w:rPr>
          <w:rFonts w:ascii="Times New Roman" w:hAnsi="Times New Roman" w:cs="Times New Roman"/>
          <w:lang w:val="en-US"/>
        </w:rPr>
        <w:t>p</w:t>
      </w:r>
      <w:r w:rsidR="00F57AA9" w:rsidRPr="000F283A">
        <w:rPr>
          <w:rFonts w:ascii="Times New Roman" w:hAnsi="Times New Roman" w:cs="Times New Roman"/>
          <w:lang w:val="en-US"/>
        </w:rPr>
        <w:t xml:space="preserve">revious studies have </w:t>
      </w:r>
      <w:r w:rsidR="00386A5C" w:rsidRPr="000F283A">
        <w:rPr>
          <w:rFonts w:ascii="Times New Roman" w:hAnsi="Times New Roman" w:cs="Times New Roman"/>
          <w:lang w:val="en-US"/>
        </w:rPr>
        <w:t xml:space="preserve">also </w:t>
      </w:r>
      <w:r w:rsidRPr="000F283A">
        <w:rPr>
          <w:rFonts w:ascii="Times New Roman" w:hAnsi="Times New Roman" w:cs="Times New Roman"/>
          <w:lang w:val="en-US"/>
        </w:rPr>
        <w:t xml:space="preserve">found </w:t>
      </w:r>
      <w:r w:rsidR="00F57AA9" w:rsidRPr="000F283A">
        <w:rPr>
          <w:rFonts w:ascii="Times New Roman" w:hAnsi="Times New Roman" w:cs="Times New Roman"/>
          <w:lang w:val="en-US"/>
        </w:rPr>
        <w:t>Chagas disease screening</w:t>
      </w:r>
      <w:r w:rsidRPr="000F283A">
        <w:rPr>
          <w:rFonts w:ascii="Times New Roman" w:hAnsi="Times New Roman" w:cs="Times New Roman"/>
          <w:lang w:val="en-US"/>
        </w:rPr>
        <w:t xml:space="preserve"> programs to be cost-effective</w:t>
      </w:r>
      <w:r w:rsidR="00F57AA9" w:rsidRPr="000F283A">
        <w:rPr>
          <w:rFonts w:ascii="Times New Roman" w:hAnsi="Times New Roman" w:cs="Times New Roman"/>
          <w:lang w:val="en-US"/>
        </w:rPr>
        <w:t>.</w:t>
      </w:r>
      <w:r w:rsidR="00B16C9C"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{"citationID":"8rj3heqZ","properties":{"formattedCitation":"\\super 17,30\\nosupersub{}","plainCitation":"17,30","noteIndex":0},"citationItems":[{"id":18,"uris":["http://zotero.org/groups/5772643/items/ES6U6JTY"],"itemData":{"id":18,"type":"article-journal","abstract":"Screening for Chagas disease in asymptomatic Latin American adults living in Europe is a cost-effective strategy. Findings of our model provide an important element to support the implementation of T cruzi screening programmes at primary health centres in European countries hosting Latin American migrants.","container-title":"The Lancet. Global health","issue":"0","note":"publisher: Requena-MÃ©ndez et al. Open Access article distributed under the terms of CC BY\npublisher-place: ISGlobal, Barcelona Ctr. Int. Health Res. (CRESIB), Hospital Clínic-Universitat de Barcelona, Spain. Electronic address: ana.requena@isglobal.org.","page":"e439-e447","title":"Cost-effectiveness of Chagas disease screening in Latin American migrants at primary health-care centres in Europe: a Markov model analysis","volume":"0","author":[{"family":"Requena-Mendez","given":"Ana"},{"family":"Bussion","given":"Sheila"},{"family":"Aldasoro","given":"Edelweiss"},{"family":"Jackson","given":"Yves"},{"family":"Angheben","given":"Andrea"},{"family":"Moore","given":"David"},{"family":"Pinazo","given":"María-Jesús"},{"family":"Gascon","given":"Joaquim"},{"family":"Muñoz","given":"Jose"},{"family":"Sicuri","given":"Elisa"}],"issued":{"date-parts":[["2017",1,1]]}}},{"id":136,"uris":["http://zotero.org/groups/5772643/items/UKEJJS2S"],"itemData":{"id":136,"type":"article-journal","abstract":"Background Japan is estimated to host 3000 cases of Chagas disease (CD). However, there are no epidemiological data and policies for prevention and care. We aimed to analyze the current situation of CD in Japan and identify possible barriers to seeking care.","container-title":"The Lancet Regional Health - Western Pacific","DOI":"10.1016/j.lanwpc.2022.100574","ISSN":"26666065","journalAbbreviation":"The Lancet Regional Health - Western Pacific","language":"en","page":"100574","source":"DOI.org (Crossref)","title":"Analysis of the Chagas disease situation in Japan: a cross sectional study and cost-effectiveness analysis of a Chagas disease screening program","title-short":"Analysis of the Chagas disease situation in Japan","volume":"31","author":[{"family":"Iglesias Rodríguez","given":"Inés María"},{"family":"Miura","given":"Sachio"},{"family":"Maeda","given":"Takuya"},{"family":"Imai","given":"Kazuo"},{"family":"Smith","given":"Chris"},{"family":"Vasquez Velasquez","given":"Clara"},{"family":"Honda","given":"Sumihisa"},{"family":"Hirayama","given":"Kenji"}],"issued":{"date-parts":[["2023",2]]}}}],"schema":"https://github.com/citation-style-language/schema/raw/master/csl-citation.json"} </w:instrText>
      </w:r>
      <w:r w:rsidR="00B16C9C"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17,30</w:t>
      </w:r>
      <w:r w:rsidR="00B16C9C" w:rsidRPr="000F283A">
        <w:rPr>
          <w:rFonts w:ascii="Times New Roman" w:hAnsi="Times New Roman" w:cs="Times New Roman"/>
          <w:lang w:val="en-US"/>
        </w:rPr>
        <w:fldChar w:fldCharType="end"/>
      </w:r>
      <w:r w:rsidR="00F57AA9" w:rsidRPr="000F283A">
        <w:rPr>
          <w:rFonts w:ascii="Times New Roman" w:hAnsi="Times New Roman" w:cs="Times New Roman"/>
          <w:lang w:val="en-US"/>
        </w:rPr>
        <w:t xml:space="preserve"> </w:t>
      </w:r>
      <w:r w:rsidRPr="000F283A">
        <w:rPr>
          <w:rFonts w:ascii="Times New Roman" w:hAnsi="Times New Roman" w:cs="Times New Roman"/>
          <w:lang w:val="en-US"/>
        </w:rPr>
        <w:t>On top of this, we have not accounted for the QALYs gained from avoiding congenital transmission of disease</w:t>
      </w:r>
      <w:r w:rsidR="004B759A" w:rsidRPr="000F283A">
        <w:rPr>
          <w:rFonts w:ascii="Times New Roman" w:hAnsi="Times New Roman" w:cs="Times New Roman"/>
          <w:lang w:val="en-US"/>
        </w:rPr>
        <w:t>. Such cases are estimated to be happening in Spain.</w:t>
      </w:r>
      <w:r w:rsidR="004B759A"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{"citationID":"KXKYmjHD","properties":{"formattedCitation":"\\super 31\\nosupersub{}","plainCitation":"31","noteIndex":0},"citationItems":[{"id":138,"uris":["http://zotero.org/groups/5772643/items/H33PXWRT"],"itemData":{"id":138,"type":"article-journal","abstract":"Background Chagas disease (CD) is a chronic parasitic disease caused by Trypanosoma cruzi and is endemic to continental Latin America. In Spain, the main transmission route is congenital. We aimed to assess adherence to regional recommendations of universal screening for CD during pregnancy in Latin American women in the province of Alicante from 2014 to 2018.","container-title":"PLOS Neglected Tropical Diseases","DOI":"10.1371/journal.pntd.0009281","ISSN":"1935-2735","issue":"3","journalAbbreviation":"PLoS Negl Trop Dis","language":"en","page":"e0009281","source":"DOI.org (Crossref)","title":"Chagas disease screening in pregnant Latin American women: Adherence to a systematic screening protocol in a non-endemic country","title-short":"Chagas disease screening in pregnant Latin American women","volume":"15","author":[{"family":"Llenas-García","given":"Jara"},{"family":"Wikman-Jorgensen","given":"Philip"},{"family":"Gil-Anguita","given":"Concepción"},{"family":"Ramos- Sesma","given":"Violeta"},{"family":"Torrús-Tendero","given":"Diego"},{"family":"Martínez-Goñi","given":"Raquel"},{"family":"Romero-Nieto","given":"Mónica"},{"family":"García-Abellán","given":"Javier"},{"family":"Esteban-Giner","given":"María José"},{"family":"Antelo","given":"Karenina"},{"family":"Navarro-Cots","given":"María"},{"family":"Buñuel","given":"Fernando"},{"family":"Amador","given":"Concepción"},{"family":"García-García","given":"Josefa"},{"family":"Gascón","given":"Isabel"},{"family":"Telenti","given":"Guillermo"},{"family":"Fuentes-Campos","given":"Encarna"},{"family":"Torres","given":"Ignacio"},{"family":"Gimeno-Gascón","given":"Adelina"},{"family":"Ruíz-García","given":"María Montserrat"},{"family":"Navarro","given":"Miriam"},{"family":"Ramos-Rincón","given":"José-Manuel"}],"editor":[{"family":"Silberstein","given":"Erica"}],"issued":{"date-parts":[["2021",3,24]]}}}],"schema":"https://github.com/citation-style-language/schema/raw/master/csl-citation.json"} </w:instrText>
      </w:r>
      <w:r w:rsidR="004B759A"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31</w:t>
      </w:r>
      <w:r w:rsidR="004B759A" w:rsidRPr="000F283A">
        <w:rPr>
          <w:rFonts w:ascii="Times New Roman" w:hAnsi="Times New Roman" w:cs="Times New Roman"/>
          <w:lang w:val="en-US"/>
        </w:rPr>
        <w:fldChar w:fldCharType="end"/>
      </w:r>
    </w:p>
    <w:p w14:paraId="45C00C4E" w14:textId="7F948710" w:rsidR="00A86757" w:rsidRDefault="00A86757" w:rsidP="003567E7">
      <w:pPr>
        <w:spacing w:line="360" w:lineRule="auto"/>
        <w:rPr>
          <w:ins w:id="146" w:author="Clara Crespillo Andújar" w:date="2025-06-30T04:03:00Z" w16du:dateUtc="2025-06-30T02:03:00Z"/>
          <w:rFonts w:ascii="Times New Roman" w:hAnsi="Times New Roman" w:cs="Times New Roman"/>
          <w:lang w:val="en-US"/>
        </w:rPr>
      </w:pPr>
      <w:r w:rsidRPr="000F283A">
        <w:rPr>
          <w:rFonts w:ascii="Times New Roman" w:hAnsi="Times New Roman" w:cs="Times New Roman"/>
          <w:lang w:val="en-US"/>
        </w:rPr>
        <w:t xml:space="preserve">In the </w:t>
      </w:r>
      <w:r w:rsidR="00A8414B" w:rsidRPr="000F283A">
        <w:rPr>
          <w:rFonts w:ascii="Times New Roman" w:hAnsi="Times New Roman" w:cs="Times New Roman"/>
          <w:lang w:val="en-US"/>
        </w:rPr>
        <w:t xml:space="preserve">Deterministic </w:t>
      </w:r>
      <w:r w:rsidRPr="000F283A">
        <w:rPr>
          <w:rFonts w:ascii="Times New Roman" w:hAnsi="Times New Roman" w:cs="Times New Roman"/>
          <w:lang w:val="en-US"/>
        </w:rPr>
        <w:t>sensitivity analyses, we</w:t>
      </w:r>
      <w:r w:rsidR="00A8414B" w:rsidRPr="000F283A">
        <w:rPr>
          <w:rFonts w:ascii="Times New Roman" w:hAnsi="Times New Roman" w:cs="Times New Roman"/>
          <w:lang w:val="en-US"/>
        </w:rPr>
        <w:t xml:space="preserve"> did not find any </w:t>
      </w:r>
      <w:r w:rsidRPr="000F283A">
        <w:rPr>
          <w:rFonts w:ascii="Times New Roman" w:hAnsi="Times New Roman" w:cs="Times New Roman"/>
          <w:lang w:val="en-US"/>
        </w:rPr>
        <w:t xml:space="preserve">variable that would render benznidazole not </w:t>
      </w:r>
      <w:proofErr w:type="gramStart"/>
      <w:r w:rsidRPr="000F283A">
        <w:rPr>
          <w:rFonts w:ascii="Times New Roman" w:hAnsi="Times New Roman" w:cs="Times New Roman"/>
          <w:lang w:val="en-US"/>
        </w:rPr>
        <w:t>cost-saving</w:t>
      </w:r>
      <w:proofErr w:type="gramEnd"/>
      <w:r w:rsidR="00A8414B" w:rsidRPr="000F283A">
        <w:rPr>
          <w:rFonts w:ascii="Times New Roman" w:hAnsi="Times New Roman" w:cs="Times New Roman"/>
          <w:lang w:val="en-US"/>
        </w:rPr>
        <w:t xml:space="preserve">. In the probabilistic sensitivity </w:t>
      </w:r>
      <w:proofErr w:type="gramStart"/>
      <w:r w:rsidR="00A8414B" w:rsidRPr="000F283A">
        <w:rPr>
          <w:rFonts w:ascii="Times New Roman" w:hAnsi="Times New Roman" w:cs="Times New Roman"/>
          <w:lang w:val="en-US"/>
        </w:rPr>
        <w:t>analysis</w:t>
      </w:r>
      <w:proofErr w:type="gramEnd"/>
      <w:r w:rsidR="00A8414B" w:rsidRPr="000F283A">
        <w:rPr>
          <w:rFonts w:ascii="Times New Roman" w:hAnsi="Times New Roman" w:cs="Times New Roman"/>
          <w:lang w:val="en-US"/>
        </w:rPr>
        <w:t xml:space="preserve"> the most likely result would be that Benznidazole is cost-savin</w:t>
      </w:r>
      <w:r w:rsidR="00386A5C" w:rsidRPr="000F283A">
        <w:rPr>
          <w:rFonts w:ascii="Times New Roman" w:hAnsi="Times New Roman" w:cs="Times New Roman"/>
          <w:lang w:val="en-US"/>
        </w:rPr>
        <w:t>g</w:t>
      </w:r>
      <w:r w:rsidR="00A8414B" w:rsidRPr="000F283A">
        <w:rPr>
          <w:rFonts w:ascii="Times New Roman" w:hAnsi="Times New Roman" w:cs="Times New Roman"/>
          <w:lang w:val="en-US"/>
        </w:rPr>
        <w:t xml:space="preserve"> with more than 95% of the simulations falling well below the WTP. Nevertheless, some uncertainty remains and thus the </w:t>
      </w:r>
      <w:commentRangeStart w:id="147"/>
      <w:r w:rsidR="00A8414B" w:rsidRPr="000F283A">
        <w:rPr>
          <w:rFonts w:ascii="Times New Roman" w:hAnsi="Times New Roman" w:cs="Times New Roman"/>
          <w:lang w:val="en-US"/>
        </w:rPr>
        <w:t xml:space="preserve">EVPI </w:t>
      </w:r>
      <w:commentRangeEnd w:id="147"/>
      <w:r w:rsidR="00D94A75">
        <w:rPr>
          <w:rStyle w:val="Refdecomentario"/>
        </w:rPr>
        <w:commentReference w:id="147"/>
      </w:r>
      <w:r w:rsidR="00A8414B" w:rsidRPr="000F283A">
        <w:rPr>
          <w:rFonts w:ascii="Times New Roman" w:hAnsi="Times New Roman" w:cs="Times New Roman"/>
          <w:lang w:val="en-US"/>
        </w:rPr>
        <w:t>was calculated and established at €</w:t>
      </w:r>
      <w:r w:rsidRPr="000F283A">
        <w:rPr>
          <w:rFonts w:ascii="Times New Roman" w:hAnsi="Times New Roman" w:cs="Times New Roman"/>
          <w:lang w:val="en-US"/>
        </w:rPr>
        <w:t>1</w:t>
      </w:r>
      <w:r w:rsidR="002342FB" w:rsidRPr="000F283A">
        <w:rPr>
          <w:rFonts w:ascii="Times New Roman" w:hAnsi="Times New Roman" w:cs="Times New Roman"/>
          <w:lang w:val="en-US"/>
        </w:rPr>
        <w:t>·</w:t>
      </w:r>
      <w:r w:rsidRPr="000F283A">
        <w:rPr>
          <w:rFonts w:ascii="Times New Roman" w:hAnsi="Times New Roman" w:cs="Times New Roman"/>
          <w:lang w:val="en-US"/>
        </w:rPr>
        <w:t xml:space="preserve">2 million per year over the study period. Meaning that this should be the amount a </w:t>
      </w:r>
      <w:r w:rsidR="00697A1B" w:rsidRPr="000F283A">
        <w:rPr>
          <w:rFonts w:ascii="Times New Roman" w:hAnsi="Times New Roman" w:cs="Times New Roman"/>
          <w:lang w:val="en-US"/>
        </w:rPr>
        <w:t>health policy maker would be willing to pay for the uncertainty reduction derived from the perfect information.</w:t>
      </w:r>
      <w:r w:rsidR="00A8414B" w:rsidRPr="000F283A">
        <w:rPr>
          <w:rFonts w:ascii="Times New Roman" w:hAnsi="Times New Roman" w:cs="Times New Roman"/>
          <w:lang w:val="en-US"/>
        </w:rPr>
        <w:t xml:space="preserve"> This data has important implications when allocating funds for </w:t>
      </w:r>
      <w:r w:rsidR="00386A5C" w:rsidRPr="000F283A">
        <w:rPr>
          <w:rFonts w:ascii="Times New Roman" w:hAnsi="Times New Roman" w:cs="Times New Roman"/>
          <w:lang w:val="en-US"/>
        </w:rPr>
        <w:t xml:space="preserve">future </w:t>
      </w:r>
      <w:r w:rsidR="00A8414B" w:rsidRPr="000F283A">
        <w:rPr>
          <w:rFonts w:ascii="Times New Roman" w:hAnsi="Times New Roman" w:cs="Times New Roman"/>
          <w:lang w:val="en-US"/>
        </w:rPr>
        <w:t>research.</w:t>
      </w:r>
      <w:r w:rsidR="00697A1B" w:rsidRPr="000F283A">
        <w:rPr>
          <w:rFonts w:ascii="Times New Roman" w:hAnsi="Times New Roman" w:cs="Times New Roman"/>
          <w:lang w:val="en-US"/>
        </w:rPr>
        <w:t xml:space="preserve"> </w:t>
      </w:r>
    </w:p>
    <w:p w14:paraId="41AB0407" w14:textId="77777777" w:rsidR="00D94A75" w:rsidRDefault="00D94A75" w:rsidP="003567E7">
      <w:pPr>
        <w:spacing w:line="360" w:lineRule="auto"/>
        <w:rPr>
          <w:ins w:id="148" w:author="Clara Crespillo Andújar" w:date="2025-06-30T04:03:00Z" w16du:dateUtc="2025-06-30T02:03:00Z"/>
          <w:rFonts w:ascii="Times New Roman" w:hAnsi="Times New Roman" w:cs="Times New Roman"/>
        </w:rPr>
      </w:pPr>
      <w:ins w:id="149" w:author="Clara Crespillo Andújar" w:date="2025-06-30T04:03:00Z" w16du:dateUtc="2025-06-30T02:03:00Z">
        <w:r w:rsidRPr="00D94A75">
          <w:rPr>
            <w:rFonts w:ascii="Times New Roman" w:hAnsi="Times New Roman" w:cs="Times New Roman"/>
            <w:rPrChange w:id="150" w:author="Clara Crespillo Andújar" w:date="2025-06-30T04:03:00Z" w16du:dateUtc="2025-06-30T02:03:00Z">
              <w:rPr>
                <w:rFonts w:ascii="Times New Roman" w:hAnsi="Times New Roman" w:cs="Times New Roman"/>
                <w:lang w:val="en-US"/>
              </w:rPr>
            </w:rPrChange>
          </w:rPr>
          <w:t xml:space="preserve">Otra </w:t>
        </w:r>
        <w:proofErr w:type="spellStart"/>
        <w:r w:rsidRPr="00D94A75">
          <w:rPr>
            <w:rFonts w:ascii="Times New Roman" w:hAnsi="Times New Roman" w:cs="Times New Roman"/>
            <w:rPrChange w:id="151" w:author="Clara Crespillo Andújar" w:date="2025-06-30T04:03:00Z" w16du:dateUtc="2025-06-30T02:03:00Z">
              <w:rPr>
                <w:rFonts w:ascii="Times New Roman" w:hAnsi="Times New Roman" w:cs="Times New Roman"/>
                <w:lang w:val="en-US"/>
              </w:rPr>
            </w:rPrChange>
          </w:rPr>
          <w:t>version</w:t>
        </w:r>
        <w:proofErr w:type="spellEnd"/>
        <w:r w:rsidRPr="00D94A75">
          <w:rPr>
            <w:rFonts w:ascii="Times New Roman" w:hAnsi="Times New Roman" w:cs="Times New Roman"/>
            <w:rPrChange w:id="152" w:author="Clara Crespillo Andújar" w:date="2025-06-30T04:03:00Z" w16du:dateUtc="2025-06-30T02:03:00Z">
              <w:rPr>
                <w:rFonts w:ascii="Times New Roman" w:hAnsi="Times New Roman" w:cs="Times New Roman"/>
                <w:lang w:val="en-US"/>
              </w:rPr>
            </w:rPrChange>
          </w:rPr>
          <w:t xml:space="preserve"> para este </w:t>
        </w:r>
        <w:proofErr w:type="spellStart"/>
        <w:r w:rsidRPr="00D94A75">
          <w:rPr>
            <w:rFonts w:ascii="Times New Roman" w:hAnsi="Times New Roman" w:cs="Times New Roman"/>
            <w:rPrChange w:id="153" w:author="Clara Crespillo Andújar" w:date="2025-06-30T04:03:00Z" w16du:dateUtc="2025-06-30T02:03:00Z">
              <w:rPr>
                <w:rFonts w:ascii="Times New Roman" w:hAnsi="Times New Roman" w:cs="Times New Roman"/>
                <w:lang w:val="en-US"/>
              </w:rPr>
            </w:rPrChange>
          </w:rPr>
          <w:t>párrrafo</w:t>
        </w:r>
        <w:proofErr w:type="spellEnd"/>
        <w:r w:rsidRPr="00D94A75">
          <w:rPr>
            <w:rFonts w:ascii="Times New Roman" w:hAnsi="Times New Roman" w:cs="Times New Roman"/>
            <w:rPrChange w:id="154" w:author="Clara Crespillo Andújar" w:date="2025-06-30T04:03:00Z" w16du:dateUtc="2025-06-30T02:03:00Z">
              <w:rPr>
                <w:rFonts w:ascii="Times New Roman" w:hAnsi="Times New Roman" w:cs="Times New Roman"/>
                <w:lang w:val="en-US"/>
              </w:rPr>
            </w:rPrChange>
          </w:rPr>
          <w:t>:</w:t>
        </w:r>
      </w:ins>
    </w:p>
    <w:p w14:paraId="737EF5C7" w14:textId="5BC111B0" w:rsidR="00D94A75" w:rsidRPr="00D94A75" w:rsidRDefault="00D94A75" w:rsidP="003567E7">
      <w:pPr>
        <w:spacing w:line="360" w:lineRule="auto"/>
        <w:rPr>
          <w:ins w:id="155" w:author="Clara Crespillo Andújar" w:date="2025-06-30T04:03:00Z" w16du:dateUtc="2025-06-30T02:03:00Z"/>
          <w:rFonts w:ascii="Times New Roman" w:hAnsi="Times New Roman" w:cs="Times New Roman"/>
          <w:lang w:val="en-US"/>
        </w:rPr>
      </w:pPr>
      <w:ins w:id="156" w:author="Clara Crespillo Andújar" w:date="2025-06-30T04:03:00Z" w16du:dateUtc="2025-06-30T02:03:00Z">
        <w:r w:rsidRPr="00D94A75">
          <w:rPr>
            <w:rFonts w:ascii="Times New Roman" w:hAnsi="Times New Roman" w:cs="Times New Roman"/>
            <w:lang w:val="en-US"/>
          </w:rPr>
          <w:t xml:space="preserve"> </w:t>
        </w:r>
      </w:ins>
      <w:ins w:id="157" w:author="Clara Crespillo Andújar" w:date="2025-06-30T04:03:00Z">
        <w:r w:rsidRPr="00D94A75">
          <w:rPr>
            <w:rFonts w:ascii="Times New Roman" w:hAnsi="Times New Roman" w:cs="Times New Roman"/>
            <w:lang w:val="en-US"/>
            <w:rPrChange w:id="158" w:author="Clara Crespillo Andújar" w:date="2025-06-30T04:04:00Z" w16du:dateUtc="2025-06-30T02:04:00Z">
              <w:rPr>
                <w:rFonts w:ascii="Times New Roman" w:hAnsi="Times New Roman" w:cs="Times New Roman"/>
              </w:rPr>
            </w:rPrChange>
          </w:rPr>
          <w:t xml:space="preserve">In the deterministic sensitivity analysis, we identify </w:t>
        </w:r>
      </w:ins>
      <w:ins w:id="159" w:author="Clara Crespillo Andújar" w:date="2025-06-30T04:05:00Z" w16du:dateUtc="2025-06-30T02:05:00Z">
        <w:r>
          <w:rPr>
            <w:rFonts w:ascii="Times New Roman" w:hAnsi="Times New Roman" w:cs="Times New Roman"/>
            <w:lang w:val="en-US"/>
          </w:rPr>
          <w:t>no</w:t>
        </w:r>
      </w:ins>
      <w:ins w:id="160" w:author="Clara Crespillo Andújar" w:date="2025-06-30T04:03:00Z">
        <w:r w:rsidRPr="00D94A75">
          <w:rPr>
            <w:rFonts w:ascii="Times New Roman" w:hAnsi="Times New Roman" w:cs="Times New Roman"/>
            <w:lang w:val="en-US"/>
            <w:rPrChange w:id="161" w:author="Clara Crespillo Andújar" w:date="2025-06-30T04:04:00Z" w16du:dateUtc="2025-06-30T02:04:00Z">
              <w:rPr>
                <w:rFonts w:ascii="Times New Roman" w:hAnsi="Times New Roman" w:cs="Times New Roman"/>
              </w:rPr>
            </w:rPrChange>
          </w:rPr>
          <w:t xml:space="preserve"> variable that </w:t>
        </w:r>
      </w:ins>
      <w:proofErr w:type="spellStart"/>
      <w:ins w:id="162" w:author="Clara Crespillo Andújar" w:date="2025-06-30T04:05:00Z" w16du:dateUtc="2025-06-30T02:05:00Z">
        <w:r>
          <w:rPr>
            <w:rFonts w:ascii="Times New Roman" w:hAnsi="Times New Roman" w:cs="Times New Roman"/>
            <w:lang w:val="en-US"/>
          </w:rPr>
          <w:t>rendeers</w:t>
        </w:r>
      </w:ins>
      <w:proofErr w:type="spellEnd"/>
      <w:ins w:id="163" w:author="Clara Crespillo Andújar" w:date="2025-06-30T04:03:00Z">
        <w:r w:rsidRPr="00D94A75">
          <w:rPr>
            <w:rFonts w:ascii="Times New Roman" w:hAnsi="Times New Roman" w:cs="Times New Roman"/>
            <w:lang w:val="en-US"/>
            <w:rPrChange w:id="164" w:author="Clara Crespillo Andújar" w:date="2025-06-30T04:04:00Z" w16du:dateUtc="2025-06-30T02:04:00Z">
              <w:rPr>
                <w:rFonts w:ascii="Times New Roman" w:hAnsi="Times New Roman" w:cs="Times New Roman"/>
              </w:rPr>
            </w:rPrChange>
          </w:rPr>
          <w:t xml:space="preserve"> benznidazole no longer </w:t>
        </w:r>
        <w:proofErr w:type="gramStart"/>
        <w:r w:rsidRPr="00D94A75">
          <w:rPr>
            <w:rFonts w:ascii="Times New Roman" w:hAnsi="Times New Roman" w:cs="Times New Roman"/>
            <w:lang w:val="en-US"/>
            <w:rPrChange w:id="165" w:author="Clara Crespillo Andújar" w:date="2025-06-30T04:04:00Z" w16du:dateUtc="2025-06-30T02:04:00Z">
              <w:rPr>
                <w:rFonts w:ascii="Times New Roman" w:hAnsi="Times New Roman" w:cs="Times New Roman"/>
              </w:rPr>
            </w:rPrChange>
          </w:rPr>
          <w:t>cost-saving</w:t>
        </w:r>
        <w:proofErr w:type="gramEnd"/>
        <w:r w:rsidRPr="00D94A75">
          <w:rPr>
            <w:rFonts w:ascii="Times New Roman" w:hAnsi="Times New Roman" w:cs="Times New Roman"/>
            <w:lang w:val="en-US"/>
            <w:rPrChange w:id="166" w:author="Clara Crespillo Andújar" w:date="2025-06-30T04:04:00Z" w16du:dateUtc="2025-06-30T02:04:00Z">
              <w:rPr>
                <w:rFonts w:ascii="Times New Roman" w:hAnsi="Times New Roman" w:cs="Times New Roman"/>
              </w:rPr>
            </w:rPrChange>
          </w:rPr>
          <w:t>. The probabilistic sensitivity analysis supports this finding, with over 95% of simulations showing benznidazole as a cost-saving strategy, falling well below the willingness-to-pay threshold. Despite this consistency, some uncertainty persists. We therefore calculate the expected value of perfect information, which reaches €1.2 million per year over the study period. This figure represents the maximum amount a health decision-maker should be willing to invest in future research to eliminate existing uncertainty. These results provide key insights for prioritizing research funding and policy planning.</w:t>
        </w:r>
      </w:ins>
    </w:p>
    <w:p w14:paraId="69E92600" w14:textId="77777777" w:rsidR="00D94A75" w:rsidRPr="00D94A75" w:rsidRDefault="00D94A75" w:rsidP="003567E7">
      <w:pPr>
        <w:spacing w:line="360" w:lineRule="auto"/>
        <w:rPr>
          <w:rFonts w:ascii="Times New Roman" w:hAnsi="Times New Roman" w:cs="Times New Roman"/>
          <w:lang w:val="en-US"/>
        </w:rPr>
      </w:pPr>
    </w:p>
    <w:p w14:paraId="3FC6D2EB" w14:textId="0A3722FA" w:rsidR="00FE5A93" w:rsidRPr="000F283A" w:rsidRDefault="00FE5A93" w:rsidP="003567E7">
      <w:pPr>
        <w:spacing w:line="360" w:lineRule="auto"/>
        <w:rPr>
          <w:rFonts w:ascii="Times New Roman" w:hAnsi="Times New Roman" w:cs="Times New Roman"/>
          <w:lang w:val="en-US"/>
        </w:rPr>
      </w:pPr>
      <w:r w:rsidRPr="000F283A">
        <w:rPr>
          <w:rFonts w:ascii="Times New Roman" w:hAnsi="Times New Roman" w:cs="Times New Roman"/>
          <w:lang w:val="en-US"/>
        </w:rPr>
        <w:lastRenderedPageBreak/>
        <w:t xml:space="preserve">The strengths of our study are that we calibrated the model to reflect the Spanish epidemiological situation, allowing to better evaluate the need. Also, </w:t>
      </w:r>
      <w:r w:rsidR="00F57AA9" w:rsidRPr="000F283A">
        <w:rPr>
          <w:rFonts w:ascii="Times New Roman" w:hAnsi="Times New Roman" w:cs="Times New Roman"/>
          <w:lang w:val="en-US"/>
        </w:rPr>
        <w:t xml:space="preserve">comprehensive sensitivity analyses were undertaken and </w:t>
      </w:r>
      <w:r w:rsidR="004B759A" w:rsidRPr="000F283A">
        <w:rPr>
          <w:rFonts w:ascii="Times New Roman" w:hAnsi="Times New Roman" w:cs="Times New Roman"/>
          <w:lang w:val="en-US"/>
        </w:rPr>
        <w:t>despite modifying the variables to extreme values the results</w:t>
      </w:r>
      <w:r w:rsidR="00F57AA9" w:rsidRPr="000F283A">
        <w:rPr>
          <w:rFonts w:ascii="Times New Roman" w:hAnsi="Times New Roman" w:cs="Times New Roman"/>
          <w:lang w:val="en-US"/>
        </w:rPr>
        <w:t xml:space="preserve"> point in the same direction, benznidazole is cost-saving.</w:t>
      </w:r>
      <w:r w:rsidR="00CD4DDA" w:rsidRPr="000F283A">
        <w:rPr>
          <w:rFonts w:ascii="Times New Roman" w:hAnsi="Times New Roman" w:cs="Times New Roman"/>
          <w:lang w:val="en-US"/>
        </w:rPr>
        <w:t xml:space="preserve"> We also have determined the EVPI to help guide funding decisions of scientific studies that would improve the model and reduce the uncertainty.</w:t>
      </w:r>
    </w:p>
    <w:p w14:paraId="4CA97F01" w14:textId="48B02A0A" w:rsidR="004027B5" w:rsidRPr="000F283A" w:rsidRDefault="00F57AA9" w:rsidP="003567E7">
      <w:pPr>
        <w:spacing w:line="360" w:lineRule="auto"/>
        <w:rPr>
          <w:rFonts w:ascii="Times New Roman" w:hAnsi="Times New Roman" w:cs="Times New Roman"/>
          <w:lang w:val="en-US"/>
        </w:rPr>
      </w:pPr>
      <w:r w:rsidRPr="000F283A">
        <w:rPr>
          <w:rFonts w:ascii="Times New Roman" w:hAnsi="Times New Roman" w:cs="Times New Roman"/>
          <w:lang w:val="en-US"/>
        </w:rPr>
        <w:t>The weaknesses of the study are to be acknowledged. First, we assume a constant population of migrants,</w:t>
      </w:r>
      <w:r w:rsidR="004B759A" w:rsidRPr="000F283A">
        <w:rPr>
          <w:rFonts w:ascii="Times New Roman" w:hAnsi="Times New Roman" w:cs="Times New Roman"/>
          <w:lang w:val="en-US"/>
        </w:rPr>
        <w:t xml:space="preserve"> which may be somewhat unrealistic</w:t>
      </w:r>
      <w:r w:rsidRPr="000F283A">
        <w:rPr>
          <w:rFonts w:ascii="Times New Roman" w:hAnsi="Times New Roman" w:cs="Times New Roman"/>
          <w:lang w:val="en-US"/>
        </w:rPr>
        <w:t xml:space="preserve">. Also, there are several study parameters that have a great deal of uncertainty. However, this has been accounted for in extensive sensitivity </w:t>
      </w:r>
      <w:r w:rsidR="00386A5C" w:rsidRPr="000F283A">
        <w:rPr>
          <w:rFonts w:ascii="Times New Roman" w:hAnsi="Times New Roman" w:cs="Times New Roman"/>
          <w:lang w:val="en-US"/>
        </w:rPr>
        <w:t>analysis</w:t>
      </w:r>
      <w:r w:rsidR="00CD4DDA" w:rsidRPr="000F283A">
        <w:rPr>
          <w:rFonts w:ascii="Times New Roman" w:hAnsi="Times New Roman" w:cs="Times New Roman"/>
          <w:lang w:val="en-US"/>
        </w:rPr>
        <w:t xml:space="preserve"> and the EVPI reported.</w:t>
      </w:r>
    </w:p>
    <w:p w14:paraId="51622986" w14:textId="62BDC181" w:rsidR="00951F0B" w:rsidRPr="000F283A" w:rsidRDefault="00697A1B" w:rsidP="00A16DC5">
      <w:pPr>
        <w:spacing w:line="360" w:lineRule="auto"/>
        <w:rPr>
          <w:rFonts w:ascii="Times New Roman" w:hAnsi="Times New Roman" w:cs="Times New Roman"/>
          <w:b/>
          <w:bCs/>
          <w:lang w:val="en-US"/>
        </w:rPr>
      </w:pPr>
      <w:r w:rsidRPr="000F283A">
        <w:rPr>
          <w:rFonts w:ascii="Times New Roman" w:hAnsi="Times New Roman" w:cs="Times New Roman"/>
          <w:lang w:val="en-US"/>
        </w:rPr>
        <w:t>Our study suggests that b</w:t>
      </w:r>
      <w:r w:rsidR="00F57AA9" w:rsidRPr="000F283A">
        <w:rPr>
          <w:rFonts w:ascii="Times New Roman" w:hAnsi="Times New Roman" w:cs="Times New Roman"/>
          <w:lang w:val="en-US"/>
        </w:rPr>
        <w:t>enznidazole is a cost-saving drug for the treatment of patients with</w:t>
      </w:r>
      <w:r w:rsidR="004B759A" w:rsidRPr="000F283A">
        <w:rPr>
          <w:rFonts w:ascii="Times New Roman" w:hAnsi="Times New Roman" w:cs="Times New Roman"/>
          <w:lang w:val="en-US"/>
        </w:rPr>
        <w:t xml:space="preserve"> chronic</w:t>
      </w:r>
      <w:r w:rsidR="00F57AA9" w:rsidRPr="000F283A">
        <w:rPr>
          <w:rFonts w:ascii="Times New Roman" w:hAnsi="Times New Roman" w:cs="Times New Roman"/>
          <w:lang w:val="en-US"/>
        </w:rPr>
        <w:t xml:space="preserve"> </w:t>
      </w:r>
      <w:del w:id="167" w:author="Clara Crespillo Andújar" w:date="2025-06-30T04:08:00Z" w16du:dateUtc="2025-06-30T02:08:00Z">
        <w:r w:rsidR="00F57AA9" w:rsidRPr="000F283A" w:rsidDel="00D94A75">
          <w:rPr>
            <w:rFonts w:ascii="Times New Roman" w:hAnsi="Times New Roman" w:cs="Times New Roman"/>
            <w:lang w:val="en-US"/>
          </w:rPr>
          <w:delText xml:space="preserve">asymptomatic </w:delText>
        </w:r>
      </w:del>
      <w:ins w:id="168" w:author="Clara Crespillo Andújar" w:date="2025-06-30T04:08:00Z" w16du:dateUtc="2025-06-30T02:08:00Z">
        <w:r w:rsidR="00D94A75">
          <w:rPr>
            <w:rFonts w:ascii="Times New Roman" w:hAnsi="Times New Roman" w:cs="Times New Roman"/>
            <w:lang w:val="en-US"/>
          </w:rPr>
          <w:t xml:space="preserve">indeterminate </w:t>
        </w:r>
      </w:ins>
      <w:r w:rsidR="00F57AA9" w:rsidRPr="000F283A">
        <w:rPr>
          <w:rFonts w:ascii="Times New Roman" w:hAnsi="Times New Roman" w:cs="Times New Roman"/>
          <w:lang w:val="en-US"/>
        </w:rPr>
        <w:t>Chagas disease.</w:t>
      </w:r>
      <w:r w:rsidRPr="000F283A">
        <w:rPr>
          <w:rFonts w:ascii="Times New Roman" w:hAnsi="Times New Roman" w:cs="Times New Roman"/>
          <w:lang w:val="en-US"/>
        </w:rPr>
        <w:t xml:space="preserve"> Health policy makers should be willing to fund up to </w:t>
      </w:r>
      <w:r w:rsidR="00A8414B" w:rsidRPr="000F283A">
        <w:rPr>
          <w:rFonts w:ascii="Times New Roman" w:hAnsi="Times New Roman" w:cs="Times New Roman"/>
          <w:lang w:val="en-US"/>
        </w:rPr>
        <w:t>€</w:t>
      </w:r>
      <w:r w:rsidRPr="000F283A">
        <w:rPr>
          <w:rFonts w:ascii="Times New Roman" w:hAnsi="Times New Roman" w:cs="Times New Roman"/>
          <w:lang w:val="en-US"/>
        </w:rPr>
        <w:t>1</w:t>
      </w:r>
      <w:r w:rsidR="002342FB" w:rsidRPr="000F283A">
        <w:rPr>
          <w:rFonts w:ascii="Times New Roman" w:hAnsi="Times New Roman" w:cs="Times New Roman"/>
          <w:lang w:val="en-US"/>
        </w:rPr>
        <w:t>·</w:t>
      </w:r>
      <w:r w:rsidRPr="000F283A">
        <w:rPr>
          <w:rFonts w:ascii="Times New Roman" w:hAnsi="Times New Roman" w:cs="Times New Roman"/>
          <w:lang w:val="en-US"/>
        </w:rPr>
        <w:t xml:space="preserve">2 million </w:t>
      </w:r>
      <w:r w:rsidR="00A8414B" w:rsidRPr="000F283A">
        <w:rPr>
          <w:rFonts w:ascii="Times New Roman" w:hAnsi="Times New Roman" w:cs="Times New Roman"/>
          <w:lang w:val="en-US"/>
        </w:rPr>
        <w:t>per year</w:t>
      </w:r>
      <w:r w:rsidRPr="000F283A">
        <w:rPr>
          <w:rFonts w:ascii="Times New Roman" w:hAnsi="Times New Roman" w:cs="Times New Roman"/>
          <w:lang w:val="en-US"/>
        </w:rPr>
        <w:t xml:space="preserve"> to achieve perfect information for decision making.</w:t>
      </w:r>
      <w:r w:rsidR="004B759A" w:rsidRPr="000F283A">
        <w:rPr>
          <w:rFonts w:ascii="Times New Roman" w:hAnsi="Times New Roman" w:cs="Times New Roman"/>
          <w:lang w:val="en-US"/>
        </w:rPr>
        <w:t xml:space="preserve"> </w:t>
      </w:r>
    </w:p>
    <w:p w14:paraId="4ECB069A" w14:textId="77777777" w:rsidR="00951F0B" w:rsidRPr="000F283A" w:rsidRDefault="00951F0B">
      <w:pPr>
        <w:rPr>
          <w:rFonts w:ascii="Times New Roman" w:hAnsi="Times New Roman" w:cs="Times New Roman"/>
          <w:b/>
          <w:bCs/>
          <w:lang w:val="en-US"/>
        </w:rPr>
      </w:pPr>
    </w:p>
    <w:p w14:paraId="273BF787" w14:textId="4293B595" w:rsidR="00A16DC5" w:rsidRPr="000F283A" w:rsidRDefault="00A16DC5">
      <w:pPr>
        <w:rPr>
          <w:rFonts w:ascii="Times New Roman" w:hAnsi="Times New Roman" w:cs="Times New Roman"/>
          <w:b/>
          <w:bCs/>
          <w:lang w:val="en-US"/>
        </w:rPr>
      </w:pPr>
      <w:r w:rsidRPr="000F283A">
        <w:rPr>
          <w:rFonts w:ascii="Times New Roman" w:hAnsi="Times New Roman" w:cs="Times New Roman"/>
          <w:b/>
          <w:bCs/>
          <w:lang w:val="en-US"/>
        </w:rPr>
        <w:br w:type="page"/>
      </w:r>
    </w:p>
    <w:p w14:paraId="37A9F02B" w14:textId="2BD57023" w:rsidR="00A16DC5" w:rsidRPr="000F283A" w:rsidRDefault="00B328E9">
      <w:pPr>
        <w:rPr>
          <w:rFonts w:ascii="Times New Roman" w:hAnsi="Times New Roman" w:cs="Times New Roman"/>
          <w:b/>
          <w:bCs/>
          <w:lang w:val="en-US"/>
        </w:rPr>
      </w:pPr>
      <w:r w:rsidRPr="000F283A">
        <w:rPr>
          <w:rFonts w:ascii="Times New Roman" w:hAnsi="Times New Roman" w:cs="Times New Roman"/>
          <w:b/>
          <w:bCs/>
          <w:lang w:val="en-US"/>
        </w:rPr>
        <w:lastRenderedPageBreak/>
        <w:t>Contributors</w:t>
      </w:r>
    </w:p>
    <w:p w14:paraId="1A92F402" w14:textId="62A990F8" w:rsidR="00B328E9" w:rsidRPr="000F283A" w:rsidRDefault="00B328E9">
      <w:pPr>
        <w:rPr>
          <w:rFonts w:ascii="Times New Roman" w:hAnsi="Times New Roman" w:cs="Times New Roman"/>
          <w:lang w:val="en-US"/>
        </w:rPr>
      </w:pPr>
      <w:r w:rsidRPr="000F283A">
        <w:rPr>
          <w:rFonts w:ascii="Times New Roman" w:hAnsi="Times New Roman" w:cs="Times New Roman"/>
          <w:lang w:val="en-US"/>
        </w:rPr>
        <w:t>PW was responsible for study design, execution, analysis and manuscript writing and submission.</w:t>
      </w:r>
      <w:r w:rsidRPr="000F283A">
        <w:rPr>
          <w:rFonts w:ascii="Times New Roman" w:hAnsi="Times New Roman" w:cs="Times New Roman"/>
          <w:lang w:val="en-US"/>
        </w:rPr>
        <w:br/>
        <w:t>JLLG collaborated to study design, data collection, and manuscript review.</w:t>
      </w:r>
    </w:p>
    <w:p w14:paraId="5875A091" w14:textId="17D34A77" w:rsidR="00B328E9" w:rsidRPr="000F283A" w:rsidRDefault="00B328E9">
      <w:pPr>
        <w:rPr>
          <w:rFonts w:ascii="Times New Roman" w:hAnsi="Times New Roman" w:cs="Times New Roman"/>
          <w:lang w:val="en-US"/>
        </w:rPr>
      </w:pPr>
      <w:r w:rsidRPr="000F283A">
        <w:rPr>
          <w:rFonts w:ascii="Times New Roman" w:hAnsi="Times New Roman" w:cs="Times New Roman"/>
          <w:lang w:val="en-US"/>
        </w:rPr>
        <w:t>CCA collaborated to study design, data collection, and manuscript review.</w:t>
      </w:r>
    </w:p>
    <w:p w14:paraId="12844FE3" w14:textId="3A28C88E" w:rsidR="00B328E9" w:rsidRPr="000F283A" w:rsidRDefault="00B328E9">
      <w:pPr>
        <w:rPr>
          <w:rFonts w:ascii="Times New Roman" w:hAnsi="Times New Roman" w:cs="Times New Roman"/>
          <w:lang w:val="en-US"/>
        </w:rPr>
      </w:pPr>
      <w:r w:rsidRPr="000F283A">
        <w:rPr>
          <w:rFonts w:ascii="Times New Roman" w:hAnsi="Times New Roman" w:cs="Times New Roman"/>
          <w:lang w:val="en-US"/>
        </w:rPr>
        <w:t xml:space="preserve">JAPM collaborated to study design, data collection, and manuscript </w:t>
      </w:r>
      <w:ins w:id="169" w:author="Jose Antonio Perez Molina" w:date="2025-06-12T07:54:00Z" w16du:dateUtc="2025-06-12T05:54:00Z">
        <w:r w:rsidR="00AF56FA">
          <w:rPr>
            <w:rFonts w:ascii="Times New Roman" w:hAnsi="Times New Roman" w:cs="Times New Roman"/>
            <w:lang w:val="en-US"/>
          </w:rPr>
          <w:t xml:space="preserve">writing and </w:t>
        </w:r>
      </w:ins>
      <w:r w:rsidRPr="000F283A">
        <w:rPr>
          <w:rFonts w:ascii="Times New Roman" w:hAnsi="Times New Roman" w:cs="Times New Roman"/>
          <w:lang w:val="en-US"/>
        </w:rPr>
        <w:t>review.</w:t>
      </w:r>
    </w:p>
    <w:p w14:paraId="2F9905B4" w14:textId="77777777" w:rsidR="00B328E9" w:rsidRPr="000F283A" w:rsidRDefault="00B328E9">
      <w:pPr>
        <w:rPr>
          <w:rFonts w:ascii="Times New Roman" w:hAnsi="Times New Roman" w:cs="Times New Roman"/>
          <w:lang w:val="en-US"/>
        </w:rPr>
      </w:pPr>
    </w:p>
    <w:p w14:paraId="4B06E02D" w14:textId="59FF2683" w:rsidR="00956123" w:rsidRPr="000F283A" w:rsidRDefault="00146F40">
      <w:pPr>
        <w:rPr>
          <w:rFonts w:ascii="Times New Roman" w:hAnsi="Times New Roman" w:cs="Times New Roman"/>
          <w:b/>
          <w:bCs/>
          <w:lang w:val="en-US"/>
        </w:rPr>
      </w:pPr>
      <w:commentRangeStart w:id="170"/>
      <w:r w:rsidRPr="000F283A">
        <w:rPr>
          <w:rFonts w:ascii="Times New Roman" w:hAnsi="Times New Roman" w:cs="Times New Roman"/>
          <w:b/>
          <w:bCs/>
          <w:lang w:val="en-US"/>
        </w:rPr>
        <w:t>Declaration</w:t>
      </w:r>
      <w:r w:rsidR="00956123" w:rsidRPr="000F283A">
        <w:rPr>
          <w:rFonts w:ascii="Times New Roman" w:hAnsi="Times New Roman" w:cs="Times New Roman"/>
          <w:b/>
          <w:bCs/>
          <w:lang w:val="en-US"/>
        </w:rPr>
        <w:t xml:space="preserve"> of interests</w:t>
      </w:r>
    </w:p>
    <w:p w14:paraId="75A361A8" w14:textId="4E83FA06" w:rsidR="00956123" w:rsidRPr="000F283A" w:rsidRDefault="00956123">
      <w:pPr>
        <w:rPr>
          <w:rFonts w:ascii="Times New Roman" w:hAnsi="Times New Roman" w:cs="Times New Roman"/>
          <w:lang w:val="en-US"/>
        </w:rPr>
      </w:pPr>
      <w:r w:rsidRPr="000F283A">
        <w:rPr>
          <w:rFonts w:ascii="Times New Roman" w:hAnsi="Times New Roman" w:cs="Times New Roman"/>
          <w:lang w:val="en-US"/>
        </w:rPr>
        <w:t xml:space="preserve">P.W. has received honoraria in the last 3 years from </w:t>
      </w:r>
      <w:proofErr w:type="spellStart"/>
      <w:r w:rsidRPr="000F283A">
        <w:rPr>
          <w:rFonts w:ascii="Times New Roman" w:hAnsi="Times New Roman" w:cs="Times New Roman"/>
          <w:lang w:val="en-US"/>
        </w:rPr>
        <w:t>ViiV</w:t>
      </w:r>
      <w:proofErr w:type="spellEnd"/>
      <w:r w:rsidRPr="000F283A">
        <w:rPr>
          <w:rFonts w:ascii="Times New Roman" w:hAnsi="Times New Roman" w:cs="Times New Roman"/>
          <w:lang w:val="en-US"/>
        </w:rPr>
        <w:t xml:space="preserve"> healthcare, Gilead Sciences and </w:t>
      </w:r>
      <w:r w:rsidR="00146F40" w:rsidRPr="000F283A">
        <w:rPr>
          <w:rFonts w:ascii="Times New Roman" w:hAnsi="Times New Roman" w:cs="Times New Roman"/>
          <w:lang w:val="en-US"/>
        </w:rPr>
        <w:t>Jansen.</w:t>
      </w:r>
      <w:commentRangeEnd w:id="170"/>
      <w:r w:rsidR="00AF56FA">
        <w:rPr>
          <w:rStyle w:val="Refdecomentario"/>
        </w:rPr>
        <w:commentReference w:id="170"/>
      </w:r>
    </w:p>
    <w:p w14:paraId="793AD7F1" w14:textId="77777777" w:rsidR="00146F40" w:rsidRPr="000F283A" w:rsidRDefault="00146F40">
      <w:pPr>
        <w:rPr>
          <w:rFonts w:ascii="Times New Roman" w:hAnsi="Times New Roman" w:cs="Times New Roman"/>
          <w:lang w:val="en-US"/>
        </w:rPr>
      </w:pPr>
    </w:p>
    <w:p w14:paraId="37DFE4DA" w14:textId="6D7A5FC1" w:rsidR="00F83507" w:rsidRPr="000F283A" w:rsidRDefault="00951F0B">
      <w:pPr>
        <w:rPr>
          <w:rFonts w:ascii="Times New Roman" w:hAnsi="Times New Roman" w:cs="Times New Roman"/>
          <w:b/>
          <w:bCs/>
          <w:lang w:val="en-US"/>
        </w:rPr>
      </w:pPr>
      <w:r w:rsidRPr="000F283A">
        <w:rPr>
          <w:rFonts w:ascii="Times New Roman" w:hAnsi="Times New Roman" w:cs="Times New Roman"/>
          <w:b/>
          <w:bCs/>
          <w:lang w:val="en-US"/>
        </w:rPr>
        <w:t>Use of AI</w:t>
      </w:r>
      <w:r w:rsidRPr="000F283A">
        <w:rPr>
          <w:rFonts w:ascii="Times New Roman" w:hAnsi="Times New Roman" w:cs="Times New Roman"/>
          <w:b/>
          <w:bCs/>
          <w:lang w:val="en-US"/>
        </w:rPr>
        <w:br/>
      </w:r>
      <w:proofErr w:type="spellStart"/>
      <w:r w:rsidRPr="000F283A">
        <w:rPr>
          <w:rFonts w:ascii="Times New Roman" w:hAnsi="Times New Roman" w:cs="Times New Roman"/>
          <w:lang w:val="en-US"/>
        </w:rPr>
        <w:t>AI</w:t>
      </w:r>
      <w:proofErr w:type="spellEnd"/>
      <w:r w:rsidRPr="000F283A">
        <w:rPr>
          <w:rFonts w:ascii="Times New Roman" w:hAnsi="Times New Roman" w:cs="Times New Roman"/>
          <w:lang w:val="en-US"/>
        </w:rPr>
        <w:t xml:space="preserve"> tools (specifically OpenAI's ChatGPT) were used throughout the study to assist in code development, the formatting of manuscript text and tables, and to improve the overall clarity and readability of the writing. All outputs generated by AI were reviewed and verified by the authors for accuracy, scientific validity, and appropriateness. No content was generated without human oversight, and the final responsibility for all aspects of the manuscript lies with the authors.</w:t>
      </w:r>
      <w:r w:rsidR="00F83507" w:rsidRPr="000F283A">
        <w:rPr>
          <w:rFonts w:ascii="Times New Roman" w:hAnsi="Times New Roman" w:cs="Times New Roman"/>
          <w:b/>
          <w:bCs/>
          <w:lang w:val="en-US"/>
        </w:rPr>
        <w:br w:type="page"/>
      </w:r>
    </w:p>
    <w:p w14:paraId="16FDC9AE" w14:textId="0A2D5E4E" w:rsidR="00F83507" w:rsidRPr="000F283A" w:rsidRDefault="00F83507">
      <w:pPr>
        <w:rPr>
          <w:rFonts w:ascii="Times New Roman" w:hAnsi="Times New Roman" w:cs="Times New Roman"/>
          <w:b/>
          <w:bCs/>
        </w:rPr>
      </w:pPr>
      <w:proofErr w:type="spellStart"/>
      <w:r w:rsidRPr="000F283A">
        <w:rPr>
          <w:rFonts w:ascii="Times New Roman" w:hAnsi="Times New Roman" w:cs="Times New Roman"/>
          <w:b/>
          <w:bCs/>
        </w:rPr>
        <w:lastRenderedPageBreak/>
        <w:t>References</w:t>
      </w:r>
      <w:proofErr w:type="spellEnd"/>
    </w:p>
    <w:p w14:paraId="7AA2D77D" w14:textId="43CCF38F" w:rsidR="00386A5C" w:rsidRPr="00386A5C" w:rsidRDefault="00F83507" w:rsidP="00C60CBF">
      <w:pPr>
        <w:pStyle w:val="Bibliografa"/>
        <w:ind w:left="142" w:hanging="142"/>
        <w:rPr>
          <w:rFonts w:ascii="Times New Roman" w:hAnsi="Times New Roman" w:cs="Times New Roman"/>
          <w:kern w:val="0"/>
          <w:lang w:val="en-US"/>
        </w:rPr>
      </w:pPr>
      <w:r>
        <w:rPr>
          <w:lang w:val="en-US"/>
        </w:rPr>
        <w:fldChar w:fldCharType="begin"/>
      </w:r>
      <w:r w:rsidR="00386A5C">
        <w:instrText xml:space="preserve"> ADDIN ZOTERO_BIBL {"uncited":[],"omitted":[],"custom":[]} CSL_BIBLIOGRAPHY </w:instrText>
      </w:r>
      <w:r>
        <w:rPr>
          <w:lang w:val="en-US"/>
        </w:rPr>
        <w:fldChar w:fldCharType="separate"/>
      </w:r>
      <w:r w:rsidR="00386A5C" w:rsidRPr="00386A5C">
        <w:rPr>
          <w:rFonts w:ascii="Times New Roman" w:hAnsi="Times New Roman" w:cs="Times New Roman"/>
          <w:kern w:val="0"/>
        </w:rPr>
        <w:t>1</w:t>
      </w:r>
      <w:r w:rsidR="00386A5C" w:rsidRPr="00386A5C">
        <w:rPr>
          <w:rFonts w:ascii="Times New Roman" w:hAnsi="Times New Roman" w:cs="Times New Roman"/>
          <w:kern w:val="0"/>
        </w:rPr>
        <w:tab/>
        <w:t xml:space="preserve">Pérez-Molina JA, Molina I. Chagas disease. </w:t>
      </w:r>
      <w:r w:rsidR="00386A5C" w:rsidRPr="00386A5C">
        <w:rPr>
          <w:rFonts w:ascii="Times New Roman" w:hAnsi="Times New Roman" w:cs="Times New Roman"/>
          <w:i/>
          <w:iCs/>
          <w:kern w:val="0"/>
          <w:lang w:val="en-US"/>
        </w:rPr>
        <w:t>The Lancet</w:t>
      </w:r>
      <w:r w:rsidR="00386A5C" w:rsidRPr="00386A5C">
        <w:rPr>
          <w:rFonts w:ascii="Times New Roman" w:hAnsi="Times New Roman" w:cs="Times New Roman"/>
          <w:kern w:val="0"/>
          <w:lang w:val="en-US"/>
        </w:rPr>
        <w:t xml:space="preserve"> 2018; </w:t>
      </w:r>
      <w:r w:rsidR="00386A5C" w:rsidRPr="00386A5C">
        <w:rPr>
          <w:rFonts w:ascii="Times New Roman" w:hAnsi="Times New Roman" w:cs="Times New Roman"/>
          <w:b/>
          <w:bCs/>
          <w:kern w:val="0"/>
          <w:lang w:val="en-US"/>
        </w:rPr>
        <w:t>391</w:t>
      </w:r>
      <w:r w:rsidR="00386A5C" w:rsidRPr="00386A5C">
        <w:rPr>
          <w:rFonts w:ascii="Times New Roman" w:hAnsi="Times New Roman" w:cs="Times New Roman"/>
          <w:kern w:val="0"/>
          <w:lang w:val="en-US"/>
        </w:rPr>
        <w:t>: 82–94.</w:t>
      </w:r>
    </w:p>
    <w:p w14:paraId="5431D749"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lang w:val="en-US"/>
        </w:rPr>
        <w:t>2</w:t>
      </w:r>
      <w:r w:rsidRPr="00386A5C">
        <w:rPr>
          <w:rFonts w:ascii="Times New Roman" w:hAnsi="Times New Roman" w:cs="Times New Roman"/>
          <w:kern w:val="0"/>
          <w:lang w:val="en-US"/>
        </w:rPr>
        <w:tab/>
        <w:t xml:space="preserve">Bern C, Martin DL, Gilman RH. Acute and Congenital Chagas Disease. </w:t>
      </w:r>
      <w:r w:rsidRPr="00386A5C">
        <w:rPr>
          <w:rFonts w:ascii="Times New Roman" w:hAnsi="Times New Roman" w:cs="Times New Roman"/>
          <w:i/>
          <w:iCs/>
          <w:kern w:val="0"/>
        </w:rPr>
        <w:t>Adv Parasitol</w:t>
      </w:r>
      <w:r w:rsidRPr="00386A5C">
        <w:rPr>
          <w:rFonts w:ascii="Times New Roman" w:hAnsi="Times New Roman" w:cs="Times New Roman"/>
          <w:kern w:val="0"/>
        </w:rPr>
        <w:t xml:space="preserve"> 2011; </w:t>
      </w:r>
      <w:r w:rsidRPr="00386A5C">
        <w:rPr>
          <w:rFonts w:ascii="Times New Roman" w:hAnsi="Times New Roman" w:cs="Times New Roman"/>
          <w:b/>
          <w:bCs/>
          <w:kern w:val="0"/>
        </w:rPr>
        <w:t>75</w:t>
      </w:r>
      <w:r w:rsidRPr="00386A5C">
        <w:rPr>
          <w:rFonts w:ascii="Times New Roman" w:hAnsi="Times New Roman" w:cs="Times New Roman"/>
          <w:kern w:val="0"/>
        </w:rPr>
        <w:t>: 19–46.</w:t>
      </w:r>
    </w:p>
    <w:p w14:paraId="171CF58C"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rPr>
        <w:t>3</w:t>
      </w:r>
      <w:r w:rsidRPr="00386A5C">
        <w:rPr>
          <w:rFonts w:ascii="Times New Roman" w:hAnsi="Times New Roman" w:cs="Times New Roman"/>
          <w:kern w:val="0"/>
        </w:rPr>
        <w:tab/>
        <w:t xml:space="preserve">Crespillo-Andújar C, Comeche B, Hamer DH,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Use of benznidazole to treat chronic Chagas disease: An updated systematic review with a meta-analysis. </w:t>
      </w:r>
      <w:r w:rsidRPr="00386A5C">
        <w:rPr>
          <w:rFonts w:ascii="Times New Roman" w:hAnsi="Times New Roman" w:cs="Times New Roman"/>
          <w:i/>
          <w:iCs/>
          <w:kern w:val="0"/>
        </w:rPr>
        <w:t>PLoS Negl Trop Dis</w:t>
      </w:r>
      <w:r w:rsidRPr="00386A5C">
        <w:rPr>
          <w:rFonts w:ascii="Times New Roman" w:hAnsi="Times New Roman" w:cs="Times New Roman"/>
          <w:kern w:val="0"/>
        </w:rPr>
        <w:t xml:space="preserve"> 2022; </w:t>
      </w:r>
      <w:r w:rsidRPr="00386A5C">
        <w:rPr>
          <w:rFonts w:ascii="Times New Roman" w:hAnsi="Times New Roman" w:cs="Times New Roman"/>
          <w:b/>
          <w:bCs/>
          <w:kern w:val="0"/>
        </w:rPr>
        <w:t>16</w:t>
      </w:r>
      <w:r w:rsidRPr="00386A5C">
        <w:rPr>
          <w:rFonts w:ascii="Times New Roman" w:hAnsi="Times New Roman" w:cs="Times New Roman"/>
          <w:kern w:val="0"/>
        </w:rPr>
        <w:t>: e0010386.</w:t>
      </w:r>
    </w:p>
    <w:p w14:paraId="4D04B029"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rPr>
        <w:t>4</w:t>
      </w:r>
      <w:r w:rsidRPr="00386A5C">
        <w:rPr>
          <w:rFonts w:ascii="Times New Roman" w:hAnsi="Times New Roman" w:cs="Times New Roman"/>
          <w:kern w:val="0"/>
        </w:rPr>
        <w:tab/>
        <w:t xml:space="preserve">Crespillo-Andújar C, Venanzi-Rullo E, Lopez-Velez R,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Safety Profile of Benznidazole in the Treatment of Chronic Chagas Disease: Experience of a Referral Centre and Systematic Literature Review with Meta-Analysis. </w:t>
      </w:r>
      <w:r w:rsidRPr="00386A5C">
        <w:rPr>
          <w:rFonts w:ascii="Times New Roman" w:hAnsi="Times New Roman" w:cs="Times New Roman"/>
          <w:i/>
          <w:iCs/>
          <w:kern w:val="0"/>
          <w:lang w:val="en-US"/>
        </w:rPr>
        <w:t>Drug Saf</w:t>
      </w:r>
      <w:r w:rsidRPr="00386A5C">
        <w:rPr>
          <w:rFonts w:ascii="Times New Roman" w:hAnsi="Times New Roman" w:cs="Times New Roman"/>
          <w:kern w:val="0"/>
          <w:lang w:val="en-US"/>
        </w:rPr>
        <w:t xml:space="preserve"> 2018; </w:t>
      </w:r>
      <w:r w:rsidRPr="00386A5C">
        <w:rPr>
          <w:rFonts w:ascii="Times New Roman" w:hAnsi="Times New Roman" w:cs="Times New Roman"/>
          <w:b/>
          <w:bCs/>
          <w:kern w:val="0"/>
          <w:lang w:val="en-US"/>
        </w:rPr>
        <w:t>41</w:t>
      </w:r>
      <w:r w:rsidRPr="00386A5C">
        <w:rPr>
          <w:rFonts w:ascii="Times New Roman" w:hAnsi="Times New Roman" w:cs="Times New Roman"/>
          <w:kern w:val="0"/>
          <w:lang w:val="en-US"/>
        </w:rPr>
        <w:t>: 1035–48.</w:t>
      </w:r>
    </w:p>
    <w:p w14:paraId="47E6E67E"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lang w:val="en-US"/>
        </w:rPr>
        <w:t>5</w:t>
      </w:r>
      <w:r w:rsidRPr="00386A5C">
        <w:rPr>
          <w:rFonts w:ascii="Times New Roman" w:hAnsi="Times New Roman" w:cs="Times New Roman"/>
          <w:kern w:val="0"/>
          <w:lang w:val="en-US"/>
        </w:rPr>
        <w:tab/>
        <w:t xml:space="preserve">Navarro M, Reguero L, Subirà C, Blázquez-Pérez A, Requena-Méndez A. Estimating chagas disease prevalence and number of underdiagnosed, and undertreated individuals in Spain. </w:t>
      </w:r>
      <w:r w:rsidRPr="00386A5C">
        <w:rPr>
          <w:rFonts w:ascii="Times New Roman" w:hAnsi="Times New Roman" w:cs="Times New Roman"/>
          <w:i/>
          <w:iCs/>
          <w:kern w:val="0"/>
          <w:lang w:val="en-US"/>
        </w:rPr>
        <w:t>Travel Med Infect Dis</w:t>
      </w:r>
      <w:r w:rsidRPr="00386A5C">
        <w:rPr>
          <w:rFonts w:ascii="Times New Roman" w:hAnsi="Times New Roman" w:cs="Times New Roman"/>
          <w:kern w:val="0"/>
          <w:lang w:val="en-US"/>
        </w:rPr>
        <w:t xml:space="preserve"> 2022; </w:t>
      </w:r>
      <w:r w:rsidRPr="00386A5C">
        <w:rPr>
          <w:rFonts w:ascii="Times New Roman" w:hAnsi="Times New Roman" w:cs="Times New Roman"/>
          <w:b/>
          <w:bCs/>
          <w:kern w:val="0"/>
          <w:lang w:val="en-US"/>
        </w:rPr>
        <w:t>47</w:t>
      </w:r>
      <w:r w:rsidRPr="00386A5C">
        <w:rPr>
          <w:rFonts w:ascii="Times New Roman" w:hAnsi="Times New Roman" w:cs="Times New Roman"/>
          <w:kern w:val="0"/>
          <w:lang w:val="en-US"/>
        </w:rPr>
        <w:t>: 102284.</w:t>
      </w:r>
    </w:p>
    <w:p w14:paraId="00254233"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lang w:val="en-US"/>
        </w:rPr>
        <w:t>6</w:t>
      </w:r>
      <w:r w:rsidRPr="00386A5C">
        <w:rPr>
          <w:rFonts w:ascii="Times New Roman" w:hAnsi="Times New Roman" w:cs="Times New Roman"/>
          <w:kern w:val="0"/>
          <w:lang w:val="en-US"/>
        </w:rPr>
        <w:tab/>
        <w:t xml:space="preserve">WHO. Chagas disease in Latin America: an epidemiological update based on 2010 estimates. </w:t>
      </w:r>
      <w:r w:rsidRPr="00386A5C">
        <w:rPr>
          <w:rFonts w:ascii="Times New Roman" w:hAnsi="Times New Roman" w:cs="Times New Roman"/>
          <w:i/>
          <w:iCs/>
          <w:kern w:val="0"/>
          <w:lang w:val="en-US"/>
        </w:rPr>
        <w:t>Wkly Epidemiol Rec</w:t>
      </w:r>
      <w:r w:rsidRPr="00386A5C">
        <w:rPr>
          <w:rFonts w:ascii="Times New Roman" w:hAnsi="Times New Roman" w:cs="Times New Roman"/>
          <w:kern w:val="0"/>
          <w:lang w:val="en-US"/>
        </w:rPr>
        <w:t xml:space="preserve"> 2015; </w:t>
      </w:r>
      <w:r w:rsidRPr="00386A5C">
        <w:rPr>
          <w:rFonts w:ascii="Times New Roman" w:hAnsi="Times New Roman" w:cs="Times New Roman"/>
          <w:b/>
          <w:bCs/>
          <w:kern w:val="0"/>
          <w:lang w:val="en-US"/>
        </w:rPr>
        <w:t>90</w:t>
      </w:r>
      <w:r w:rsidRPr="00386A5C">
        <w:rPr>
          <w:rFonts w:ascii="Times New Roman" w:hAnsi="Times New Roman" w:cs="Times New Roman"/>
          <w:kern w:val="0"/>
          <w:lang w:val="en-US"/>
        </w:rPr>
        <w:t>: 33–43.</w:t>
      </w:r>
    </w:p>
    <w:p w14:paraId="30694A83"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lang w:val="en-US"/>
        </w:rPr>
        <w:t>7</w:t>
      </w:r>
      <w:r w:rsidRPr="00386A5C">
        <w:rPr>
          <w:rFonts w:ascii="Times New Roman" w:hAnsi="Times New Roman" w:cs="Times New Roman"/>
          <w:kern w:val="0"/>
          <w:lang w:val="en-US"/>
        </w:rPr>
        <w:tab/>
        <w:t xml:space="preserve">Manne-Goehler J, Umeh CA, Montgomery SP, Wirtz VJ. Estimating the Burden of Chagas Disease in the United States. </w:t>
      </w:r>
      <w:r w:rsidRPr="00386A5C">
        <w:rPr>
          <w:rFonts w:ascii="Times New Roman" w:hAnsi="Times New Roman" w:cs="Times New Roman"/>
          <w:i/>
          <w:iCs/>
          <w:kern w:val="0"/>
        </w:rPr>
        <w:t>PLoS Negl Trop Dis</w:t>
      </w:r>
      <w:r w:rsidRPr="00386A5C">
        <w:rPr>
          <w:rFonts w:ascii="Times New Roman" w:hAnsi="Times New Roman" w:cs="Times New Roman"/>
          <w:kern w:val="0"/>
        </w:rPr>
        <w:t xml:space="preserve"> 2016; </w:t>
      </w:r>
      <w:r w:rsidRPr="00386A5C">
        <w:rPr>
          <w:rFonts w:ascii="Times New Roman" w:hAnsi="Times New Roman" w:cs="Times New Roman"/>
          <w:b/>
          <w:bCs/>
          <w:kern w:val="0"/>
        </w:rPr>
        <w:t>10</w:t>
      </w:r>
      <w:r w:rsidRPr="00386A5C">
        <w:rPr>
          <w:rFonts w:ascii="Times New Roman" w:hAnsi="Times New Roman" w:cs="Times New Roman"/>
          <w:kern w:val="0"/>
        </w:rPr>
        <w:t>: e0005033.</w:t>
      </w:r>
    </w:p>
    <w:p w14:paraId="525C4EF8"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rPr>
        <w:t>8</w:t>
      </w:r>
      <w:r w:rsidRPr="00386A5C">
        <w:rPr>
          <w:rFonts w:ascii="Times New Roman" w:hAnsi="Times New Roman" w:cs="Times New Roman"/>
          <w:kern w:val="0"/>
        </w:rPr>
        <w:tab/>
        <w:t xml:space="preserve">Requena-Méndez A, Aldasoro E, De Lazzari E,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Prevalence of Chagas Disease in Latin-American Migrants Living in Europe: A Systematic Review and Meta-analysis. </w:t>
      </w:r>
      <w:r w:rsidRPr="00386A5C">
        <w:rPr>
          <w:rFonts w:ascii="Times New Roman" w:hAnsi="Times New Roman" w:cs="Times New Roman"/>
          <w:i/>
          <w:iCs/>
          <w:kern w:val="0"/>
        </w:rPr>
        <w:t>PLoS Negl Trop Dis</w:t>
      </w:r>
      <w:r w:rsidRPr="00386A5C">
        <w:rPr>
          <w:rFonts w:ascii="Times New Roman" w:hAnsi="Times New Roman" w:cs="Times New Roman"/>
          <w:kern w:val="0"/>
        </w:rPr>
        <w:t xml:space="preserve"> 2015; </w:t>
      </w:r>
      <w:r w:rsidRPr="00386A5C">
        <w:rPr>
          <w:rFonts w:ascii="Times New Roman" w:hAnsi="Times New Roman" w:cs="Times New Roman"/>
          <w:b/>
          <w:bCs/>
          <w:kern w:val="0"/>
        </w:rPr>
        <w:t>9</w:t>
      </w:r>
      <w:r w:rsidRPr="00386A5C">
        <w:rPr>
          <w:rFonts w:ascii="Times New Roman" w:hAnsi="Times New Roman" w:cs="Times New Roman"/>
          <w:kern w:val="0"/>
        </w:rPr>
        <w:t>: e0003540.</w:t>
      </w:r>
    </w:p>
    <w:p w14:paraId="3A4E5DFB"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rPr>
        <w:t>9</w:t>
      </w:r>
      <w:r w:rsidRPr="00386A5C">
        <w:rPr>
          <w:rFonts w:ascii="Times New Roman" w:hAnsi="Times New Roman" w:cs="Times New Roman"/>
          <w:kern w:val="0"/>
        </w:rPr>
        <w:tab/>
        <w:t xml:space="preserve">Gonzalez-Sanz M, Crespillo-Andújar C, Chamorro-Tojeiro S, Monge-Maillo B, Perez-Molina JA, Norman FF. </w:t>
      </w:r>
      <w:r w:rsidRPr="00386A5C">
        <w:rPr>
          <w:rFonts w:ascii="Times New Roman" w:hAnsi="Times New Roman" w:cs="Times New Roman"/>
          <w:kern w:val="0"/>
          <w:lang w:val="en-US"/>
        </w:rPr>
        <w:t xml:space="preserve">Chagas Disease in Europe. </w:t>
      </w:r>
      <w:r w:rsidRPr="00386A5C">
        <w:rPr>
          <w:rFonts w:ascii="Times New Roman" w:hAnsi="Times New Roman" w:cs="Times New Roman"/>
          <w:i/>
          <w:iCs/>
          <w:kern w:val="0"/>
          <w:lang w:val="en-US"/>
        </w:rPr>
        <w:t>Trop Med Infect Dis</w:t>
      </w:r>
      <w:r w:rsidRPr="00386A5C">
        <w:rPr>
          <w:rFonts w:ascii="Times New Roman" w:hAnsi="Times New Roman" w:cs="Times New Roman"/>
          <w:kern w:val="0"/>
          <w:lang w:val="en-US"/>
        </w:rPr>
        <w:t xml:space="preserve"> 2023; </w:t>
      </w:r>
      <w:r w:rsidRPr="00386A5C">
        <w:rPr>
          <w:rFonts w:ascii="Times New Roman" w:hAnsi="Times New Roman" w:cs="Times New Roman"/>
          <w:b/>
          <w:bCs/>
          <w:kern w:val="0"/>
          <w:lang w:val="en-US"/>
        </w:rPr>
        <w:t>8</w:t>
      </w:r>
      <w:r w:rsidRPr="00386A5C">
        <w:rPr>
          <w:rFonts w:ascii="Times New Roman" w:hAnsi="Times New Roman" w:cs="Times New Roman"/>
          <w:kern w:val="0"/>
          <w:lang w:val="en-US"/>
        </w:rPr>
        <w:t>: 513.</w:t>
      </w:r>
    </w:p>
    <w:p w14:paraId="6B783083"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lang w:val="en-US"/>
        </w:rPr>
        <w:t>10</w:t>
      </w:r>
      <w:r w:rsidRPr="00386A5C">
        <w:rPr>
          <w:rFonts w:ascii="Times New Roman" w:hAnsi="Times New Roman" w:cs="Times New Roman"/>
          <w:kern w:val="0"/>
          <w:lang w:val="en-US"/>
        </w:rPr>
        <w:tab/>
        <w:t xml:space="preserve">Moraes FCA de, Souza MEC, Dal Moro L, </w:t>
      </w:r>
      <w:r w:rsidRPr="00386A5C">
        <w:rPr>
          <w:rFonts w:ascii="Times New Roman" w:hAnsi="Times New Roman" w:cs="Times New Roman"/>
          <w:i/>
          <w:iCs/>
          <w:kern w:val="0"/>
          <w:lang w:val="en-US"/>
        </w:rPr>
        <w:t>et al.</w:t>
      </w:r>
      <w:r w:rsidRPr="00386A5C">
        <w:rPr>
          <w:rFonts w:ascii="Times New Roman" w:hAnsi="Times New Roman" w:cs="Times New Roman"/>
          <w:kern w:val="0"/>
          <w:lang w:val="en-US"/>
        </w:rPr>
        <w:t xml:space="preserve"> Prevention of congenital chagas disease by trypanocide treatment in women of reproductive age: A meta-analysis of observational studies. </w:t>
      </w:r>
      <w:r w:rsidRPr="00386A5C">
        <w:rPr>
          <w:rFonts w:ascii="Times New Roman" w:hAnsi="Times New Roman" w:cs="Times New Roman"/>
          <w:i/>
          <w:iCs/>
          <w:kern w:val="0"/>
          <w:lang w:val="en-US"/>
        </w:rPr>
        <w:t>PLoS Negl Trop Dis</w:t>
      </w:r>
      <w:r w:rsidRPr="00386A5C">
        <w:rPr>
          <w:rFonts w:ascii="Times New Roman" w:hAnsi="Times New Roman" w:cs="Times New Roman"/>
          <w:kern w:val="0"/>
          <w:lang w:val="en-US"/>
        </w:rPr>
        <w:t xml:space="preserve"> 2024; </w:t>
      </w:r>
      <w:r w:rsidRPr="00386A5C">
        <w:rPr>
          <w:rFonts w:ascii="Times New Roman" w:hAnsi="Times New Roman" w:cs="Times New Roman"/>
          <w:b/>
          <w:bCs/>
          <w:kern w:val="0"/>
          <w:lang w:val="en-US"/>
        </w:rPr>
        <w:t>18</w:t>
      </w:r>
      <w:r w:rsidRPr="00386A5C">
        <w:rPr>
          <w:rFonts w:ascii="Times New Roman" w:hAnsi="Times New Roman" w:cs="Times New Roman"/>
          <w:kern w:val="0"/>
          <w:lang w:val="en-US"/>
        </w:rPr>
        <w:t>: e0012407.</w:t>
      </w:r>
    </w:p>
    <w:p w14:paraId="7CE9F29E"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lang w:val="en-US"/>
        </w:rPr>
        <w:t>11</w:t>
      </w:r>
      <w:r w:rsidRPr="00386A5C">
        <w:rPr>
          <w:rFonts w:ascii="Times New Roman" w:hAnsi="Times New Roman" w:cs="Times New Roman"/>
          <w:kern w:val="0"/>
          <w:lang w:val="en-US"/>
        </w:rPr>
        <w:tab/>
        <w:t xml:space="preserve">Iglesias-Rus L, Boquete T, Romay-Barja M, Benito A, Jordan B, Blasco-Hernández T. Diagnostic pathways of Chagas disease in Spain: a qualitative study. </w:t>
      </w:r>
      <w:r w:rsidRPr="00386A5C">
        <w:rPr>
          <w:rFonts w:ascii="Times New Roman" w:hAnsi="Times New Roman" w:cs="Times New Roman"/>
          <w:i/>
          <w:iCs/>
          <w:kern w:val="0"/>
          <w:lang w:val="en-US"/>
        </w:rPr>
        <w:t>BMC Public Health</w:t>
      </w:r>
      <w:r w:rsidRPr="00386A5C">
        <w:rPr>
          <w:rFonts w:ascii="Times New Roman" w:hAnsi="Times New Roman" w:cs="Times New Roman"/>
          <w:kern w:val="0"/>
          <w:lang w:val="en-US"/>
        </w:rPr>
        <w:t xml:space="preserve"> 2023; </w:t>
      </w:r>
      <w:r w:rsidRPr="00386A5C">
        <w:rPr>
          <w:rFonts w:ascii="Times New Roman" w:hAnsi="Times New Roman" w:cs="Times New Roman"/>
          <w:b/>
          <w:bCs/>
          <w:kern w:val="0"/>
          <w:lang w:val="en-US"/>
        </w:rPr>
        <w:t>23</w:t>
      </w:r>
      <w:r w:rsidRPr="00386A5C">
        <w:rPr>
          <w:rFonts w:ascii="Times New Roman" w:hAnsi="Times New Roman" w:cs="Times New Roman"/>
          <w:kern w:val="0"/>
          <w:lang w:val="en-US"/>
        </w:rPr>
        <w:t>: 332.</w:t>
      </w:r>
    </w:p>
    <w:p w14:paraId="360DA04B"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lang w:val="en-US"/>
        </w:rPr>
        <w:t>12</w:t>
      </w:r>
      <w:r w:rsidRPr="00386A5C">
        <w:rPr>
          <w:rFonts w:ascii="Times New Roman" w:hAnsi="Times New Roman" w:cs="Times New Roman"/>
          <w:kern w:val="0"/>
          <w:lang w:val="en-US"/>
        </w:rPr>
        <w:tab/>
        <w:t xml:space="preserve">Andrade MV, Noronha KVMDS, De Souza A, </w:t>
      </w:r>
      <w:r w:rsidRPr="00386A5C">
        <w:rPr>
          <w:rFonts w:ascii="Times New Roman" w:hAnsi="Times New Roman" w:cs="Times New Roman"/>
          <w:i/>
          <w:iCs/>
          <w:kern w:val="0"/>
          <w:lang w:val="en-US"/>
        </w:rPr>
        <w:t>et al.</w:t>
      </w:r>
      <w:r w:rsidRPr="00386A5C">
        <w:rPr>
          <w:rFonts w:ascii="Times New Roman" w:hAnsi="Times New Roman" w:cs="Times New Roman"/>
          <w:kern w:val="0"/>
          <w:lang w:val="en-US"/>
        </w:rPr>
        <w:t xml:space="preserve"> The economic burden of Chagas disease: A systematic review. </w:t>
      </w:r>
      <w:r w:rsidRPr="00386A5C">
        <w:rPr>
          <w:rFonts w:ascii="Times New Roman" w:hAnsi="Times New Roman" w:cs="Times New Roman"/>
          <w:i/>
          <w:iCs/>
          <w:kern w:val="0"/>
        </w:rPr>
        <w:t>PLoS Negl Trop Dis</w:t>
      </w:r>
      <w:r w:rsidRPr="00386A5C">
        <w:rPr>
          <w:rFonts w:ascii="Times New Roman" w:hAnsi="Times New Roman" w:cs="Times New Roman"/>
          <w:kern w:val="0"/>
        </w:rPr>
        <w:t xml:space="preserve"> 2023; </w:t>
      </w:r>
      <w:r w:rsidRPr="00386A5C">
        <w:rPr>
          <w:rFonts w:ascii="Times New Roman" w:hAnsi="Times New Roman" w:cs="Times New Roman"/>
          <w:b/>
          <w:bCs/>
          <w:kern w:val="0"/>
        </w:rPr>
        <w:t>17</w:t>
      </w:r>
      <w:r w:rsidRPr="00386A5C">
        <w:rPr>
          <w:rFonts w:ascii="Times New Roman" w:hAnsi="Times New Roman" w:cs="Times New Roman"/>
          <w:kern w:val="0"/>
        </w:rPr>
        <w:t>: e0011757.</w:t>
      </w:r>
    </w:p>
    <w:p w14:paraId="43CB31B1"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rPr>
        <w:t>13</w:t>
      </w:r>
      <w:r w:rsidRPr="00386A5C">
        <w:rPr>
          <w:rFonts w:ascii="Times New Roman" w:hAnsi="Times New Roman" w:cs="Times New Roman"/>
          <w:kern w:val="0"/>
        </w:rPr>
        <w:tab/>
        <w:t xml:space="preserve">Ramos-Rincon J-M, Torrús-Tendero D, García-Morante H,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Cytokine profile levels and their relationship with parasitemia and cardiomyopathy in people with Chagas disease in Spain. A prospective observational study. </w:t>
      </w:r>
      <w:r w:rsidRPr="00386A5C">
        <w:rPr>
          <w:rFonts w:ascii="Times New Roman" w:hAnsi="Times New Roman" w:cs="Times New Roman"/>
          <w:i/>
          <w:iCs/>
          <w:kern w:val="0"/>
          <w:lang w:val="en-US"/>
        </w:rPr>
        <w:t>Parasitol Res</w:t>
      </w:r>
      <w:r w:rsidRPr="00386A5C">
        <w:rPr>
          <w:rFonts w:ascii="Times New Roman" w:hAnsi="Times New Roman" w:cs="Times New Roman"/>
          <w:kern w:val="0"/>
          <w:lang w:val="en-US"/>
        </w:rPr>
        <w:t xml:space="preserve"> 2024; </w:t>
      </w:r>
      <w:r w:rsidRPr="00386A5C">
        <w:rPr>
          <w:rFonts w:ascii="Times New Roman" w:hAnsi="Times New Roman" w:cs="Times New Roman"/>
          <w:b/>
          <w:bCs/>
          <w:kern w:val="0"/>
          <w:lang w:val="en-US"/>
        </w:rPr>
        <w:t>123</w:t>
      </w:r>
      <w:r w:rsidRPr="00386A5C">
        <w:rPr>
          <w:rFonts w:ascii="Times New Roman" w:hAnsi="Times New Roman" w:cs="Times New Roman"/>
          <w:kern w:val="0"/>
          <w:lang w:val="en-US"/>
        </w:rPr>
        <w:t>: 66.</w:t>
      </w:r>
    </w:p>
    <w:p w14:paraId="653E21F9"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lang w:val="en-US"/>
        </w:rPr>
        <w:t>14</w:t>
      </w:r>
      <w:r w:rsidRPr="00386A5C">
        <w:rPr>
          <w:rFonts w:ascii="Times New Roman" w:hAnsi="Times New Roman" w:cs="Times New Roman"/>
          <w:kern w:val="0"/>
          <w:lang w:val="en-US"/>
        </w:rPr>
        <w:tab/>
        <w:t xml:space="preserve">Swett MC, Rayes DL, Campos SV, Kumar RN. Chagas Disease: Epidemiology, Diagnosis, and Treatment. </w:t>
      </w:r>
      <w:r w:rsidRPr="00386A5C">
        <w:rPr>
          <w:rFonts w:ascii="Times New Roman" w:hAnsi="Times New Roman" w:cs="Times New Roman"/>
          <w:i/>
          <w:iCs/>
          <w:kern w:val="0"/>
        </w:rPr>
        <w:t>Curr Cardiol Rep</w:t>
      </w:r>
      <w:r w:rsidRPr="00386A5C">
        <w:rPr>
          <w:rFonts w:ascii="Times New Roman" w:hAnsi="Times New Roman" w:cs="Times New Roman"/>
          <w:kern w:val="0"/>
        </w:rPr>
        <w:t xml:space="preserve"> 2024; </w:t>
      </w:r>
      <w:r w:rsidRPr="00386A5C">
        <w:rPr>
          <w:rFonts w:ascii="Times New Roman" w:hAnsi="Times New Roman" w:cs="Times New Roman"/>
          <w:b/>
          <w:bCs/>
          <w:kern w:val="0"/>
        </w:rPr>
        <w:t>26</w:t>
      </w:r>
      <w:r w:rsidRPr="00386A5C">
        <w:rPr>
          <w:rFonts w:ascii="Times New Roman" w:hAnsi="Times New Roman" w:cs="Times New Roman"/>
          <w:kern w:val="0"/>
        </w:rPr>
        <w:t>: 1105–12.</w:t>
      </w:r>
    </w:p>
    <w:p w14:paraId="1BAA4306"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rPr>
        <w:t>15</w:t>
      </w:r>
      <w:r w:rsidRPr="00386A5C">
        <w:rPr>
          <w:rFonts w:ascii="Times New Roman" w:hAnsi="Times New Roman" w:cs="Times New Roman"/>
          <w:kern w:val="0"/>
        </w:rPr>
        <w:tab/>
        <w:t xml:space="preserve">Morillo CA, Marin-Neto JA, Avezum A,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Randomized Trial of Benznidazole for Chronic Chagas’ Cardiomyopathy. </w:t>
      </w:r>
      <w:r w:rsidRPr="00386A5C">
        <w:rPr>
          <w:rFonts w:ascii="Times New Roman" w:hAnsi="Times New Roman" w:cs="Times New Roman"/>
          <w:i/>
          <w:iCs/>
          <w:kern w:val="0"/>
        </w:rPr>
        <w:t>N Engl J Med</w:t>
      </w:r>
      <w:r w:rsidRPr="00386A5C">
        <w:rPr>
          <w:rFonts w:ascii="Times New Roman" w:hAnsi="Times New Roman" w:cs="Times New Roman"/>
          <w:kern w:val="0"/>
        </w:rPr>
        <w:t xml:space="preserve"> 2015; </w:t>
      </w:r>
      <w:r w:rsidRPr="00386A5C">
        <w:rPr>
          <w:rFonts w:ascii="Times New Roman" w:hAnsi="Times New Roman" w:cs="Times New Roman"/>
          <w:b/>
          <w:bCs/>
          <w:kern w:val="0"/>
        </w:rPr>
        <w:t>373</w:t>
      </w:r>
      <w:r w:rsidRPr="00386A5C">
        <w:rPr>
          <w:rFonts w:ascii="Times New Roman" w:hAnsi="Times New Roman" w:cs="Times New Roman"/>
          <w:kern w:val="0"/>
        </w:rPr>
        <w:t>: 1295–306.</w:t>
      </w:r>
    </w:p>
    <w:p w14:paraId="6DD9F06E"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rPr>
        <w:t>16</w:t>
      </w:r>
      <w:r w:rsidRPr="00386A5C">
        <w:rPr>
          <w:rFonts w:ascii="Times New Roman" w:hAnsi="Times New Roman" w:cs="Times New Roman"/>
          <w:kern w:val="0"/>
        </w:rPr>
        <w:tab/>
        <w:t>INE. Instituto Nacional de Estadística. INE. https://www.ine.es/ (accessed May 3, 2025).</w:t>
      </w:r>
    </w:p>
    <w:p w14:paraId="5CE98F17"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rPr>
        <w:lastRenderedPageBreak/>
        <w:t>17</w:t>
      </w:r>
      <w:r w:rsidRPr="00386A5C">
        <w:rPr>
          <w:rFonts w:ascii="Times New Roman" w:hAnsi="Times New Roman" w:cs="Times New Roman"/>
          <w:kern w:val="0"/>
        </w:rPr>
        <w:tab/>
        <w:t xml:space="preserve">Requena-Mendez A, Bussion S, Aldasoro E,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Cost-effectiveness of Chagas disease screening in Latin American migrants at primary health-care centres in Europe: a Markov model analysis. </w:t>
      </w:r>
      <w:r w:rsidRPr="00386A5C">
        <w:rPr>
          <w:rFonts w:ascii="Times New Roman" w:hAnsi="Times New Roman" w:cs="Times New Roman"/>
          <w:i/>
          <w:iCs/>
          <w:kern w:val="0"/>
          <w:lang w:val="en-US"/>
        </w:rPr>
        <w:t>Lancet Glob Health</w:t>
      </w:r>
      <w:r w:rsidRPr="00386A5C">
        <w:rPr>
          <w:rFonts w:ascii="Times New Roman" w:hAnsi="Times New Roman" w:cs="Times New Roman"/>
          <w:kern w:val="0"/>
          <w:lang w:val="en-US"/>
        </w:rPr>
        <w:t xml:space="preserve"> 2017; </w:t>
      </w:r>
      <w:r w:rsidRPr="00386A5C">
        <w:rPr>
          <w:rFonts w:ascii="Times New Roman" w:hAnsi="Times New Roman" w:cs="Times New Roman"/>
          <w:b/>
          <w:bCs/>
          <w:kern w:val="0"/>
          <w:lang w:val="en-US"/>
        </w:rPr>
        <w:t>0</w:t>
      </w:r>
      <w:r w:rsidRPr="00386A5C">
        <w:rPr>
          <w:rFonts w:ascii="Times New Roman" w:hAnsi="Times New Roman" w:cs="Times New Roman"/>
          <w:kern w:val="0"/>
          <w:lang w:val="en-US"/>
        </w:rPr>
        <w:t>: e439–47.</w:t>
      </w:r>
    </w:p>
    <w:p w14:paraId="07234B30"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lang w:val="en-US"/>
        </w:rPr>
        <w:t>18</w:t>
      </w:r>
      <w:r w:rsidRPr="00386A5C">
        <w:rPr>
          <w:rFonts w:ascii="Times New Roman" w:hAnsi="Times New Roman" w:cs="Times New Roman"/>
          <w:kern w:val="0"/>
          <w:lang w:val="en-US"/>
        </w:rPr>
        <w:tab/>
        <w:t>Edejer TT-T, World Health Organization, editors. Making choices in health: WHO guide to cost-effectiveness analysis. Geneva: World Health Organization, 2003.</w:t>
      </w:r>
    </w:p>
    <w:p w14:paraId="70081E24"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lang w:val="en-US"/>
        </w:rPr>
        <w:t>19</w:t>
      </w:r>
      <w:r w:rsidRPr="00386A5C">
        <w:rPr>
          <w:rFonts w:ascii="Times New Roman" w:hAnsi="Times New Roman" w:cs="Times New Roman"/>
          <w:kern w:val="0"/>
          <w:lang w:val="en-US"/>
        </w:rPr>
        <w:tab/>
        <w:t xml:space="preserve">Nunes Da Costa EAP, Victória C, Fortaleza CMCB. Predictors of development of cardiac and digestive disorders among patients with indeterminate chronic Chagas Disease. </w:t>
      </w:r>
      <w:r w:rsidRPr="00386A5C">
        <w:rPr>
          <w:rFonts w:ascii="Times New Roman" w:hAnsi="Times New Roman" w:cs="Times New Roman"/>
          <w:i/>
          <w:iCs/>
          <w:kern w:val="0"/>
        </w:rPr>
        <w:t>PLoS Negl Trop Dis</w:t>
      </w:r>
      <w:r w:rsidRPr="00386A5C">
        <w:rPr>
          <w:rFonts w:ascii="Times New Roman" w:hAnsi="Times New Roman" w:cs="Times New Roman"/>
          <w:kern w:val="0"/>
        </w:rPr>
        <w:t xml:space="preserve"> 2021; </w:t>
      </w:r>
      <w:r w:rsidRPr="00386A5C">
        <w:rPr>
          <w:rFonts w:ascii="Times New Roman" w:hAnsi="Times New Roman" w:cs="Times New Roman"/>
          <w:b/>
          <w:bCs/>
          <w:kern w:val="0"/>
        </w:rPr>
        <w:t>15</w:t>
      </w:r>
      <w:r w:rsidRPr="00386A5C">
        <w:rPr>
          <w:rFonts w:ascii="Times New Roman" w:hAnsi="Times New Roman" w:cs="Times New Roman"/>
          <w:kern w:val="0"/>
        </w:rPr>
        <w:t>: e0009680.</w:t>
      </w:r>
    </w:p>
    <w:p w14:paraId="027943A4"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rPr>
        <w:t>20</w:t>
      </w:r>
      <w:r w:rsidRPr="00386A5C">
        <w:rPr>
          <w:rFonts w:ascii="Times New Roman" w:hAnsi="Times New Roman" w:cs="Times New Roman"/>
          <w:kern w:val="0"/>
        </w:rPr>
        <w:tab/>
        <w:t xml:space="preserve">Ramos-Rincon J-M, Llenas-García J, Pinargote-Celorio H,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Chagas Disease-Related Mortality in Spain, 1997 to 2018. </w:t>
      </w:r>
      <w:r w:rsidRPr="00386A5C">
        <w:rPr>
          <w:rFonts w:ascii="Times New Roman" w:hAnsi="Times New Roman" w:cs="Times New Roman"/>
          <w:i/>
          <w:iCs/>
          <w:kern w:val="0"/>
          <w:lang w:val="en-US"/>
        </w:rPr>
        <w:t>Microorganisms</w:t>
      </w:r>
      <w:r w:rsidRPr="00386A5C">
        <w:rPr>
          <w:rFonts w:ascii="Times New Roman" w:hAnsi="Times New Roman" w:cs="Times New Roman"/>
          <w:kern w:val="0"/>
          <w:lang w:val="en-US"/>
        </w:rPr>
        <w:t xml:space="preserve"> 2021; </w:t>
      </w:r>
      <w:r w:rsidRPr="00386A5C">
        <w:rPr>
          <w:rFonts w:ascii="Times New Roman" w:hAnsi="Times New Roman" w:cs="Times New Roman"/>
          <w:b/>
          <w:bCs/>
          <w:kern w:val="0"/>
          <w:lang w:val="en-US"/>
        </w:rPr>
        <w:t>9</w:t>
      </w:r>
      <w:r w:rsidRPr="00386A5C">
        <w:rPr>
          <w:rFonts w:ascii="Times New Roman" w:hAnsi="Times New Roman" w:cs="Times New Roman"/>
          <w:kern w:val="0"/>
          <w:lang w:val="en-US"/>
        </w:rPr>
        <w:t>: 1991.</w:t>
      </w:r>
    </w:p>
    <w:p w14:paraId="0124A819"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lang w:val="en-US"/>
        </w:rPr>
        <w:t>21</w:t>
      </w:r>
      <w:r w:rsidRPr="00386A5C">
        <w:rPr>
          <w:rFonts w:ascii="Times New Roman" w:hAnsi="Times New Roman" w:cs="Times New Roman"/>
          <w:kern w:val="0"/>
          <w:lang w:val="en-US"/>
        </w:rPr>
        <w:tab/>
        <w:t>R Core Team. R: A Language and Environment for Statistical   Computing. 2023. https://www.R-project.org.</w:t>
      </w:r>
    </w:p>
    <w:p w14:paraId="76517F6D"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lang w:val="en-US"/>
        </w:rPr>
        <w:t>22</w:t>
      </w:r>
      <w:r w:rsidRPr="00386A5C">
        <w:rPr>
          <w:rFonts w:ascii="Times New Roman" w:hAnsi="Times New Roman" w:cs="Times New Roman"/>
          <w:kern w:val="0"/>
          <w:lang w:val="en-US"/>
        </w:rPr>
        <w:tab/>
        <w:t xml:space="preserve">Husereau D, Drummond M, Petrou S, </w:t>
      </w:r>
      <w:r w:rsidRPr="00386A5C">
        <w:rPr>
          <w:rFonts w:ascii="Times New Roman" w:hAnsi="Times New Roman" w:cs="Times New Roman"/>
          <w:i/>
          <w:iCs/>
          <w:kern w:val="0"/>
          <w:lang w:val="en-US"/>
        </w:rPr>
        <w:t>et al.</w:t>
      </w:r>
      <w:r w:rsidRPr="00386A5C">
        <w:rPr>
          <w:rFonts w:ascii="Times New Roman" w:hAnsi="Times New Roman" w:cs="Times New Roman"/>
          <w:kern w:val="0"/>
          <w:lang w:val="en-US"/>
        </w:rPr>
        <w:t xml:space="preserve"> Consolidated Health Economic Evaluation Reporting Standards (CHEERS)—Explanation and Elaboration: A Report of the ISPOR Health Economic Evaluation Publication Guidelines Good Reporting Practices Task Force. </w:t>
      </w:r>
      <w:r w:rsidRPr="00386A5C">
        <w:rPr>
          <w:rFonts w:ascii="Times New Roman" w:hAnsi="Times New Roman" w:cs="Times New Roman"/>
          <w:i/>
          <w:iCs/>
          <w:kern w:val="0"/>
          <w:lang w:val="en-US"/>
        </w:rPr>
        <w:t>Value Health</w:t>
      </w:r>
      <w:r w:rsidRPr="00386A5C">
        <w:rPr>
          <w:rFonts w:ascii="Times New Roman" w:hAnsi="Times New Roman" w:cs="Times New Roman"/>
          <w:kern w:val="0"/>
          <w:lang w:val="en-US"/>
        </w:rPr>
        <w:t xml:space="preserve"> 2013; </w:t>
      </w:r>
      <w:r w:rsidRPr="00386A5C">
        <w:rPr>
          <w:rFonts w:ascii="Times New Roman" w:hAnsi="Times New Roman" w:cs="Times New Roman"/>
          <w:b/>
          <w:bCs/>
          <w:kern w:val="0"/>
          <w:lang w:val="en-US"/>
        </w:rPr>
        <w:t>16</w:t>
      </w:r>
      <w:r w:rsidRPr="00386A5C">
        <w:rPr>
          <w:rFonts w:ascii="Times New Roman" w:hAnsi="Times New Roman" w:cs="Times New Roman"/>
          <w:kern w:val="0"/>
          <w:lang w:val="en-US"/>
        </w:rPr>
        <w:t>: 231–50.</w:t>
      </w:r>
    </w:p>
    <w:p w14:paraId="2F928037"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lang w:val="en-US"/>
        </w:rPr>
        <w:t>23</w:t>
      </w:r>
      <w:r w:rsidRPr="00386A5C">
        <w:rPr>
          <w:rFonts w:ascii="Times New Roman" w:hAnsi="Times New Roman" w:cs="Times New Roman"/>
          <w:kern w:val="0"/>
          <w:lang w:val="en-US"/>
        </w:rPr>
        <w:tab/>
        <w:t xml:space="preserve">Chadalawada S, Sillau S, Archuleta S, </w:t>
      </w:r>
      <w:r w:rsidRPr="00386A5C">
        <w:rPr>
          <w:rFonts w:ascii="Times New Roman" w:hAnsi="Times New Roman" w:cs="Times New Roman"/>
          <w:i/>
          <w:iCs/>
          <w:kern w:val="0"/>
          <w:lang w:val="en-US"/>
        </w:rPr>
        <w:t>et al.</w:t>
      </w:r>
      <w:r w:rsidRPr="00386A5C">
        <w:rPr>
          <w:rFonts w:ascii="Times New Roman" w:hAnsi="Times New Roman" w:cs="Times New Roman"/>
          <w:kern w:val="0"/>
          <w:lang w:val="en-US"/>
        </w:rPr>
        <w:t xml:space="preserve"> Risk of Chronic Cardiomyopathy Among Patients With the Acute Phase or Indeterminate Form of Chagas Disease: A Systematic Review and Meta-analysis. </w:t>
      </w:r>
      <w:r w:rsidRPr="00386A5C">
        <w:rPr>
          <w:rFonts w:ascii="Times New Roman" w:hAnsi="Times New Roman" w:cs="Times New Roman"/>
          <w:i/>
          <w:iCs/>
          <w:kern w:val="0"/>
        </w:rPr>
        <w:t>JAMA Netw Open</w:t>
      </w:r>
      <w:r w:rsidRPr="00386A5C">
        <w:rPr>
          <w:rFonts w:ascii="Times New Roman" w:hAnsi="Times New Roman" w:cs="Times New Roman"/>
          <w:kern w:val="0"/>
        </w:rPr>
        <w:t xml:space="preserve"> 2020; </w:t>
      </w:r>
      <w:r w:rsidRPr="00386A5C">
        <w:rPr>
          <w:rFonts w:ascii="Times New Roman" w:hAnsi="Times New Roman" w:cs="Times New Roman"/>
          <w:b/>
          <w:bCs/>
          <w:kern w:val="0"/>
        </w:rPr>
        <w:t>3</w:t>
      </w:r>
      <w:r w:rsidRPr="00386A5C">
        <w:rPr>
          <w:rFonts w:ascii="Times New Roman" w:hAnsi="Times New Roman" w:cs="Times New Roman"/>
          <w:kern w:val="0"/>
        </w:rPr>
        <w:t>: e2015072.</w:t>
      </w:r>
    </w:p>
    <w:p w14:paraId="224D7BF3"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rPr>
        <w:t>24</w:t>
      </w:r>
      <w:r w:rsidRPr="00386A5C">
        <w:rPr>
          <w:rFonts w:ascii="Times New Roman" w:hAnsi="Times New Roman" w:cs="Times New Roman"/>
          <w:kern w:val="0"/>
        </w:rPr>
        <w:tab/>
        <w:t xml:space="preserve">Chadalawada S, Rassi A, Samara O,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Mortality risk in chronic Chagas cardiomyopathy: a systematic review and meta‐analysis. </w:t>
      </w:r>
      <w:r w:rsidRPr="00386A5C">
        <w:rPr>
          <w:rFonts w:ascii="Times New Roman" w:hAnsi="Times New Roman" w:cs="Times New Roman"/>
          <w:i/>
          <w:iCs/>
          <w:kern w:val="0"/>
        </w:rPr>
        <w:t>ESC Heart Fail</w:t>
      </w:r>
      <w:r w:rsidRPr="00386A5C">
        <w:rPr>
          <w:rFonts w:ascii="Times New Roman" w:hAnsi="Times New Roman" w:cs="Times New Roman"/>
          <w:kern w:val="0"/>
        </w:rPr>
        <w:t xml:space="preserve"> 2021; </w:t>
      </w:r>
      <w:r w:rsidRPr="00386A5C">
        <w:rPr>
          <w:rFonts w:ascii="Times New Roman" w:hAnsi="Times New Roman" w:cs="Times New Roman"/>
          <w:b/>
          <w:bCs/>
          <w:kern w:val="0"/>
        </w:rPr>
        <w:t>8</w:t>
      </w:r>
      <w:r w:rsidRPr="00386A5C">
        <w:rPr>
          <w:rFonts w:ascii="Times New Roman" w:hAnsi="Times New Roman" w:cs="Times New Roman"/>
          <w:kern w:val="0"/>
        </w:rPr>
        <w:t>: 5466–81.</w:t>
      </w:r>
    </w:p>
    <w:p w14:paraId="1198D513"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rPr>
        <w:t>25</w:t>
      </w:r>
      <w:r w:rsidRPr="00386A5C">
        <w:rPr>
          <w:rFonts w:ascii="Times New Roman" w:hAnsi="Times New Roman" w:cs="Times New Roman"/>
          <w:kern w:val="0"/>
        </w:rPr>
        <w:tab/>
        <w:t xml:space="preserve">Castro C, Macêdo V, Rezende JM, Prata A. Estudo radiológico longitudinal do esôfago, em área endêmica de doença de Chagas, em um período de 13 anos. </w:t>
      </w:r>
      <w:r w:rsidRPr="00386A5C">
        <w:rPr>
          <w:rFonts w:ascii="Times New Roman" w:hAnsi="Times New Roman" w:cs="Times New Roman"/>
          <w:i/>
          <w:iCs/>
          <w:kern w:val="0"/>
        </w:rPr>
        <w:t>Rev Soc Bras Med Trop</w:t>
      </w:r>
      <w:r w:rsidRPr="00386A5C">
        <w:rPr>
          <w:rFonts w:ascii="Times New Roman" w:hAnsi="Times New Roman" w:cs="Times New Roman"/>
          <w:kern w:val="0"/>
        </w:rPr>
        <w:t xml:space="preserve"> 1994; </w:t>
      </w:r>
      <w:r w:rsidRPr="00386A5C">
        <w:rPr>
          <w:rFonts w:ascii="Times New Roman" w:hAnsi="Times New Roman" w:cs="Times New Roman"/>
          <w:b/>
          <w:bCs/>
          <w:kern w:val="0"/>
        </w:rPr>
        <w:t>27</w:t>
      </w:r>
      <w:r w:rsidRPr="00386A5C">
        <w:rPr>
          <w:rFonts w:ascii="Times New Roman" w:hAnsi="Times New Roman" w:cs="Times New Roman"/>
          <w:kern w:val="0"/>
        </w:rPr>
        <w:t>: 227–33.</w:t>
      </w:r>
    </w:p>
    <w:p w14:paraId="2F32EB6E"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rPr>
        <w:t>26</w:t>
      </w:r>
      <w:r w:rsidRPr="00386A5C">
        <w:rPr>
          <w:rFonts w:ascii="Times New Roman" w:hAnsi="Times New Roman" w:cs="Times New Roman"/>
          <w:kern w:val="0"/>
        </w:rPr>
        <w:tab/>
        <w:t xml:space="preserve">Consejería de salud. 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 </w:t>
      </w:r>
      <w:r w:rsidRPr="00386A5C">
        <w:rPr>
          <w:rFonts w:ascii="Times New Roman" w:hAnsi="Times New Roman" w:cs="Times New Roman"/>
          <w:i/>
          <w:iCs/>
          <w:kern w:val="0"/>
        </w:rPr>
        <w:t>Bol Of Junta Andal</w:t>
      </w:r>
      <w:r w:rsidRPr="00386A5C">
        <w:rPr>
          <w:rFonts w:ascii="Times New Roman" w:hAnsi="Times New Roman" w:cs="Times New Roman"/>
          <w:kern w:val="0"/>
        </w:rPr>
        <w:t xml:space="preserve"> 2024; : 1–163.</w:t>
      </w:r>
    </w:p>
    <w:p w14:paraId="4F7EB746"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rPr>
        <w:t>27</w:t>
      </w:r>
      <w:r w:rsidRPr="00386A5C">
        <w:rPr>
          <w:rFonts w:ascii="Times New Roman" w:hAnsi="Times New Roman" w:cs="Times New Roman"/>
          <w:kern w:val="0"/>
        </w:rPr>
        <w:tab/>
        <w:t xml:space="preserve">Ministerio de Ciencia e innovación. Resolución de 14 de noviembre de 2023, del Instituto de Salud Carlos III, O.A., M.P., por la que se modifica el Anexo de la Resolución de 3 de abril de 2019, por la que se establecen los precios públicos correspondientes a la prestación de servicios y actividades del organismo. </w:t>
      </w:r>
      <w:r w:rsidRPr="00386A5C">
        <w:rPr>
          <w:rFonts w:ascii="Times New Roman" w:hAnsi="Times New Roman" w:cs="Times New Roman"/>
          <w:i/>
          <w:iCs/>
          <w:kern w:val="0"/>
          <w:lang w:val="en-US"/>
        </w:rPr>
        <w:t>Bol Of Estado</w:t>
      </w:r>
      <w:r w:rsidRPr="00386A5C">
        <w:rPr>
          <w:rFonts w:ascii="Times New Roman" w:hAnsi="Times New Roman" w:cs="Times New Roman"/>
          <w:kern w:val="0"/>
          <w:lang w:val="en-US"/>
        </w:rPr>
        <w:t xml:space="preserve"> 2023; published online Dec 5.</w:t>
      </w:r>
    </w:p>
    <w:p w14:paraId="4B49C9E0"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lang w:val="en-US"/>
        </w:rPr>
        <w:t>28</w:t>
      </w:r>
      <w:r w:rsidRPr="00386A5C">
        <w:rPr>
          <w:rFonts w:ascii="Times New Roman" w:hAnsi="Times New Roman" w:cs="Times New Roman"/>
          <w:kern w:val="0"/>
          <w:lang w:val="en-US"/>
        </w:rPr>
        <w:tab/>
        <w:t xml:space="preserve">Consellería Salut i Consum. </w:t>
      </w:r>
      <w:r w:rsidRPr="00386A5C">
        <w:rPr>
          <w:rFonts w:ascii="Times New Roman" w:hAnsi="Times New Roman" w:cs="Times New Roman"/>
          <w:kern w:val="0"/>
        </w:rPr>
        <w:t>Resolución del Director General del Servei de Salut de modificación de la Orden de la Consellera de Salut i Consum de 22 de diciembre de 2006, por la que se establecen los precios públicos que han de aplicar los centros sanitarios de la red pública de les Illes Balears para la prestación de servicios sanitarios cuando existan terceros obligados al pago o usuarios sin derecho a la asistencia sanitaria de la Seguridad Social. 2021.</w:t>
      </w:r>
    </w:p>
    <w:p w14:paraId="68D28138"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rPr>
        <w:t>29</w:t>
      </w:r>
      <w:r w:rsidRPr="00386A5C">
        <w:rPr>
          <w:rFonts w:ascii="Times New Roman" w:hAnsi="Times New Roman" w:cs="Times New Roman"/>
          <w:kern w:val="0"/>
        </w:rPr>
        <w:tab/>
        <w:t xml:space="preserve">Delgado JF, Oliva J, Llano M, </w:t>
      </w:r>
      <w:r w:rsidRPr="00386A5C">
        <w:rPr>
          <w:rFonts w:ascii="Times New Roman" w:hAnsi="Times New Roman" w:cs="Times New Roman"/>
          <w:i/>
          <w:iCs/>
          <w:kern w:val="0"/>
        </w:rPr>
        <w:t>et al.</w:t>
      </w:r>
      <w:r w:rsidRPr="00386A5C">
        <w:rPr>
          <w:rFonts w:ascii="Times New Roman" w:hAnsi="Times New Roman" w:cs="Times New Roman"/>
          <w:kern w:val="0"/>
        </w:rPr>
        <w:t xml:space="preserve"> Costes sanitarios y no sanitarios de personas que padecen insuficiencia cardiaca crónica sintomática en España. </w:t>
      </w:r>
      <w:r w:rsidRPr="00386A5C">
        <w:rPr>
          <w:rFonts w:ascii="Times New Roman" w:hAnsi="Times New Roman" w:cs="Times New Roman"/>
          <w:i/>
          <w:iCs/>
          <w:kern w:val="0"/>
        </w:rPr>
        <w:t>Rev Esp Cardiol</w:t>
      </w:r>
      <w:r w:rsidRPr="00386A5C">
        <w:rPr>
          <w:rFonts w:ascii="Times New Roman" w:hAnsi="Times New Roman" w:cs="Times New Roman"/>
          <w:kern w:val="0"/>
        </w:rPr>
        <w:t xml:space="preserve"> 2014; </w:t>
      </w:r>
      <w:r w:rsidRPr="00386A5C">
        <w:rPr>
          <w:rFonts w:ascii="Times New Roman" w:hAnsi="Times New Roman" w:cs="Times New Roman"/>
          <w:b/>
          <w:bCs/>
          <w:kern w:val="0"/>
        </w:rPr>
        <w:t>67</w:t>
      </w:r>
      <w:r w:rsidRPr="00386A5C">
        <w:rPr>
          <w:rFonts w:ascii="Times New Roman" w:hAnsi="Times New Roman" w:cs="Times New Roman"/>
          <w:kern w:val="0"/>
        </w:rPr>
        <w:t>: 643–50.</w:t>
      </w:r>
    </w:p>
    <w:p w14:paraId="6EB4424B"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rPr>
        <w:t>30</w:t>
      </w:r>
      <w:r w:rsidRPr="00386A5C">
        <w:rPr>
          <w:rFonts w:ascii="Times New Roman" w:hAnsi="Times New Roman" w:cs="Times New Roman"/>
          <w:kern w:val="0"/>
        </w:rPr>
        <w:tab/>
        <w:t xml:space="preserve">Iglesias Rodríguez IM, Miura S, Maeda T,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Analysis of the Chagas disease situation in Japan: a cross sectional study and cost-effectiveness analysis of a Chagas disease screening program. </w:t>
      </w:r>
      <w:r w:rsidRPr="00386A5C">
        <w:rPr>
          <w:rFonts w:ascii="Times New Roman" w:hAnsi="Times New Roman" w:cs="Times New Roman"/>
          <w:i/>
          <w:iCs/>
          <w:kern w:val="0"/>
          <w:lang w:val="en-US"/>
        </w:rPr>
        <w:t>Lancet Reg Health - West Pac</w:t>
      </w:r>
      <w:r w:rsidRPr="00386A5C">
        <w:rPr>
          <w:rFonts w:ascii="Times New Roman" w:hAnsi="Times New Roman" w:cs="Times New Roman"/>
          <w:kern w:val="0"/>
          <w:lang w:val="en-US"/>
        </w:rPr>
        <w:t xml:space="preserve"> 2023; </w:t>
      </w:r>
      <w:r w:rsidRPr="00386A5C">
        <w:rPr>
          <w:rFonts w:ascii="Times New Roman" w:hAnsi="Times New Roman" w:cs="Times New Roman"/>
          <w:b/>
          <w:bCs/>
          <w:kern w:val="0"/>
          <w:lang w:val="en-US"/>
        </w:rPr>
        <w:t>31</w:t>
      </w:r>
      <w:r w:rsidRPr="00386A5C">
        <w:rPr>
          <w:rFonts w:ascii="Times New Roman" w:hAnsi="Times New Roman" w:cs="Times New Roman"/>
          <w:kern w:val="0"/>
          <w:lang w:val="en-US"/>
        </w:rPr>
        <w:t>: 100574.</w:t>
      </w:r>
    </w:p>
    <w:p w14:paraId="1460283E"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lang w:val="en-US"/>
        </w:rPr>
        <w:lastRenderedPageBreak/>
        <w:t>31</w:t>
      </w:r>
      <w:r w:rsidRPr="00386A5C">
        <w:rPr>
          <w:rFonts w:ascii="Times New Roman" w:hAnsi="Times New Roman" w:cs="Times New Roman"/>
          <w:kern w:val="0"/>
          <w:lang w:val="en-US"/>
        </w:rPr>
        <w:tab/>
        <w:t xml:space="preserve">Llenas-García J, Wikman-Jorgensen P, Gil-Anguita C, </w:t>
      </w:r>
      <w:r w:rsidRPr="00386A5C">
        <w:rPr>
          <w:rFonts w:ascii="Times New Roman" w:hAnsi="Times New Roman" w:cs="Times New Roman"/>
          <w:i/>
          <w:iCs/>
          <w:kern w:val="0"/>
          <w:lang w:val="en-US"/>
        </w:rPr>
        <w:t>et al.</w:t>
      </w:r>
      <w:r w:rsidRPr="00386A5C">
        <w:rPr>
          <w:rFonts w:ascii="Times New Roman" w:hAnsi="Times New Roman" w:cs="Times New Roman"/>
          <w:kern w:val="0"/>
          <w:lang w:val="en-US"/>
        </w:rPr>
        <w:t xml:space="preserve"> Chagas disease screening in pregnant Latin American women: Adherence to a systematic screening protocol in a non-endemic country. </w:t>
      </w:r>
      <w:r w:rsidRPr="00386A5C">
        <w:rPr>
          <w:rFonts w:ascii="Times New Roman" w:hAnsi="Times New Roman" w:cs="Times New Roman"/>
          <w:i/>
          <w:iCs/>
          <w:kern w:val="0"/>
        </w:rPr>
        <w:t>PLoS Negl Trop Dis</w:t>
      </w:r>
      <w:r w:rsidRPr="00386A5C">
        <w:rPr>
          <w:rFonts w:ascii="Times New Roman" w:hAnsi="Times New Roman" w:cs="Times New Roman"/>
          <w:kern w:val="0"/>
        </w:rPr>
        <w:t xml:space="preserve"> 2021; </w:t>
      </w:r>
      <w:r w:rsidRPr="00386A5C">
        <w:rPr>
          <w:rFonts w:ascii="Times New Roman" w:hAnsi="Times New Roman" w:cs="Times New Roman"/>
          <w:b/>
          <w:bCs/>
          <w:kern w:val="0"/>
        </w:rPr>
        <w:t>15</w:t>
      </w:r>
      <w:r w:rsidRPr="00386A5C">
        <w:rPr>
          <w:rFonts w:ascii="Times New Roman" w:hAnsi="Times New Roman" w:cs="Times New Roman"/>
          <w:kern w:val="0"/>
        </w:rPr>
        <w:t>: e0009281.</w:t>
      </w:r>
    </w:p>
    <w:p w14:paraId="00BBB3BB" w14:textId="0A47055E" w:rsidR="00F83507" w:rsidRPr="00A543A5" w:rsidRDefault="00F83507" w:rsidP="003567E7">
      <w:pPr>
        <w:spacing w:line="360" w:lineRule="auto"/>
        <w:rPr>
          <w:b/>
          <w:bCs/>
          <w:lang w:val="en-US"/>
        </w:rPr>
      </w:pPr>
      <w:r>
        <w:rPr>
          <w:b/>
          <w:bCs/>
          <w:lang w:val="en-US"/>
        </w:rPr>
        <w:fldChar w:fldCharType="end"/>
      </w:r>
    </w:p>
    <w:sectPr w:rsidR="00F83507" w:rsidRPr="00A543A5" w:rsidSect="00AC7710">
      <w:footerReference w:type="default" r:id="rId16"/>
      <w:pgSz w:w="11906" w:h="16838"/>
      <w:pgMar w:top="1418" w:right="1418"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Clara Crespillo Andújar" w:date="2025-06-30T02:02:00Z" w:initials="CC">
    <w:p w14:paraId="6BCD05B6" w14:textId="77777777" w:rsidR="007562ED" w:rsidRDefault="007562ED" w:rsidP="007562ED">
      <w:r>
        <w:rPr>
          <w:rStyle w:val="Refdecomentario"/>
        </w:rPr>
        <w:annotationRef/>
      </w:r>
      <w:r>
        <w:rPr>
          <w:color w:val="000000"/>
          <w:sz w:val="20"/>
          <w:szCs w:val="20"/>
        </w:rPr>
        <w:t>No estoy muy habituada a este tipo de estudios, pero se me hace raro ver una limitación ya escrita en el abstract…¿se suele poner así?</w:t>
      </w:r>
    </w:p>
  </w:comment>
  <w:comment w:id="2" w:author="Clara Crespillo Andújar" w:date="2025-06-30T02:04:00Z" w:initials="CC">
    <w:p w14:paraId="0E25EC0A" w14:textId="77777777" w:rsidR="007562ED" w:rsidRDefault="007562ED" w:rsidP="007562ED">
      <w:r>
        <w:rPr>
          <w:rStyle w:val="Refdecomentario"/>
        </w:rPr>
        <w:annotationRef/>
      </w:r>
      <w:r>
        <w:rPr>
          <w:color w:val="000000"/>
          <w:sz w:val="20"/>
          <w:szCs w:val="20"/>
        </w:rPr>
        <w:t>Definido justo arriba</w:t>
      </w:r>
    </w:p>
  </w:comment>
  <w:comment w:id="6" w:author="Clara Crespillo Andújar" w:date="2025-06-30T02:57:00Z" w:initials="CC">
    <w:p w14:paraId="42AA7678" w14:textId="77777777" w:rsidR="005F5B3E" w:rsidRDefault="005F5B3E" w:rsidP="005F5B3E">
      <w:r>
        <w:rPr>
          <w:rStyle w:val="Refdecomentario"/>
        </w:rPr>
        <w:annotationRef/>
      </w:r>
      <w:r>
        <w:rPr>
          <w:color w:val="000000"/>
          <w:sz w:val="20"/>
          <w:szCs w:val="20"/>
        </w:rPr>
        <w:t>No repetiría Latin America tampoco</w:t>
      </w:r>
    </w:p>
  </w:comment>
  <w:comment w:id="7" w:author="Clara Crespillo Andújar" w:date="2025-06-30T02:17:00Z" w:initials="CC">
    <w:p w14:paraId="79BC7107" w14:textId="7987D2F8" w:rsidR="00ED200F" w:rsidRDefault="00ED200F" w:rsidP="00ED200F">
      <w:r>
        <w:rPr>
          <w:rStyle w:val="Refdecomentario"/>
        </w:rPr>
        <w:annotationRef/>
      </w:r>
      <w:r>
        <w:rPr>
          <w:color w:val="000000"/>
          <w:sz w:val="20"/>
          <w:szCs w:val="20"/>
        </w:rPr>
        <w:t>esto está repetido en el parrafo anterior</w:t>
      </w:r>
    </w:p>
  </w:comment>
  <w:comment w:id="8" w:author="Clara Crespillo Andújar" w:date="2025-06-30T02:58:00Z" w:initials="CC">
    <w:p w14:paraId="14F55D92" w14:textId="77777777" w:rsidR="005F5B3E" w:rsidRDefault="005F5B3E" w:rsidP="005F5B3E">
      <w:r>
        <w:rPr>
          <w:rStyle w:val="Refdecomentario"/>
        </w:rPr>
        <w:annotationRef/>
      </w:r>
      <w:r>
        <w:rPr>
          <w:color w:val="000000"/>
          <w:sz w:val="20"/>
          <w:szCs w:val="20"/>
        </w:rPr>
        <w:t>También repe</w:t>
      </w:r>
    </w:p>
  </w:comment>
  <w:comment w:id="9" w:author="Jose Antonio Perez Molina" w:date="2025-06-11T12:15:00Z" w:initials="JP">
    <w:p w14:paraId="648DB467" w14:textId="16DD8763" w:rsidR="00A76FF2" w:rsidRDefault="00A76FF2" w:rsidP="00A76FF2">
      <w:r>
        <w:rPr>
          <w:rStyle w:val="Refdecomentario"/>
        </w:rPr>
        <w:annotationRef/>
      </w:r>
      <w:r>
        <w:rPr>
          <w:sz w:val="20"/>
          <w:szCs w:val="20"/>
        </w:rPr>
        <w:t>Esta parte sería para eliminar, no?</w:t>
      </w:r>
    </w:p>
  </w:comment>
  <w:comment w:id="10" w:author="Clara Crespillo Andújar" w:date="2025-06-30T03:18:00Z" w:initials="CC">
    <w:p w14:paraId="10A89CD8" w14:textId="77777777" w:rsidR="0069608E" w:rsidRDefault="0069608E" w:rsidP="0069608E">
      <w:r>
        <w:rPr>
          <w:rStyle w:val="Refdecomentario"/>
        </w:rPr>
        <w:annotationRef/>
      </w:r>
      <w:r>
        <w:rPr>
          <w:color w:val="000000"/>
          <w:sz w:val="20"/>
          <w:szCs w:val="20"/>
        </w:rPr>
        <w:t>¿porqué este rango?</w:t>
      </w:r>
    </w:p>
  </w:comment>
  <w:comment w:id="11" w:author="Clara Crespillo Andújar" w:date="2025-06-30T03:19:00Z" w:initials="CC">
    <w:p w14:paraId="3F8953E4" w14:textId="77777777" w:rsidR="0069608E" w:rsidRDefault="0069608E" w:rsidP="0069608E">
      <w:r>
        <w:rPr>
          <w:rStyle w:val="Refdecomentario"/>
        </w:rPr>
        <w:annotationRef/>
      </w:r>
      <w:r>
        <w:rPr>
          <w:color w:val="000000"/>
          <w:sz w:val="20"/>
          <w:szCs w:val="20"/>
        </w:rPr>
        <w:t>indeterminate phase?</w:t>
      </w:r>
    </w:p>
  </w:comment>
  <w:comment w:id="20" w:author="Jose Antonio Perez Molina" w:date="2025-06-11T12:19:00Z" w:initials="JP">
    <w:p w14:paraId="47760F68" w14:textId="7ED739A7" w:rsidR="00A76FF2" w:rsidRDefault="00A76FF2" w:rsidP="00A76FF2">
      <w:r>
        <w:rPr>
          <w:rStyle w:val="Refdecomentario"/>
        </w:rPr>
        <w:annotationRef/>
      </w:r>
      <w:r>
        <w:rPr>
          <w:sz w:val="20"/>
          <w:szCs w:val="20"/>
        </w:rPr>
        <w:t>Siento ser pelmazo con la nomenclatura, pero un paciente con enfermedad de Chagas crónica asintomática puede tener una afectación en el ECG y ya no sería una enfermedad de Chagas crónica indeterminada. Hay que corregir la figura y el pie de la figura. Azul: Chronic indeterminate Chagas Disease. Rojo: Chagas chronic  heart disease; Naranja: Chagas chronic digestive disease. Si son sintomáticos o no es algo que no siempre acompaña.</w:t>
      </w:r>
    </w:p>
  </w:comment>
  <w:comment w:id="23" w:author="Jose Antonio Perez Molina" w:date="2025-06-11T12:24:00Z" w:initials="JP">
    <w:p w14:paraId="1FDDD294" w14:textId="77777777" w:rsidR="00B56FAF" w:rsidRDefault="00B56FAF" w:rsidP="00B56FAF">
      <w:r>
        <w:rPr>
          <w:rStyle w:val="Refdecomentario"/>
        </w:rPr>
        <w:annotationRef/>
      </w:r>
      <w:r>
        <w:rPr>
          <w:sz w:val="20"/>
          <w:szCs w:val="20"/>
        </w:rPr>
        <w:t xml:space="preserve">Hay que poner la cita y versión de R. La versión sale usando la función de R </w:t>
      </w:r>
      <w:r>
        <w:rPr>
          <w:color w:val="EDF0FF"/>
          <w:sz w:val="20"/>
          <w:szCs w:val="20"/>
        </w:rPr>
        <w:t xml:space="preserve">función </w:t>
      </w:r>
      <w:r>
        <w:rPr>
          <w:color w:val="EDF0FF"/>
          <w:sz w:val="20"/>
          <w:szCs w:val="20"/>
          <w:highlight w:val="black"/>
        </w:rPr>
        <w:t>citation()</w:t>
      </w:r>
    </w:p>
  </w:comment>
  <w:comment w:id="24" w:author="Jose Antonio Perez Molina" w:date="2025-06-11T12:35:00Z" w:initials="JP">
    <w:p w14:paraId="5AD05E99" w14:textId="77777777" w:rsidR="00C81388" w:rsidRDefault="00C81388" w:rsidP="00C81388">
      <w:r>
        <w:rPr>
          <w:rStyle w:val="Refdecomentario"/>
        </w:rPr>
        <w:annotationRef/>
      </w:r>
      <w:r>
        <w:rPr>
          <w:sz w:val="20"/>
          <w:szCs w:val="20"/>
        </w:rPr>
        <w:t>hay que poner que figura o tabla es del material suplementario. Ejemplo: Supplementary Figure 1</w:t>
      </w:r>
    </w:p>
  </w:comment>
  <w:comment w:id="26" w:author="Jose Antonio Perez Molina" w:date="2025-06-11T12:53:00Z" w:initials="JP">
    <w:p w14:paraId="22F35721" w14:textId="77777777" w:rsidR="00785275" w:rsidRDefault="00785275" w:rsidP="00785275">
      <w:r>
        <w:rPr>
          <w:rStyle w:val="Refdecomentario"/>
        </w:rPr>
        <w:annotationRef/>
      </w:r>
      <w:r>
        <w:rPr>
          <w:sz w:val="20"/>
          <w:szCs w:val="20"/>
        </w:rPr>
        <w:t>Creo que habría que explicar que es lo de la perfect information porque es muy ineresante y no es algo que se sepa. Yo he puesto esa explicación, pero tu que eres el experto tunéalo/resume como mejor te parezca.</w:t>
      </w:r>
    </w:p>
  </w:comment>
  <w:comment w:id="31" w:author="Jose Antonio Perez Molina" w:date="2025-06-11T12:30:00Z" w:initials="JP">
    <w:p w14:paraId="7FFF0A86" w14:textId="2C0C089E" w:rsidR="00A95EFB" w:rsidRDefault="00A95EFB" w:rsidP="00A95EFB">
      <w:r>
        <w:rPr>
          <w:rStyle w:val="Refdecomentario"/>
        </w:rPr>
        <w:annotationRef/>
      </w:r>
      <w:r>
        <w:rPr>
          <w:sz w:val="20"/>
          <w:szCs w:val="20"/>
        </w:rPr>
        <w:t>Habría que poner las unidades en las que se mide cada parámetro</w:t>
      </w:r>
    </w:p>
  </w:comment>
  <w:comment w:id="33" w:author="Jose Antonio Perez Molina" w:date="2025-06-06T15:35:00Z" w:initials="JP">
    <w:p w14:paraId="3179BB5F" w14:textId="0FACB209" w:rsidR="00BB0024" w:rsidRDefault="00BB0024" w:rsidP="00BB0024">
      <w:r>
        <w:rPr>
          <w:rStyle w:val="Refdecomentario"/>
        </w:rPr>
        <w:annotationRef/>
      </w:r>
      <w:r>
        <w:rPr>
          <w:sz w:val="20"/>
          <w:szCs w:val="20"/>
        </w:rPr>
        <w:t>No me quedan claras las unidades. Son casos por cien por año?</w:t>
      </w:r>
    </w:p>
  </w:comment>
  <w:comment w:id="34" w:author="Philip Wikman" w:date="2025-06-08T22:53:00Z" w:initials="PW">
    <w:p w14:paraId="3D434AD8" w14:textId="77777777" w:rsidR="000F283A" w:rsidRDefault="000F283A" w:rsidP="000F283A">
      <w:pPr>
        <w:pStyle w:val="Textocomentario"/>
      </w:pPr>
      <w:r>
        <w:rPr>
          <w:rStyle w:val="Refdecomentario"/>
        </w:rPr>
        <w:annotationRef/>
      </w:r>
      <w:r>
        <w:t>si</w:t>
      </w:r>
    </w:p>
  </w:comment>
  <w:comment w:id="35" w:author="Clara Crespillo Andújar" w:date="2025-06-30T03:29:00Z" w:initials="CC">
    <w:p w14:paraId="19F63D6C" w14:textId="77777777" w:rsidR="005465D5" w:rsidRDefault="005465D5" w:rsidP="005465D5">
      <w:r>
        <w:rPr>
          <w:rStyle w:val="Refdecomentario"/>
        </w:rPr>
        <w:annotationRef/>
      </w:r>
      <w:r>
        <w:rPr>
          <w:color w:val="000000"/>
          <w:sz w:val="20"/>
          <w:szCs w:val="20"/>
        </w:rPr>
        <w:t>Esto es un poco raro no?</w:t>
      </w:r>
    </w:p>
  </w:comment>
  <w:comment w:id="42" w:author="Clara Crespillo Andújar" w:date="2025-06-30T03:33:00Z" w:initials="CC">
    <w:p w14:paraId="6B225BC8" w14:textId="77777777" w:rsidR="005465D5" w:rsidRDefault="005465D5" w:rsidP="005465D5">
      <w:r>
        <w:rPr>
          <w:rStyle w:val="Refdecomentario"/>
        </w:rPr>
        <w:annotationRef/>
      </w:r>
      <w:r>
        <w:rPr>
          <w:sz w:val="20"/>
          <w:szCs w:val="20"/>
        </w:rPr>
        <w:t>Bravo por toda esta información!!!!</w:t>
      </w:r>
    </w:p>
  </w:comment>
  <w:comment w:id="58" w:author="Clara Crespillo Andújar" w:date="2025-06-30T03:35:00Z" w:initials="CC">
    <w:p w14:paraId="0BCBA89C" w14:textId="77777777" w:rsidR="005465D5" w:rsidRDefault="005465D5" w:rsidP="005465D5">
      <w:r>
        <w:rPr>
          <w:rStyle w:val="Refdecomentario"/>
        </w:rPr>
        <w:annotationRef/>
      </w:r>
      <w:r>
        <w:rPr>
          <w:color w:val="000000"/>
          <w:sz w:val="20"/>
          <w:szCs w:val="20"/>
        </w:rPr>
        <w:t>si, se entiende mejor</w:t>
      </w:r>
    </w:p>
  </w:comment>
  <w:comment w:id="86" w:author="Jose Antonio Perez Molina" w:date="2025-06-12T07:43:00Z" w:initials="JP">
    <w:p w14:paraId="54937BC0" w14:textId="1D104ED7" w:rsidR="00935779" w:rsidRDefault="00935779" w:rsidP="00935779">
      <w:r>
        <w:rPr>
          <w:rStyle w:val="Refdecomentario"/>
        </w:rPr>
        <w:annotationRef/>
      </w:r>
      <w:r>
        <w:rPr>
          <w:sz w:val="20"/>
          <w:szCs w:val="20"/>
        </w:rPr>
        <w:t>Seguro que está bien explicado pero me confunde. Supongo que un riesgo elevado de desarrollar afectación cardiaca haría el tratamiento mucho más coste eficaz. tal y como está escrito parece (que no lo será) que el impacto es bajo</w:t>
      </w:r>
    </w:p>
  </w:comment>
  <w:comment w:id="89" w:author="Jose Antonio Perez Molina" w:date="2025-06-12T07:46:00Z" w:initials="JP">
    <w:p w14:paraId="6F5565D3" w14:textId="77777777" w:rsidR="00935779" w:rsidRDefault="00935779" w:rsidP="00935779">
      <w:r>
        <w:rPr>
          <w:rStyle w:val="Refdecomentario"/>
        </w:rPr>
        <w:annotationRef/>
      </w:r>
      <w:r>
        <w:rPr>
          <w:sz w:val="20"/>
          <w:szCs w:val="20"/>
        </w:rPr>
        <w:t>Entiendo que las figuras las puedes exportar en alta resolución (al menos 300 dpi) sino no te las publican. Si fuera posible y dado que es una figura con el texto en horizontal, sería bueno que los parámetros no estuvieran abreviados. Simplifica y clarifica mucho la lectura de la figura</w:t>
      </w:r>
    </w:p>
  </w:comment>
  <w:comment w:id="102" w:author="Clara Crespillo Andújar" w:date="2025-06-30T03:42:00Z" w:initials="CC">
    <w:p w14:paraId="6E41D600" w14:textId="77777777" w:rsidR="007B7E24" w:rsidRDefault="007B7E24" w:rsidP="007B7E24">
      <w:r>
        <w:rPr>
          <w:rStyle w:val="Refdecomentario"/>
        </w:rPr>
        <w:annotationRef/>
      </w:r>
      <w:r>
        <w:rPr>
          <w:b/>
          <w:bCs/>
          <w:i/>
          <w:iCs/>
          <w:color w:val="000000"/>
          <w:sz w:val="20"/>
          <w:szCs w:val="20"/>
        </w:rPr>
        <w:t xml:space="preserve">willingness-to-pay </w:t>
      </w:r>
    </w:p>
    <w:p w14:paraId="01B4B623" w14:textId="77777777" w:rsidR="007B7E24" w:rsidRDefault="007B7E24" w:rsidP="007B7E24">
      <w:r>
        <w:rPr>
          <w:b/>
          <w:bCs/>
          <w:i/>
          <w:iCs/>
          <w:color w:val="000000"/>
          <w:sz w:val="20"/>
          <w:szCs w:val="20"/>
        </w:rPr>
        <w:t>No definido antes</w:t>
      </w:r>
    </w:p>
  </w:comment>
  <w:comment w:id="130" w:author="Clara Crespillo Andújar" w:date="2025-06-30T03:47:00Z" w:initials="CC">
    <w:p w14:paraId="7DA27483" w14:textId="77777777" w:rsidR="007B7E24" w:rsidRDefault="007B7E24" w:rsidP="007B7E24">
      <w:r>
        <w:rPr>
          <w:rStyle w:val="Refdecomentario"/>
        </w:rPr>
        <w:annotationRef/>
      </w:r>
      <w:r>
        <w:rPr>
          <w:color w:val="000000"/>
          <w:sz w:val="20"/>
          <w:szCs w:val="20"/>
        </w:rPr>
        <w:t xml:space="preserve">¿es esto lo que queremos decir? </w:t>
      </w:r>
    </w:p>
  </w:comment>
  <w:comment w:id="143" w:author="Clara Crespillo Andújar" w:date="2025-06-30T03:59:00Z" w:initials="CC">
    <w:p w14:paraId="75244888" w14:textId="77777777" w:rsidR="001536E0" w:rsidRDefault="001536E0" w:rsidP="001536E0">
      <w:r>
        <w:rPr>
          <w:rStyle w:val="Refdecomentario"/>
        </w:rPr>
        <w:annotationRef/>
      </w:r>
      <w:r>
        <w:rPr>
          <w:color w:val="000000"/>
          <w:sz w:val="20"/>
          <w:szCs w:val="20"/>
        </w:rPr>
        <w:t>Creo que la lectura se hace más amable si intentamos  no meter muchos acrónimos a un concepto y texto que ya de por sí cuestan un poco…</w:t>
      </w:r>
    </w:p>
  </w:comment>
  <w:comment w:id="145" w:author="Clara Crespillo Andújar" w:date="2025-06-30T04:02:00Z" w:initials="CC">
    <w:p w14:paraId="0AF790D8" w14:textId="77777777" w:rsidR="00D94A75" w:rsidRDefault="00D94A75" w:rsidP="00D94A75">
      <w:r>
        <w:rPr>
          <w:rStyle w:val="Refdecomentario"/>
        </w:rPr>
        <w:annotationRef/>
      </w:r>
      <w:r>
        <w:rPr>
          <w:color w:val="000000"/>
          <w:sz w:val="20"/>
          <w:szCs w:val="20"/>
        </w:rPr>
        <w:t>BRAVO!!!</w:t>
      </w:r>
    </w:p>
  </w:comment>
  <w:comment w:id="147" w:author="Clara Crespillo Andújar" w:date="2025-06-30T04:08:00Z" w:initials="CC">
    <w:p w14:paraId="3E07E0E0" w14:textId="77777777" w:rsidR="00D94A75" w:rsidRDefault="00D94A75" w:rsidP="00D94A75">
      <w:r>
        <w:rPr>
          <w:rStyle w:val="Refdecomentario"/>
        </w:rPr>
        <w:annotationRef/>
      </w:r>
      <w:r>
        <w:rPr>
          <w:color w:val="000000"/>
          <w:sz w:val="20"/>
          <w:szCs w:val="20"/>
        </w:rPr>
        <w:t>trataría de evitar los acrónimos, si no nos vamos mucho de texto…creo que dificultan la lectura</w:t>
      </w:r>
    </w:p>
  </w:comment>
  <w:comment w:id="170" w:author="Jose Antonio Perez Molina" w:date="2025-06-12T07:55:00Z" w:initials="JP">
    <w:p w14:paraId="336E3156" w14:textId="14AE7DAF" w:rsidR="00AF56FA" w:rsidRDefault="00AF56FA" w:rsidP="00AF56FA">
      <w:r>
        <w:rPr>
          <w:rStyle w:val="Refdecomentario"/>
        </w:rPr>
        <w:annotationRef/>
      </w:r>
      <w:r>
        <w:rPr>
          <w:sz w:val="20"/>
          <w:szCs w:val="20"/>
        </w:rPr>
        <w:t>Creo que te lo puedes ahorrar. Confunde más que ayuda. Yo pondría All authors have no conflicts to declare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BCD05B6" w15:done="0"/>
  <w15:commentEx w15:paraId="0E25EC0A" w15:done="0"/>
  <w15:commentEx w15:paraId="42AA7678" w15:done="0"/>
  <w15:commentEx w15:paraId="79BC7107" w15:done="0"/>
  <w15:commentEx w15:paraId="14F55D92" w15:done="0"/>
  <w15:commentEx w15:paraId="648DB467" w15:done="0"/>
  <w15:commentEx w15:paraId="10A89CD8" w15:done="0"/>
  <w15:commentEx w15:paraId="3F8953E4" w15:done="0"/>
  <w15:commentEx w15:paraId="47760F68" w15:done="0"/>
  <w15:commentEx w15:paraId="1FDDD294" w15:done="0"/>
  <w15:commentEx w15:paraId="5AD05E99" w15:done="0"/>
  <w15:commentEx w15:paraId="22F35721" w15:done="0"/>
  <w15:commentEx w15:paraId="7FFF0A86" w15:done="0"/>
  <w15:commentEx w15:paraId="3179BB5F" w15:done="0"/>
  <w15:commentEx w15:paraId="3D434AD8" w15:paraIdParent="3179BB5F" w15:done="0"/>
  <w15:commentEx w15:paraId="19F63D6C" w15:done="0"/>
  <w15:commentEx w15:paraId="6B225BC8" w15:done="0"/>
  <w15:commentEx w15:paraId="0BCBA89C" w15:done="0"/>
  <w15:commentEx w15:paraId="54937BC0" w15:done="0"/>
  <w15:commentEx w15:paraId="6F5565D3" w15:done="0"/>
  <w15:commentEx w15:paraId="01B4B623" w15:done="0"/>
  <w15:commentEx w15:paraId="7DA27483" w15:done="0"/>
  <w15:commentEx w15:paraId="75244888" w15:done="0"/>
  <w15:commentEx w15:paraId="0AF790D8" w15:done="0"/>
  <w15:commentEx w15:paraId="3E07E0E0" w15:done="0"/>
  <w15:commentEx w15:paraId="336E315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E073DCE" w16cex:dateUtc="2025-06-30T00:02:00Z"/>
  <w16cex:commentExtensible w16cex:durableId="26B095C1" w16cex:dateUtc="2025-06-30T00:04:00Z"/>
  <w16cex:commentExtensible w16cex:durableId="1629FBF2" w16cex:dateUtc="2025-06-30T00:57:00Z"/>
  <w16cex:commentExtensible w16cex:durableId="6980746A" w16cex:dateUtc="2025-06-30T00:17:00Z"/>
  <w16cex:commentExtensible w16cex:durableId="40CA859D" w16cex:dateUtc="2025-06-30T00:58:00Z"/>
  <w16cex:commentExtensible w16cex:durableId="791F4780" w16cex:dateUtc="2025-06-11T10:15:00Z"/>
  <w16cex:commentExtensible w16cex:durableId="4199F374" w16cex:dateUtc="2025-06-30T01:18:00Z"/>
  <w16cex:commentExtensible w16cex:durableId="5F5AF61E" w16cex:dateUtc="2025-06-30T01:19:00Z"/>
  <w16cex:commentExtensible w16cex:durableId="42BE6EDF" w16cex:dateUtc="2025-06-11T10:19:00Z"/>
  <w16cex:commentExtensible w16cex:durableId="205289BA" w16cex:dateUtc="2025-06-11T10:24:00Z"/>
  <w16cex:commentExtensible w16cex:durableId="4C60017D" w16cex:dateUtc="2025-06-11T10:35:00Z"/>
  <w16cex:commentExtensible w16cex:durableId="4374DB3F" w16cex:dateUtc="2025-06-11T10:53:00Z"/>
  <w16cex:commentExtensible w16cex:durableId="0E8E8242" w16cex:dateUtc="2025-06-11T10:30:00Z"/>
  <w16cex:commentExtensible w16cex:durableId="14B294F7" w16cex:dateUtc="2025-06-06T13:35:00Z"/>
  <w16cex:commentExtensible w16cex:durableId="280E63A1" w16cex:dateUtc="2025-06-08T20:53:00Z"/>
  <w16cex:commentExtensible w16cex:durableId="6F610B7C" w16cex:dateUtc="2025-06-30T01:29:00Z"/>
  <w16cex:commentExtensible w16cex:durableId="60A4C997" w16cex:dateUtc="2025-06-30T01:33:00Z"/>
  <w16cex:commentExtensible w16cex:durableId="3882B4DD" w16cex:dateUtc="2025-06-30T01:35:00Z"/>
  <w16cex:commentExtensible w16cex:durableId="2524EC02" w16cex:dateUtc="2025-06-12T05:43:00Z"/>
  <w16cex:commentExtensible w16cex:durableId="38866F2D" w16cex:dateUtc="2025-06-12T05:46:00Z"/>
  <w16cex:commentExtensible w16cex:durableId="458FDE6C" w16cex:dateUtc="2025-06-30T01:42:00Z"/>
  <w16cex:commentExtensible w16cex:durableId="7BC0DE49" w16cex:dateUtc="2025-06-30T01:47:00Z"/>
  <w16cex:commentExtensible w16cex:durableId="0E7FAF30" w16cex:dateUtc="2025-06-30T01:59:00Z"/>
  <w16cex:commentExtensible w16cex:durableId="43BF4D98" w16cex:dateUtc="2025-06-30T02:02:00Z"/>
  <w16cex:commentExtensible w16cex:durableId="588E58DC" w16cex:dateUtc="2025-06-30T02:08:00Z"/>
  <w16cex:commentExtensible w16cex:durableId="1CF59927" w16cex:dateUtc="2025-06-12T05: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BCD05B6" w16cid:durableId="0E073DCE"/>
  <w16cid:commentId w16cid:paraId="0E25EC0A" w16cid:durableId="26B095C1"/>
  <w16cid:commentId w16cid:paraId="42AA7678" w16cid:durableId="1629FBF2"/>
  <w16cid:commentId w16cid:paraId="79BC7107" w16cid:durableId="6980746A"/>
  <w16cid:commentId w16cid:paraId="14F55D92" w16cid:durableId="40CA859D"/>
  <w16cid:commentId w16cid:paraId="648DB467" w16cid:durableId="791F4780"/>
  <w16cid:commentId w16cid:paraId="10A89CD8" w16cid:durableId="4199F374"/>
  <w16cid:commentId w16cid:paraId="3F8953E4" w16cid:durableId="5F5AF61E"/>
  <w16cid:commentId w16cid:paraId="47760F68" w16cid:durableId="42BE6EDF"/>
  <w16cid:commentId w16cid:paraId="1FDDD294" w16cid:durableId="205289BA"/>
  <w16cid:commentId w16cid:paraId="5AD05E99" w16cid:durableId="4C60017D"/>
  <w16cid:commentId w16cid:paraId="22F35721" w16cid:durableId="4374DB3F"/>
  <w16cid:commentId w16cid:paraId="7FFF0A86" w16cid:durableId="0E8E8242"/>
  <w16cid:commentId w16cid:paraId="3179BB5F" w16cid:durableId="14B294F7"/>
  <w16cid:commentId w16cid:paraId="3D434AD8" w16cid:durableId="280E63A1"/>
  <w16cid:commentId w16cid:paraId="19F63D6C" w16cid:durableId="6F610B7C"/>
  <w16cid:commentId w16cid:paraId="6B225BC8" w16cid:durableId="60A4C997"/>
  <w16cid:commentId w16cid:paraId="0BCBA89C" w16cid:durableId="3882B4DD"/>
  <w16cid:commentId w16cid:paraId="54937BC0" w16cid:durableId="2524EC02"/>
  <w16cid:commentId w16cid:paraId="6F5565D3" w16cid:durableId="38866F2D"/>
  <w16cid:commentId w16cid:paraId="01B4B623" w16cid:durableId="458FDE6C"/>
  <w16cid:commentId w16cid:paraId="7DA27483" w16cid:durableId="7BC0DE49"/>
  <w16cid:commentId w16cid:paraId="75244888" w16cid:durableId="0E7FAF30"/>
  <w16cid:commentId w16cid:paraId="0AF790D8" w16cid:durableId="43BF4D98"/>
  <w16cid:commentId w16cid:paraId="3E07E0E0" w16cid:durableId="588E58DC"/>
  <w16cid:commentId w16cid:paraId="336E3156" w16cid:durableId="1CF599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85F902" w14:textId="77777777" w:rsidR="00835DF5" w:rsidRDefault="00835DF5" w:rsidP="005867B0">
      <w:pPr>
        <w:spacing w:after="0" w:line="240" w:lineRule="auto"/>
      </w:pPr>
      <w:r>
        <w:separator/>
      </w:r>
    </w:p>
  </w:endnote>
  <w:endnote w:type="continuationSeparator" w:id="0">
    <w:p w14:paraId="625C124B" w14:textId="77777777" w:rsidR="00835DF5" w:rsidRDefault="00835DF5" w:rsidP="00586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8290183"/>
      <w:docPartObj>
        <w:docPartGallery w:val="Page Numbers (Bottom of Page)"/>
        <w:docPartUnique/>
      </w:docPartObj>
    </w:sdtPr>
    <w:sdtContent>
      <w:sdt>
        <w:sdtPr>
          <w:id w:val="1728636285"/>
          <w:docPartObj>
            <w:docPartGallery w:val="Page Numbers (Top of Page)"/>
            <w:docPartUnique/>
          </w:docPartObj>
        </w:sdtPr>
        <w:sdtContent>
          <w:p w14:paraId="05E3D2B1" w14:textId="48C31DB3" w:rsidR="005867B0" w:rsidRDefault="005867B0">
            <w:pPr>
              <w:pStyle w:val="Piedepgina"/>
              <w:jc w:val="center"/>
            </w:pPr>
            <w:r>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01A46DE5" w14:textId="77777777" w:rsidR="005867B0" w:rsidRDefault="005867B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52BF0E" w14:textId="77777777" w:rsidR="00835DF5" w:rsidRDefault="00835DF5" w:rsidP="005867B0">
      <w:pPr>
        <w:spacing w:after="0" w:line="240" w:lineRule="auto"/>
      </w:pPr>
      <w:r>
        <w:separator/>
      </w:r>
    </w:p>
  </w:footnote>
  <w:footnote w:type="continuationSeparator" w:id="0">
    <w:p w14:paraId="1C7EC8FE" w14:textId="77777777" w:rsidR="00835DF5" w:rsidRDefault="00835DF5" w:rsidP="005867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97B43"/>
    <w:multiLevelType w:val="hybridMultilevel"/>
    <w:tmpl w:val="1F36AE0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FFA574F"/>
    <w:multiLevelType w:val="hybridMultilevel"/>
    <w:tmpl w:val="6DE8DC9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82338430">
    <w:abstractNumId w:val="1"/>
  </w:num>
  <w:num w:numId="2" w16cid:durableId="30331187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lara Crespillo Andújar">
    <w15:presenceInfo w15:providerId="Windows Live" w15:userId="cb810839093057fe"/>
  </w15:person>
  <w15:person w15:author="Jose Antonio Perez Molina">
    <w15:presenceInfo w15:providerId="Windows Live" w15:userId="e2d6482006647e02"/>
  </w15:person>
  <w15:person w15:author="Philip Wikman">
    <w15:presenceInfo w15:providerId="Windows Live" w15:userId="9116652c043b8a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7"/>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3E0"/>
    <w:rsid w:val="0003270A"/>
    <w:rsid w:val="00032F1D"/>
    <w:rsid w:val="00034CD9"/>
    <w:rsid w:val="000620DE"/>
    <w:rsid w:val="000763CA"/>
    <w:rsid w:val="000836D7"/>
    <w:rsid w:val="00087635"/>
    <w:rsid w:val="000975C3"/>
    <w:rsid w:val="000A0B53"/>
    <w:rsid w:val="000E547A"/>
    <w:rsid w:val="000F0589"/>
    <w:rsid w:val="000F283A"/>
    <w:rsid w:val="000F4217"/>
    <w:rsid w:val="001165BE"/>
    <w:rsid w:val="00123985"/>
    <w:rsid w:val="001323D0"/>
    <w:rsid w:val="00146F40"/>
    <w:rsid w:val="001536E0"/>
    <w:rsid w:val="001633E0"/>
    <w:rsid w:val="00181851"/>
    <w:rsid w:val="00192464"/>
    <w:rsid w:val="001A4FE7"/>
    <w:rsid w:val="001D321D"/>
    <w:rsid w:val="001E4F42"/>
    <w:rsid w:val="00202DEB"/>
    <w:rsid w:val="002217CE"/>
    <w:rsid w:val="00230E49"/>
    <w:rsid w:val="002342FB"/>
    <w:rsid w:val="002630DF"/>
    <w:rsid w:val="002A40E0"/>
    <w:rsid w:val="002C37EF"/>
    <w:rsid w:val="002C4B09"/>
    <w:rsid w:val="002C5B91"/>
    <w:rsid w:val="002D3946"/>
    <w:rsid w:val="002D427E"/>
    <w:rsid w:val="002E414B"/>
    <w:rsid w:val="002E7295"/>
    <w:rsid w:val="00333BE3"/>
    <w:rsid w:val="0033599A"/>
    <w:rsid w:val="003567E7"/>
    <w:rsid w:val="00382A72"/>
    <w:rsid w:val="00386A5C"/>
    <w:rsid w:val="003B2C13"/>
    <w:rsid w:val="003B357F"/>
    <w:rsid w:val="003B442C"/>
    <w:rsid w:val="003D082C"/>
    <w:rsid w:val="003D301F"/>
    <w:rsid w:val="004027B5"/>
    <w:rsid w:val="0040705B"/>
    <w:rsid w:val="00472E24"/>
    <w:rsid w:val="00483FE2"/>
    <w:rsid w:val="00490CF5"/>
    <w:rsid w:val="004946A2"/>
    <w:rsid w:val="004A50FD"/>
    <w:rsid w:val="004B759A"/>
    <w:rsid w:val="004C1B3E"/>
    <w:rsid w:val="004C64A6"/>
    <w:rsid w:val="004F3AAF"/>
    <w:rsid w:val="005001EC"/>
    <w:rsid w:val="00516740"/>
    <w:rsid w:val="00520B88"/>
    <w:rsid w:val="0052768E"/>
    <w:rsid w:val="005465D5"/>
    <w:rsid w:val="00567AE1"/>
    <w:rsid w:val="005770BB"/>
    <w:rsid w:val="005867B0"/>
    <w:rsid w:val="005905A3"/>
    <w:rsid w:val="0059492E"/>
    <w:rsid w:val="005B59A1"/>
    <w:rsid w:val="005C3963"/>
    <w:rsid w:val="005C4A25"/>
    <w:rsid w:val="005F5B3E"/>
    <w:rsid w:val="00600B06"/>
    <w:rsid w:val="0063073C"/>
    <w:rsid w:val="006355DB"/>
    <w:rsid w:val="006439F1"/>
    <w:rsid w:val="00653499"/>
    <w:rsid w:val="00656AFD"/>
    <w:rsid w:val="00670AAC"/>
    <w:rsid w:val="0069608E"/>
    <w:rsid w:val="00697A1B"/>
    <w:rsid w:val="006B0B05"/>
    <w:rsid w:val="006D11F7"/>
    <w:rsid w:val="007009A4"/>
    <w:rsid w:val="0074339A"/>
    <w:rsid w:val="00744CEA"/>
    <w:rsid w:val="0075271E"/>
    <w:rsid w:val="007562ED"/>
    <w:rsid w:val="00756BB7"/>
    <w:rsid w:val="00756BCA"/>
    <w:rsid w:val="00785275"/>
    <w:rsid w:val="00795F26"/>
    <w:rsid w:val="007B38E2"/>
    <w:rsid w:val="007B7E24"/>
    <w:rsid w:val="007C1BD3"/>
    <w:rsid w:val="007D4C0F"/>
    <w:rsid w:val="008003B5"/>
    <w:rsid w:val="008045F7"/>
    <w:rsid w:val="00806C80"/>
    <w:rsid w:val="00811A2D"/>
    <w:rsid w:val="00835DF5"/>
    <w:rsid w:val="0084153F"/>
    <w:rsid w:val="00842C0B"/>
    <w:rsid w:val="008A01E3"/>
    <w:rsid w:val="008B4A09"/>
    <w:rsid w:val="008F46CE"/>
    <w:rsid w:val="008F5B1A"/>
    <w:rsid w:val="00904464"/>
    <w:rsid w:val="00904FA4"/>
    <w:rsid w:val="009206CE"/>
    <w:rsid w:val="00926AFE"/>
    <w:rsid w:val="00935779"/>
    <w:rsid w:val="00935E89"/>
    <w:rsid w:val="00943D89"/>
    <w:rsid w:val="00951F0B"/>
    <w:rsid w:val="00956123"/>
    <w:rsid w:val="0096191B"/>
    <w:rsid w:val="00975EBD"/>
    <w:rsid w:val="009F4708"/>
    <w:rsid w:val="00A0420F"/>
    <w:rsid w:val="00A16DC5"/>
    <w:rsid w:val="00A272FE"/>
    <w:rsid w:val="00A45908"/>
    <w:rsid w:val="00A543A5"/>
    <w:rsid w:val="00A66ED9"/>
    <w:rsid w:val="00A71DAD"/>
    <w:rsid w:val="00A76FF2"/>
    <w:rsid w:val="00A8414B"/>
    <w:rsid w:val="00A86757"/>
    <w:rsid w:val="00A95EFB"/>
    <w:rsid w:val="00A976B6"/>
    <w:rsid w:val="00AB5D9E"/>
    <w:rsid w:val="00AC7710"/>
    <w:rsid w:val="00AE155A"/>
    <w:rsid w:val="00AE6DD1"/>
    <w:rsid w:val="00AF29D7"/>
    <w:rsid w:val="00AF56FA"/>
    <w:rsid w:val="00B030DA"/>
    <w:rsid w:val="00B16C9C"/>
    <w:rsid w:val="00B328E9"/>
    <w:rsid w:val="00B52036"/>
    <w:rsid w:val="00B56FAF"/>
    <w:rsid w:val="00B6229C"/>
    <w:rsid w:val="00B83226"/>
    <w:rsid w:val="00BA124D"/>
    <w:rsid w:val="00BA16D8"/>
    <w:rsid w:val="00BA73A4"/>
    <w:rsid w:val="00BB0024"/>
    <w:rsid w:val="00BB2DC8"/>
    <w:rsid w:val="00BC0F19"/>
    <w:rsid w:val="00BD29BF"/>
    <w:rsid w:val="00BD525B"/>
    <w:rsid w:val="00BD65A3"/>
    <w:rsid w:val="00C165EF"/>
    <w:rsid w:val="00C22C7C"/>
    <w:rsid w:val="00C22E6F"/>
    <w:rsid w:val="00C23292"/>
    <w:rsid w:val="00C2701F"/>
    <w:rsid w:val="00C50DE1"/>
    <w:rsid w:val="00C60CBF"/>
    <w:rsid w:val="00C81388"/>
    <w:rsid w:val="00C81CAF"/>
    <w:rsid w:val="00C834B3"/>
    <w:rsid w:val="00C872A1"/>
    <w:rsid w:val="00C976AD"/>
    <w:rsid w:val="00CC0C2D"/>
    <w:rsid w:val="00CD4DDA"/>
    <w:rsid w:val="00CE3BFB"/>
    <w:rsid w:val="00CE5B67"/>
    <w:rsid w:val="00D05B6C"/>
    <w:rsid w:val="00D14010"/>
    <w:rsid w:val="00D25171"/>
    <w:rsid w:val="00D4331F"/>
    <w:rsid w:val="00D466A2"/>
    <w:rsid w:val="00D94A75"/>
    <w:rsid w:val="00DC3F23"/>
    <w:rsid w:val="00DD18CE"/>
    <w:rsid w:val="00DD6C06"/>
    <w:rsid w:val="00DE0C1F"/>
    <w:rsid w:val="00DE3C0A"/>
    <w:rsid w:val="00DE4004"/>
    <w:rsid w:val="00DF0B8C"/>
    <w:rsid w:val="00E1283F"/>
    <w:rsid w:val="00E451AC"/>
    <w:rsid w:val="00E46CE0"/>
    <w:rsid w:val="00E6246C"/>
    <w:rsid w:val="00E76788"/>
    <w:rsid w:val="00E9120F"/>
    <w:rsid w:val="00EA27E3"/>
    <w:rsid w:val="00EA72EB"/>
    <w:rsid w:val="00EB1CC7"/>
    <w:rsid w:val="00ED200F"/>
    <w:rsid w:val="00EE6EDD"/>
    <w:rsid w:val="00F21B8B"/>
    <w:rsid w:val="00F479C3"/>
    <w:rsid w:val="00F57AA9"/>
    <w:rsid w:val="00F7604D"/>
    <w:rsid w:val="00F83507"/>
    <w:rsid w:val="00F94FF3"/>
    <w:rsid w:val="00F97363"/>
    <w:rsid w:val="00FD69AC"/>
    <w:rsid w:val="00FE3AB8"/>
    <w:rsid w:val="00FE5A93"/>
    <w:rsid w:val="00FF598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45C87"/>
  <w15:chartTrackingRefBased/>
  <w15:docId w15:val="{BDB13832-2205-492C-9E03-1D16A958F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33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633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633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633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633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633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33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33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33E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33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633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633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633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633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633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33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33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33E0"/>
    <w:rPr>
      <w:rFonts w:eastAsiaTheme="majorEastAsia" w:cstheme="majorBidi"/>
      <w:color w:val="272727" w:themeColor="text1" w:themeTint="D8"/>
    </w:rPr>
  </w:style>
  <w:style w:type="paragraph" w:styleId="Ttulo">
    <w:name w:val="Title"/>
    <w:basedOn w:val="Normal"/>
    <w:next w:val="Normal"/>
    <w:link w:val="TtuloCar"/>
    <w:uiPriority w:val="10"/>
    <w:qFormat/>
    <w:rsid w:val="00163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33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33E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33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33E0"/>
    <w:pPr>
      <w:spacing w:before="160"/>
      <w:jc w:val="center"/>
    </w:pPr>
    <w:rPr>
      <w:i/>
      <w:iCs/>
      <w:color w:val="404040" w:themeColor="text1" w:themeTint="BF"/>
    </w:rPr>
  </w:style>
  <w:style w:type="character" w:customStyle="1" w:styleId="CitaCar">
    <w:name w:val="Cita Car"/>
    <w:basedOn w:val="Fuentedeprrafopredeter"/>
    <w:link w:val="Cita"/>
    <w:uiPriority w:val="29"/>
    <w:rsid w:val="001633E0"/>
    <w:rPr>
      <w:i/>
      <w:iCs/>
      <w:color w:val="404040" w:themeColor="text1" w:themeTint="BF"/>
    </w:rPr>
  </w:style>
  <w:style w:type="paragraph" w:styleId="Prrafodelista">
    <w:name w:val="List Paragraph"/>
    <w:basedOn w:val="Normal"/>
    <w:uiPriority w:val="34"/>
    <w:qFormat/>
    <w:rsid w:val="001633E0"/>
    <w:pPr>
      <w:ind w:left="720"/>
      <w:contextualSpacing/>
    </w:pPr>
  </w:style>
  <w:style w:type="character" w:styleId="nfasisintenso">
    <w:name w:val="Intense Emphasis"/>
    <w:basedOn w:val="Fuentedeprrafopredeter"/>
    <w:uiPriority w:val="21"/>
    <w:qFormat/>
    <w:rsid w:val="001633E0"/>
    <w:rPr>
      <w:i/>
      <w:iCs/>
      <w:color w:val="0F4761" w:themeColor="accent1" w:themeShade="BF"/>
    </w:rPr>
  </w:style>
  <w:style w:type="paragraph" w:styleId="Citadestacada">
    <w:name w:val="Intense Quote"/>
    <w:basedOn w:val="Normal"/>
    <w:next w:val="Normal"/>
    <w:link w:val="CitadestacadaCar"/>
    <w:uiPriority w:val="30"/>
    <w:qFormat/>
    <w:rsid w:val="001633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633E0"/>
    <w:rPr>
      <w:i/>
      <w:iCs/>
      <w:color w:val="0F4761" w:themeColor="accent1" w:themeShade="BF"/>
    </w:rPr>
  </w:style>
  <w:style w:type="character" w:styleId="Referenciaintensa">
    <w:name w:val="Intense Reference"/>
    <w:basedOn w:val="Fuentedeprrafopredeter"/>
    <w:uiPriority w:val="32"/>
    <w:qFormat/>
    <w:rsid w:val="001633E0"/>
    <w:rPr>
      <w:b/>
      <w:bCs/>
      <w:smallCaps/>
      <w:color w:val="0F4761" w:themeColor="accent1" w:themeShade="BF"/>
      <w:spacing w:val="5"/>
    </w:rPr>
  </w:style>
  <w:style w:type="table" w:styleId="Tablaconcuadrcula">
    <w:name w:val="Table Grid"/>
    <w:basedOn w:val="Tablanormal"/>
    <w:uiPriority w:val="39"/>
    <w:rsid w:val="00A66E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F83507"/>
    <w:pPr>
      <w:tabs>
        <w:tab w:val="left" w:pos="144"/>
      </w:tabs>
      <w:spacing w:after="240" w:line="240" w:lineRule="auto"/>
      <w:ind w:left="144" w:hanging="144"/>
    </w:pPr>
  </w:style>
  <w:style w:type="paragraph" w:styleId="Encabezado">
    <w:name w:val="header"/>
    <w:basedOn w:val="Normal"/>
    <w:link w:val="EncabezadoCar"/>
    <w:uiPriority w:val="99"/>
    <w:unhideWhenUsed/>
    <w:rsid w:val="005867B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867B0"/>
  </w:style>
  <w:style w:type="paragraph" w:styleId="Piedepgina">
    <w:name w:val="footer"/>
    <w:basedOn w:val="Normal"/>
    <w:link w:val="PiedepginaCar"/>
    <w:uiPriority w:val="99"/>
    <w:unhideWhenUsed/>
    <w:rsid w:val="005867B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867B0"/>
  </w:style>
  <w:style w:type="table" w:styleId="Tablanormal3">
    <w:name w:val="Plain Table 3"/>
    <w:basedOn w:val="Tablanormal"/>
    <w:uiPriority w:val="43"/>
    <w:rsid w:val="00FE3AB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TMLconformatoprevio">
    <w:name w:val="HTML Preformatted"/>
    <w:basedOn w:val="Normal"/>
    <w:link w:val="HTMLconformatoprevioCar"/>
    <w:uiPriority w:val="99"/>
    <w:semiHidden/>
    <w:unhideWhenUsed/>
    <w:rsid w:val="00CD4DDA"/>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CD4DDA"/>
    <w:rPr>
      <w:rFonts w:ascii="Consolas" w:hAnsi="Consolas"/>
      <w:sz w:val="20"/>
      <w:szCs w:val="20"/>
    </w:rPr>
  </w:style>
  <w:style w:type="paragraph" w:styleId="Revisin">
    <w:name w:val="Revision"/>
    <w:hidden/>
    <w:uiPriority w:val="99"/>
    <w:semiHidden/>
    <w:rsid w:val="00A272FE"/>
    <w:pPr>
      <w:spacing w:after="0" w:line="240" w:lineRule="auto"/>
    </w:pPr>
  </w:style>
  <w:style w:type="character" w:styleId="Refdecomentario">
    <w:name w:val="annotation reference"/>
    <w:basedOn w:val="Fuentedeprrafopredeter"/>
    <w:uiPriority w:val="99"/>
    <w:semiHidden/>
    <w:unhideWhenUsed/>
    <w:rsid w:val="00A272FE"/>
    <w:rPr>
      <w:sz w:val="16"/>
      <w:szCs w:val="16"/>
    </w:rPr>
  </w:style>
  <w:style w:type="paragraph" w:styleId="Textocomentario">
    <w:name w:val="annotation text"/>
    <w:basedOn w:val="Normal"/>
    <w:link w:val="TextocomentarioCar"/>
    <w:uiPriority w:val="99"/>
    <w:unhideWhenUsed/>
    <w:rsid w:val="00A272FE"/>
    <w:pPr>
      <w:spacing w:line="240" w:lineRule="auto"/>
    </w:pPr>
    <w:rPr>
      <w:sz w:val="20"/>
      <w:szCs w:val="20"/>
    </w:rPr>
  </w:style>
  <w:style w:type="character" w:customStyle="1" w:styleId="TextocomentarioCar">
    <w:name w:val="Texto comentario Car"/>
    <w:basedOn w:val="Fuentedeprrafopredeter"/>
    <w:link w:val="Textocomentario"/>
    <w:uiPriority w:val="99"/>
    <w:rsid w:val="00A272FE"/>
    <w:rPr>
      <w:sz w:val="20"/>
      <w:szCs w:val="20"/>
    </w:rPr>
  </w:style>
  <w:style w:type="paragraph" w:styleId="Asuntodelcomentario">
    <w:name w:val="annotation subject"/>
    <w:basedOn w:val="Textocomentario"/>
    <w:next w:val="Textocomentario"/>
    <w:link w:val="AsuntodelcomentarioCar"/>
    <w:uiPriority w:val="99"/>
    <w:semiHidden/>
    <w:unhideWhenUsed/>
    <w:rsid w:val="00A272FE"/>
    <w:rPr>
      <w:b/>
      <w:bCs/>
    </w:rPr>
  </w:style>
  <w:style w:type="character" w:customStyle="1" w:styleId="AsuntodelcomentarioCar">
    <w:name w:val="Asunto del comentario Car"/>
    <w:basedOn w:val="TextocomentarioCar"/>
    <w:link w:val="Asuntodelcomentario"/>
    <w:uiPriority w:val="99"/>
    <w:semiHidden/>
    <w:rsid w:val="00A272FE"/>
    <w:rPr>
      <w:b/>
      <w:bCs/>
      <w:sz w:val="20"/>
      <w:szCs w:val="20"/>
    </w:rPr>
  </w:style>
  <w:style w:type="table" w:styleId="Tablanormal4">
    <w:name w:val="Plain Table 4"/>
    <w:basedOn w:val="Tablanormal"/>
    <w:uiPriority w:val="44"/>
    <w:rsid w:val="00BD29B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418601">
      <w:bodyDiv w:val="1"/>
      <w:marLeft w:val="0"/>
      <w:marRight w:val="0"/>
      <w:marTop w:val="0"/>
      <w:marBottom w:val="0"/>
      <w:divBdr>
        <w:top w:val="none" w:sz="0" w:space="0" w:color="auto"/>
        <w:left w:val="none" w:sz="0" w:space="0" w:color="auto"/>
        <w:bottom w:val="none" w:sz="0" w:space="0" w:color="auto"/>
        <w:right w:val="none" w:sz="0" w:space="0" w:color="auto"/>
      </w:divBdr>
    </w:div>
    <w:div w:id="94834675">
      <w:bodyDiv w:val="1"/>
      <w:marLeft w:val="0"/>
      <w:marRight w:val="0"/>
      <w:marTop w:val="0"/>
      <w:marBottom w:val="0"/>
      <w:divBdr>
        <w:top w:val="none" w:sz="0" w:space="0" w:color="auto"/>
        <w:left w:val="none" w:sz="0" w:space="0" w:color="auto"/>
        <w:bottom w:val="none" w:sz="0" w:space="0" w:color="auto"/>
        <w:right w:val="none" w:sz="0" w:space="0" w:color="auto"/>
      </w:divBdr>
      <w:divsChild>
        <w:div w:id="2089840945">
          <w:marLeft w:val="0"/>
          <w:marRight w:val="0"/>
          <w:marTop w:val="0"/>
          <w:marBottom w:val="0"/>
          <w:divBdr>
            <w:top w:val="none" w:sz="0" w:space="0" w:color="auto"/>
            <w:left w:val="none" w:sz="0" w:space="0" w:color="auto"/>
            <w:bottom w:val="none" w:sz="0" w:space="0" w:color="auto"/>
            <w:right w:val="none" w:sz="0" w:space="0" w:color="auto"/>
          </w:divBdr>
          <w:divsChild>
            <w:div w:id="168986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8081">
      <w:bodyDiv w:val="1"/>
      <w:marLeft w:val="0"/>
      <w:marRight w:val="0"/>
      <w:marTop w:val="0"/>
      <w:marBottom w:val="0"/>
      <w:divBdr>
        <w:top w:val="none" w:sz="0" w:space="0" w:color="auto"/>
        <w:left w:val="none" w:sz="0" w:space="0" w:color="auto"/>
        <w:bottom w:val="none" w:sz="0" w:space="0" w:color="auto"/>
        <w:right w:val="none" w:sz="0" w:space="0" w:color="auto"/>
      </w:divBdr>
    </w:div>
    <w:div w:id="705180680">
      <w:bodyDiv w:val="1"/>
      <w:marLeft w:val="0"/>
      <w:marRight w:val="0"/>
      <w:marTop w:val="0"/>
      <w:marBottom w:val="0"/>
      <w:divBdr>
        <w:top w:val="none" w:sz="0" w:space="0" w:color="auto"/>
        <w:left w:val="none" w:sz="0" w:space="0" w:color="auto"/>
        <w:bottom w:val="none" w:sz="0" w:space="0" w:color="auto"/>
        <w:right w:val="none" w:sz="0" w:space="0" w:color="auto"/>
      </w:divBdr>
    </w:div>
    <w:div w:id="724720862">
      <w:bodyDiv w:val="1"/>
      <w:marLeft w:val="0"/>
      <w:marRight w:val="0"/>
      <w:marTop w:val="0"/>
      <w:marBottom w:val="0"/>
      <w:divBdr>
        <w:top w:val="none" w:sz="0" w:space="0" w:color="auto"/>
        <w:left w:val="none" w:sz="0" w:space="0" w:color="auto"/>
        <w:bottom w:val="none" w:sz="0" w:space="0" w:color="auto"/>
        <w:right w:val="none" w:sz="0" w:space="0" w:color="auto"/>
      </w:divBdr>
    </w:div>
    <w:div w:id="796608333">
      <w:bodyDiv w:val="1"/>
      <w:marLeft w:val="0"/>
      <w:marRight w:val="0"/>
      <w:marTop w:val="0"/>
      <w:marBottom w:val="0"/>
      <w:divBdr>
        <w:top w:val="none" w:sz="0" w:space="0" w:color="auto"/>
        <w:left w:val="none" w:sz="0" w:space="0" w:color="auto"/>
        <w:bottom w:val="none" w:sz="0" w:space="0" w:color="auto"/>
        <w:right w:val="none" w:sz="0" w:space="0" w:color="auto"/>
      </w:divBdr>
    </w:div>
    <w:div w:id="824398278">
      <w:bodyDiv w:val="1"/>
      <w:marLeft w:val="0"/>
      <w:marRight w:val="0"/>
      <w:marTop w:val="0"/>
      <w:marBottom w:val="0"/>
      <w:divBdr>
        <w:top w:val="none" w:sz="0" w:space="0" w:color="auto"/>
        <w:left w:val="none" w:sz="0" w:space="0" w:color="auto"/>
        <w:bottom w:val="none" w:sz="0" w:space="0" w:color="auto"/>
        <w:right w:val="none" w:sz="0" w:space="0" w:color="auto"/>
      </w:divBdr>
    </w:div>
    <w:div w:id="948851541">
      <w:bodyDiv w:val="1"/>
      <w:marLeft w:val="0"/>
      <w:marRight w:val="0"/>
      <w:marTop w:val="0"/>
      <w:marBottom w:val="0"/>
      <w:divBdr>
        <w:top w:val="none" w:sz="0" w:space="0" w:color="auto"/>
        <w:left w:val="none" w:sz="0" w:space="0" w:color="auto"/>
        <w:bottom w:val="none" w:sz="0" w:space="0" w:color="auto"/>
        <w:right w:val="none" w:sz="0" w:space="0" w:color="auto"/>
      </w:divBdr>
    </w:div>
    <w:div w:id="962690821">
      <w:bodyDiv w:val="1"/>
      <w:marLeft w:val="0"/>
      <w:marRight w:val="0"/>
      <w:marTop w:val="0"/>
      <w:marBottom w:val="0"/>
      <w:divBdr>
        <w:top w:val="none" w:sz="0" w:space="0" w:color="auto"/>
        <w:left w:val="none" w:sz="0" w:space="0" w:color="auto"/>
        <w:bottom w:val="none" w:sz="0" w:space="0" w:color="auto"/>
        <w:right w:val="none" w:sz="0" w:space="0" w:color="auto"/>
      </w:divBdr>
    </w:div>
    <w:div w:id="981038942">
      <w:bodyDiv w:val="1"/>
      <w:marLeft w:val="0"/>
      <w:marRight w:val="0"/>
      <w:marTop w:val="0"/>
      <w:marBottom w:val="0"/>
      <w:divBdr>
        <w:top w:val="none" w:sz="0" w:space="0" w:color="auto"/>
        <w:left w:val="none" w:sz="0" w:space="0" w:color="auto"/>
        <w:bottom w:val="none" w:sz="0" w:space="0" w:color="auto"/>
        <w:right w:val="none" w:sz="0" w:space="0" w:color="auto"/>
      </w:divBdr>
    </w:div>
    <w:div w:id="1034044226">
      <w:bodyDiv w:val="1"/>
      <w:marLeft w:val="0"/>
      <w:marRight w:val="0"/>
      <w:marTop w:val="0"/>
      <w:marBottom w:val="0"/>
      <w:divBdr>
        <w:top w:val="none" w:sz="0" w:space="0" w:color="auto"/>
        <w:left w:val="none" w:sz="0" w:space="0" w:color="auto"/>
        <w:bottom w:val="none" w:sz="0" w:space="0" w:color="auto"/>
        <w:right w:val="none" w:sz="0" w:space="0" w:color="auto"/>
      </w:divBdr>
    </w:div>
    <w:div w:id="1046947946">
      <w:bodyDiv w:val="1"/>
      <w:marLeft w:val="0"/>
      <w:marRight w:val="0"/>
      <w:marTop w:val="0"/>
      <w:marBottom w:val="0"/>
      <w:divBdr>
        <w:top w:val="none" w:sz="0" w:space="0" w:color="auto"/>
        <w:left w:val="none" w:sz="0" w:space="0" w:color="auto"/>
        <w:bottom w:val="none" w:sz="0" w:space="0" w:color="auto"/>
        <w:right w:val="none" w:sz="0" w:space="0" w:color="auto"/>
      </w:divBdr>
    </w:div>
    <w:div w:id="1095781870">
      <w:bodyDiv w:val="1"/>
      <w:marLeft w:val="0"/>
      <w:marRight w:val="0"/>
      <w:marTop w:val="0"/>
      <w:marBottom w:val="0"/>
      <w:divBdr>
        <w:top w:val="none" w:sz="0" w:space="0" w:color="auto"/>
        <w:left w:val="none" w:sz="0" w:space="0" w:color="auto"/>
        <w:bottom w:val="none" w:sz="0" w:space="0" w:color="auto"/>
        <w:right w:val="none" w:sz="0" w:space="0" w:color="auto"/>
      </w:divBdr>
    </w:div>
    <w:div w:id="1160341381">
      <w:bodyDiv w:val="1"/>
      <w:marLeft w:val="0"/>
      <w:marRight w:val="0"/>
      <w:marTop w:val="0"/>
      <w:marBottom w:val="0"/>
      <w:divBdr>
        <w:top w:val="none" w:sz="0" w:space="0" w:color="auto"/>
        <w:left w:val="none" w:sz="0" w:space="0" w:color="auto"/>
        <w:bottom w:val="none" w:sz="0" w:space="0" w:color="auto"/>
        <w:right w:val="none" w:sz="0" w:space="0" w:color="auto"/>
      </w:divBdr>
    </w:div>
    <w:div w:id="1298416205">
      <w:bodyDiv w:val="1"/>
      <w:marLeft w:val="0"/>
      <w:marRight w:val="0"/>
      <w:marTop w:val="0"/>
      <w:marBottom w:val="0"/>
      <w:divBdr>
        <w:top w:val="none" w:sz="0" w:space="0" w:color="auto"/>
        <w:left w:val="none" w:sz="0" w:space="0" w:color="auto"/>
        <w:bottom w:val="none" w:sz="0" w:space="0" w:color="auto"/>
        <w:right w:val="none" w:sz="0" w:space="0" w:color="auto"/>
      </w:divBdr>
    </w:div>
    <w:div w:id="1543783568">
      <w:bodyDiv w:val="1"/>
      <w:marLeft w:val="0"/>
      <w:marRight w:val="0"/>
      <w:marTop w:val="0"/>
      <w:marBottom w:val="0"/>
      <w:divBdr>
        <w:top w:val="none" w:sz="0" w:space="0" w:color="auto"/>
        <w:left w:val="none" w:sz="0" w:space="0" w:color="auto"/>
        <w:bottom w:val="none" w:sz="0" w:space="0" w:color="auto"/>
        <w:right w:val="none" w:sz="0" w:space="0" w:color="auto"/>
      </w:divBdr>
    </w:div>
    <w:div w:id="1579483900">
      <w:bodyDiv w:val="1"/>
      <w:marLeft w:val="0"/>
      <w:marRight w:val="0"/>
      <w:marTop w:val="0"/>
      <w:marBottom w:val="0"/>
      <w:divBdr>
        <w:top w:val="none" w:sz="0" w:space="0" w:color="auto"/>
        <w:left w:val="none" w:sz="0" w:space="0" w:color="auto"/>
        <w:bottom w:val="none" w:sz="0" w:space="0" w:color="auto"/>
        <w:right w:val="none" w:sz="0" w:space="0" w:color="auto"/>
      </w:divBdr>
    </w:div>
    <w:div w:id="1618639038">
      <w:bodyDiv w:val="1"/>
      <w:marLeft w:val="0"/>
      <w:marRight w:val="0"/>
      <w:marTop w:val="0"/>
      <w:marBottom w:val="0"/>
      <w:divBdr>
        <w:top w:val="none" w:sz="0" w:space="0" w:color="auto"/>
        <w:left w:val="none" w:sz="0" w:space="0" w:color="auto"/>
        <w:bottom w:val="none" w:sz="0" w:space="0" w:color="auto"/>
        <w:right w:val="none" w:sz="0" w:space="0" w:color="auto"/>
      </w:divBdr>
    </w:div>
    <w:div w:id="1648432083">
      <w:bodyDiv w:val="1"/>
      <w:marLeft w:val="0"/>
      <w:marRight w:val="0"/>
      <w:marTop w:val="0"/>
      <w:marBottom w:val="0"/>
      <w:divBdr>
        <w:top w:val="none" w:sz="0" w:space="0" w:color="auto"/>
        <w:left w:val="none" w:sz="0" w:space="0" w:color="auto"/>
        <w:bottom w:val="none" w:sz="0" w:space="0" w:color="auto"/>
        <w:right w:val="none" w:sz="0" w:space="0" w:color="auto"/>
      </w:divBdr>
    </w:div>
    <w:div w:id="1805002450">
      <w:bodyDiv w:val="1"/>
      <w:marLeft w:val="0"/>
      <w:marRight w:val="0"/>
      <w:marTop w:val="0"/>
      <w:marBottom w:val="0"/>
      <w:divBdr>
        <w:top w:val="none" w:sz="0" w:space="0" w:color="auto"/>
        <w:left w:val="none" w:sz="0" w:space="0" w:color="auto"/>
        <w:bottom w:val="none" w:sz="0" w:space="0" w:color="auto"/>
        <w:right w:val="none" w:sz="0" w:space="0" w:color="auto"/>
      </w:divBdr>
    </w:div>
    <w:div w:id="1814250319">
      <w:bodyDiv w:val="1"/>
      <w:marLeft w:val="0"/>
      <w:marRight w:val="0"/>
      <w:marTop w:val="0"/>
      <w:marBottom w:val="0"/>
      <w:divBdr>
        <w:top w:val="none" w:sz="0" w:space="0" w:color="auto"/>
        <w:left w:val="none" w:sz="0" w:space="0" w:color="auto"/>
        <w:bottom w:val="none" w:sz="0" w:space="0" w:color="auto"/>
        <w:right w:val="none" w:sz="0" w:space="0" w:color="auto"/>
      </w:divBdr>
    </w:div>
    <w:div w:id="1912690594">
      <w:bodyDiv w:val="1"/>
      <w:marLeft w:val="0"/>
      <w:marRight w:val="0"/>
      <w:marTop w:val="0"/>
      <w:marBottom w:val="0"/>
      <w:divBdr>
        <w:top w:val="none" w:sz="0" w:space="0" w:color="auto"/>
        <w:left w:val="none" w:sz="0" w:space="0" w:color="auto"/>
        <w:bottom w:val="none" w:sz="0" w:space="0" w:color="auto"/>
        <w:right w:val="none" w:sz="0" w:space="0" w:color="auto"/>
      </w:divBdr>
    </w:div>
    <w:div w:id="202011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ti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E368B1-ABE2-4DFA-96B0-0631C9D09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2296</TotalTime>
  <Pages>19</Pages>
  <Words>22464</Words>
  <Characters>123558</Characters>
  <Application>Microsoft Office Word</Application>
  <DocSecurity>0</DocSecurity>
  <Lines>1029</Lines>
  <Paragraphs>291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Wikman</dc:creator>
  <cp:keywords/>
  <dc:description/>
  <cp:lastModifiedBy>Clara Crespillo Andújar</cp:lastModifiedBy>
  <cp:revision>18</cp:revision>
  <dcterms:created xsi:type="dcterms:W3CDTF">2025-06-07T06:58:00Z</dcterms:created>
  <dcterms:modified xsi:type="dcterms:W3CDTF">2025-06-30T02:09:00Z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id="Bam51Sxq"/&gt;&lt;style id="http://www.zotero.org/styles/the-lancet" hasBibliography="1" bibliographyStyleHasBeenSet="1"/&gt;&lt;prefs&gt;&lt;pref name="fieldType" value="Field"/&gt;&lt;pref name="automaticJournalAbbrev</vt:lpwstr>
  </property>
  <property fmtid="{D5CDD505-2E9C-101B-9397-08002B2CF9AE}" pid="3" name="ZOTERO_PREF_2">
    <vt:lpwstr>iations" value="true"/&gt;&lt;/prefs&gt;&lt;/data&gt;</vt:lpwstr>
  </property>
</Properties>
</file>