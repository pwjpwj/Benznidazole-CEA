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FA8" w14:textId="5B349B6F"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Benznidazole Therapy Yields Cost-Saving Benefits for Chronic Chagas Disease in a European Healthcare Context</w:t>
      </w:r>
    </w:p>
    <w:p w14:paraId="3693D25C" w14:textId="77777777" w:rsidR="00A272FE" w:rsidRDefault="00A272FE" w:rsidP="003567E7">
      <w:pPr>
        <w:spacing w:line="360" w:lineRule="auto"/>
        <w:rPr>
          <w:lang w:val="en-US"/>
        </w:rPr>
      </w:pPr>
    </w:p>
    <w:p w14:paraId="2FC1E5C2" w14:textId="327EE8A0" w:rsidR="006439F1" w:rsidRPr="000F283A" w:rsidRDefault="006439F1" w:rsidP="003567E7">
      <w:pPr>
        <w:spacing w:line="360" w:lineRule="auto"/>
        <w:rPr>
          <w:rFonts w:ascii="Times New Roman" w:hAnsi="Times New Roman" w:cs="Times New Roman"/>
        </w:rPr>
      </w:pPr>
      <w:proofErr w:type="spellStart"/>
      <w:r w:rsidRPr="000F283A">
        <w:rPr>
          <w:rFonts w:ascii="Times New Roman" w:hAnsi="Times New Roman" w:cs="Times New Roman"/>
        </w:rPr>
        <w:t>Authors</w:t>
      </w:r>
      <w:proofErr w:type="spellEnd"/>
      <w:r w:rsidRPr="000F283A">
        <w:rPr>
          <w:rFonts w:ascii="Times New Roman" w:hAnsi="Times New Roman" w:cs="Times New Roman"/>
        </w:rPr>
        <w:t>: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Pr="000F283A">
        <w:rPr>
          <w:rFonts w:ascii="Times New Roman" w:hAnsi="Times New Roman" w:cs="Times New Roman"/>
          <w:vertAlign w:val="superscript"/>
        </w:rPr>
        <w:t>4,5</w:t>
      </w:r>
      <w:r w:rsidR="00A272FE" w:rsidRPr="000F283A">
        <w:rPr>
          <w:rFonts w:ascii="Times New Roman" w:hAnsi="Times New Roman" w:cs="Times New Roman"/>
          <w:vertAlign w:val="superscript"/>
        </w:rPr>
        <w:t>,6</w:t>
      </w:r>
      <w:r w:rsidRPr="000F283A">
        <w:rPr>
          <w:rFonts w:ascii="Times New Roman" w:hAnsi="Times New Roman" w:cs="Times New Roman"/>
        </w:rPr>
        <w:t>, Jose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58B8F4A9"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Servicio de Medicina Interna/Enfermedades Infecciosas. Hospital General Universitario de Elda-FISABIO. </w:t>
      </w:r>
    </w:p>
    <w:p w14:paraId="108CBB84" w14:textId="343B0C11"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42DD34D9" w14:textId="1CD537D1" w:rsidR="006439F1" w:rsidRPr="000F283A" w:rsidRDefault="00A272FE" w:rsidP="003567E7">
      <w:pPr>
        <w:pStyle w:val="Prrafodelista"/>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 xml:space="preserve">National Referral Centre for Tropical Diseases. Infectious Diseases Department. </w:t>
      </w:r>
      <w:proofErr w:type="spellStart"/>
      <w:r w:rsidRPr="000F283A">
        <w:rPr>
          <w:rFonts w:ascii="Times New Roman" w:hAnsi="Times New Roman" w:cs="Times New Roman"/>
          <w:lang w:val="en-US"/>
        </w:rPr>
        <w:t>Universitary</w:t>
      </w:r>
      <w:proofErr w:type="spellEnd"/>
      <w:r w:rsidRPr="000F283A">
        <w:rPr>
          <w:rFonts w:ascii="Times New Roman" w:hAnsi="Times New Roman" w:cs="Times New Roman"/>
          <w:lang w:val="en-US"/>
        </w:rPr>
        <w:t xml:space="preserve"> Hospital Ramón y Cajal (IRYCIS), Madrid, Spain</w:t>
      </w:r>
    </w:p>
    <w:p w14:paraId="29A7A373" w14:textId="47ABA936" w:rsidR="00A272FE" w:rsidRPr="000F283A" w:rsidRDefault="00A272FE"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CIBERINFEC, Instituto de Salud Carlos III, Madrid, </w:t>
      </w:r>
      <w:proofErr w:type="spellStart"/>
      <w:r w:rsidRPr="000F283A">
        <w:rPr>
          <w:rFonts w:ascii="Times New Roman" w:hAnsi="Times New Roman" w:cs="Times New Roman"/>
        </w:rPr>
        <w:t>Spain</w:t>
      </w:r>
      <w:proofErr w:type="spellEnd"/>
    </w:p>
    <w:p w14:paraId="62446E9E" w14:textId="0DBC52EE"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Servicio de Medicina Interna/Enfermedades Infecciosas. Hospital Vega Baja-FISABIO.</w:t>
      </w:r>
    </w:p>
    <w:p w14:paraId="29C02ACF" w14:textId="052E5718"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0BA16D06" w14:textId="77777777" w:rsidR="006439F1" w:rsidRPr="000F283A" w:rsidRDefault="006439F1" w:rsidP="003567E7">
      <w:pPr>
        <w:spacing w:line="360" w:lineRule="auto"/>
        <w:rPr>
          <w:rFonts w:ascii="Times New Roman" w:hAnsi="Times New Roman" w:cs="Times New Roman"/>
        </w:rPr>
      </w:pPr>
    </w:p>
    <w:p w14:paraId="69BC995C" w14:textId="77777777" w:rsidR="00D4196F" w:rsidRDefault="0052768E" w:rsidP="003567E7">
      <w:pPr>
        <w:spacing w:line="360" w:lineRule="auto"/>
        <w:rPr>
          <w:ins w:id="0" w:author="Philip Wikman" w:date="2025-06-16T09:07:00Z" w16du:dateUtc="2025-06-16T07:07:00Z"/>
          <w:rFonts w:ascii="Times New Roman" w:hAnsi="Times New Roman" w:cs="Times New Roman"/>
        </w:rPr>
      </w:pPr>
      <w:proofErr w:type="spellStart"/>
      <w:r w:rsidRPr="000F283A">
        <w:rPr>
          <w:rFonts w:ascii="Times New Roman" w:hAnsi="Times New Roman" w:cs="Times New Roman"/>
        </w:rPr>
        <w:t>Corresponding</w:t>
      </w:r>
      <w:proofErr w:type="spellEnd"/>
      <w:r w:rsidRPr="000F283A">
        <w:rPr>
          <w:rFonts w:ascii="Times New Roman" w:hAnsi="Times New Roman" w:cs="Times New Roman"/>
        </w:rPr>
        <w:t xml:space="preserve"> </w:t>
      </w:r>
      <w:proofErr w:type="spellStart"/>
      <w:r w:rsidRPr="000F283A">
        <w:rPr>
          <w:rFonts w:ascii="Times New Roman" w:hAnsi="Times New Roman" w:cs="Times New Roman"/>
        </w:rPr>
        <w:t>author</w:t>
      </w:r>
      <w:ins w:id="1" w:author="Philip Wikman" w:date="2025-06-16T09:07:00Z" w16du:dateUtc="2025-06-16T07:07:00Z">
        <w:r w:rsidR="00D4196F">
          <w:rPr>
            <w:rFonts w:ascii="Times New Roman" w:hAnsi="Times New Roman" w:cs="Times New Roman"/>
          </w:rPr>
          <w:t>s</w:t>
        </w:r>
      </w:ins>
      <w:proofErr w:type="spellEnd"/>
      <w:r w:rsidRPr="000F283A">
        <w:rPr>
          <w:rFonts w:ascii="Times New Roman" w:hAnsi="Times New Roman" w:cs="Times New Roman"/>
        </w:rPr>
        <w:t xml:space="preserve">: </w:t>
      </w:r>
    </w:p>
    <w:p w14:paraId="7F7A3400" w14:textId="2FE4EA06" w:rsidR="006439F1" w:rsidRPr="00D4196F" w:rsidRDefault="0052768E" w:rsidP="00D4196F">
      <w:pPr>
        <w:pStyle w:val="Prrafodelista"/>
        <w:numPr>
          <w:ilvl w:val="0"/>
          <w:numId w:val="3"/>
        </w:numPr>
        <w:spacing w:line="360" w:lineRule="auto"/>
        <w:rPr>
          <w:ins w:id="2" w:author="Philip Wikman" w:date="2025-06-16T09:07:00Z" w16du:dateUtc="2025-06-16T07:07:00Z"/>
          <w:rFonts w:ascii="Times New Roman" w:hAnsi="Times New Roman" w:cs="Times New Roman"/>
          <w:lang w:val="en-US"/>
          <w:rPrChange w:id="3" w:author="Philip Wikman" w:date="2025-06-16T09:07:00Z" w16du:dateUtc="2025-06-16T07:07:00Z">
            <w:rPr>
              <w:ins w:id="4" w:author="Philip Wikman" w:date="2025-06-16T09:07:00Z" w16du:dateUtc="2025-06-16T07:07:00Z"/>
              <w:lang w:val="en-US"/>
            </w:rPr>
          </w:rPrChange>
        </w:rPr>
        <w:pPrChange w:id="5" w:author="Philip Wikman" w:date="2025-06-16T09:07:00Z" w16du:dateUtc="2025-06-16T07:07:00Z">
          <w:pPr>
            <w:spacing w:line="360" w:lineRule="auto"/>
          </w:pPr>
        </w:pPrChange>
      </w:pPr>
      <w:r w:rsidRPr="00D4196F">
        <w:rPr>
          <w:rFonts w:ascii="Times New Roman" w:hAnsi="Times New Roman" w:cs="Times New Roman"/>
          <w:rPrChange w:id="6" w:author="Philip Wikman" w:date="2025-06-16T09:07:00Z" w16du:dateUtc="2025-06-16T07:07:00Z">
            <w:rPr/>
          </w:rPrChange>
        </w:rPr>
        <w:t xml:space="preserve">Philip Erick Wikman Jorgensen, Servicio de Medicina Interna, Hospital General Universitario </w:t>
      </w:r>
      <w:r w:rsidR="0075271E" w:rsidRPr="00D4196F">
        <w:rPr>
          <w:rFonts w:ascii="Times New Roman" w:hAnsi="Times New Roman" w:cs="Times New Roman"/>
          <w:rPrChange w:id="7" w:author="Philip Wikman" w:date="2025-06-16T09:07:00Z" w16du:dateUtc="2025-06-16T07:07:00Z">
            <w:rPr/>
          </w:rPrChange>
        </w:rPr>
        <w:t xml:space="preserve">de Elda, </w:t>
      </w:r>
      <w:proofErr w:type="spellStart"/>
      <w:r w:rsidRPr="00D4196F">
        <w:rPr>
          <w:rFonts w:ascii="Times New Roman" w:hAnsi="Times New Roman" w:cs="Times New Roman"/>
          <w:rPrChange w:id="8" w:author="Philip Wikman" w:date="2025-06-16T09:07:00Z" w16du:dateUtc="2025-06-16T07:07:00Z">
            <w:rPr/>
          </w:rPrChange>
        </w:rPr>
        <w:t>Ctra</w:t>
      </w:r>
      <w:proofErr w:type="spellEnd"/>
      <w:r w:rsidRPr="00D4196F">
        <w:rPr>
          <w:rFonts w:ascii="Times New Roman" w:hAnsi="Times New Roman" w:cs="Times New Roman"/>
          <w:rPrChange w:id="9" w:author="Philip Wikman" w:date="2025-06-16T09:07:00Z" w16du:dateUtc="2025-06-16T07:07:00Z">
            <w:rPr/>
          </w:rPrChange>
        </w:rPr>
        <w:t xml:space="preserve"> Elda-Sax s/n</w:t>
      </w:r>
      <w:r w:rsidR="0075271E" w:rsidRPr="00D4196F">
        <w:rPr>
          <w:rFonts w:ascii="Times New Roman" w:hAnsi="Times New Roman" w:cs="Times New Roman"/>
          <w:rPrChange w:id="10" w:author="Philip Wikman" w:date="2025-06-16T09:07:00Z" w16du:dateUtc="2025-06-16T07:07:00Z">
            <w:rPr/>
          </w:rPrChange>
        </w:rPr>
        <w:t xml:space="preserve">, CP 03600. </w:t>
      </w:r>
      <w:r w:rsidR="0075271E" w:rsidRPr="00D4196F">
        <w:rPr>
          <w:rFonts w:ascii="Times New Roman" w:hAnsi="Times New Roman" w:cs="Times New Roman"/>
          <w:lang w:val="en-US"/>
          <w:rPrChange w:id="11" w:author="Philip Wikman" w:date="2025-06-16T09:07:00Z" w16du:dateUtc="2025-06-16T07:07:00Z">
            <w:rPr>
              <w:lang w:val="en-US"/>
            </w:rPr>
          </w:rPrChange>
        </w:rPr>
        <w:t>Spain.</w:t>
      </w:r>
    </w:p>
    <w:p w14:paraId="777F1DDC" w14:textId="5E9A2551" w:rsidR="00D4196F" w:rsidRPr="00D4196F" w:rsidRDefault="00D4196F" w:rsidP="00D4196F">
      <w:pPr>
        <w:pStyle w:val="Prrafodelista"/>
        <w:numPr>
          <w:ilvl w:val="0"/>
          <w:numId w:val="3"/>
        </w:numPr>
        <w:spacing w:line="360" w:lineRule="auto"/>
        <w:rPr>
          <w:rFonts w:ascii="Times New Roman" w:hAnsi="Times New Roman" w:cs="Times New Roman"/>
          <w:lang w:val="en-US"/>
          <w:rPrChange w:id="12" w:author="Philip Wikman" w:date="2025-06-16T09:08:00Z" w16du:dateUtc="2025-06-16T07:08:00Z">
            <w:rPr>
              <w:lang w:val="en-US"/>
            </w:rPr>
          </w:rPrChange>
        </w:rPr>
        <w:pPrChange w:id="13" w:author="Philip Wikman" w:date="2025-06-16T09:08:00Z" w16du:dateUtc="2025-06-16T07:08:00Z">
          <w:pPr>
            <w:spacing w:line="360" w:lineRule="auto"/>
          </w:pPr>
        </w:pPrChange>
      </w:pPr>
      <w:proofErr w:type="spellStart"/>
      <w:ins w:id="14" w:author="Philip Wikman" w:date="2025-06-16T09:07:00Z" w16du:dateUtc="2025-06-16T07:07:00Z">
        <w:r w:rsidRPr="00D4196F">
          <w:rPr>
            <w:rFonts w:ascii="Times New Roman" w:hAnsi="Times New Roman" w:cs="Times New Roman"/>
            <w:rPrChange w:id="15" w:author="Philip Wikman" w:date="2025-06-16T09:08:00Z" w16du:dateUtc="2025-06-16T07:08:00Z">
              <w:rPr>
                <w:rFonts w:ascii="Times New Roman" w:hAnsi="Times New Roman" w:cs="Times New Roman"/>
                <w:lang w:val="en-US"/>
              </w:rPr>
            </w:rPrChange>
          </w:rPr>
          <w:t>Jose</w:t>
        </w:r>
        <w:proofErr w:type="spellEnd"/>
        <w:r w:rsidRPr="00D4196F">
          <w:rPr>
            <w:rFonts w:ascii="Times New Roman" w:hAnsi="Times New Roman" w:cs="Times New Roman"/>
            <w:rPrChange w:id="16" w:author="Philip Wikman" w:date="2025-06-16T09:08:00Z" w16du:dateUtc="2025-06-16T07:08:00Z">
              <w:rPr>
                <w:rFonts w:ascii="Times New Roman" w:hAnsi="Times New Roman" w:cs="Times New Roman"/>
                <w:lang w:val="en-US"/>
              </w:rPr>
            </w:rPrChange>
          </w:rPr>
          <w:t xml:space="preserve"> Antonio Pérez-Molina, </w:t>
        </w:r>
        <w:proofErr w:type="spellStart"/>
        <w:r w:rsidRPr="00D4196F">
          <w:rPr>
            <w:rFonts w:ascii="Times New Roman" w:hAnsi="Times New Roman" w:cs="Times New Roman"/>
            <w:rPrChange w:id="17" w:author="Philip Wikman" w:date="2025-06-16T09:08:00Z" w16du:dateUtc="2025-06-16T07:08:00Z">
              <w:rPr>
                <w:rFonts w:ascii="Times New Roman" w:hAnsi="Times New Roman" w:cs="Times New Roman"/>
                <w:lang w:val="en-US"/>
              </w:rPr>
            </w:rPrChange>
          </w:rPr>
          <w:t>National</w:t>
        </w:r>
        <w:proofErr w:type="spellEnd"/>
        <w:r w:rsidRPr="00D4196F">
          <w:rPr>
            <w:rFonts w:ascii="Times New Roman" w:hAnsi="Times New Roman" w:cs="Times New Roman"/>
            <w:rPrChange w:id="18" w:author="Philip Wikman" w:date="2025-06-16T09:08:00Z" w16du:dateUtc="2025-06-16T07:08:00Z">
              <w:rPr>
                <w:rFonts w:ascii="Times New Roman" w:hAnsi="Times New Roman" w:cs="Times New Roman"/>
                <w:lang w:val="en-US"/>
              </w:rPr>
            </w:rPrChange>
          </w:rPr>
          <w:t xml:space="preserve"> </w:t>
        </w:r>
        <w:proofErr w:type="spellStart"/>
        <w:r w:rsidRPr="00D4196F">
          <w:rPr>
            <w:rFonts w:ascii="Times New Roman" w:hAnsi="Times New Roman" w:cs="Times New Roman"/>
            <w:rPrChange w:id="19" w:author="Philip Wikman" w:date="2025-06-16T09:08:00Z" w16du:dateUtc="2025-06-16T07:08:00Z">
              <w:rPr>
                <w:rFonts w:ascii="Times New Roman" w:hAnsi="Times New Roman" w:cs="Times New Roman"/>
                <w:lang w:val="en-US"/>
              </w:rPr>
            </w:rPrChange>
          </w:rPr>
          <w:t>Referral</w:t>
        </w:r>
        <w:proofErr w:type="spellEnd"/>
        <w:r w:rsidRPr="00D4196F">
          <w:rPr>
            <w:rFonts w:ascii="Times New Roman" w:hAnsi="Times New Roman" w:cs="Times New Roman"/>
            <w:rPrChange w:id="20" w:author="Philip Wikman" w:date="2025-06-16T09:08:00Z" w16du:dateUtc="2025-06-16T07:08:00Z">
              <w:rPr>
                <w:rFonts w:ascii="Times New Roman" w:hAnsi="Times New Roman" w:cs="Times New Roman"/>
                <w:lang w:val="en-US"/>
              </w:rPr>
            </w:rPrChange>
          </w:rPr>
          <w:t xml:space="preserve"> Centre </w:t>
        </w:r>
        <w:proofErr w:type="spellStart"/>
        <w:r w:rsidRPr="00D4196F">
          <w:rPr>
            <w:rFonts w:ascii="Times New Roman" w:hAnsi="Times New Roman" w:cs="Times New Roman"/>
            <w:rPrChange w:id="21" w:author="Philip Wikman" w:date="2025-06-16T09:08:00Z" w16du:dateUtc="2025-06-16T07:08:00Z">
              <w:rPr>
                <w:rFonts w:ascii="Times New Roman" w:hAnsi="Times New Roman" w:cs="Times New Roman"/>
                <w:lang w:val="en-US"/>
              </w:rPr>
            </w:rPrChange>
          </w:rPr>
          <w:t>for</w:t>
        </w:r>
        <w:proofErr w:type="spellEnd"/>
        <w:r w:rsidRPr="00D4196F">
          <w:rPr>
            <w:rFonts w:ascii="Times New Roman" w:hAnsi="Times New Roman" w:cs="Times New Roman"/>
            <w:rPrChange w:id="22" w:author="Philip Wikman" w:date="2025-06-16T09:08:00Z" w16du:dateUtc="2025-06-16T07:08:00Z">
              <w:rPr>
                <w:rFonts w:ascii="Times New Roman" w:hAnsi="Times New Roman" w:cs="Times New Roman"/>
                <w:lang w:val="en-US"/>
              </w:rPr>
            </w:rPrChange>
          </w:rPr>
          <w:t xml:space="preserve"> Tropical </w:t>
        </w:r>
        <w:proofErr w:type="spellStart"/>
        <w:r w:rsidRPr="00D4196F">
          <w:rPr>
            <w:rFonts w:ascii="Times New Roman" w:hAnsi="Times New Roman" w:cs="Times New Roman"/>
            <w:rPrChange w:id="23" w:author="Philip Wikman" w:date="2025-06-16T09:08:00Z" w16du:dateUtc="2025-06-16T07:08:00Z">
              <w:rPr>
                <w:rFonts w:ascii="Times New Roman" w:hAnsi="Times New Roman" w:cs="Times New Roman"/>
                <w:lang w:val="en-US"/>
              </w:rPr>
            </w:rPrChange>
          </w:rPr>
          <w:t>Diseases</w:t>
        </w:r>
        <w:proofErr w:type="spellEnd"/>
        <w:r w:rsidRPr="00D4196F">
          <w:rPr>
            <w:rFonts w:ascii="Times New Roman" w:hAnsi="Times New Roman" w:cs="Times New Roman"/>
            <w:rPrChange w:id="24" w:author="Philip Wikman" w:date="2025-06-16T09:08:00Z" w16du:dateUtc="2025-06-16T07:08:00Z">
              <w:rPr>
                <w:rFonts w:ascii="Times New Roman" w:hAnsi="Times New Roman" w:cs="Times New Roman"/>
                <w:lang w:val="en-US"/>
              </w:rPr>
            </w:rPrChange>
          </w:rPr>
          <w:t xml:space="preserve">. </w:t>
        </w:r>
        <w:r w:rsidRPr="00D4196F">
          <w:rPr>
            <w:rFonts w:ascii="Times New Roman" w:hAnsi="Times New Roman" w:cs="Times New Roman"/>
            <w:lang w:val="en-US"/>
            <w:rPrChange w:id="25" w:author="Philip Wikman" w:date="2025-06-16T09:08:00Z" w16du:dateUtc="2025-06-16T07:08:00Z">
              <w:rPr>
                <w:lang w:val="en-US"/>
              </w:rPr>
            </w:rPrChange>
          </w:rPr>
          <w:t xml:space="preserve">Infectious Diseases Department. </w:t>
        </w:r>
        <w:proofErr w:type="spellStart"/>
        <w:r w:rsidRPr="00D4196F">
          <w:rPr>
            <w:rFonts w:ascii="Times New Roman" w:hAnsi="Times New Roman" w:cs="Times New Roman"/>
            <w:lang w:val="en-US"/>
            <w:rPrChange w:id="26" w:author="Philip Wikman" w:date="2025-06-16T09:08:00Z" w16du:dateUtc="2025-06-16T07:08:00Z">
              <w:rPr>
                <w:lang w:val="en-US"/>
              </w:rPr>
            </w:rPrChange>
          </w:rPr>
          <w:t>Universitary</w:t>
        </w:r>
        <w:proofErr w:type="spellEnd"/>
        <w:r w:rsidRPr="00D4196F">
          <w:rPr>
            <w:rFonts w:ascii="Times New Roman" w:hAnsi="Times New Roman" w:cs="Times New Roman"/>
            <w:lang w:val="en-US"/>
            <w:rPrChange w:id="27" w:author="Philip Wikman" w:date="2025-06-16T09:08:00Z" w16du:dateUtc="2025-06-16T07:08:00Z">
              <w:rPr>
                <w:lang w:val="en-US"/>
              </w:rPr>
            </w:rPrChange>
          </w:rPr>
          <w:t xml:space="preserve"> Hospital Ramón y Cajal (IRYCIS), Madrid, Spain</w:t>
        </w:r>
      </w:ins>
    </w:p>
    <w:p w14:paraId="56C34CAE" w14:textId="77777777" w:rsidR="0075271E" w:rsidRPr="000F283A" w:rsidRDefault="0075271E" w:rsidP="003567E7">
      <w:pPr>
        <w:spacing w:line="360" w:lineRule="auto"/>
        <w:rPr>
          <w:rFonts w:ascii="Times New Roman" w:hAnsi="Times New Roman" w:cs="Times New Roman"/>
          <w:lang w:val="en-US"/>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b/>
          <w:bCs/>
          <w:lang w:val="en-US"/>
        </w:rPr>
        <w:lastRenderedPageBreak/>
        <w:t>Abstract</w:t>
      </w:r>
    </w:p>
    <w:p w14:paraId="540AED93"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Objectives: To evaluate the cost-effectiveness of benznidazole treatment for chronic Chagas disease in a European healthcare setting. The study focuses on patients with chronic asymptomatic Chagas disease.</w:t>
      </w:r>
    </w:p>
    <w:p w14:paraId="4249160A" w14:textId="6C44B87A"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Perspective: The study conducts a cost-effectiveness analysis, which involves evaluating costs and clinical outcomes from the perspective of the healthcare system.</w:t>
      </w:r>
    </w:p>
    <w:p w14:paraId="08DF5E38"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Setting: The study is set in a European healthcare environment, specifically calibrating the model to reflect the Spanish epidemiological situation.</w:t>
      </w:r>
    </w:p>
    <w:p w14:paraId="7C2E42FC" w14:textId="1896A459"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Methods: An economic evaluation (cost-effectiveness analysis) was performed. A Markov model was used, and Monte Carlo simulations and probabilistic sensitivity analysis (PSA) were conducted to characterize 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Pr="002A40E0">
        <w:rPr>
          <w:rFonts w:ascii="Times New Roman" w:hAnsi="Times New Roman" w:cs="Times New Roman"/>
          <w:lang w:val="en-US"/>
        </w:rPr>
        <w:t>. A weakness of the study is the assumption of a constant migrant population. Reporting was done in accordance with the CHEERS statement.</w:t>
      </w:r>
    </w:p>
    <w:p w14:paraId="15CCCA0A" w14:textId="5A0A2FB6"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 xml:space="preserve">Results: Univariate sensitivity analysis identified the probability of cardiac involvement, the probability of digestive involvement, the relative risk reduction in cardiac and digestive forms with treatment, and the mortality rate increase ratios in cardiac and digestive forms as the most influential variables. In the probabilistic sensitivity analysis (PSA), the median incremental cost-effectiveness ratio (ICER) was €-69,372 (95% credible interval). More than 95% of simulations showed benznidazole to be </w:t>
      </w:r>
      <w:proofErr w:type="gramStart"/>
      <w:r w:rsidRPr="002A40E0">
        <w:rPr>
          <w:rFonts w:ascii="Times New Roman" w:hAnsi="Times New Roman" w:cs="Times New Roman"/>
          <w:lang w:val="en-US"/>
        </w:rPr>
        <w:t>cost-saving</w:t>
      </w:r>
      <w:proofErr w:type="gramEnd"/>
      <w:r w:rsidRPr="002A40E0">
        <w:rPr>
          <w:rFonts w:ascii="Times New Roman" w:hAnsi="Times New Roman" w:cs="Times New Roman"/>
          <w:lang w:val="en-US"/>
        </w:rPr>
        <w:t>. The expected value of perfect information (EVPI) was calculated at €1</w:t>
      </w:r>
      <w:r w:rsidR="009206CE" w:rsidRPr="002A40E0">
        <w:rPr>
          <w:rFonts w:ascii="Times New Roman" w:hAnsi="Times New Roman" w:cs="Times New Roman"/>
          <w:lang w:val="en-US"/>
        </w:rPr>
        <w:t>·</w:t>
      </w:r>
      <w:r w:rsidRPr="002A40E0">
        <w:rPr>
          <w:rFonts w:ascii="Times New Roman" w:hAnsi="Times New Roman" w:cs="Times New Roman"/>
          <w:lang w:val="en-US"/>
        </w:rPr>
        <w:t>2 million per year over the study period.</w:t>
      </w:r>
    </w:p>
    <w:p w14:paraId="6C6FAB49"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Conclusions: Benznidazole appears to be a cost-saving treatment for chronic asymptomatic Chagas disease patients in the studied healthcare setting. While some residual uncertainty exists, the results suggest that investing in future research to reduce this uncertainty would be reasonable, up to the calculated EVPI value.</w:t>
      </w:r>
    </w:p>
    <w:p w14:paraId="7EDB06D0" w14:textId="4C61E0C7" w:rsidR="00A16DC5" w:rsidRPr="002A40E0" w:rsidRDefault="00A272FE" w:rsidP="003567E7">
      <w:pPr>
        <w:spacing w:line="360" w:lineRule="auto"/>
        <w:rPr>
          <w:rFonts w:ascii="Times New Roman" w:hAnsi="Times New Roman" w:cs="Times New Roman"/>
        </w:rPr>
      </w:pPr>
      <w:ins w:id="28" w:author="Jose Antonio Perez Molina" w:date="2025-06-03T09:04:00Z" w16du:dateUtc="2025-06-03T07:04:00Z">
        <w:r w:rsidRPr="002A40E0">
          <w:rPr>
            <w:rFonts w:ascii="Times New Roman" w:hAnsi="Times New Roman" w:cs="Times New Roman"/>
            <w:rPrChange w:id="29" w:author="Jose Antonio Perez Molina" w:date="2025-06-03T09:04:00Z" w16du:dateUtc="2025-06-03T07:04:00Z">
              <w:rPr>
                <w:lang w:val="en-US"/>
              </w:rPr>
            </w:rPrChange>
          </w:rPr>
          <w:t xml:space="preserve">Mirar al final cuando tengamos el texto </w:t>
        </w:r>
        <w:r w:rsidRPr="002A40E0">
          <w:rPr>
            <w:rFonts w:ascii="Times New Roman" w:hAnsi="Times New Roman" w:cs="Times New Roman"/>
          </w:rPr>
          <w:t>finiquitad</w:t>
        </w:r>
      </w:ins>
      <w:ins w:id="30" w:author="Jose Antonio Perez Molina" w:date="2025-06-03T09:05:00Z" w16du:dateUtc="2025-06-03T07:05:00Z">
        <w:r w:rsidRPr="002A40E0">
          <w:rPr>
            <w:rFonts w:ascii="Times New Roman" w:hAnsi="Times New Roman" w:cs="Times New Roman"/>
          </w:rPr>
          <w:t>o</w:t>
        </w:r>
      </w:ins>
    </w:p>
    <w:p w14:paraId="2086FF7D" w14:textId="77777777" w:rsidR="000975C3" w:rsidRPr="00123985" w:rsidRDefault="000975C3" w:rsidP="003567E7">
      <w:pPr>
        <w:spacing w:line="360" w:lineRule="auto"/>
      </w:pPr>
    </w:p>
    <w:p w14:paraId="17E0E41A" w14:textId="77777777" w:rsidR="000975C3" w:rsidRPr="00123985" w:rsidRDefault="000975C3" w:rsidP="003567E7">
      <w:pPr>
        <w:spacing w:line="360" w:lineRule="auto"/>
      </w:pPr>
    </w:p>
    <w:p w14:paraId="4BE4DD70" w14:textId="24CD03BF" w:rsidR="00516740" w:rsidRDefault="00516740">
      <w: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4462E40B"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is a neglected tropical disease that affects nearly six million people in Latin America and is becoming increasingly prevalent in non-endemic regions due to migration. Often asymptomatic during its acute phase, it can progress to a chronic stage in which individuals 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over many years, accompanied by an increased risk of mortality.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Benznidazole is highly effective in the acute phase, in early chronic infection, and in preventing mother-to-child transmission, while 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63073C" w:rsidRPr="000F283A">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the use of benznidazole is far below what would be optimal,</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Some reasons for this </w:t>
      </w:r>
      <w:r w:rsidR="001323D0" w:rsidRPr="000F283A">
        <w:rPr>
          <w:rFonts w:ascii="Times New Roman" w:hAnsi="Times New Roman" w:cs="Times New Roman"/>
          <w:kern w:val="0"/>
          <w:lang w:val="en-US"/>
          <w14:ligatures w14:val="none"/>
        </w:rPr>
        <w:t>underutilization</w:t>
      </w:r>
      <w:r w:rsidR="00BD525B" w:rsidRPr="000F283A">
        <w:rPr>
          <w:rFonts w:ascii="Times New Roman" w:hAnsi="Times New Roman" w:cs="Times New Roman"/>
          <w:kern w:val="0"/>
          <w:lang w:val="en-US"/>
          <w14:ligatures w14:val="none"/>
        </w:rPr>
        <w:t xml:space="preserve"> include a lack of disease awareness, late diagnosis, </w:t>
      </w:r>
      <w:r w:rsidR="00C834B3" w:rsidRPr="000F283A">
        <w:rPr>
          <w:rFonts w:ascii="Times New Roman" w:hAnsi="Times New Roman" w:cs="Times New Roman"/>
          <w:kern w:val="0"/>
          <w:lang w:val="en-US"/>
          <w14:ligatures w14:val="none"/>
        </w:rPr>
        <w:t xml:space="preserve">cost, </w:t>
      </w:r>
      <w:r w:rsidR="00BD525B" w:rsidRPr="000F283A">
        <w:rPr>
          <w:rFonts w:ascii="Times New Roman" w:hAnsi="Times New Roman" w:cs="Times New Roman"/>
          <w:kern w:val="0"/>
          <w:lang w:val="en-US"/>
          <w14:ligatures w14:val="none"/>
        </w:rPr>
        <w:t xml:space="preserve">and barriers to treatment access. </w:t>
      </w:r>
    </w:p>
    <w:p w14:paraId="1271379C" w14:textId="1512A2C6"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Latin American countries, accounting for 12,000 deaths per year and affecting nearly 6 million people—particularly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 .</w:t>
      </w:r>
      <w:r w:rsidR="00DD6C06" w:rsidRPr="000F283A">
        <w:rPr>
          <w:rFonts w:ascii="Times New Roman" w:hAnsi="Times New Roman" w:cs="Times New Roman"/>
          <w:kern w:val="0"/>
          <w:lang w:val="en-US"/>
          <w14:ligatures w14:val="none"/>
        </w:rPr>
        <w:fldChar w:fldCharType="begin"/>
      </w:r>
      <w:r w:rsidR="00DD6C06" w:rsidRPr="000F283A">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estimates","volume":"90","author":[{"family":"WHO","given":""}],"issued":{"date-parts":[["2015",2,6]]}}},{"id":112,"uris":["http://zotero.org/users/1599338/items/UVIPMC34"],"itemData":{"id":112,"type":"article-journal","container-title":"The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w:t>
      </w:r>
      <w:proofErr w:type="spellStart"/>
      <w:r w:rsidRPr="000F283A">
        <w:rPr>
          <w:rFonts w:ascii="Times New Roman" w:hAnsi="Times New Roman" w:cs="Times New Roman"/>
          <w:kern w:val="0"/>
          <w:lang w:val="en-US"/>
          <w14:ligatures w14:val="none"/>
        </w:rPr>
        <w:t>globalisation</w:t>
      </w:r>
      <w:proofErr w:type="spellEnd"/>
      <w:r w:rsidRPr="000F283A">
        <w:rPr>
          <w:rFonts w:ascii="Times New Roman" w:hAnsi="Times New Roman" w:cs="Times New Roman"/>
          <w:kern w:val="0"/>
          <w:lang w:val="en-US"/>
          <w14:ligatures w14:val="none"/>
        </w:rPr>
        <w:t xml:space="preserve"> and migration, the disease has reached non-endemic regions, with approximately 347,000 cases in the United States and 123,078 in Europe .</w:t>
      </w:r>
      <w:r w:rsidR="00A0420F" w:rsidRPr="000F283A">
        <w:rPr>
          <w:rFonts w:ascii="Times New Roman" w:hAnsi="Times New Roman" w:cs="Times New Roman"/>
          <w:kern w:val="0"/>
          <w:lang w:val="en-US"/>
          <w14:ligatures w14:val="none"/>
        </w:rPr>
        <w:fldChar w:fldCharType="begin"/>
      </w:r>
      <w:r w:rsidR="00A0420F" w:rsidRPr="000F283A">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States","volume":"10","author":[{"family":"Manne-Goehler","given":"Jennifer"},{"family":"Umeh","given":"Chukwuemeka A."},{"family":"Montgomery","given":"Susan P."},{"family":"Wirtz","given":"Veronika J."}],"editor":[{"family":"Dumonteil","given":"Eric"}],"issued":{"date-parts":[["2016",11,7]]}}},{"id":159,"uris":["http://zotero.org/groups/5772643/items/9XVZYUJY"],"itemData":{"id":159,"type":"article-journal","abstract":"Background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Europe","volume":"9","author":[{"family":"Requena-Méndez","given":"Ana"},{"family":"Aldasoro","given":"Edelweiss"},{"family":"De Lazzari","given":"Elisa"},{"family":"Sicuri","given":"Elisa"},{"family":"Brown","given":"Michael"},{"family":"Moore","given":"David A. J."},{"family":"Gascon","given":"Joaquim"},{"family":"Muñoz","given":"Jose"}],"editor":[{"family":"Rodrigues","given":"Mauricio Martins"}],"issued":{"date-parts":[["2015",2,13]]}}},{"id":34,"uris":["http://zotero.org/groups/5772643/items/3M2AUGYG"],"itemData":{"id":34,"type":"article-journal","abstract":"Chagas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Acute infections are often asymptomatic and therefore frequently go undetected. They can occur at any age and may present with fever, lymphadenopathy, hepatosplenomegaly, and a localized lesion at the site of parasite entry (referred to as a “</w:t>
      </w:r>
      <w:proofErr w:type="spellStart"/>
      <w:r w:rsidR="00C22E6F" w:rsidRPr="000F283A">
        <w:rPr>
          <w:rFonts w:ascii="Times New Roman" w:hAnsi="Times New Roman" w:cs="Times New Roman"/>
          <w:lang w:val="en-US"/>
        </w:rPr>
        <w:t>chagoma</w:t>
      </w:r>
      <w:proofErr w:type="spellEnd"/>
      <w:r w:rsidR="00C22E6F" w:rsidRPr="000F283A">
        <w:rPr>
          <w:rFonts w:ascii="Times New Roman" w:hAnsi="Times New Roman" w:cs="Times New Roman"/>
          <w:lang w:val="en-US"/>
        </w:rPr>
        <w:t>”). However, severe cases are uncommon (1–5%).</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Between 10 and 30 years after the initial infection, about 30–40% of chronically infected individuals develop visceral involvement, most commonly manifesting as cardiomyopathy, gastrointestinal complications, or a combination of both.</w:t>
      </w:r>
      <w:r w:rsidR="00A0420F" w:rsidRPr="000F283A">
        <w:rPr>
          <w:rFonts w:ascii="Times New Roman" w:hAnsi="Times New Roman" w:cs="Times New Roman"/>
          <w:lang w:val="en-US"/>
        </w:rPr>
        <w:t xml:space="preserve"> </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1947EA94" w14:textId="775867E8" w:rsidR="002E7295" w:rsidRPr="000F283A" w:rsidRDefault="00904FA4" w:rsidP="003567E7">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rates decline to 60–93% in children up to 13 years of age and are lower in adolescents under 18 years.</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Among patients with visceral involvement, it remains unclear whether benznidazole halts disease progression.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1283F" w:rsidRPr="000F283A">
        <w:rPr>
          <w:rFonts w:ascii="Times New Roman" w:hAnsi="Times New Roman" w:cs="Times New Roman"/>
          <w:lang w:val="en-US"/>
        </w:rPr>
        <w:fldChar w:fldCharType="end"/>
      </w:r>
    </w:p>
    <w:p w14:paraId="52BF872D" w14:textId="458D9F1B" w:rsidR="002E7295" w:rsidRPr="000F283A" w:rsidDel="00D4196F" w:rsidRDefault="00C834B3" w:rsidP="002E7295">
      <w:pPr>
        <w:spacing w:line="360" w:lineRule="auto"/>
        <w:rPr>
          <w:del w:id="31" w:author="Philip Wikman" w:date="2025-06-16T09:09:00Z" w16du:dateUtc="2025-06-16T07:09:00Z"/>
          <w:rFonts w:ascii="Times New Roman" w:hAnsi="Times New Roman" w:cs="Times New Roman"/>
          <w:lang w:val="en-US"/>
        </w:rPr>
      </w:pPr>
      <w:r w:rsidRPr="000F283A">
        <w:rPr>
          <w:rFonts w:ascii="Times New Roman" w:hAnsi="Times New Roman" w:cs="Times New Roman"/>
          <w:lang w:val="en-US"/>
        </w:rPr>
        <w:t>In addition to its effectiveness in early phases of the disease</w:t>
      </w:r>
      <w:r w:rsidR="00904FA4" w:rsidRPr="000F283A">
        <w:rPr>
          <w:rFonts w:ascii="Times New Roman" w:hAnsi="Times New Roman" w:cs="Times New Roman"/>
          <w:lang w:val="en-US"/>
        </w:rPr>
        <w:t xml:space="preserve">, treatment has proven highly </w:t>
      </w:r>
      <w:r w:rsidRPr="000F283A">
        <w:rPr>
          <w:rFonts w:ascii="Times New Roman" w:hAnsi="Times New Roman" w:cs="Times New Roman"/>
          <w:lang w:val="en-US"/>
        </w:rPr>
        <w:t>effective</w:t>
      </w:r>
      <w:r w:rsidR="00904FA4" w:rsidRPr="000F283A">
        <w:rPr>
          <w:rFonts w:ascii="Times New Roman" w:hAnsi="Times New Roman" w:cs="Times New Roman"/>
          <w:lang w:val="en-US"/>
        </w:rPr>
        <w:t xml:space="preserve"> in preventing mother-to-child transmission and may provide benefits for those with chronic indeterminate infection.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10</w:t>
      </w:r>
      <w:r w:rsidR="00E1283F"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3B357F" w:rsidRPr="000F283A">
        <w:rPr>
          <w:rFonts w:ascii="Times New Roman" w:hAnsi="Times New Roman" w:cs="Times New Roman"/>
          <w:lang w:val="en-US"/>
        </w:rPr>
        <w:t xml:space="preserve">However, in countries such as Spain where there is a high level of awareness of Chagas disease, the undertreatment rate is </w:t>
      </w:r>
      <w:r w:rsidR="002630DF" w:rsidRPr="000F283A">
        <w:rPr>
          <w:rFonts w:ascii="Times New Roman" w:hAnsi="Times New Roman" w:cs="Times New Roman"/>
          <w:lang w:val="en-US"/>
        </w:rPr>
        <w:t xml:space="preserve">high, estimated at </w:t>
      </w:r>
      <w:r w:rsidR="003B357F" w:rsidRPr="000F283A">
        <w:rPr>
          <w:rFonts w:ascii="Times New Roman" w:hAnsi="Times New Roman" w:cs="Times New Roman"/>
          <w:lang w:val="en-US"/>
        </w:rPr>
        <w:t>82·5% in patients aged 15 years or older and 60% in children.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{"citationID":"ZSz6Nuhp","properties":{"formattedCitation":"\\super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00E1283F" w:rsidRPr="000F283A">
        <w:rPr>
          <w:rFonts w:ascii="Times New Roman" w:hAnsi="Times New Roman" w:cs="Times New Roman"/>
          <w:lang w:val="en-US"/>
        </w:rPr>
        <w:fldChar w:fldCharType="end"/>
      </w:r>
      <w:r w:rsidR="003B357F" w:rsidRPr="000F283A">
        <w:rPr>
          <w:rFonts w:ascii="Times New Roman" w:hAnsi="Times New Roman" w:cs="Times New Roman"/>
          <w:lang w:val="en-US"/>
        </w:rPr>
        <w:t xml:space="preserve"> </w:t>
      </w:r>
      <w:r w:rsidR="002630DF" w:rsidRPr="000F283A">
        <w:rPr>
          <w:rFonts w:ascii="Times New Roman" w:hAnsi="Times New Roman" w:cs="Times New Roman"/>
          <w:lang w:val="en-US"/>
        </w:rPr>
        <w:t>Barriers to treatment include limited medication availability, challenges accessing healthcare services, and drug costs.</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volume":"23","author":[{"family":"Iglesias-Rus","given":"Laura"},{"family":"Boquete","given":"Teresa"},{"family":"Romay-Barja","given":"María"},{"family":"Benito","given":"Agustín"},{"family":"Jordan","given":"Briggitte"},{"family":"Blasco-Hernández","given":"Teresa"}],"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 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xml:space="preserve">, leading to significantly increased expenses for care, complex treatments, the use of devices such as defibrillators or pacemakers, and a decline in </w:t>
      </w:r>
      <w:r w:rsidR="002630DF" w:rsidRPr="000F283A">
        <w:rPr>
          <w:rFonts w:ascii="Times New Roman" w:hAnsi="Times New Roman" w:cs="Times New Roman"/>
          <w:lang w:val="en-US"/>
        </w:rPr>
        <w:lastRenderedPageBreak/>
        <w:t>patients’ quality of life.</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r w:rsidR="002E7295" w:rsidRPr="000F283A">
        <w:rPr>
          <w:rFonts w:ascii="Times New Roman" w:hAnsi="Times New Roman" w:cs="Times New Roman"/>
          <w:kern w:val="0"/>
          <w:lang w:val="en-US"/>
          <w14:ligatures w14:val="none"/>
        </w:rPr>
        <w:t xml:space="preserve">In this study, we aim to </w:t>
      </w:r>
      <w:proofErr w:type="spellStart"/>
      <w:r w:rsidR="002E7295" w:rsidRPr="000F283A">
        <w:rPr>
          <w:rFonts w:ascii="Times New Roman" w:hAnsi="Times New Roman" w:cs="Times New Roman"/>
          <w:kern w:val="0"/>
          <w:lang w:val="en-US"/>
          <w14:ligatures w14:val="none"/>
        </w:rPr>
        <w:t>analyse</w:t>
      </w:r>
      <w:proofErr w:type="spellEnd"/>
      <w:r w:rsidR="002E7295" w:rsidRPr="000F283A">
        <w:rPr>
          <w:rFonts w:ascii="Times New Roman" w:hAnsi="Times New Roman" w:cs="Times New Roman"/>
          <w:kern w:val="0"/>
          <w:lang w:val="en-US"/>
          <w14:ligatures w14:val="none"/>
        </w:rPr>
        <w:t xml:space="preserve"> whether the use of benznidazole is cost-effective for chronic Chagas disease, to provide arguments to expand its application, particularly among vulnerable populations facing access issues.</w:t>
      </w:r>
    </w:p>
    <w:p w14:paraId="730C8268" w14:textId="3139D374" w:rsidR="002E7295" w:rsidRPr="000F283A" w:rsidDel="00D4196F" w:rsidRDefault="002E7295" w:rsidP="003567E7">
      <w:pPr>
        <w:spacing w:line="360" w:lineRule="auto"/>
        <w:rPr>
          <w:del w:id="32" w:author="Philip Wikman" w:date="2025-06-16T09:09:00Z" w16du:dateUtc="2025-06-16T07:09:00Z"/>
          <w:rFonts w:ascii="Times New Roman" w:hAnsi="Times New Roman" w:cs="Times New Roman"/>
          <w:lang w:val="en-US"/>
        </w:rPr>
      </w:pP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Methods</w:t>
      </w:r>
      <w:r w:rsidR="00483FE2" w:rsidRPr="000F283A">
        <w:rPr>
          <w:rFonts w:ascii="Times New Roman" w:hAnsi="Times New Roman" w:cs="Times New Roman"/>
          <w:b/>
          <w:bCs/>
          <w:lang w:val="en-US"/>
        </w:rPr>
        <w:br/>
      </w:r>
    </w:p>
    <w:p w14:paraId="481A0C97" w14:textId="77777777" w:rsidR="00483FE2" w:rsidRPr="000F283A" w:rsidRDefault="00483FE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Target population and subgroups</w:t>
      </w:r>
    </w:p>
    <w:p w14:paraId="1A509B36" w14:textId="0D809D8E" w:rsidR="00C23292" w:rsidRPr="000F283A" w:rsidRDefault="00483FE2"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Participants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American countrie</w:t>
      </w:r>
      <w:r w:rsidR="00123985" w:rsidRPr="000F283A">
        <w:rPr>
          <w:rFonts w:ascii="Times New Roman" w:hAnsi="Times New Roman" w:cs="Times New Roman"/>
          <w:lang w:val="en-US"/>
        </w:rPr>
        <w:t xml:space="preserve">s, </w:t>
      </w:r>
      <w:r w:rsidR="00842C0B" w:rsidRPr="000F283A">
        <w:rPr>
          <w:rFonts w:ascii="Times New Roman" w:hAnsi="Times New Roman" w:cs="Times New Roman"/>
          <w:lang w:val="en-US"/>
        </w:rPr>
        <w:t>aged</w:t>
      </w:r>
      <w:r w:rsidRPr="000F283A">
        <w:rPr>
          <w:rFonts w:ascii="Times New Roman" w:hAnsi="Times New Roman" w:cs="Times New Roman"/>
          <w:lang w:val="en-US"/>
        </w:rPr>
        <w:t xml:space="preserve"> between 15</w:t>
      </w:r>
      <w:r w:rsidR="00842C0B" w:rsidRPr="000F283A">
        <w:rPr>
          <w:rFonts w:ascii="Times New Roman" w:hAnsi="Times New Roman" w:cs="Times New Roman"/>
          <w:lang w:val="en-US"/>
        </w:rPr>
        <w:t xml:space="preserve"> and </w:t>
      </w:r>
      <w:r w:rsidRPr="000F283A">
        <w:rPr>
          <w:rFonts w:ascii="Times New Roman" w:hAnsi="Times New Roman" w:cs="Times New Roman"/>
          <w:lang w:val="en-US"/>
        </w:rPr>
        <w:t>69,</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Pr="000F283A">
        <w:rPr>
          <w:rFonts w:ascii="Times New Roman" w:hAnsi="Times New Roman" w:cs="Times New Roman"/>
          <w:lang w:val="en-US"/>
        </w:rPr>
        <w:t xml:space="preserve">hagas disease, but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842C0B" w:rsidRPr="000F283A">
        <w:rPr>
          <w:rFonts w:ascii="Times New Roman" w:hAnsi="Times New Roman" w:cs="Times New Roman"/>
          <w:lang w:val="en-US"/>
        </w:rPr>
        <w:t xml:space="preserve"> </w:t>
      </w:r>
      <w:r w:rsidRPr="000F283A">
        <w:rPr>
          <w:rFonts w:ascii="Times New Roman" w:hAnsi="Times New Roman" w:cs="Times New Roman"/>
          <w:lang w:val="en-US"/>
        </w:rPr>
        <w:t>or only very mild organ disease.</w:t>
      </w:r>
      <w:r w:rsidR="00B030DA" w:rsidRPr="000F283A">
        <w:rPr>
          <w:rFonts w:ascii="Times New Roman" w:hAnsi="Times New Roman" w:cs="Times New Roman"/>
          <w:lang w:val="en-US"/>
        </w:rPr>
        <w:t xml:space="preserve"> </w:t>
      </w:r>
      <w:r w:rsidRPr="000F283A">
        <w:rPr>
          <w:rFonts w:ascii="Times New Roman" w:hAnsi="Times New Roman" w:cs="Times New Roman"/>
          <w:lang w:val="en-US"/>
        </w:rPr>
        <w:t xml:space="preserve">Participants were stratified by sex and by 5-year age groups. </w:t>
      </w:r>
      <w:r w:rsidR="00B030DA" w:rsidRPr="000F283A">
        <w:rPr>
          <w:rFonts w:ascii="Times New Roman" w:hAnsi="Times New Roman" w:cs="Times New Roman"/>
          <w:lang w:val="en-US"/>
        </w:rPr>
        <w:t xml:space="preserve">Background mortality </w:t>
      </w:r>
      <w:r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{"citationID":"zEqEeurX","properties":{"formattedCitation":"\\super 5,16\\nosupersub{}","plainCitation":"5,16","noteIndex":0},"citationItems":[{"id":1,"uris":["http://zotero.org/users/1599338/items/6LPKHW77"],"itemData":{"id":1,"type":"article-journal","abstract":"BACKGROUND: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5,16</w:t>
      </w:r>
      <w:r w:rsidR="00BA16D8" w:rsidRPr="000F283A">
        <w:rPr>
          <w:rFonts w:ascii="Times New Roman" w:hAnsi="Times New Roman" w:cs="Times New Roman"/>
          <w:lang w:val="en-US"/>
        </w:rPr>
        <w:fldChar w:fldCharType="end"/>
      </w:r>
    </w:p>
    <w:p w14:paraId="51B61AA4" w14:textId="039F3A03" w:rsidR="00756BCA" w:rsidRPr="000F283A" w:rsidRDefault="00BA16D8"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Setting and location</w:t>
      </w:r>
    </w:p>
    <w:p w14:paraId="74C28F46" w14:textId="761ABA46" w:rsidR="00BA16D8" w:rsidRPr="000F283A" w:rsidRDefault="00202DEB" w:rsidP="003567E7">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The study assesses the cost-effectiveness of benznidazole in Spain for patients with chronic asymptomatic indeterminate Chagas disease attending a specialist infectious disease outpatient clinic. Results are subsequently extrapolated to the rest of the European Union using purchase power parity indicators.</w:t>
      </w:r>
    </w:p>
    <w:p w14:paraId="57B410C1" w14:textId="34B93F04" w:rsidR="00032F1D" w:rsidRPr="000F283A" w:rsidRDefault="00032F1D"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Study perspective</w:t>
      </w:r>
    </w:p>
    <w:p w14:paraId="17AEF0AC" w14:textId="7B48C16B" w:rsidR="00032F1D" w:rsidRPr="000F283A" w:rsidRDefault="00032F1D" w:rsidP="003567E7">
      <w:pPr>
        <w:spacing w:line="360" w:lineRule="auto"/>
        <w:rPr>
          <w:rFonts w:ascii="Times New Roman" w:hAnsi="Times New Roman" w:cs="Times New Roman"/>
          <w:lang w:val="en-US"/>
        </w:rPr>
      </w:pPr>
      <w:r w:rsidRPr="000F283A">
        <w:rPr>
          <w:rFonts w:ascii="Times New Roman" w:hAnsi="Times New Roman" w:cs="Times New Roman"/>
          <w:lang w:val="en-US"/>
        </w:rPr>
        <w:t>The costs of interventions were derived from a national health</w:t>
      </w:r>
      <w:del w:id="33" w:author="Jose Antonio Perez Molina" w:date="2025-06-06T15:14:00Z" w16du:dateUtc="2025-06-06T13:14:00Z">
        <w:r w:rsidRPr="000F283A" w:rsidDel="00202DEB">
          <w:rPr>
            <w:rFonts w:ascii="Times New Roman" w:hAnsi="Times New Roman" w:cs="Times New Roman"/>
            <w:lang w:val="en-US"/>
          </w:rPr>
          <w:delText xml:space="preserve"> </w:delText>
        </w:r>
      </w:del>
      <w:r w:rsidRPr="000F283A">
        <w:rPr>
          <w:rFonts w:ascii="Times New Roman" w:hAnsi="Times New Roman" w:cs="Times New Roman"/>
          <w:lang w:val="en-US"/>
        </w:rPr>
        <w:t>care provider</w:t>
      </w:r>
      <w:r w:rsidR="00202DEB" w:rsidRPr="000F283A">
        <w:rPr>
          <w:rFonts w:ascii="Times New Roman" w:hAnsi="Times New Roman" w:cs="Times New Roman"/>
          <w:lang w:val="en-US"/>
        </w:rPr>
        <w:t>’s</w:t>
      </w:r>
      <w:r w:rsidRPr="000F283A">
        <w:rPr>
          <w:rFonts w:ascii="Times New Roman" w:hAnsi="Times New Roman" w:cs="Times New Roman"/>
          <w:lang w:val="en-US"/>
        </w:rPr>
        <w:t xml:space="preserve"> perspective. This includes costs only for the government and related to the </w:t>
      </w:r>
      <w:r w:rsidR="00AE6DD1" w:rsidRPr="000F283A">
        <w:rPr>
          <w:rFonts w:ascii="Times New Roman" w:hAnsi="Times New Roman" w:cs="Times New Roman"/>
          <w:lang w:val="en-US"/>
        </w:rPr>
        <w:t>follow-up</w:t>
      </w:r>
      <w:r w:rsidRPr="000F283A">
        <w:rPr>
          <w:rFonts w:ascii="Times New Roman" w:hAnsi="Times New Roman" w:cs="Times New Roman"/>
          <w:lang w:val="en-US"/>
        </w:rPr>
        <w:t xml:space="preserve"> and treatment of the patients. </w:t>
      </w:r>
      <w:r w:rsidR="00AE6DD1" w:rsidRPr="000F283A">
        <w:rPr>
          <w:rFonts w:ascii="Times New Roman" w:hAnsi="Times New Roman" w:cs="Times New Roman"/>
          <w:lang w:val="en-US"/>
        </w:rPr>
        <w:t>Patients’</w:t>
      </w:r>
      <w:r w:rsidRPr="000F283A">
        <w:rPr>
          <w:rFonts w:ascii="Times New Roman" w:hAnsi="Times New Roman" w:cs="Times New Roman"/>
          <w:lang w:val="en-US"/>
        </w:rPr>
        <w:t xml:space="preserve"> </w:t>
      </w:r>
      <w:r w:rsidR="001165BE" w:rsidRPr="000F283A">
        <w:rPr>
          <w:rFonts w:ascii="Times New Roman" w:hAnsi="Times New Roman" w:cs="Times New Roman"/>
          <w:lang w:val="en-US"/>
        </w:rPr>
        <w:t>costs</w:t>
      </w:r>
      <w:r w:rsidRPr="000F283A">
        <w:rPr>
          <w:rFonts w:ascii="Times New Roman" w:hAnsi="Times New Roman" w:cs="Times New Roman"/>
          <w:lang w:val="en-US"/>
        </w:rPr>
        <w:t>, like time and travel costs as well as opportunity costs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t>
      </w:r>
      <w:r w:rsidR="00AE6DD1" w:rsidRPr="000F283A">
        <w:rPr>
          <w:rFonts w:ascii="Times New Roman" w:hAnsi="Times New Roman" w:cs="Times New Roman"/>
          <w:lang w:val="en-US"/>
        </w:rPr>
        <w:t>were</w:t>
      </w:r>
      <w:r w:rsidRPr="000F283A">
        <w:rPr>
          <w:rFonts w:ascii="Times New Roman" w:hAnsi="Times New Roman" w:cs="Times New Roman"/>
          <w:lang w:val="en-US"/>
        </w:rPr>
        <w:t xml:space="preserve"> not considered.</w:t>
      </w:r>
    </w:p>
    <w:p w14:paraId="6D412BD6" w14:textId="5FD9D4E4"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i/>
          <w:iCs/>
          <w:lang w:val="en-US"/>
        </w:rPr>
        <w:t>Comparators</w:t>
      </w:r>
    </w:p>
    <w:p w14:paraId="39B6C7BF" w14:textId="104E9977"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lang w:val="en-US"/>
        </w:rPr>
        <w:t>We decided to compare two possible intervention strategies.</w:t>
      </w:r>
      <w:r w:rsidR="0059492E" w:rsidRPr="000F283A">
        <w:rPr>
          <w:rFonts w:ascii="Times New Roman" w:hAnsi="Times New Roman" w:cs="Times New Roman"/>
          <w:lang w:val="en-US"/>
        </w:rPr>
        <w:t xml:space="preserve"> The</w:t>
      </w:r>
      <w:r w:rsidRPr="000F283A">
        <w:rPr>
          <w:rFonts w:ascii="Times New Roman" w:hAnsi="Times New Roman" w:cs="Times New Roman"/>
          <w:lang w:val="en-US"/>
        </w:rPr>
        <w:t xml:space="preserve"> base case scenario, a follow-up strategy, </w:t>
      </w:r>
      <w:r w:rsidR="00202DEB" w:rsidRPr="000F283A">
        <w:rPr>
          <w:rFonts w:ascii="Times New Roman" w:hAnsi="Times New Roman" w:cs="Times New Roman"/>
          <w:kern w:val="0"/>
          <w:lang w:val="en-US"/>
          <w14:ligatures w14:val="none"/>
        </w:rPr>
        <w:t>involves only following up patients with chronic indeterminate Chagas disease and treating them for the damage that the parasite may cause (e.g., treating heart failure if it develops).</w:t>
      </w:r>
      <w:r w:rsidRPr="000F283A">
        <w:rPr>
          <w:rFonts w:ascii="Times New Roman" w:hAnsi="Times New Roman" w:cs="Times New Roman"/>
          <w:lang w:val="en-US"/>
        </w:rPr>
        <w:t xml:space="preserve"> The second scenario is a scenario where every patient with Chagas disease is treated with benznidazole</w:t>
      </w:r>
      <w:r w:rsidR="0059492E" w:rsidRPr="000F283A">
        <w:rPr>
          <w:rFonts w:ascii="Times New Roman" w:hAnsi="Times New Roman" w:cs="Times New Roman"/>
          <w:lang w:val="en-US"/>
        </w:rPr>
        <w:t xml:space="preserve"> 5-7</w:t>
      </w:r>
      <w:r w:rsidR="002342FB" w:rsidRPr="000F283A">
        <w:rPr>
          <w:rFonts w:ascii="Times New Roman" w:hAnsi="Times New Roman" w:cs="Times New Roman"/>
          <w:lang w:val="en-US"/>
        </w:rPr>
        <w:t>·</w:t>
      </w:r>
      <w:r w:rsidR="0059492E" w:rsidRPr="000F283A">
        <w:rPr>
          <w:rFonts w:ascii="Times New Roman" w:hAnsi="Times New Roman" w:cs="Times New Roman"/>
          <w:lang w:val="en-US"/>
        </w:rPr>
        <w:t>5mg/kg/day bid for 60</w:t>
      </w:r>
      <w:r w:rsidR="007D4C0F" w:rsidRPr="000F283A">
        <w:rPr>
          <w:rFonts w:ascii="Times New Roman" w:hAnsi="Times New Roman" w:cs="Times New Roman"/>
          <w:lang w:val="en-US"/>
        </w:rPr>
        <w:t xml:space="preserve"> </w:t>
      </w:r>
      <w:r w:rsidR="0059492E" w:rsidRPr="000F283A">
        <w:rPr>
          <w:rFonts w:ascii="Times New Roman" w:hAnsi="Times New Roman" w:cs="Times New Roman"/>
          <w:lang w:val="en-US"/>
        </w:rPr>
        <w:t>days</w:t>
      </w:r>
      <w:r w:rsidRPr="000F283A">
        <w:rPr>
          <w:rFonts w:ascii="Times New Roman" w:hAnsi="Times New Roman" w:cs="Times New Roman"/>
          <w:lang w:val="en-US"/>
        </w:rPr>
        <w:t>.</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7B8837C5"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Quality-adjusted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{"citationID":"QHogFGIz","properties":{"formattedCitation":"\\super 17\\nosupersub{}","plainCitation":"17","noteIndex":0},"citationItems":[{"id":18,"uris":["http://zotero.org/groups/5772643/items/ES6U6JTY"],"itemData":{"id":18,"type":"article-journal","abstract":"Screening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w:t>
      </w:r>
      <w:r w:rsidR="00202DEB" w:rsidRPr="000F283A">
        <w:rPr>
          <w:rFonts w:ascii="Times New Roman" w:hAnsi="Times New Roman" w:cs="Times New Roman"/>
          <w:lang w:val="en-US"/>
        </w:rPr>
        <w:lastRenderedPageBreak/>
        <w:t>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commonly accepted.</w:t>
      </w:r>
      <w:r w:rsidRPr="000F283A">
        <w:rPr>
          <w:rFonts w:ascii="Times New Roman" w:hAnsi="Times New Roman" w:cs="Times New Roman"/>
          <w:highlight w:val="yellow"/>
          <w:lang w:val="en-US"/>
        </w:rPr>
        <w:fldChar w:fldCharType="begin"/>
      </w:r>
      <w:r w:rsidR="00E1283F" w:rsidRPr="000F283A">
        <w:rPr>
          <w:rFonts w:ascii="Times New Roman" w:hAnsi="Times New Roman" w:cs="Times New Roman"/>
          <w:highlight w:val="yellow"/>
          <w:lang w:val="en-US"/>
        </w:rPr>
        <w:instrText xml:space="preserve"> ADDIN ZOTERO_ITEM CSL_CITATION {"citationID":"dVcfEPnL","properties":{"formattedCitation":"\\super 18\\nosupersub{}","plainCitation":"18","noteIndex":0},"citationItems":[{"id":124,"uris":["http://zotero.org/groups/5772643/items/6M8KFWY8"],"itemData":{"id":124,"type":"book","call-number":"RA410.5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386A5C" w:rsidRPr="000F283A">
        <w:rPr>
          <w:rFonts w:ascii="Times New Roman" w:hAnsi="Times New Roman" w:cs="Times New Roman"/>
          <w:kern w:val="0"/>
          <w:vertAlign w:val="superscript"/>
          <w:lang w:val="en-US"/>
        </w:rPr>
        <w:t>18</w:t>
      </w:r>
      <w:r w:rsidRPr="000F283A">
        <w:rPr>
          <w:rFonts w:ascii="Times New Roman" w:hAnsi="Times New Roman" w:cs="Times New Roman"/>
          <w:highlight w:val="yellow"/>
          <w:lang w:val="en-US"/>
        </w:rPr>
        <w:fldChar w:fldCharType="end"/>
      </w:r>
    </w:p>
    <w:p w14:paraId="40C3A0E3" w14:textId="306A5A60" w:rsidR="00935E89" w:rsidRPr="000F283A" w:rsidRDefault="00756BB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Measurement of effectiveness</w:t>
      </w:r>
    </w:p>
    <w:p w14:paraId="2B288D65" w14:textId="29CDCEBD"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cardiac disease progression reported in the meta-analysis by </w:t>
      </w:r>
      <w:proofErr w:type="spellStart"/>
      <w:r w:rsidRPr="000F283A">
        <w:rPr>
          <w:rFonts w:ascii="Times New Roman" w:hAnsi="Times New Roman" w:cs="Times New Roman"/>
          <w:lang w:val="en-US"/>
        </w:rPr>
        <w:t>Crespillo</w:t>
      </w:r>
      <w:proofErr w:type="spellEnd"/>
      <w:r w:rsidRPr="000F283A">
        <w:rPr>
          <w:rFonts w:ascii="Times New Roman" w:hAnsi="Times New Roman" w:cs="Times New Roman"/>
          <w:lang w:val="en-US"/>
        </w:rPr>
        <w:t>-Andújar et al.</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 also used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{"citationID":"uP1t5VoQ","properties":{"formattedCitation":"\\super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5427B0E9"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national health system.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Benznidazole 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634EDE4B"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202DEB" w:rsidRPr="000F283A">
        <w:rPr>
          <w:rFonts w:ascii="Times New Roman" w:hAnsi="Times New Roman" w:cs="Times New Roman"/>
          <w:lang w:val="en-US"/>
        </w:rPr>
        <w:t xml:space="preserve">South Central </w:t>
      </w:r>
      <w:r w:rsidR="00032F1D" w:rsidRPr="000F283A">
        <w:rPr>
          <w:rFonts w:ascii="Times New Roman" w:hAnsi="Times New Roman" w:cs="Times New Roman"/>
          <w:lang w:val="en-US"/>
        </w:rPr>
        <w:t xml:space="preserve">America 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 xml:space="preserve">Figure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 xml:space="preserve">corner (Chronic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ins w:id="34" w:author="Jose Antonio Perez Molina" w:date="2025-06-11T12:13:00Z" w16du:dateUtc="2025-06-11T10:13: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from here</w:t>
      </w:r>
      <w:ins w:id="35" w:author="Jose Antonio Perez Molina" w:date="2025-06-11T12:20:00Z" w16du:dateUtc="2025-06-11T10:20:00Z">
        <w:r w:rsidR="00A76FF2">
          <w:rPr>
            <w:rFonts w:ascii="Times New Roman" w:hAnsi="Times New Roman" w:cs="Times New Roman"/>
            <w:lang w:val="en-US"/>
          </w:rPr>
          <w:t>,</w:t>
        </w:r>
      </w:ins>
      <w:r w:rsidR="00032F1D" w:rsidRPr="000F283A">
        <w:rPr>
          <w:rFonts w:ascii="Times New Roman" w:hAnsi="Times New Roman" w:cs="Times New Roman"/>
          <w:lang w:val="en-US"/>
        </w:rPr>
        <w:t xml:space="preserve"> a patient may develop Chronic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Death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selected through extensive literature research conducted by the study investigators, based on a qualitative assessment.</w:t>
      </w:r>
      <w:r w:rsidR="004C1B3E" w:rsidRPr="000F283A">
        <w:rPr>
          <w:rFonts w:ascii="Times New Roman" w:hAnsi="Times New Roman" w:cs="Times New Roman"/>
          <w:lang w:val="en-US"/>
        </w:rPr>
        <w:t xml:space="preserve"> </w:t>
      </w:r>
      <w:r w:rsidRPr="000F283A">
        <w:rPr>
          <w:rFonts w:ascii="Times New Roman" w:hAnsi="Times New Roman" w:cs="Times New Roman"/>
          <w:lang w:val="en-US"/>
        </w:rPr>
        <w:t xml:space="preserve"> </w:t>
      </w:r>
    </w:p>
    <w:p w14:paraId="57B0A7B6" w14:textId="695CC884"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To calibrate the transition parameters, the model was run 100,000 times and the set </w:t>
      </w:r>
      <w:del w:id="36" w:author="Jose Antonio Perez Molina" w:date="2025-06-11T12:20:00Z" w16du:dateUtc="2025-06-11T10:20:00Z">
        <w:r w:rsidRPr="000F283A" w:rsidDel="00A76FF2">
          <w:rPr>
            <w:rFonts w:ascii="Times New Roman" w:hAnsi="Times New Roman" w:cs="Times New Roman"/>
            <w:lang w:val="en-US"/>
          </w:rPr>
          <w:delText xml:space="preserve">or </w:delText>
        </w:r>
      </w:del>
      <w:ins w:id="37" w:author="Jose Antonio Perez Molina" w:date="2025-06-11T12:20:00Z" w16du:dateUtc="2025-06-11T10:20:00Z">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ins>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{"citationID":"vd12qHog","properties":{"formattedCitation":"\\super 20\\nosupersub{}","plainCitation":"20","noteIndex":0},"citationItems":[{"id":131,"uris":["http://zotero.org/groups/5772643/items/9QB95GSD"],"itemData":{"id":131,"type":"article-journal","abstract":"Background.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20</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  </w:t>
      </w:r>
    </w:p>
    <w:p w14:paraId="25098A31" w14:textId="56D6E66C"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 so deaths were inserted as new patients in the youngest age group.</w:t>
      </w:r>
    </w:p>
    <w:p w14:paraId="2B813FAF" w14:textId="77777777" w:rsidR="00F94FF3" w:rsidRPr="000F283A" w:rsidRDefault="00F94FF3" w:rsidP="00F94FF3">
      <w:pPr>
        <w:spacing w:line="360" w:lineRule="auto"/>
        <w:rPr>
          <w:rFonts w:ascii="Times New Roman" w:hAnsi="Times New Roman" w:cs="Times New Roman"/>
          <w:lang w:val="en-US"/>
        </w:rPr>
      </w:pPr>
      <w:bookmarkStart w:id="38" w:name="_Hlk196471616"/>
      <w:r w:rsidRPr="000F283A">
        <w:rPr>
          <w:rFonts w:ascii="Times New Roman" w:hAnsi="Times New Roman" w:cs="Times New Roman"/>
          <w:noProof/>
          <w:lang w:val="en-US"/>
        </w:rPr>
        <w:lastRenderedPageBreak/>
        <w:drawing>
          <wp:inline distT="0" distB="0" distL="0" distR="0" wp14:anchorId="5580A755" wp14:editId="43A0470A">
            <wp:extent cx="2962275" cy="2057400"/>
            <wp:effectExtent l="0" t="0" r="9525" b="0"/>
            <wp:docPr id="11314184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8410" name="Imagen 2"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4111" t="12228" r="31032" b="20046"/>
                    <a:stretch/>
                  </pic:blipFill>
                  <pic:spPr bwMode="auto">
                    <a:xfrm>
                      <a:off x="0" y="0"/>
                      <a:ext cx="2962275" cy="2057400"/>
                    </a:xfrm>
                    <a:prstGeom prst="rect">
                      <a:avLst/>
                    </a:prstGeom>
                    <a:ln>
                      <a:noFill/>
                    </a:ln>
                    <a:extLst>
                      <a:ext uri="{53640926-AAD7-44D8-BBD7-CCE9431645EC}">
                        <a14:shadowObscured xmlns:a14="http://schemas.microsoft.com/office/drawing/2010/main"/>
                      </a:ext>
                    </a:extLst>
                  </pic:spPr>
                </pic:pic>
              </a:graphicData>
            </a:graphic>
          </wp:inline>
        </w:drawing>
      </w:r>
    </w:p>
    <w:p w14:paraId="1874D79F" w14:textId="3DEFA253" w:rsidR="00F94FF3" w:rsidRPr="000F283A" w:rsidRDefault="00F94FF3" w:rsidP="00F94FF3">
      <w:pPr>
        <w:spacing w:line="360" w:lineRule="auto"/>
        <w:rPr>
          <w:rFonts w:ascii="Times New Roman" w:hAnsi="Times New Roman" w:cs="Times New Roman"/>
          <w:sz w:val="20"/>
          <w:szCs w:val="20"/>
          <w:lang w:val="en-US"/>
        </w:rPr>
      </w:pPr>
      <w:r w:rsidRPr="000F283A">
        <w:rPr>
          <w:rFonts w:ascii="Times New Roman" w:hAnsi="Times New Roman" w:cs="Times New Roman"/>
          <w:b/>
          <w:bCs/>
          <w:sz w:val="20"/>
          <w:szCs w:val="20"/>
          <w:lang w:val="en-US"/>
        </w:rPr>
        <w:t>Figure 1. Simplified representation of the Markov model.</w:t>
      </w:r>
      <w:r w:rsidRPr="000F283A">
        <w:rPr>
          <w:rFonts w:ascii="Times New Roman" w:hAnsi="Times New Roman" w:cs="Times New Roman"/>
          <w:sz w:val="20"/>
          <w:szCs w:val="20"/>
          <w:lang w:val="en-US"/>
        </w:rPr>
        <w:t xml:space="preserve"> The model </w:t>
      </w:r>
      <w:r w:rsidR="00202DEB" w:rsidRPr="000F283A">
        <w:rPr>
          <w:rFonts w:ascii="Times New Roman" w:hAnsi="Times New Roman" w:cs="Times New Roman"/>
          <w:kern w:val="0"/>
          <w:sz w:val="20"/>
          <w:szCs w:val="20"/>
          <w:lang w:val="en-US"/>
          <w14:ligatures w14:val="none"/>
        </w:rPr>
        <w:t xml:space="preserve">begins with a </w:t>
      </w:r>
      <w:ins w:id="39" w:author="Jose Antonio Perez Molina" w:date="2025-06-11T12:14:00Z" w16du:dateUtc="2025-06-11T10:14:00Z">
        <w:r w:rsidR="00A76FF2">
          <w:rPr>
            <w:rFonts w:ascii="Times New Roman" w:hAnsi="Times New Roman" w:cs="Times New Roman"/>
            <w:kern w:val="0"/>
            <w:sz w:val="20"/>
            <w:szCs w:val="20"/>
            <w:lang w:val="en-US"/>
            <w14:ligatures w14:val="none"/>
          </w:rPr>
          <w:t xml:space="preserve">patient with chronic indeterminate </w:t>
        </w:r>
      </w:ins>
      <w:r w:rsidR="00202DEB" w:rsidRPr="000F283A">
        <w:rPr>
          <w:rFonts w:ascii="Times New Roman" w:hAnsi="Times New Roman" w:cs="Times New Roman"/>
          <w:kern w:val="0"/>
          <w:sz w:val="20"/>
          <w:szCs w:val="20"/>
          <w:lang w:val="en-US"/>
          <w14:ligatures w14:val="none"/>
        </w:rPr>
        <w:t xml:space="preserve">Chagas disease </w:t>
      </w:r>
      <w:del w:id="40" w:author="Jose Antonio Perez Molina" w:date="2025-06-11T12:14:00Z" w16du:dateUtc="2025-06-11T10:14:00Z">
        <w:r w:rsidR="00202DEB" w:rsidRPr="000F283A" w:rsidDel="00A76FF2">
          <w:rPr>
            <w:rFonts w:ascii="Times New Roman" w:hAnsi="Times New Roman" w:cs="Times New Roman"/>
            <w:kern w:val="0"/>
            <w:sz w:val="20"/>
            <w:szCs w:val="20"/>
            <w:lang w:val="en-US"/>
            <w14:ligatures w14:val="none"/>
          </w:rPr>
          <w:delText xml:space="preserve">patient </w:delText>
        </w:r>
      </w:del>
      <w:r w:rsidR="00202DEB" w:rsidRPr="000F283A">
        <w:rPr>
          <w:rFonts w:ascii="Times New Roman" w:hAnsi="Times New Roman" w:cs="Times New Roman"/>
          <w:kern w:val="0"/>
          <w:sz w:val="20"/>
          <w:szCs w:val="20"/>
          <w:lang w:val="en-US"/>
          <w14:ligatures w14:val="none"/>
        </w:rPr>
        <w:t xml:space="preserve">in the upper left </w:t>
      </w:r>
      <w:commentRangeStart w:id="41"/>
      <w:r w:rsidR="00202DEB" w:rsidRPr="000F283A">
        <w:rPr>
          <w:rFonts w:ascii="Times New Roman" w:hAnsi="Times New Roman" w:cs="Times New Roman"/>
          <w:kern w:val="0"/>
          <w:sz w:val="20"/>
          <w:szCs w:val="20"/>
          <w:lang w:val="en-US"/>
          <w14:ligatures w14:val="none"/>
        </w:rPr>
        <w:t xml:space="preserve">corner </w:t>
      </w:r>
      <w:commentRangeEnd w:id="41"/>
      <w:r w:rsidR="00A76FF2">
        <w:rPr>
          <w:rStyle w:val="Refdecomentario"/>
        </w:rPr>
        <w:commentReference w:id="41"/>
      </w:r>
      <w:del w:id="42" w:author="Jose Antonio Perez Molina" w:date="2025-06-11T12:15:00Z" w16du:dateUtc="2025-06-11T10:15:00Z">
        <w:r w:rsidR="00202DEB" w:rsidRPr="000F283A" w:rsidDel="00A76FF2">
          <w:rPr>
            <w:rFonts w:ascii="Times New Roman" w:hAnsi="Times New Roman" w:cs="Times New Roman"/>
            <w:kern w:val="0"/>
            <w:sz w:val="20"/>
            <w:szCs w:val="20"/>
            <w:lang w:val="en-US"/>
            <w14:ligatures w14:val="none"/>
          </w:rPr>
          <w:delText xml:space="preserve">(Chronic indeterminate Chagas disease). </w:delText>
        </w:r>
      </w:del>
      <w:r w:rsidR="00202DEB" w:rsidRPr="000F283A">
        <w:rPr>
          <w:rFonts w:ascii="Times New Roman" w:hAnsi="Times New Roman" w:cs="Times New Roman"/>
          <w:kern w:val="0"/>
          <w:sz w:val="20"/>
          <w:szCs w:val="20"/>
          <w:lang w:val="en-US"/>
          <w14:ligatures w14:val="none"/>
        </w:rPr>
        <w:t>From here, a patient may develop determinate Chronic Chagas disease</w:t>
      </w:r>
      <w:r w:rsidRPr="000F283A">
        <w:rPr>
          <w:rFonts w:ascii="Times New Roman" w:hAnsi="Times New Roman" w:cs="Times New Roman"/>
          <w:sz w:val="20"/>
          <w:szCs w:val="20"/>
          <w:lang w:val="en-US"/>
        </w:rPr>
        <w:t xml:space="preserve"> </w:t>
      </w:r>
      <w:r w:rsidR="00146F40" w:rsidRPr="000F283A">
        <w:rPr>
          <w:rFonts w:ascii="Times New Roman" w:hAnsi="Times New Roman" w:cs="Times New Roman"/>
          <w:sz w:val="20"/>
          <w:szCs w:val="20"/>
          <w:lang w:val="en-US"/>
        </w:rPr>
        <w:t>heart disease</w:t>
      </w:r>
      <w:r w:rsidRPr="000F283A">
        <w:rPr>
          <w:rFonts w:ascii="Times New Roman" w:hAnsi="Times New Roman" w:cs="Times New Roman"/>
          <w:sz w:val="20"/>
          <w:szCs w:val="20"/>
          <w:lang w:val="en-US"/>
        </w:rPr>
        <w:t xml:space="preserve"> (Right upper </w:t>
      </w:r>
      <w:r w:rsidR="00951F0B" w:rsidRPr="000F283A">
        <w:rPr>
          <w:rFonts w:ascii="Times New Roman" w:hAnsi="Times New Roman" w:cs="Times New Roman"/>
          <w:sz w:val="20"/>
          <w:szCs w:val="20"/>
          <w:lang w:val="en-US"/>
        </w:rPr>
        <w:t>corner) or</w:t>
      </w:r>
      <w:r w:rsidRPr="000F283A">
        <w:rPr>
          <w:rFonts w:ascii="Times New Roman" w:hAnsi="Times New Roman" w:cs="Times New Roman"/>
          <w:sz w:val="20"/>
          <w:szCs w:val="20"/>
          <w:lang w:val="en-US"/>
        </w:rPr>
        <w:t xml:space="preserve"> chronic Digestive disease (bottom left corner). From </w:t>
      </w:r>
      <w:r w:rsidR="00CC0C2D" w:rsidRPr="000F283A">
        <w:rPr>
          <w:rFonts w:ascii="Times New Roman" w:hAnsi="Times New Roman" w:cs="Times New Roman"/>
          <w:kern w:val="0"/>
          <w:sz w:val="20"/>
          <w:szCs w:val="20"/>
          <w:lang w:val="en-US"/>
          <w14:ligatures w14:val="none"/>
        </w:rPr>
        <w:t>all three of the mentioned states,</w:t>
      </w:r>
      <w:r w:rsidRPr="000F283A">
        <w:rPr>
          <w:rFonts w:ascii="Times New Roman" w:hAnsi="Times New Roman" w:cs="Times New Roman"/>
          <w:sz w:val="20"/>
          <w:szCs w:val="20"/>
          <w:lang w:val="en-US"/>
        </w:rPr>
        <w:t xml:space="preserve"> a patient may die and transition to the fourth state, Death (bottom right corner). </w:t>
      </w:r>
      <w:bookmarkStart w:id="43" w:name="_Hlk196472011"/>
      <w:r w:rsidRPr="000F283A">
        <w:rPr>
          <w:rFonts w:ascii="Times New Roman" w:hAnsi="Times New Roman" w:cs="Times New Roman"/>
          <w:sz w:val="20"/>
          <w:szCs w:val="20"/>
          <w:lang w:val="en-US"/>
        </w:rPr>
        <w:t>The model was stratified by age group and sex.</w:t>
      </w:r>
    </w:p>
    <w:bookmarkEnd w:id="38"/>
    <w:bookmarkEnd w:id="43"/>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15FA69C2"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0F283A">
        <w:rPr>
          <w:rFonts w:ascii="Times New Roman" w:hAnsi="Times New Roman" w:cs="Times New Roman"/>
          <w:lang w:val="en-US"/>
        </w:rPr>
        <w:t xml:space="preserve">analysis was developed in </w:t>
      </w:r>
      <w:commentRangeStart w:id="44"/>
      <w:r w:rsidRPr="000F283A">
        <w:rPr>
          <w:rFonts w:ascii="Times New Roman" w:hAnsi="Times New Roman" w:cs="Times New Roman"/>
          <w:lang w:val="en-US"/>
        </w:rPr>
        <w:t>R</w:t>
      </w:r>
      <w:commentRangeEnd w:id="44"/>
      <w:r w:rsidR="00B56FAF">
        <w:rPr>
          <w:rStyle w:val="Refdecomentario"/>
        </w:rPr>
        <w:commentReference w:id="44"/>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{"citationID":"QPvOdhUB","properties":{"formattedCitation":"\\super 21\\nosupersub{}","plainCitation":"21","noteIndex":0},"citationItems":[{"id":132,"uris":["http://zotero.org/groups/5772643/items/VV9MWYSQ"],"itemData":{"id":132,"type":"software","event-place":"{Vienna,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21</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The cost effectiveness analysis was undertaken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simulating two cohorts, one treated and one not treated with </w:t>
      </w:r>
      <w:r w:rsidR="002A40E0">
        <w:rPr>
          <w:rFonts w:ascii="Times New Roman" w:hAnsi="Times New Roman" w:cs="Times New Roman"/>
          <w:lang w:val="en-US"/>
        </w:rPr>
        <w:t>b</w:t>
      </w:r>
      <w:r w:rsidRPr="000F283A">
        <w:rPr>
          <w:rFonts w:ascii="Times New Roman" w:hAnsi="Times New Roman" w:cs="Times New Roman"/>
          <w:lang w:val="en-US"/>
        </w:rPr>
        <w:t>enznidazol</w:t>
      </w:r>
      <w:r w:rsidR="002A40E0">
        <w:rPr>
          <w:rFonts w:ascii="Times New Roman" w:hAnsi="Times New Roman" w:cs="Times New Roman"/>
          <w:lang w:val="en-US"/>
        </w:rPr>
        <w:t>e</w:t>
      </w:r>
      <w:r w:rsidRPr="000F283A">
        <w:rPr>
          <w:rFonts w:ascii="Times New Roman" w:hAnsi="Times New Roman" w:cs="Times New Roman"/>
          <w:lang w:val="en-US"/>
        </w:rPr>
        <w:t>. For each arm, QALYs and costs were calculated with the model as well as the incremental cost-effectiveness ratio (difference in costs divided by difference in QALYs).</w:t>
      </w:r>
    </w:p>
    <w:p w14:paraId="25BF17E8" w14:textId="43CDDD04"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was conducted, varying key parameters individually within the extreme values of their possible range, and the results were</w:t>
      </w:r>
      <w:r w:rsidRPr="000F283A">
        <w:rPr>
          <w:rFonts w:ascii="Times New Roman" w:hAnsi="Times New Roman" w:cs="Times New Roman"/>
          <w:lang w:val="en-US"/>
        </w:rPr>
        <w:t xml:space="preserve"> presented as tornado plots. Also,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where the parameters were given probability distributions and the simulations run 1000 times (i.e. Markov Chain Monte-Carlo Simulations) was also 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w:t>
      </w:r>
      <w:commentRangeStart w:id="45"/>
      <w:r w:rsidR="002E414B" w:rsidRPr="000F283A">
        <w:rPr>
          <w:rFonts w:ascii="Times New Roman" w:hAnsi="Times New Roman" w:cs="Times New Roman"/>
          <w:lang w:val="en-US"/>
        </w:rPr>
        <w:t xml:space="preserve">Supplementary </w:t>
      </w:r>
      <w:commentRangeEnd w:id="45"/>
      <w:r w:rsidR="00C81388">
        <w:rPr>
          <w:rStyle w:val="Refdecomentario"/>
        </w:rPr>
        <w:commentReference w:id="45"/>
      </w:r>
      <w:r w:rsidR="002E414B" w:rsidRPr="000F283A">
        <w:rPr>
          <w:rFonts w:ascii="Times New Roman" w:hAnsi="Times New Roman" w:cs="Times New Roman"/>
          <w:lang w:val="en-US"/>
        </w:rPr>
        <w:t>material)</w:t>
      </w:r>
      <w:r w:rsidR="00490CF5" w:rsidRPr="000F283A">
        <w:rPr>
          <w:rFonts w:ascii="Times New Roman" w:hAnsi="Times New Roman" w:cs="Times New Roman"/>
          <w:lang w:val="en-US"/>
        </w:rPr>
        <w:t>.</w:t>
      </w:r>
    </w:p>
    <w:p w14:paraId="4258EE8C" w14:textId="62D9A62F" w:rsidR="00490CF5" w:rsidRDefault="00087635" w:rsidP="00490CF5">
      <w:pPr>
        <w:spacing w:line="360" w:lineRule="auto"/>
        <w:rPr>
          <w:ins w:id="46" w:author="Jose Antonio Perez Molina" w:date="2025-06-11T12:50:00Z" w16du:dateUtc="2025-06-11T10:50:00Z"/>
          <w:rFonts w:ascii="Times New Roman" w:hAnsi="Times New Roman" w:cs="Times New Roman"/>
          <w:lang w:val="en-US"/>
        </w:rPr>
      </w:pPr>
      <w:r w:rsidRPr="000F283A">
        <w:rPr>
          <w:rFonts w:ascii="Times New Roman" w:hAnsi="Times New Roman" w:cs="Times New Roman"/>
          <w:lang w:val="en-US"/>
        </w:rPr>
        <w:t>As a final calculation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the expected value of perfect information was also </w:t>
      </w:r>
      <w:commentRangeStart w:id="47"/>
      <w:r w:rsidRPr="000F283A">
        <w:rPr>
          <w:rFonts w:ascii="Times New Roman" w:hAnsi="Times New Roman" w:cs="Times New Roman"/>
          <w:lang w:val="en-US"/>
        </w:rPr>
        <w:t>evaluated</w:t>
      </w:r>
      <w:commentRangeEnd w:id="47"/>
      <w:r w:rsidR="00785275">
        <w:rPr>
          <w:rStyle w:val="Refdecomentario"/>
        </w:rPr>
        <w:commentReference w:id="47"/>
      </w:r>
      <w:r w:rsidRPr="000F283A">
        <w:rPr>
          <w:rFonts w:ascii="Times New Roman" w:hAnsi="Times New Roman" w:cs="Times New Roman"/>
          <w:lang w:val="en-US"/>
        </w:rPr>
        <w:t>.</w:t>
      </w:r>
      <w:ins w:id="48" w:author="Jose Antonio Perez Molina" w:date="2025-06-11T12:50:00Z" w16du:dateUtc="2025-06-11T10:50:00Z">
        <w:r w:rsidR="00C81388">
          <w:rPr>
            <w:rFonts w:ascii="Times New Roman" w:hAnsi="Times New Roman" w:cs="Times New Roman"/>
            <w:lang w:val="en-US"/>
          </w:rPr>
          <w:t xml:space="preserve"> </w:t>
        </w:r>
      </w:ins>
    </w:p>
    <w:p w14:paraId="06F8976D" w14:textId="04758C50" w:rsidR="00C81388" w:rsidRDefault="00600B06" w:rsidP="00490CF5">
      <w:pPr>
        <w:spacing w:line="360" w:lineRule="auto"/>
        <w:rPr>
          <w:ins w:id="49" w:author="Jose Antonio Perez Molina" w:date="2025-06-11T12:50:00Z" w16du:dateUtc="2025-06-11T10:50:00Z"/>
          <w:rFonts w:ascii="Times New Roman" w:hAnsi="Times New Roman" w:cs="Times New Roman"/>
          <w:lang w:val="en-US"/>
        </w:rPr>
      </w:pPr>
      <w:ins w:id="50" w:author="Jose Antonio Perez Molina" w:date="2025-06-11T15:43:00Z" w16du:dateUtc="2025-06-11T13:43:00Z">
        <w:r>
          <w:rPr>
            <w:rFonts w:ascii="Times New Roman" w:hAnsi="Times New Roman" w:cs="Times New Roman"/>
            <w:kern w:val="0"/>
            <w:lang w:val="en-US"/>
            <w14:ligatures w14:val="none"/>
          </w:rPr>
          <w:t xml:space="preserve">In decision-analytic cost-effectiveness modelling, the expected value of perfect information (EVPI) quantifies its worth—expressed in monetary terms—in eliminating all uncertainty about model parameters. It is calculated by comparing two net monetary benefit (NMB) scenarios: (1) the NMB obtained when the decision-maker selects the intervention with the highest expected NMB based on current evidence, and (2) the NMB that would be </w:t>
        </w:r>
        <w:proofErr w:type="spellStart"/>
        <w:r>
          <w:rPr>
            <w:rFonts w:ascii="Times New Roman" w:hAnsi="Times New Roman" w:cs="Times New Roman"/>
            <w:kern w:val="0"/>
            <w:lang w:val="en-US"/>
            <w14:ligatures w14:val="none"/>
          </w:rPr>
          <w:t>realised</w:t>
        </w:r>
        <w:proofErr w:type="spellEnd"/>
        <w:r>
          <w:rPr>
            <w:rFonts w:ascii="Times New Roman" w:hAnsi="Times New Roman" w:cs="Times New Roman"/>
            <w:kern w:val="0"/>
            <w:lang w:val="en-US"/>
            <w14:ligatures w14:val="none"/>
          </w:rPr>
          <w:t xml:space="preserve"> if the true parameter values were known in advance, allowing for the optimal intervention to be chosen in every possible state of the world. The difference between these two expectations, typically first computed per patient and then scaled to the affected population over a specified time horizon, represents the EVPI. This figure establishes an </w:t>
        </w:r>
        <w:r>
          <w:rPr>
            <w:rFonts w:ascii="Times New Roman" w:hAnsi="Times New Roman" w:cs="Times New Roman"/>
            <w:kern w:val="0"/>
            <w:lang w:val="en-US"/>
            <w14:ligatures w14:val="none"/>
          </w:rPr>
          <w:lastRenderedPageBreak/>
          <w:t>upper limit on rational spending for additional research: a small EVPI suggests that further studies are unlikely to influence the decision, whereas a large EVPI indicates that reducing uncertainty could yield considerable economic and health benefits.</w:t>
        </w:r>
      </w:ins>
    </w:p>
    <w:p w14:paraId="153E5671" w14:textId="77777777" w:rsidR="00C81388" w:rsidRPr="000F283A" w:rsidRDefault="00C81388" w:rsidP="00490CF5">
      <w:pPr>
        <w:spacing w:line="360" w:lineRule="auto"/>
        <w:rPr>
          <w:rFonts w:ascii="Times New Roman" w:hAnsi="Times New Roman" w:cs="Times New Roman"/>
          <w:lang w:val="en-US"/>
        </w:rPr>
      </w:pPr>
    </w:p>
    <w:p w14:paraId="035D49F5" w14:textId="4ED9B6B3"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{"citationID":"C5VVQlgB","properties":{"formattedCitation":"\\super 22\\nosupersub{}","plainCitation":"22","noteIndex":0},"citationItems":[{"id":134,"uris":["http://zotero.org/groups/5772643/items/9A4WSY6Q"],"itemData":{"id":134,"type":"article-journal","container-title":"Value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volume":"16","author":[{"family":"Husereau","given":"Don"},{"family":"Drummond","given":"Michael"},{"family":"Petrou","given":"Stavros"},{"family":"Carswell","given":"Chris"},{"family":"Moher","given":"David"},{"family":"Greenberg","given":"Dan"},{"family":"Augustovski","given":"Federico"},{"family":"Briggs","given":"Andrew H."},{"family":"Mauskopf","given":"Josephine"},{"family":"Loder","given":"Elizabeth"}],"issued":{"date-parts":[["2013",3]]}}}],"schema":"https://github.com/citation-style-language/schema/raw/master/csl-citation.json"}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22</w:t>
      </w:r>
      <w:r w:rsidRPr="000F283A">
        <w:rPr>
          <w:rFonts w:ascii="Times New Roman" w:hAnsi="Times New Roman" w:cs="Times New Roman"/>
          <w:lang w:val="en-US"/>
        </w:rPr>
        <w:fldChar w:fldCharType="end"/>
      </w:r>
    </w:p>
    <w:p w14:paraId="7F0A7EB7" w14:textId="77777777" w:rsidR="00AC7710" w:rsidRPr="000F283A" w:rsidRDefault="00AC7710" w:rsidP="00490CF5">
      <w:pPr>
        <w:spacing w:line="360" w:lineRule="auto"/>
        <w:rPr>
          <w:rFonts w:ascii="Times New Roman" w:hAnsi="Times New Roman" w:cs="Times New Roman"/>
          <w:lang w:val="en-US"/>
        </w:rPr>
      </w:pPr>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01F4DF90" w:rsidR="00AC7710" w:rsidRPr="000F283A" w:rsidRDefault="00F94FF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Transition probabilities derived from </w:t>
      </w:r>
      <w:r w:rsidR="00490CF5" w:rsidRPr="000F283A">
        <w:rPr>
          <w:rFonts w:ascii="Times New Roman" w:hAnsi="Times New Roman" w:cs="Times New Roman"/>
          <w:lang w:val="en-US"/>
        </w:rPr>
        <w:t>literature</w:t>
      </w:r>
      <w:r w:rsidRPr="000F283A">
        <w:rPr>
          <w:rFonts w:ascii="Times New Roman" w:hAnsi="Times New Roman" w:cs="Times New Roman"/>
          <w:lang w:val="en-US"/>
        </w:rPr>
        <w:t xml:space="preserve"> as well as those obtained after calibration and the distribution used for PSA analysis are presented in table 1. </w:t>
      </w:r>
    </w:p>
    <w:p w14:paraId="57032E21" w14:textId="77777777" w:rsidR="00AC7710" w:rsidRPr="000F283A" w:rsidRDefault="00AC7710" w:rsidP="003567E7">
      <w:pPr>
        <w:spacing w:line="360" w:lineRule="auto"/>
        <w:rPr>
          <w:rFonts w:ascii="Times New Roman" w:hAnsi="Times New Roman" w:cs="Times New Roman"/>
          <w:lang w:val="en-US"/>
        </w:rPr>
      </w:pPr>
    </w:p>
    <w:tbl>
      <w:tblPr>
        <w:tblStyle w:val="Tablanormal4"/>
        <w:tblW w:w="9498" w:type="dxa"/>
        <w:tblLook w:val="04A0" w:firstRow="1" w:lastRow="0" w:firstColumn="1" w:lastColumn="0" w:noHBand="0" w:noVBand="1"/>
      </w:tblPr>
      <w:tblGrid>
        <w:gridCol w:w="2849"/>
        <w:gridCol w:w="1662"/>
        <w:gridCol w:w="1662"/>
        <w:gridCol w:w="1662"/>
        <w:gridCol w:w="1663"/>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669FB0AD" w:rsidR="00A66ED9" w:rsidRPr="0074339A" w:rsidRDefault="00A66ED9" w:rsidP="00AC7710">
            <w:pPr>
              <w:spacing w:line="276" w:lineRule="auto"/>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BD29BF" w:rsidRPr="0074339A">
              <w:rPr>
                <w:rFonts w:ascii="Times New Roman" w:hAnsi="Times New Roman" w:cs="Times New Roman"/>
                <w:sz w:val="20"/>
                <w:szCs w:val="20"/>
                <w:lang w:val="en-US"/>
              </w:rPr>
              <w:t>arameter</w:t>
            </w:r>
          </w:p>
        </w:tc>
        <w:tc>
          <w:tcPr>
            <w:tcW w:w="0" w:type="dxa"/>
          </w:tcPr>
          <w:p w14:paraId="6BBE55AC" w14:textId="6492231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14CEF954"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Dis</w:t>
            </w:r>
            <w:r w:rsidR="002C4B09" w:rsidRPr="0074339A">
              <w:rPr>
                <w:rFonts w:ascii="Times New Roman" w:hAnsi="Times New Roman" w:cs="Times New Roman"/>
                <w:sz w:val="20"/>
                <w:szCs w:val="20"/>
                <w:lang w:val="en-US"/>
              </w:rPr>
              <w:t>tribtution</w:t>
            </w:r>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18C2AE51"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progression to cardiac disease</w:t>
            </w:r>
            <w:r w:rsidR="000F283A" w:rsidRPr="000F283A">
              <w:rPr>
                <w:rFonts w:ascii="Times New Roman" w:hAnsi="Times New Roman" w:cs="Times New Roman"/>
                <w:sz w:val="16"/>
                <w:szCs w:val="16"/>
                <w:lang w:val="en-US"/>
              </w:rPr>
              <w:t xml:space="preserve"> per year</w:t>
            </w:r>
            <w:ins w:id="51" w:author="Jose Antonio Perez Molina" w:date="2025-06-11T12:29:00Z" w16du:dateUtc="2025-06-11T10:29:00Z">
              <w:r w:rsidR="00A95EFB">
                <w:rPr>
                  <w:rFonts w:ascii="Times New Roman" w:hAnsi="Times New Roman" w:cs="Times New Roman"/>
                  <w:sz w:val="16"/>
                  <w:szCs w:val="16"/>
                  <w:lang w:val="en-US"/>
                </w:rPr>
                <w:t xml:space="preserve"> </w:t>
              </w:r>
              <w:commentRangeStart w:id="52"/>
              <w:r w:rsidR="00A95EFB">
                <w:rPr>
                  <w:rFonts w:ascii="Times New Roman" w:hAnsi="Times New Roman" w:cs="Times New Roman"/>
                  <w:sz w:val="16"/>
                  <w:szCs w:val="16"/>
                  <w:lang w:val="en-US"/>
                </w:rPr>
                <w:t>(%)</w:t>
              </w:r>
            </w:ins>
            <w:commentRangeEnd w:id="52"/>
            <w:ins w:id="53" w:author="Jose Antonio Perez Molina" w:date="2025-06-11T12:30:00Z" w16du:dateUtc="2025-06-11T10:30:00Z">
              <w:r w:rsidR="00A95EFB">
                <w:rPr>
                  <w:rStyle w:val="Refdecomentario"/>
                  <w:b w:val="0"/>
                  <w:bCs w:val="0"/>
                </w:rPr>
                <w:commentReference w:id="52"/>
              </w:r>
            </w:ins>
          </w:p>
        </w:tc>
        <w:tc>
          <w:tcPr>
            <w:tcW w:w="0" w:type="dxa"/>
          </w:tcPr>
          <w:p w14:paraId="24E21FCF" w14:textId="2522F47A" w:rsidR="00A66ED9" w:rsidRPr="000F283A" w:rsidRDefault="00A66ED9"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commentRangeStart w:id="54"/>
            <w:commentRangeStart w:id="55"/>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3-3</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commentRangeEnd w:id="54"/>
            <w:r w:rsidR="00BB0024" w:rsidRPr="000F283A">
              <w:rPr>
                <w:rStyle w:val="Refdecomentario"/>
                <w:rFonts w:ascii="Times New Roman" w:hAnsi="Times New Roman" w:cs="Times New Roman"/>
              </w:rPr>
              <w:commentReference w:id="54"/>
            </w:r>
            <w:commentRangeEnd w:id="55"/>
            <w:r w:rsidR="000F283A" w:rsidRPr="000F283A">
              <w:rPr>
                <w:rStyle w:val="Refdecomentario"/>
                <w:rFonts w:ascii="Times New Roman" w:hAnsi="Times New Roman" w:cs="Times New Roman"/>
              </w:rPr>
              <w:commentReference w:id="55"/>
            </w:r>
          </w:p>
        </w:tc>
        <w:tc>
          <w:tcPr>
            <w:tcW w:w="0" w:type="dxa"/>
          </w:tcPr>
          <w:p w14:paraId="11EAFB61" w14:textId="4EE4258C"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p>
        </w:tc>
        <w:tc>
          <w:tcPr>
            <w:tcW w:w="0" w:type="dxa"/>
          </w:tcPr>
          <w:p w14:paraId="7EBA6E09" w14:textId="7E951C19"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Beta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r w:rsidRPr="000F283A">
              <w:rPr>
                <w:rFonts w:ascii="Times New Roman" w:hAnsi="Times New Roman" w:cs="Times New Roman"/>
                <w:sz w:val="16"/>
                <w:szCs w:val="16"/>
                <w:lang w:val="en-US"/>
              </w:rPr>
              <w:t>, 95%CI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03)</w:t>
            </w:r>
          </w:p>
        </w:tc>
        <w:tc>
          <w:tcPr>
            <w:tcW w:w="0" w:type="dxa"/>
          </w:tcPr>
          <w:p w14:paraId="511C3924" w14:textId="7C5F5ABD"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2020</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{"citationID":"pPELP6r9","properties":{"formattedCitation":"\\super 23\\nosupersub{}","plainCitation":"23","noteIndex":0},"citationItems":[{"id":19,"uris":["http://zotero.org/groups/5772643/items/ZCK32BIM"],"itemData":{"id":19,"type":"article-journal","abstract":"IMPORTANCE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23</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29786C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cardiac disease</w:t>
            </w:r>
          </w:p>
        </w:tc>
        <w:tc>
          <w:tcPr>
            <w:tcW w:w="1662" w:type="dxa"/>
          </w:tcPr>
          <w:p w14:paraId="5AEF2B43" w14:textId="66E2CB80"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130C83A5"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{"citationID":"IU9KYctw","properties":{"formattedCitation":"\\super 24\\nosupersub{}","plainCitation":"24","noteIndex":0},"citationItems":[{"id":20,"uris":["http://zotero.org/groups/5772643/items/BGHLQF5K"],"itemData":{"id":20,"type":"article-journal","abstract":"Aims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24</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by </w:t>
            </w:r>
            <w:proofErr w:type="spellStart"/>
            <w:r w:rsidRPr="000F283A">
              <w:rPr>
                <w:rFonts w:ascii="Times New Roman" w:hAnsi="Times New Roman" w:cs="Times New Roman"/>
                <w:sz w:val="16"/>
                <w:szCs w:val="16"/>
                <w:lang w:val="en-US"/>
              </w:rPr>
              <w:t>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w:t>
            </w:r>
            <w:proofErr w:type="spellEnd"/>
            <w:r w:rsidRPr="000F283A">
              <w:rPr>
                <w:rFonts w:ascii="Times New Roman" w:hAnsi="Times New Roman" w:cs="Times New Roman"/>
                <w:sz w:val="16"/>
                <w:szCs w:val="16"/>
                <w:lang w:val="en-US"/>
              </w:rPr>
              <w:t xml:space="preserve">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0F77711C"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transitioning into state with Chagas digestive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w:t>
            </w:r>
            <w:r w:rsidR="00EA27E3" w:rsidRPr="000F283A">
              <w:rPr>
                <w:rFonts w:ascii="Times New Roman" w:hAnsi="Times New Roman" w:cs="Times New Roman"/>
                <w:sz w:val="16"/>
                <w:szCs w:val="16"/>
                <w:lang w:val="en-US"/>
              </w:rPr>
              <w:t>1</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008-0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0136)</w:t>
            </w:r>
          </w:p>
        </w:tc>
        <w:tc>
          <w:tcPr>
            <w:tcW w:w="1662" w:type="dxa"/>
          </w:tcPr>
          <w:p w14:paraId="7948D449" w14:textId="3F8F02AA"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p>
        </w:tc>
        <w:tc>
          <w:tcPr>
            <w:tcW w:w="1662" w:type="dxa"/>
          </w:tcPr>
          <w:p w14:paraId="7A04DEC4" w14:textId="2FE4DF3F"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r w:rsidRPr="000F283A">
              <w:rPr>
                <w:rFonts w:ascii="Times New Roman" w:hAnsi="Times New Roman" w:cs="Times New Roman"/>
                <w:sz w:val="16"/>
                <w:szCs w:val="16"/>
                <w:lang w:val="en-US"/>
              </w:rPr>
              <w:t>,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w:t>
            </w:r>
          </w:p>
        </w:tc>
        <w:tc>
          <w:tcPr>
            <w:tcW w:w="1663" w:type="dxa"/>
          </w:tcPr>
          <w:p w14:paraId="27E2F4EC" w14:textId="4A9D1F0F"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{"citationID":"kq8O4sQV","properties":{"formattedCitation":"\\super 25\\nosupersub{}","plainCitation":"25","noteIndex":0},"citationItems":[{"id":10,"uris":["http://zotero.org/groups/5772643/items/WZKWEN4P"],"itemData":{"id":10,"type":"article-journal","abstract":"Foi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25</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5CF6B800"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reduction of progression to Cardiac Chagas Disease</w:t>
            </w:r>
          </w:p>
        </w:tc>
        <w:tc>
          <w:tcPr>
            <w:tcW w:w="1662" w:type="dxa"/>
          </w:tcPr>
          <w:p w14:paraId="2FE81EF7" w14:textId="1017F76F"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2B63A6CA"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123985" w:rsidRPr="000F283A">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77777777"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Digestive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55861CE9"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{"citationID":"ZZHLjiEV","properties":{"formattedCitation":"\\super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vertAlign w:val="superscript"/>
              </w:rPr>
              <w:t>19</w:t>
            </w:r>
            <w:r w:rsidRPr="000F283A">
              <w:rPr>
                <w:rFonts w:ascii="Times New Roman" w:hAnsi="Times New Roman" w:cs="Times New Roman"/>
                <w:sz w:val="16"/>
                <w:szCs w:val="16"/>
              </w:rPr>
              <w:fldChar w:fldCharType="end"/>
            </w:r>
          </w:p>
        </w:tc>
      </w:tr>
    </w:tbl>
    <w:p w14:paraId="09E9B24B" w14:textId="15C38F2A" w:rsidR="00FE3AB8" w:rsidRPr="000F283A" w:rsidRDefault="00A66ED9" w:rsidP="003567E7">
      <w:pPr>
        <w:spacing w:line="360" w:lineRule="auto"/>
        <w:rPr>
          <w:rFonts w:ascii="Times New Roman" w:hAnsi="Times New Roman" w:cs="Times New Roman"/>
          <w:i/>
          <w:iCs/>
          <w:sz w:val="20"/>
          <w:szCs w:val="20"/>
          <w:lang w:val="en-US"/>
        </w:rPr>
      </w:pPr>
      <w:r w:rsidRPr="000F283A">
        <w:rPr>
          <w:rFonts w:ascii="Times New Roman" w:hAnsi="Times New Roman" w:cs="Times New Roman"/>
          <w:i/>
          <w:iCs/>
          <w:sz w:val="20"/>
          <w:szCs w:val="20"/>
        </w:rPr>
        <w:t xml:space="preserve"> </w:t>
      </w:r>
      <w:r w:rsidR="00FE3AB8" w:rsidRPr="00520B88">
        <w:rPr>
          <w:rFonts w:ascii="Times New Roman" w:hAnsi="Times New Roman" w:cs="Times New Roman"/>
          <w:b/>
          <w:bCs/>
          <w:i/>
          <w:iCs/>
          <w:sz w:val="20"/>
          <w:szCs w:val="20"/>
          <w:lang w:val="en-US"/>
        </w:rPr>
        <w:t>Table 1.</w:t>
      </w:r>
      <w:r w:rsidR="00FE3AB8" w:rsidRPr="00520B88">
        <w:rPr>
          <w:rFonts w:ascii="Times New Roman" w:hAnsi="Times New Roman" w:cs="Times New Roman"/>
          <w:b/>
          <w:bCs/>
          <w:sz w:val="20"/>
          <w:szCs w:val="20"/>
          <w:lang w:val="en-US"/>
        </w:rPr>
        <w:t xml:space="preserve"> </w:t>
      </w:r>
      <w:r w:rsidR="000F283A" w:rsidRPr="00520B88">
        <w:rPr>
          <w:rFonts w:ascii="Times New Roman" w:hAnsi="Times New Roman" w:cs="Times New Roman"/>
          <w:b/>
          <w:bCs/>
          <w:i/>
          <w:iCs/>
          <w:sz w:val="20"/>
          <w:szCs w:val="20"/>
          <w:lang w:val="en-US"/>
        </w:rPr>
        <w:t>Key model parameters, their mean values, uncertainty ranges (95% confidence intervals), calibrated values where applicable, and assigned probability distributions used in probabilistic sensitivity analysis (PSA).</w:t>
      </w:r>
      <w:r w:rsidR="000F283A" w:rsidRPr="000F283A">
        <w:rPr>
          <w:rFonts w:ascii="Times New Roman" w:hAnsi="Times New Roman" w:cs="Times New Roman"/>
          <w:i/>
          <w:iCs/>
          <w:sz w:val="20"/>
          <w:szCs w:val="20"/>
          <w:lang w:val="en-US"/>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Pr="00A976B6" w:rsidRDefault="00A976B6" w:rsidP="00A976B6">
      <w:pPr>
        <w:spacing w:line="360" w:lineRule="auto"/>
        <w:rPr>
          <w:ins w:id="56" w:author="Jose Antonio Perez Molina" w:date="2025-06-11T15:55:00Z"/>
          <w:rFonts w:ascii="Times New Roman" w:hAnsi="Times New Roman" w:cs="Times New Roman"/>
          <w:lang w:val="en-US"/>
          <w:rPrChange w:id="57" w:author="Jose Antonio Perez Molina" w:date="2025-06-11T15:55:00Z" w16du:dateUtc="2025-06-11T13:55:00Z">
            <w:rPr>
              <w:ins w:id="58" w:author="Jose Antonio Perez Molina" w:date="2025-06-11T15:55:00Z"/>
              <w:rFonts w:ascii="Times New Roman" w:hAnsi="Times New Roman" w:cs="Times New Roman"/>
            </w:rPr>
          </w:rPrChange>
        </w:rPr>
      </w:pPr>
      <w:ins w:id="59" w:author="Jose Antonio Perez Molina" w:date="2025-06-11T15:55:00Z">
        <w:r w:rsidRPr="00A976B6">
          <w:rPr>
            <w:rFonts w:ascii="Times New Roman" w:hAnsi="Times New Roman" w:cs="Times New Roman"/>
            <w:lang w:val="en-US"/>
            <w:rPrChange w:id="60" w:author="Jose Antonio Perez Molina" w:date="2025-06-11T15:55:00Z" w16du:dateUtc="2025-06-11T13:55:00Z">
              <w:rPr>
                <w:rFonts w:ascii="Times New Roman" w:hAnsi="Times New Roman" w:cs="Times New Roman"/>
              </w:rPr>
            </w:rPrChange>
          </w:rPr>
          <w:lastRenderedPageBreak/>
          <w:t>The costs of laboratory tests, diagnostic procedures, medical attention, drugs, and medical devices are presented in Table 2.</w:t>
        </w:r>
      </w:ins>
    </w:p>
    <w:p w14:paraId="4A68E218" w14:textId="1B4ABBF2" w:rsidR="00FE3AB8" w:rsidRPr="000F283A" w:rsidRDefault="007B38E2" w:rsidP="00FE3AB8">
      <w:pPr>
        <w:spacing w:line="360" w:lineRule="auto"/>
        <w:rPr>
          <w:rFonts w:ascii="Times New Roman" w:hAnsi="Times New Roman" w:cs="Times New Roman"/>
          <w:b/>
          <w:bCs/>
          <w:lang w:val="en-US"/>
        </w:rPr>
      </w:pPr>
      <w:del w:id="61" w:author="Jose Antonio Perez Molina" w:date="2025-06-11T15:55:00Z" w16du:dateUtc="2025-06-11T13:55:00Z">
        <w:r w:rsidRPr="000F283A" w:rsidDel="00A976B6">
          <w:rPr>
            <w:rFonts w:ascii="Times New Roman" w:hAnsi="Times New Roman" w:cs="Times New Roman"/>
            <w:lang w:val="en-US"/>
          </w:rPr>
          <w:delText>Costs used in the model are presented in table 2</w:delText>
        </w:r>
      </w:del>
      <w:r w:rsidRPr="000F283A">
        <w:rPr>
          <w:rFonts w:ascii="Times New Roman" w:hAnsi="Times New Roman" w:cs="Times New Roman"/>
          <w:lang w:val="en-US"/>
        </w:rPr>
        <w:t>.</w:t>
      </w:r>
    </w:p>
    <w:tbl>
      <w:tblPr>
        <w:tblStyle w:val="Tablanormal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77777777" w:rsidR="00FE3AB8" w:rsidRPr="000F283A" w:rsidRDefault="00FE3AB8" w:rsidP="00FE3AB8">
            <w:pPr>
              <w:spacing w:after="160" w:line="360" w:lineRule="auto"/>
              <w:rPr>
                <w:rFonts w:ascii="Times New Roman" w:hAnsi="Times New Roman" w:cs="Times New Roman"/>
                <w:sz w:val="20"/>
                <w:szCs w:val="20"/>
              </w:rPr>
            </w:pPr>
            <w:r w:rsidRPr="000F283A">
              <w:rPr>
                <w:rFonts w:ascii="Times New Roman" w:hAnsi="Times New Roman" w:cs="Times New Roman"/>
                <w:sz w:val="20"/>
                <w:szCs w:val="20"/>
              </w:rPr>
              <w:t>Item</w:t>
            </w: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Unit Cost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Units</w:t>
            </w:r>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Cost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Source</w:t>
            </w:r>
          </w:p>
        </w:tc>
      </w:tr>
      <w:tr w:rsidR="00904464" w:rsidRPr="00D4196F"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Treatment</w:t>
            </w:r>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Complete </w:t>
            </w:r>
            <w:proofErr w:type="spellStart"/>
            <w:r w:rsidRPr="000F283A">
              <w:rPr>
                <w:rFonts w:ascii="Times New Roman" w:hAnsi="Times New Roman" w:cs="Times New Roman"/>
                <w:sz w:val="16"/>
                <w:szCs w:val="16"/>
              </w:rPr>
              <w:t>Blood</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Count</w:t>
            </w:r>
            <w:proofErr w:type="spellEnd"/>
            <w:r w:rsidRPr="000F283A">
              <w:rPr>
                <w:rFonts w:ascii="Times New Roman" w:hAnsi="Times New Roman" w:cs="Times New Roman"/>
                <w:sz w:val="16"/>
                <w:szCs w:val="16"/>
              </w:rPr>
              <w:t xml:space="preserve">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ADE19CB"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{"citationID":"wsuRxM1d","properties":{"formattedCitation":"\\super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Basic Biochemistry</w:t>
            </w:r>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1C857412"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{"citationID":"STPUxVEi","properties":{"formattedCitation":"\\super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463B915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{"citationID":"PzFQiMc3","properties":{"formattedCitation":"\\super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Echocardiogram</w:t>
            </w:r>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54F04E00"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{"citationID":"Kd2DGksf","properties":{"formattedCitation":"\\super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Serology</w:t>
            </w:r>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2E0522E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{"citationID":"9SVWZlRF","properties":{"formattedCitation":"\\super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30B8B25A"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{"citationID":"OdGZOxiw","properties":{"formattedCitation":"\\super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Cardiac Pacemaker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082E7C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{"citationID":"DDFDoYKv","properties":{"formattedCitation":"\\super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Heart Transplant</w:t>
            </w:r>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5A939C6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{"citationID":"adn4SbAt","properties":{"formattedCitation":"\\super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Implantable Cardioverter Defibrillator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7DA95AEB"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{"citationID":"opHT1PsT","properties":{"formattedCitation":"\\super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63FDAE8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{"citationID":"6IrXns2e","properties":{"formattedCitation":"\\super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Esophageal Transit Study</w:t>
            </w:r>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70A765C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{"citationID":"ATQikR14","properties":{"formattedCitation":"\\super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Gastroscopy</w:t>
            </w:r>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2CABEDC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{"citationID":"Sn8Kbt33","properties":{"formattedCitation":"\\super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Esophageal Manometry</w:t>
            </w:r>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7F5BEE0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{"citationID":"WJ7yQn0H","properties":{"formattedCitation":"\\super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Surgery</w:t>
            </w:r>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104700FE"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{"citationID":"XFwRrW0u","properties":{"formattedCitation":"\\super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Endoscopic Sphincterotomy</w:t>
            </w:r>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69D6A28B"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{"citationID":"vLopddxr","properties":{"formattedCitation":"\\super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Medical Consultation</w:t>
            </w:r>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46B188E4"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{"citationID":"P9aQJseC","properties":{"formattedCitation":"\\super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Sacubitril/Valsartan</w:t>
            </w:r>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Dapagliflozin</w:t>
            </w:r>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Furosemide</w:t>
            </w:r>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Hospitalization</w:t>
            </w:r>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0D4F80F8"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{"citationID":"53fH2zSg","properties":{"formattedCitation":"\\super 29\\nosupersub{}","plainCitation":"29","noteIndex":0},"citationItems":[{"id":144,"uris":["http://zotero.org/groups/5772643/items/7TQWUJ7V"],"itemData":{"id":144,"type":"article-journal","abstract":"Introduction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España","volume":"67","author":[{"family":"Delgado","given":"Juan F."},{"family":"Oliva","given":"Juan"},{"family":"Llano","given":"Miguel"},{"family":"Pascual-Figal","given":"Domingo"},{"family":"Grillo","given":"José J."},{"family":"Comín-Colet","given":"Josep"},{"family":"Díaz","given":"Beatriz"},{"family":"Martínez De La Concha","given":"León"},{"family":"Martí","given":"Belén"},{"family":"Peña","given":"Luz M."}],"issued":{"date-parts":[["2014",8]]}}}],"schema":"https://github.com/citation-style-language/schema/raw/master/csl-citation.json"}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29</w:t>
            </w:r>
            <w:r w:rsidRPr="000F283A">
              <w:rPr>
                <w:rFonts w:ascii="Times New Roman" w:hAnsi="Times New Roman" w:cs="Times New Roman"/>
                <w:sz w:val="16"/>
                <w:szCs w:val="16"/>
              </w:rPr>
              <w:fldChar w:fldCharType="end"/>
            </w:r>
          </w:p>
        </w:tc>
      </w:tr>
    </w:tbl>
    <w:p w14:paraId="6571432C" w14:textId="77777777" w:rsidR="00FE3AB8" w:rsidRPr="000F283A" w:rsidRDefault="00000000"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387FA641">
          <v:rect id="_x0000_i1025" alt="" style="width:425.2pt;height:.05pt;mso-width-percent:0;mso-height-percent:0;mso-width-percent:0;mso-height-percent:0" o:hralign="center" o:hrstd="t" o:hr="t" fillcolor="#a0a0a0" stroked="f"/>
        </w:pict>
      </w:r>
    </w:p>
    <w:p w14:paraId="452AE752" w14:textId="50585436"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lastRenderedPageBreak/>
        <w:t xml:space="preserve">Table 2. Unit cost and </w:t>
      </w:r>
      <w:del w:id="62" w:author="Jose Antonio Perez Molina" w:date="2025-06-11T15:55:00Z" w16du:dateUtc="2025-06-11T13:55:00Z">
        <w:r w:rsidRPr="00520B88" w:rsidDel="00A976B6">
          <w:rPr>
            <w:rFonts w:ascii="Times New Roman" w:hAnsi="Times New Roman" w:cs="Times New Roman"/>
            <w:b/>
            <w:bCs/>
            <w:i/>
            <w:iCs/>
            <w:sz w:val="20"/>
            <w:szCs w:val="20"/>
            <w:lang w:val="en-US"/>
          </w:rPr>
          <w:delText xml:space="preserve">utilization </w:delText>
        </w:r>
      </w:del>
      <w:proofErr w:type="spellStart"/>
      <w:ins w:id="63" w:author="Jose Antonio Perez Molina" w:date="2025-06-11T15:55:00Z" w16du:dateUtc="2025-06-11T13:55:00Z">
        <w:r w:rsidR="00A976B6" w:rsidRPr="00520B88">
          <w:rPr>
            <w:rFonts w:ascii="Times New Roman" w:hAnsi="Times New Roman" w:cs="Times New Roman"/>
            <w:b/>
            <w:bCs/>
            <w:i/>
            <w:iCs/>
            <w:sz w:val="20"/>
            <w:szCs w:val="20"/>
            <w:lang w:val="en-US"/>
          </w:rPr>
          <w:t>utili</w:t>
        </w:r>
        <w:r w:rsidR="00A976B6">
          <w:rPr>
            <w:rFonts w:ascii="Times New Roman" w:hAnsi="Times New Roman" w:cs="Times New Roman"/>
            <w:b/>
            <w:bCs/>
            <w:i/>
            <w:iCs/>
            <w:sz w:val="20"/>
            <w:szCs w:val="20"/>
            <w:lang w:val="en-US"/>
          </w:rPr>
          <w:t>s</w:t>
        </w:r>
        <w:r w:rsidR="00A976B6" w:rsidRPr="00520B88">
          <w:rPr>
            <w:rFonts w:ascii="Times New Roman" w:hAnsi="Times New Roman" w:cs="Times New Roman"/>
            <w:b/>
            <w:bCs/>
            <w:i/>
            <w:iCs/>
            <w:sz w:val="20"/>
            <w:szCs w:val="20"/>
            <w:lang w:val="en-US"/>
          </w:rPr>
          <w:t>ation</w:t>
        </w:r>
        <w:proofErr w:type="spellEnd"/>
        <w:r w:rsidR="00A976B6" w:rsidRPr="00520B88">
          <w:rPr>
            <w:rFonts w:ascii="Times New Roman" w:hAnsi="Times New Roman" w:cs="Times New Roman"/>
            <w:b/>
            <w:bCs/>
            <w:i/>
            <w:iCs/>
            <w:sz w:val="20"/>
            <w:szCs w:val="20"/>
            <w:lang w:val="en-US"/>
          </w:rPr>
          <w:t xml:space="preserve"> </w:t>
        </w:r>
      </w:ins>
      <w:r w:rsidRPr="00520B88">
        <w:rPr>
          <w:rFonts w:ascii="Times New Roman" w:hAnsi="Times New Roman" w:cs="Times New Roman"/>
          <w:b/>
          <w:bCs/>
          <w:i/>
          <w:iCs/>
          <w:sz w:val="20"/>
          <w:szCs w:val="20"/>
          <w:lang w:val="en-US"/>
        </w:rPr>
        <w:t xml:space="preserve">reflect average or typical values used in the cost-effectiveness model of Chagas disease management. </w:t>
      </w:r>
      <w:r w:rsidRPr="00520B88">
        <w:rPr>
          <w:rFonts w:ascii="Times New Roman" w:hAnsi="Times New Roman" w:cs="Times New Roman"/>
          <w:i/>
          <w:iCs/>
          <w:sz w:val="20"/>
          <w:szCs w:val="20"/>
          <w:lang w:val="en-US"/>
        </w:rPr>
        <w:t>Ranges are shown where item use varies by clinical state (</w:t>
      </w:r>
      <w:del w:id="64" w:author="Jose Antonio Perez Molina" w:date="2025-06-11T15:55:00Z" w16du:dateUtc="2025-06-11T13:55:00Z">
        <w:r w:rsidRPr="00520B88" w:rsidDel="00A976B6">
          <w:rPr>
            <w:rFonts w:ascii="Times New Roman" w:hAnsi="Times New Roman" w:cs="Times New Roman"/>
            <w:i/>
            <w:iCs/>
            <w:sz w:val="20"/>
            <w:szCs w:val="20"/>
            <w:lang w:val="en-US"/>
          </w:rPr>
          <w:delText>asymptomatic</w:delText>
        </w:r>
      </w:del>
      <w:ins w:id="65" w:author="Jose Antonio Perez Molina" w:date="2025-06-11T15:56:00Z" w16du:dateUtc="2025-06-11T13:56:00Z">
        <w:r w:rsidR="00A976B6">
          <w:rPr>
            <w:rFonts w:ascii="Times New Roman" w:hAnsi="Times New Roman" w:cs="Times New Roman"/>
            <w:i/>
            <w:iCs/>
            <w:sz w:val="20"/>
            <w:szCs w:val="20"/>
            <w:lang w:val="en-US"/>
          </w:rPr>
          <w:t xml:space="preserve">, </w:t>
        </w:r>
      </w:ins>
      <w:ins w:id="66" w:author="Jose Antonio Perez Molina" w:date="2025-06-11T15:55:00Z" w16du:dateUtc="2025-06-11T13:55:00Z">
        <w:r w:rsidR="00A976B6">
          <w:rPr>
            <w:rFonts w:ascii="Times New Roman" w:hAnsi="Times New Roman" w:cs="Times New Roman"/>
            <w:i/>
            <w:iCs/>
            <w:sz w:val="20"/>
            <w:szCs w:val="20"/>
            <w:lang w:val="en-US"/>
          </w:rPr>
          <w:t>indeterminate</w:t>
        </w:r>
      </w:ins>
      <w:ins w:id="67" w:author="Jose Antonio Perez Molina" w:date="2025-06-11T15:56:00Z" w16du:dateUtc="2025-06-11T13:56:00Z">
        <w:r w:rsidR="00A976B6">
          <w:rPr>
            <w:rFonts w:ascii="Times New Roman" w:hAnsi="Times New Roman" w:cs="Times New Roman"/>
            <w:i/>
            <w:iCs/>
            <w:sz w:val="20"/>
            <w:szCs w:val="20"/>
            <w:lang w:val="en-US"/>
          </w:rPr>
          <w:t xml:space="preserve"> </w:t>
        </w:r>
        <w:proofErr w:type="spellStart"/>
        <w:r w:rsidR="00A976B6">
          <w:rPr>
            <w:rFonts w:ascii="Times New Roman" w:hAnsi="Times New Roman" w:cs="Times New Roman"/>
            <w:i/>
            <w:iCs/>
            <w:sz w:val="20"/>
            <w:szCs w:val="20"/>
            <w:lang w:val="en-US"/>
          </w:rPr>
          <w:t>and</w:t>
        </w:r>
      </w:ins>
      <w:del w:id="68" w:author="Jose Antonio Perez Molina" w:date="2025-06-11T15:56:00Z" w16du:dateUtc="2025-06-11T13:56:00Z">
        <w:r w:rsidRPr="00520B88" w:rsidDel="00A976B6">
          <w:rPr>
            <w:rFonts w:ascii="Times New Roman" w:hAnsi="Times New Roman" w:cs="Times New Roman"/>
            <w:i/>
            <w:iCs/>
            <w:sz w:val="20"/>
            <w:szCs w:val="20"/>
            <w:lang w:val="en-US"/>
          </w:rPr>
          <w:delText xml:space="preserve">, </w:delText>
        </w:r>
      </w:del>
      <w:r w:rsidRPr="00520B88">
        <w:rPr>
          <w:rFonts w:ascii="Times New Roman" w:hAnsi="Times New Roman" w:cs="Times New Roman"/>
          <w:i/>
          <w:iCs/>
          <w:sz w:val="20"/>
          <w:szCs w:val="20"/>
          <w:lang w:val="en-US"/>
        </w:rPr>
        <w:t>cardiac</w:t>
      </w:r>
      <w:proofErr w:type="spellEnd"/>
      <w:ins w:id="69" w:author="Jose Antonio Perez Molina" w:date="2025-06-11T15:56:00Z" w16du:dateUtc="2025-06-11T13:56:00Z">
        <w:r w:rsidR="00A976B6">
          <w:rPr>
            <w:rFonts w:ascii="Times New Roman" w:hAnsi="Times New Roman" w:cs="Times New Roman"/>
            <w:i/>
            <w:iCs/>
            <w:sz w:val="20"/>
            <w:szCs w:val="20"/>
            <w:lang w:val="en-US"/>
          </w:rPr>
          <w:t xml:space="preserve"> </w:t>
        </w:r>
        <w:proofErr w:type="spellStart"/>
        <w:r w:rsidR="00A976B6">
          <w:rPr>
            <w:rFonts w:ascii="Times New Roman" w:hAnsi="Times New Roman" w:cs="Times New Roman"/>
            <w:i/>
            <w:iCs/>
            <w:sz w:val="20"/>
            <w:szCs w:val="20"/>
            <w:lang w:val="en-US"/>
          </w:rPr>
          <w:t>or</w:t>
        </w:r>
      </w:ins>
      <w:del w:id="70" w:author="Jose Antonio Perez Molina" w:date="2025-06-11T15:56:00Z" w16du:dateUtc="2025-06-11T13:56:00Z">
        <w:r w:rsidRPr="00520B88" w:rsidDel="00A976B6">
          <w:rPr>
            <w:rFonts w:ascii="Times New Roman" w:hAnsi="Times New Roman" w:cs="Times New Roman"/>
            <w:i/>
            <w:iCs/>
            <w:sz w:val="20"/>
            <w:szCs w:val="20"/>
            <w:lang w:val="en-US"/>
          </w:rPr>
          <w:delText xml:space="preserve">, </w:delText>
        </w:r>
      </w:del>
      <w:r w:rsidRPr="00520B88">
        <w:rPr>
          <w:rFonts w:ascii="Times New Roman" w:hAnsi="Times New Roman" w:cs="Times New Roman"/>
          <w:i/>
          <w:iCs/>
          <w:sz w:val="20"/>
          <w:szCs w:val="20"/>
          <w:lang w:val="en-US"/>
        </w:rPr>
        <w:t>digestive</w:t>
      </w:r>
      <w:proofErr w:type="spellEnd"/>
      <w:ins w:id="71" w:author="Jose Antonio Perez Molina" w:date="2025-06-11T15:56:00Z" w16du:dateUtc="2025-06-11T13:56:00Z">
        <w:r w:rsidR="00A976B6">
          <w:rPr>
            <w:rFonts w:ascii="Times New Roman" w:hAnsi="Times New Roman" w:cs="Times New Roman"/>
            <w:i/>
            <w:iCs/>
            <w:sz w:val="20"/>
            <w:szCs w:val="20"/>
            <w:lang w:val="en-US"/>
          </w:rPr>
          <w:t xml:space="preserve"> visceral involvement</w:t>
        </w:r>
      </w:ins>
      <w:r w:rsidRPr="00520B88">
        <w:rPr>
          <w:rFonts w:ascii="Times New Roman" w:hAnsi="Times New Roman" w:cs="Times New Roman"/>
          <w:i/>
          <w:iCs/>
          <w:sz w:val="20"/>
          <w:szCs w:val="20"/>
          <w:lang w:val="en-US"/>
        </w:rPr>
        <w:t xml:space="preserve">). </w:t>
      </w:r>
    </w:p>
    <w:p w14:paraId="0641FF21" w14:textId="77777777" w:rsidR="00087635" w:rsidRPr="000F283A" w:rsidRDefault="00087635" w:rsidP="003567E7">
      <w:pPr>
        <w:spacing w:line="360" w:lineRule="auto"/>
        <w:rPr>
          <w:rFonts w:ascii="Times New Roman" w:hAnsi="Times New Roman" w:cs="Times New Roman"/>
          <w:lang w:val="en-US"/>
        </w:rPr>
      </w:pPr>
    </w:p>
    <w:p w14:paraId="1300B255" w14:textId="77777777" w:rsidR="004C1B3E" w:rsidRPr="000F283A" w:rsidRDefault="004C1B3E" w:rsidP="003567E7">
      <w:pPr>
        <w:spacing w:line="360" w:lineRule="auto"/>
        <w:rPr>
          <w:rFonts w:ascii="Times New Roman" w:hAnsi="Times New Roman" w:cs="Times New Roman"/>
          <w:lang w:val="en-US"/>
        </w:rPr>
      </w:pPr>
    </w:p>
    <w:p w14:paraId="25F902C8" w14:textId="1DA71254" w:rsidR="00382A72" w:rsidRPr="000F283A" w:rsidRDefault="00382A7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CEA analysis</w:t>
      </w:r>
    </w:p>
    <w:p w14:paraId="6C572848" w14:textId="12DEAAF4" w:rsidR="007B38E2" w:rsidRDefault="007B38E2" w:rsidP="003567E7">
      <w:pPr>
        <w:spacing w:line="360" w:lineRule="auto"/>
        <w:rPr>
          <w:ins w:id="72" w:author="Jose Antonio Perez Molina" w:date="2025-06-12T07:17:00Z" w16du:dateUtc="2025-06-12T05:17:00Z"/>
          <w:rFonts w:ascii="Times New Roman" w:hAnsi="Times New Roman" w:cs="Times New Roman"/>
          <w:lang w:val="en-US"/>
        </w:rPr>
      </w:pPr>
      <w:r w:rsidRPr="000F283A">
        <w:rPr>
          <w:rFonts w:ascii="Times New Roman" w:hAnsi="Times New Roman" w:cs="Times New Roman"/>
          <w:lang w:val="en-US"/>
        </w:rPr>
        <w:t xml:space="preserve">In the no treatment arm, the model produced a total of </w:t>
      </w:r>
      <w:r w:rsidR="008B4A09" w:rsidRPr="000F283A">
        <w:rPr>
          <w:rFonts w:ascii="Times New Roman" w:hAnsi="Times New Roman" w:cs="Times New Roman"/>
          <w:lang w:val="en-US"/>
        </w:rPr>
        <w:t>699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944</w:t>
      </w:r>
      <w:r w:rsidR="002342FB" w:rsidRPr="000F283A">
        <w:rPr>
          <w:rFonts w:ascii="Times New Roman" w:hAnsi="Times New Roman" w:cs="Times New Roman"/>
          <w:lang w:val="en-US"/>
        </w:rPr>
        <w:t>·</w:t>
      </w:r>
      <w:r w:rsidR="008B4A09" w:rsidRPr="000F283A">
        <w:rPr>
          <w:rFonts w:ascii="Times New Roman" w:hAnsi="Times New Roman" w:cs="Times New Roman"/>
          <w:lang w:val="en-US"/>
        </w:rPr>
        <w:t>2</w:t>
      </w:r>
      <w:ins w:id="73" w:author="Jose Antonio Perez Molina" w:date="2025-06-12T07:11:00Z" w16du:dateUtc="2025-06-12T05:11:00Z">
        <w:r w:rsidR="008A01E3">
          <w:rPr>
            <w:rFonts w:ascii="Times New Roman" w:hAnsi="Times New Roman" w:cs="Times New Roman"/>
            <w:lang w:val="en-US"/>
          </w:rPr>
          <w:t xml:space="preserve"> </w:t>
        </w:r>
      </w:ins>
      <w:r w:rsidRPr="000F283A">
        <w:rPr>
          <w:rFonts w:ascii="Times New Roman" w:hAnsi="Times New Roman" w:cs="Times New Roman"/>
          <w:lang w:val="en-US"/>
        </w:rPr>
        <w:t>QALYs and cost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592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765</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694</w:t>
      </w:r>
      <w:r w:rsidR="002342FB" w:rsidRPr="000F283A">
        <w:rPr>
          <w:rFonts w:ascii="Times New Roman" w:hAnsi="Times New Roman" w:cs="Times New Roman"/>
          <w:lang w:val="en-US"/>
        </w:rPr>
        <w:t>·</w:t>
      </w:r>
      <w:r w:rsidR="008B4A09" w:rsidRPr="000F283A">
        <w:rPr>
          <w:rFonts w:ascii="Times New Roman" w:hAnsi="Times New Roman" w:cs="Times New Roman"/>
          <w:lang w:val="en-US"/>
        </w:rPr>
        <w:t>7</w:t>
      </w:r>
      <w:r w:rsidRPr="000F283A">
        <w:rPr>
          <w:rFonts w:ascii="Times New Roman" w:hAnsi="Times New Roman" w:cs="Times New Roman"/>
          <w:lang w:val="en-US"/>
        </w:rPr>
        <w:t xml:space="preserve">. In the Benznidazole arm, a total of </w:t>
      </w:r>
      <w:r w:rsidR="008B4A09" w:rsidRPr="000F283A">
        <w:rPr>
          <w:rFonts w:ascii="Times New Roman" w:hAnsi="Times New Roman" w:cs="Times New Roman"/>
          <w:lang w:val="en-US"/>
        </w:rPr>
        <w:t>703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251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6 </w:t>
      </w:r>
      <w:r w:rsidRPr="000F283A">
        <w:rPr>
          <w:rFonts w:ascii="Times New Roman" w:hAnsi="Times New Roman" w:cs="Times New Roman"/>
          <w:lang w:val="en-US"/>
        </w:rPr>
        <w:t xml:space="preserve">QALYs were obtained (i.e. an increase of </w:t>
      </w:r>
      <w:r w:rsidR="008B4A09" w:rsidRPr="000F283A">
        <w:rPr>
          <w:rFonts w:ascii="Times New Roman" w:hAnsi="Times New Roman" w:cs="Times New Roman"/>
          <w:lang w:val="en-US"/>
        </w:rPr>
        <w:t>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307</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4 </w:t>
      </w:r>
      <w:r w:rsidR="00AE155A" w:rsidRPr="000F283A">
        <w:rPr>
          <w:rFonts w:ascii="Times New Roman" w:hAnsi="Times New Roman" w:cs="Times New Roman"/>
          <w:lang w:val="en-US"/>
        </w:rPr>
        <w:t>QALYs</w:t>
      </w:r>
      <w:r w:rsidRPr="000F283A">
        <w:rPr>
          <w:rFonts w:ascii="Times New Roman" w:hAnsi="Times New Roman" w:cs="Times New Roman"/>
          <w:lang w:val="en-US"/>
        </w:rPr>
        <w:t>)</w:t>
      </w:r>
      <w:r w:rsidR="00AE155A" w:rsidRPr="000F283A">
        <w:rPr>
          <w:rFonts w:ascii="Times New Roman" w:hAnsi="Times New Roman" w:cs="Times New Roman"/>
          <w:lang w:val="en-US"/>
        </w:rPr>
        <w:t xml:space="preserve"> at a total cost of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0</w:t>
      </w:r>
      <w:r w:rsidR="008B4A09" w:rsidRPr="000F283A">
        <w:rPr>
          <w:rFonts w:ascii="Times New Roman" w:hAnsi="Times New Roman" w:cs="Times New Roman"/>
          <w:lang w:val="en-US"/>
        </w:rPr>
        <w:t>32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67</w:t>
      </w:r>
      <w:r w:rsidR="00520B88">
        <w:rPr>
          <w:rFonts w:ascii="Times New Roman" w:hAnsi="Times New Roman" w:cs="Times New Roman"/>
          <w:lang w:val="en-US"/>
        </w:rPr>
        <w:t xml:space="preserve">3 </w:t>
      </w:r>
      <w:r w:rsidR="008B4A09" w:rsidRPr="000F283A">
        <w:rPr>
          <w:rFonts w:ascii="Times New Roman" w:hAnsi="Times New Roman" w:cs="Times New Roman"/>
          <w:lang w:val="en-US"/>
        </w:rPr>
        <w:t>731</w:t>
      </w:r>
      <w:r w:rsidR="002342FB" w:rsidRPr="000F283A">
        <w:rPr>
          <w:rFonts w:ascii="Times New Roman" w:hAnsi="Times New Roman" w:cs="Times New Roman"/>
          <w:lang w:val="en-US"/>
        </w:rPr>
        <w:t>·</w:t>
      </w:r>
      <w:r w:rsidR="008B4A09" w:rsidRPr="000F283A">
        <w:rPr>
          <w:rFonts w:ascii="Times New Roman" w:hAnsi="Times New Roman" w:cs="Times New Roman"/>
          <w:lang w:val="en-US"/>
        </w:rPr>
        <w:t>6</w:t>
      </w:r>
      <w:r w:rsidR="00AE155A" w:rsidRPr="000F283A">
        <w:rPr>
          <w:rFonts w:ascii="Times New Roman" w:hAnsi="Times New Roman" w:cs="Times New Roman"/>
          <w:lang w:val="en-US"/>
        </w:rPr>
        <w:t>. This represents total savings of €</w:t>
      </w:r>
      <w:r w:rsidR="008B4A09" w:rsidRPr="000F283A">
        <w:rPr>
          <w:rFonts w:ascii="Times New Roman" w:hAnsi="Times New Roman" w:cs="Times New Roman"/>
          <w:lang w:val="en-US"/>
        </w:rPr>
        <w:t>560</w:t>
      </w:r>
      <w:r w:rsidR="00520B88">
        <w:rPr>
          <w:rFonts w:ascii="Times New Roman" w:hAnsi="Times New Roman" w:cs="Times New Roman"/>
          <w:lang w:val="en-US"/>
        </w:rPr>
        <w:t xml:space="preserve"> </w:t>
      </w:r>
      <w:r w:rsidR="008B4A09" w:rsidRPr="000F283A">
        <w:rPr>
          <w:rFonts w:ascii="Times New Roman" w:hAnsi="Times New Roman" w:cs="Times New Roman"/>
          <w:lang w:val="en-US"/>
        </w:rPr>
        <w:t>091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963</w:t>
      </w:r>
      <w:r w:rsidR="00AE155A" w:rsidRPr="000F283A">
        <w:rPr>
          <w:rFonts w:ascii="Times New Roman" w:hAnsi="Times New Roman" w:cs="Times New Roman"/>
          <w:lang w:val="en-US"/>
        </w:rPr>
        <w:t>, yielding an ICER of €-</w:t>
      </w:r>
      <w:r w:rsidR="008B4A09" w:rsidRPr="000F283A">
        <w:rPr>
          <w:rFonts w:ascii="Times New Roman" w:hAnsi="Times New Roman" w:cs="Times New Roman"/>
          <w:lang w:val="en-US"/>
        </w:rPr>
        <w:t>169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342</w:t>
      </w:r>
      <w:r w:rsidR="002342FB" w:rsidRPr="000F283A">
        <w:rPr>
          <w:rFonts w:ascii="Times New Roman" w:hAnsi="Times New Roman" w:cs="Times New Roman"/>
          <w:lang w:val="en-US"/>
        </w:rPr>
        <w:t>·</w:t>
      </w:r>
      <w:r w:rsidR="008B4A09" w:rsidRPr="000F283A">
        <w:rPr>
          <w:rFonts w:ascii="Times New Roman" w:hAnsi="Times New Roman" w:cs="Times New Roman"/>
          <w:lang w:val="en-US"/>
        </w:rPr>
        <w:t>3</w:t>
      </w:r>
      <w:r w:rsidR="00AE155A" w:rsidRPr="000F283A">
        <w:rPr>
          <w:rFonts w:ascii="Times New Roman" w:hAnsi="Times New Roman" w:cs="Times New Roman"/>
          <w:lang w:val="en-US"/>
        </w:rPr>
        <w:t>/QALY gained (table 3)</w:t>
      </w:r>
      <w:r w:rsidR="002342FB" w:rsidRPr="000F283A">
        <w:rPr>
          <w:rFonts w:ascii="Times New Roman" w:hAnsi="Times New Roman" w:cs="Times New Roman"/>
          <w:lang w:val="en-US"/>
        </w:rPr>
        <w:t>.</w:t>
      </w:r>
    </w:p>
    <w:p w14:paraId="343818BA" w14:textId="2AEDC863" w:rsidR="008A01E3" w:rsidRDefault="008A01E3" w:rsidP="003567E7">
      <w:pPr>
        <w:spacing w:line="360" w:lineRule="auto"/>
        <w:rPr>
          <w:ins w:id="74" w:author="Jose Antonio Perez Molina" w:date="2025-06-12T07:17:00Z" w16du:dateUtc="2025-06-12T05:17:00Z"/>
          <w:rFonts w:ascii="Times New Roman" w:hAnsi="Times New Roman" w:cs="Times New Roman"/>
          <w:lang w:val="en-US"/>
        </w:rPr>
      </w:pPr>
      <w:proofErr w:type="spellStart"/>
      <w:ins w:id="75" w:author="Jose Antonio Perez Molina" w:date="2025-06-12T07:18:00Z" w16du:dateUtc="2025-06-12T05:18:00Z">
        <w:r>
          <w:rPr>
            <w:rFonts w:ascii="Times New Roman" w:hAnsi="Times New Roman" w:cs="Times New Roman"/>
            <w:lang w:val="en-US"/>
          </w:rPr>
          <w:t>Sugerencia</w:t>
        </w:r>
        <w:proofErr w:type="spellEnd"/>
        <w:r>
          <w:rPr>
            <w:rFonts w:ascii="Times New Roman" w:hAnsi="Times New Roman" w:cs="Times New Roman"/>
            <w:lang w:val="en-US"/>
          </w:rPr>
          <w:t xml:space="preserve"> de </w:t>
        </w:r>
        <w:proofErr w:type="spellStart"/>
        <w:r>
          <w:rPr>
            <w:rFonts w:ascii="Times New Roman" w:hAnsi="Times New Roman" w:cs="Times New Roman"/>
            <w:lang w:val="en-US"/>
          </w:rPr>
          <w:t>texto</w:t>
        </w:r>
        <w:proofErr w:type="spellEnd"/>
        <w:r>
          <w:rPr>
            <w:rFonts w:ascii="Times New Roman" w:hAnsi="Times New Roman" w:cs="Times New Roman"/>
            <w:lang w:val="en-US"/>
          </w:rPr>
          <w:t>:</w:t>
        </w:r>
      </w:ins>
    </w:p>
    <w:p w14:paraId="33429100" w14:textId="4A3FA4BD" w:rsidR="008A01E3" w:rsidRDefault="008A01E3" w:rsidP="003567E7">
      <w:pPr>
        <w:spacing w:line="360" w:lineRule="auto"/>
        <w:rPr>
          <w:ins w:id="76" w:author="Jose Antonio Perez Molina" w:date="2025-06-12T07:17:00Z" w16du:dateUtc="2025-06-12T05:17:00Z"/>
          <w:rFonts w:ascii="Times New Roman" w:hAnsi="Times New Roman" w:cs="Times New Roman"/>
          <w:lang w:val="en-US"/>
        </w:rPr>
      </w:pPr>
      <w:ins w:id="77" w:author="Jose Antonio Perez Molina" w:date="2025-06-12T07:17:00Z">
        <w:r w:rsidRPr="008A01E3">
          <w:rPr>
            <w:rFonts w:ascii="Times New Roman" w:hAnsi="Times New Roman" w:cs="Times New Roman"/>
            <w:lang w:val="en-US"/>
            <w:rPrChange w:id="78" w:author="Jose Antonio Perez Molina" w:date="2025-06-12T07:17:00Z" w16du:dateUtc="2025-06-12T05:17:00Z">
              <w:rPr>
                <w:rFonts w:ascii="Times New Roman" w:hAnsi="Times New Roman" w:cs="Times New Roman"/>
              </w:rPr>
            </w:rPrChange>
          </w:rPr>
          <w:t>The model projects that treating Chagas disease with benznidazole would yield about </w:t>
        </w:r>
        <w:r w:rsidRPr="008A01E3">
          <w:rPr>
            <w:rFonts w:ascii="Times New Roman" w:hAnsi="Times New Roman" w:cs="Times New Roman"/>
            <w:lang w:val="en-US"/>
            <w:rPrChange w:id="79" w:author="Jose Antonio Perez Molina" w:date="2025-06-12T07:17:00Z" w16du:dateUtc="2025-06-12T05:17:00Z">
              <w:rPr>
                <w:rFonts w:ascii="Times New Roman" w:hAnsi="Times New Roman" w:cs="Times New Roman"/>
                <w:b/>
                <w:bCs/>
              </w:rPr>
            </w:rPrChange>
          </w:rPr>
          <w:t>703 252 QALYs</w:t>
        </w:r>
        <w:r w:rsidRPr="008A01E3">
          <w:rPr>
            <w:rFonts w:ascii="Times New Roman" w:hAnsi="Times New Roman" w:cs="Times New Roman"/>
            <w:lang w:val="en-US"/>
            <w:rPrChange w:id="80" w:author="Jose Antonio Perez Molina" w:date="2025-06-12T07:17:00Z" w16du:dateUtc="2025-06-12T05:17:00Z">
              <w:rPr>
                <w:rFonts w:ascii="Times New Roman" w:hAnsi="Times New Roman" w:cs="Times New Roman"/>
              </w:rPr>
            </w:rPrChange>
          </w:rPr>
          <w:t> at a total cost of </w:t>
        </w:r>
        <w:r w:rsidRPr="008A01E3">
          <w:rPr>
            <w:rFonts w:ascii="Times New Roman" w:hAnsi="Times New Roman" w:cs="Times New Roman"/>
            <w:lang w:val="en-US"/>
            <w:rPrChange w:id="81" w:author="Jose Antonio Perez Molina" w:date="2025-06-12T07:17:00Z" w16du:dateUtc="2025-06-12T05:17:00Z">
              <w:rPr>
                <w:rFonts w:ascii="Times New Roman" w:hAnsi="Times New Roman" w:cs="Times New Roman"/>
                <w:b/>
                <w:bCs/>
              </w:rPr>
            </w:rPrChange>
          </w:rPr>
          <w:t>€1.03 billion</w:t>
        </w:r>
        <w:r w:rsidRPr="008A01E3">
          <w:rPr>
            <w:rFonts w:ascii="Times New Roman" w:hAnsi="Times New Roman" w:cs="Times New Roman"/>
            <w:lang w:val="en-US"/>
            <w:rPrChange w:id="82" w:author="Jose Antonio Perez Molina" w:date="2025-06-12T07:17:00Z" w16du:dateUtc="2025-06-12T05:17:00Z">
              <w:rPr>
                <w:rFonts w:ascii="Times New Roman" w:hAnsi="Times New Roman" w:cs="Times New Roman"/>
              </w:rPr>
            </w:rPrChange>
          </w:rPr>
          <w:t xml:space="preserve">, whereas </w:t>
        </w:r>
      </w:ins>
      <w:ins w:id="83" w:author="Jose Antonio Perez Molina" w:date="2025-06-12T07:17:00Z" w16du:dateUtc="2025-06-12T05:17:00Z">
        <w:r>
          <w:rPr>
            <w:rFonts w:ascii="Times New Roman" w:hAnsi="Times New Roman" w:cs="Times New Roman"/>
            <w:lang w:val="en-US"/>
          </w:rPr>
          <w:t xml:space="preserve">no treatment </w:t>
        </w:r>
      </w:ins>
      <w:ins w:id="84" w:author="Jose Antonio Perez Molina" w:date="2025-06-12T07:17:00Z">
        <w:r w:rsidRPr="008A01E3">
          <w:rPr>
            <w:rFonts w:ascii="Times New Roman" w:hAnsi="Times New Roman" w:cs="Times New Roman"/>
            <w:lang w:val="en-US"/>
            <w:rPrChange w:id="85" w:author="Jose Antonio Perez Molina" w:date="2025-06-12T07:17:00Z" w16du:dateUtc="2025-06-12T05:17:00Z">
              <w:rPr>
                <w:rFonts w:ascii="Times New Roman" w:hAnsi="Times New Roman" w:cs="Times New Roman"/>
              </w:rPr>
            </w:rPrChange>
          </w:rPr>
          <w:t>would generate </w:t>
        </w:r>
        <w:r w:rsidRPr="008A01E3">
          <w:rPr>
            <w:rFonts w:ascii="Times New Roman" w:hAnsi="Times New Roman" w:cs="Times New Roman"/>
            <w:lang w:val="en-US"/>
            <w:rPrChange w:id="86" w:author="Jose Antonio Perez Molina" w:date="2025-06-12T07:17:00Z" w16du:dateUtc="2025-06-12T05:17:00Z">
              <w:rPr>
                <w:rFonts w:ascii="Times New Roman" w:hAnsi="Times New Roman" w:cs="Times New Roman"/>
                <w:b/>
                <w:bCs/>
              </w:rPr>
            </w:rPrChange>
          </w:rPr>
          <w:t>699 944 QALYs</w:t>
        </w:r>
        <w:r w:rsidRPr="008A01E3">
          <w:rPr>
            <w:rFonts w:ascii="Times New Roman" w:hAnsi="Times New Roman" w:cs="Times New Roman"/>
            <w:lang w:val="en-US"/>
            <w:rPrChange w:id="87" w:author="Jose Antonio Perez Molina" w:date="2025-06-12T07:17:00Z" w16du:dateUtc="2025-06-12T05:17:00Z">
              <w:rPr>
                <w:rFonts w:ascii="Times New Roman" w:hAnsi="Times New Roman" w:cs="Times New Roman"/>
              </w:rPr>
            </w:rPrChange>
          </w:rPr>
          <w:t> at </w:t>
        </w:r>
        <w:r w:rsidRPr="008A01E3">
          <w:rPr>
            <w:rFonts w:ascii="Times New Roman" w:hAnsi="Times New Roman" w:cs="Times New Roman"/>
            <w:lang w:val="en-US"/>
            <w:rPrChange w:id="88" w:author="Jose Antonio Perez Molina" w:date="2025-06-12T07:17:00Z" w16du:dateUtc="2025-06-12T05:17:00Z">
              <w:rPr>
                <w:rFonts w:ascii="Times New Roman" w:hAnsi="Times New Roman" w:cs="Times New Roman"/>
                <w:b/>
                <w:bCs/>
              </w:rPr>
            </w:rPrChange>
          </w:rPr>
          <w:t>€1</w:t>
        </w:r>
      </w:ins>
      <w:ins w:id="89" w:author="Jose Antonio Perez Molina" w:date="2025-06-12T07:17:00Z" w16du:dateUtc="2025-06-12T05:17:00Z">
        <w:r>
          <w:rPr>
            <w:rFonts w:ascii="Times New Roman" w:hAnsi="Times New Roman" w:cs="Times New Roman"/>
            <w:lang w:val="en-US"/>
          </w:rPr>
          <w:t>·</w:t>
        </w:r>
      </w:ins>
      <w:ins w:id="90" w:author="Jose Antonio Perez Molina" w:date="2025-06-12T07:17:00Z">
        <w:r w:rsidRPr="008A01E3">
          <w:rPr>
            <w:rFonts w:ascii="Times New Roman" w:hAnsi="Times New Roman" w:cs="Times New Roman"/>
            <w:lang w:val="en-US"/>
            <w:rPrChange w:id="91" w:author="Jose Antonio Perez Molina" w:date="2025-06-12T07:17:00Z" w16du:dateUtc="2025-06-12T05:17:00Z">
              <w:rPr>
                <w:rFonts w:ascii="Times New Roman" w:hAnsi="Times New Roman" w:cs="Times New Roman"/>
                <w:b/>
                <w:bCs/>
              </w:rPr>
            </w:rPrChange>
          </w:rPr>
          <w:t>59 billion</w:t>
        </w:r>
        <w:r w:rsidRPr="008A01E3">
          <w:rPr>
            <w:rFonts w:ascii="Times New Roman" w:hAnsi="Times New Roman" w:cs="Times New Roman"/>
            <w:lang w:val="en-US"/>
            <w:rPrChange w:id="92" w:author="Jose Antonio Perez Molina" w:date="2025-06-12T07:17:00Z" w16du:dateUtc="2025-06-12T05:17:00Z">
              <w:rPr>
                <w:rFonts w:ascii="Times New Roman" w:hAnsi="Times New Roman" w:cs="Times New Roman"/>
              </w:rPr>
            </w:rPrChange>
          </w:rPr>
          <w:t>. Thus, benznidazole confers an additional </w:t>
        </w:r>
        <w:r w:rsidRPr="008A01E3">
          <w:rPr>
            <w:rFonts w:ascii="Times New Roman" w:hAnsi="Times New Roman" w:cs="Times New Roman"/>
            <w:lang w:val="en-US"/>
            <w:rPrChange w:id="93" w:author="Jose Antonio Perez Molina" w:date="2025-06-12T07:17:00Z" w16du:dateUtc="2025-06-12T05:17:00Z">
              <w:rPr>
                <w:rFonts w:ascii="Times New Roman" w:hAnsi="Times New Roman" w:cs="Times New Roman"/>
                <w:b/>
                <w:bCs/>
              </w:rPr>
            </w:rPrChange>
          </w:rPr>
          <w:t>3 307 QALYs while saving roughly €560 million</w:t>
        </w:r>
        <w:r w:rsidRPr="008A01E3">
          <w:rPr>
            <w:rFonts w:ascii="Times New Roman" w:hAnsi="Times New Roman" w:cs="Times New Roman"/>
            <w:lang w:val="en-US"/>
            <w:rPrChange w:id="94" w:author="Jose Antonio Perez Molina" w:date="2025-06-12T07:17:00Z" w16du:dateUtc="2025-06-12T05:17:00Z">
              <w:rPr>
                <w:rFonts w:ascii="Times New Roman" w:hAnsi="Times New Roman" w:cs="Times New Roman"/>
              </w:rPr>
            </w:rPrChange>
          </w:rPr>
          <w:t xml:space="preserve">, producing a negative incremental cost-effectiveness ratio (≈ –€169 000 per QALY). </w:t>
        </w:r>
      </w:ins>
      <w:ins w:id="95" w:author="Jose Antonio Perez Molina" w:date="2025-06-12T07:18:00Z" w16du:dateUtc="2025-06-12T05:18:00Z">
        <w:r>
          <w:rPr>
            <w:rFonts w:ascii="Times New Roman" w:hAnsi="Times New Roman" w:cs="Times New Roman"/>
            <w:lang w:val="en-US"/>
          </w:rPr>
          <w:t xml:space="preserve">Thus, benznidazole treatment seems to be </w:t>
        </w:r>
      </w:ins>
      <w:ins w:id="96" w:author="Jose Antonio Perez Molina" w:date="2025-06-12T07:17:00Z">
        <w:r w:rsidRPr="008A01E3">
          <w:rPr>
            <w:rFonts w:ascii="Times New Roman" w:hAnsi="Times New Roman" w:cs="Times New Roman"/>
            <w:lang w:val="en-US"/>
            <w:rPrChange w:id="97" w:author="Jose Antonio Perez Molina" w:date="2025-06-12T07:17:00Z" w16du:dateUtc="2025-06-12T05:17:00Z">
              <w:rPr>
                <w:rFonts w:ascii="Times New Roman" w:hAnsi="Times New Roman" w:cs="Times New Roman"/>
              </w:rPr>
            </w:rPrChange>
          </w:rPr>
          <w:t>more effective and less costly (“dominant”) compared with no treatment</w:t>
        </w:r>
      </w:ins>
      <w:ins w:id="98" w:author="Jose Antonio Perez Molina" w:date="2025-06-12T07:18:00Z" w16du:dateUtc="2025-06-12T05:18:00Z">
        <w:r>
          <w:rPr>
            <w:rFonts w:ascii="Times New Roman" w:hAnsi="Times New Roman" w:cs="Times New Roman"/>
            <w:lang w:val="en-US"/>
          </w:rPr>
          <w:t xml:space="preserve"> (Table 3)</w:t>
        </w:r>
      </w:ins>
      <w:ins w:id="99" w:author="Jose Antonio Perez Molina" w:date="2025-06-12T07:17:00Z">
        <w:r w:rsidRPr="008A01E3">
          <w:rPr>
            <w:rFonts w:ascii="Times New Roman" w:hAnsi="Times New Roman" w:cs="Times New Roman"/>
            <w:lang w:val="en-US"/>
            <w:rPrChange w:id="100" w:author="Jose Antonio Perez Molina" w:date="2025-06-12T07:17:00Z" w16du:dateUtc="2025-06-12T05:17:00Z">
              <w:rPr>
                <w:rFonts w:ascii="Times New Roman" w:hAnsi="Times New Roman" w:cs="Times New Roman"/>
              </w:rPr>
            </w:rPrChange>
          </w:rPr>
          <w:t>. </w:t>
        </w:r>
      </w:ins>
    </w:p>
    <w:p w14:paraId="68988C35" w14:textId="77777777" w:rsidR="008A01E3" w:rsidRPr="000F283A" w:rsidRDefault="008A01E3" w:rsidP="003567E7">
      <w:pPr>
        <w:spacing w:line="360" w:lineRule="auto"/>
        <w:rPr>
          <w:rFonts w:ascii="Times New Roman" w:hAnsi="Times New Roman" w:cs="Times New Roman"/>
          <w:lang w:val="en-US"/>
        </w:rPr>
      </w:pPr>
    </w:p>
    <w:tbl>
      <w:tblPr>
        <w:tblStyle w:val="Tablanormal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3C943D59" w:rsidR="002217CE" w:rsidRPr="000F283A" w:rsidRDefault="002217CE" w:rsidP="003567E7">
            <w:pPr>
              <w:spacing w:line="360" w:lineRule="auto"/>
              <w:rPr>
                <w:rFonts w:ascii="Times New Roman" w:hAnsi="Times New Roman" w:cs="Times New Roman"/>
                <w:sz w:val="20"/>
                <w:szCs w:val="20"/>
                <w:lang w:val="en-US"/>
              </w:rPr>
            </w:pPr>
            <w:del w:id="101" w:author="Jose Antonio Perez Molina" w:date="2025-06-12T07:14:00Z" w16du:dateUtc="2025-06-12T05:14:00Z">
              <w:r w:rsidRPr="000F283A" w:rsidDel="008A01E3">
                <w:rPr>
                  <w:rFonts w:ascii="Times New Roman" w:hAnsi="Times New Roman" w:cs="Times New Roman"/>
                  <w:sz w:val="20"/>
                  <w:szCs w:val="20"/>
                  <w:lang w:val="en-US"/>
                </w:rPr>
                <w:delText>Treatment</w:delText>
              </w:r>
            </w:del>
            <w:ins w:id="102" w:author="Jose Antonio Perez Molina" w:date="2025-06-12T07:14:00Z" w16du:dateUtc="2025-06-12T05:14:00Z">
              <w:r w:rsidR="008A01E3">
                <w:rPr>
                  <w:rFonts w:ascii="Times New Roman" w:hAnsi="Times New Roman" w:cs="Times New Roman"/>
                  <w:sz w:val="20"/>
                  <w:szCs w:val="20"/>
                  <w:lang w:val="en-US"/>
                </w:rPr>
                <w:t>f</w:t>
              </w:r>
            </w:ins>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C166F51" w:rsidR="002217CE" w:rsidRPr="000F283A" w:rsidRDefault="000763CA"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699</w:t>
            </w:r>
            <w:r w:rsidR="008B4A09"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944</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w:t>
            </w:r>
          </w:p>
        </w:tc>
        <w:tc>
          <w:tcPr>
            <w:tcW w:w="1567" w:type="dxa"/>
          </w:tcPr>
          <w:p w14:paraId="3F593E28" w14:textId="76FAA37E"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0763CA" w:rsidRPr="000F283A">
              <w:rPr>
                <w:rFonts w:ascii="Times New Roman" w:hAnsi="Times New Roman" w:cs="Times New Roman"/>
                <w:sz w:val="16"/>
                <w:szCs w:val="16"/>
                <w:lang w:val="en-US"/>
              </w:rPr>
              <w:t>592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765</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694</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5717EFB" w14:textId="6217884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703,251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6</w:t>
            </w:r>
          </w:p>
        </w:tc>
        <w:tc>
          <w:tcPr>
            <w:tcW w:w="1567" w:type="dxa"/>
          </w:tcPr>
          <w:p w14:paraId="4E215693" w14:textId="26F2F86C" w:rsidR="002217CE" w:rsidRPr="000F283A" w:rsidRDefault="007B38E2"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1,0</w:t>
            </w:r>
            <w:r w:rsidR="008B4A09" w:rsidRPr="000F283A">
              <w:rPr>
                <w:rFonts w:ascii="Times New Roman" w:hAnsi="Times New Roman" w:cs="Times New Roman"/>
                <w:sz w:val="16"/>
                <w:szCs w:val="16"/>
                <w:lang w:val="en-US"/>
              </w:rPr>
              <w:t>32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673</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731</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w:t>
            </w:r>
          </w:p>
        </w:tc>
        <w:tc>
          <w:tcPr>
            <w:tcW w:w="1435" w:type="dxa"/>
          </w:tcPr>
          <w:p w14:paraId="700314C0" w14:textId="5EA12A30"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3</w:t>
            </w:r>
            <w:r w:rsidR="007B38E2"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307</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w:t>
            </w:r>
          </w:p>
        </w:tc>
        <w:tc>
          <w:tcPr>
            <w:tcW w:w="1545" w:type="dxa"/>
          </w:tcPr>
          <w:p w14:paraId="413FF14D" w14:textId="5B462A2F"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560,091,963</w:t>
            </w:r>
          </w:p>
        </w:tc>
        <w:tc>
          <w:tcPr>
            <w:tcW w:w="1556" w:type="dxa"/>
          </w:tcPr>
          <w:p w14:paraId="4D18F203" w14:textId="4C8356AA"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7B38E2" w:rsidRPr="000F283A">
              <w:rPr>
                <w:rFonts w:ascii="Times New Roman" w:hAnsi="Times New Roman" w:cs="Times New Roman"/>
                <w:sz w:val="16"/>
                <w:szCs w:val="16"/>
                <w:lang w:val="en-US"/>
              </w:rPr>
              <w:t>1</w:t>
            </w:r>
            <w:r w:rsidR="008B4A09" w:rsidRPr="000F283A">
              <w:rPr>
                <w:rFonts w:ascii="Times New Roman" w:hAnsi="Times New Roman" w:cs="Times New Roman"/>
                <w:sz w:val="16"/>
                <w:szCs w:val="16"/>
                <w:lang w:val="en-US"/>
              </w:rPr>
              <w:t>69</w:t>
            </w:r>
            <w:r w:rsidR="007B38E2"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342</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Table 3. Costs, </w:t>
      </w:r>
      <w:proofErr w:type="spellStart"/>
      <w:r w:rsidRPr="00520B88">
        <w:rPr>
          <w:rFonts w:ascii="Times New Roman" w:hAnsi="Times New Roman" w:cs="Times New Roman"/>
          <w:b/>
          <w:bCs/>
          <w:i/>
          <w:iCs/>
          <w:sz w:val="20"/>
          <w:szCs w:val="20"/>
          <w:lang w:val="en-US"/>
        </w:rPr>
        <w:t>Qalys</w:t>
      </w:r>
      <w:proofErr w:type="spellEnd"/>
      <w:r w:rsidRPr="00520B88">
        <w:rPr>
          <w:rFonts w:ascii="Times New Roman" w:hAnsi="Times New Roman" w:cs="Times New Roman"/>
          <w:b/>
          <w:bCs/>
          <w:i/>
          <w:iCs/>
          <w:sz w:val="20"/>
          <w:szCs w:val="20"/>
          <w:lang w:val="en-US"/>
        </w:rPr>
        <w:t xml:space="preserve">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3F370489"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commentRangeStart w:id="103"/>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w:t>
      </w:r>
      <w:commentRangeEnd w:id="103"/>
      <w:r w:rsidR="00935779">
        <w:rPr>
          <w:rStyle w:val="Refdecomentario"/>
        </w:rPr>
        <w:commentReference w:id="103"/>
      </w:r>
      <w:r w:rsidRPr="000F283A">
        <w:rPr>
          <w:rFonts w:ascii="Times New Roman" w:hAnsi="Times New Roman" w:cs="Times New Roman"/>
          <w:lang w:val="en-US"/>
        </w:rPr>
        <w:t xml:space="preserve">sensitivity analysis the only parameter that would modify the ICER yielding it not </w:t>
      </w:r>
      <w:proofErr w:type="gramStart"/>
      <w:r w:rsidRPr="000F283A">
        <w:rPr>
          <w:rFonts w:ascii="Times New Roman" w:hAnsi="Times New Roman" w:cs="Times New Roman"/>
          <w:lang w:val="en-US"/>
        </w:rPr>
        <w:t>cost-saving</w:t>
      </w:r>
      <w:proofErr w:type="gramEnd"/>
      <w:r w:rsidRPr="000F283A">
        <w:rPr>
          <w:rFonts w:ascii="Times New Roman" w:hAnsi="Times New Roman" w:cs="Times New Roman"/>
          <w:lang w:val="en-US"/>
        </w:rPr>
        <w:t xml:space="preserve"> </w:t>
      </w:r>
      <w:del w:id="104" w:author="Jose Antonio Perez Molina" w:date="2025-06-12T07:40:00Z" w16du:dateUtc="2025-06-12T05:40:00Z">
        <w:r w:rsidRPr="000F283A" w:rsidDel="00935779">
          <w:rPr>
            <w:rFonts w:ascii="Times New Roman" w:hAnsi="Times New Roman" w:cs="Times New Roman"/>
            <w:lang w:val="en-US"/>
          </w:rPr>
          <w:delText xml:space="preserve">was </w:delText>
        </w:r>
      </w:del>
      <w:ins w:id="105" w:author="Jose Antonio Perez Molina" w:date="2025-06-12T07:40:00Z" w16du:dateUtc="2025-06-12T05:40:00Z">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ins>
      <w:r w:rsidRPr="000F283A">
        <w:rPr>
          <w:rFonts w:ascii="Times New Roman" w:hAnsi="Times New Roman" w:cs="Times New Roman"/>
          <w:lang w:val="en-US"/>
        </w:rPr>
        <w:t>the highest value of the relative risk of developing the symptomatic cardiac form of Chagas disease.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of one time the GDP-per capita of Spain (</w:t>
      </w:r>
      <w:commentRangeStart w:id="106"/>
      <w:r w:rsidRPr="000F283A">
        <w:rPr>
          <w:rFonts w:ascii="Times New Roman" w:hAnsi="Times New Roman" w:cs="Times New Roman"/>
          <w:lang w:val="en-US"/>
        </w:rPr>
        <w:t xml:space="preserve">figure </w:t>
      </w:r>
      <w:commentRangeEnd w:id="106"/>
      <w:r w:rsidR="00935779">
        <w:rPr>
          <w:rStyle w:val="Refdecomentario"/>
        </w:rPr>
        <w:commentReference w:id="106"/>
      </w:r>
      <w:r w:rsidRPr="000F283A">
        <w:rPr>
          <w:rFonts w:ascii="Times New Roman" w:hAnsi="Times New Roman" w:cs="Times New Roman"/>
          <w:lang w:val="en-US"/>
        </w:rPr>
        <w:t>2).</w:t>
      </w:r>
    </w:p>
    <w:p w14:paraId="54DB09EE" w14:textId="162E535B" w:rsidR="00087635" w:rsidRPr="000F283A" w:rsidRDefault="008B4A09" w:rsidP="003567E7">
      <w:pPr>
        <w:spacing w:line="360" w:lineRule="auto"/>
        <w:rPr>
          <w:rFonts w:ascii="Times New Roman" w:hAnsi="Times New Roman" w:cs="Times New Roman"/>
          <w:lang w:val="en-US"/>
        </w:rPr>
      </w:pPr>
      <w:r w:rsidRPr="000F283A">
        <w:rPr>
          <w:rFonts w:ascii="Times New Roman" w:hAnsi="Times New Roman" w:cs="Times New Roman"/>
          <w:noProof/>
          <w:lang w:val="en-US"/>
        </w:rPr>
        <w:lastRenderedPageBreak/>
        <w:drawing>
          <wp:inline distT="0" distB="0" distL="0" distR="0" wp14:anchorId="0FCEFF5E" wp14:editId="45304A9B">
            <wp:extent cx="4672341" cy="2886075"/>
            <wp:effectExtent l="0" t="0" r="0" b="0"/>
            <wp:docPr id="756106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4629" cy="2887488"/>
                    </a:xfrm>
                    <a:prstGeom prst="rect">
                      <a:avLst/>
                    </a:prstGeom>
                    <a:noFill/>
                  </pic:spPr>
                </pic:pic>
              </a:graphicData>
            </a:graphic>
          </wp:inline>
        </w:drawing>
      </w:r>
    </w:p>
    <w:p w14:paraId="67660E87" w14:textId="3033CFEE" w:rsidR="002217CE" w:rsidRPr="000F283A" w:rsidRDefault="005B59A1"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2. Tornado plot of the incremental cost-effectiveness ratio (ICER) expressed in 2023 Euros per quality-adjusted life year (QALY) gained.</w:t>
      </w:r>
      <w:r w:rsidRPr="000F283A">
        <w:rPr>
          <w:rFonts w:ascii="Times New Roman" w:hAnsi="Times New Roman" w:cs="Times New Roman"/>
          <w:i/>
          <w:iCs/>
          <w:sz w:val="20"/>
          <w:szCs w:val="20"/>
          <w:lang w:val="en-US"/>
        </w:rPr>
        <w:t xml:space="preserve"> The plot displays the results of a one-way sensitivity analysis assessing the impact of individual parameter uncertainty on the ICER. Parameters are ordered by their influence, with the widest bars indicating the greatest effect. P_card: probability of cardiac involvement; </w:t>
      </w:r>
      <w:proofErr w:type="spellStart"/>
      <w:r w:rsidRPr="000F283A">
        <w:rPr>
          <w:rFonts w:ascii="Times New Roman" w:hAnsi="Times New Roman" w:cs="Times New Roman"/>
          <w:i/>
          <w:iCs/>
          <w:sz w:val="20"/>
          <w:szCs w:val="20"/>
          <w:lang w:val="en-US"/>
        </w:rPr>
        <w:t>P_dig</w:t>
      </w:r>
      <w:proofErr w:type="spellEnd"/>
      <w:r w:rsidRPr="000F283A">
        <w:rPr>
          <w:rFonts w:ascii="Times New Roman" w:hAnsi="Times New Roman" w:cs="Times New Roman"/>
          <w:i/>
          <w:iCs/>
          <w:sz w:val="20"/>
          <w:szCs w:val="20"/>
          <w:lang w:val="en-US"/>
        </w:rPr>
        <w:t xml:space="preserve">: probability of digestive involvement; </w:t>
      </w:r>
      <w:proofErr w:type="spellStart"/>
      <w:r w:rsidRPr="000F283A">
        <w:rPr>
          <w:rFonts w:ascii="Times New Roman" w:hAnsi="Times New Roman" w:cs="Times New Roman"/>
          <w:i/>
          <w:iCs/>
          <w:sz w:val="20"/>
          <w:szCs w:val="20"/>
          <w:lang w:val="en-US"/>
        </w:rPr>
        <w:t>RR_T_car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RR_T_dig</w:t>
      </w:r>
      <w:proofErr w:type="spellEnd"/>
      <w:r w:rsidRPr="000F283A">
        <w:rPr>
          <w:rFonts w:ascii="Times New Roman" w:hAnsi="Times New Roman" w:cs="Times New Roman"/>
          <w:i/>
          <w:iCs/>
          <w:sz w:val="20"/>
          <w:szCs w:val="20"/>
          <w:lang w:val="en-US"/>
        </w:rPr>
        <w:t xml:space="preserve">: relative risk reductions with treatment in cardiac and digestive forms, respectively; </w:t>
      </w:r>
      <w:proofErr w:type="spellStart"/>
      <w:r w:rsidRPr="000F283A">
        <w:rPr>
          <w:rFonts w:ascii="Times New Roman" w:hAnsi="Times New Roman" w:cs="Times New Roman"/>
          <w:i/>
          <w:iCs/>
          <w:sz w:val="20"/>
          <w:szCs w:val="20"/>
          <w:lang w:val="en-US"/>
        </w:rPr>
        <w:t>CaMorR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DiMorR</w:t>
      </w:r>
      <w:proofErr w:type="spellEnd"/>
      <w:r w:rsidRPr="000F283A">
        <w:rPr>
          <w:rFonts w:ascii="Times New Roman" w:hAnsi="Times New Roman" w:cs="Times New Roman"/>
          <w:i/>
          <w:iCs/>
          <w:sz w:val="20"/>
          <w:szCs w:val="20"/>
          <w:lang w:val="en-US"/>
        </w:rPr>
        <w:t>: increase mortality ratios in cardiac and digestive forms. The vertical dashed line indicates the base-case ICER. The vertical line indicates the willingness to pay threshold.</w:t>
      </w:r>
    </w:p>
    <w:p w14:paraId="0011C202" w14:textId="4ACDB1CD" w:rsidR="00382A72" w:rsidRDefault="005B59A1" w:rsidP="003567E7">
      <w:pPr>
        <w:spacing w:line="360" w:lineRule="auto"/>
        <w:rPr>
          <w:ins w:id="107" w:author="Jose Antonio Perez Molina" w:date="2025-06-12T07:50:00Z" w16du:dateUtc="2025-06-12T05:50:00Z"/>
          <w:rFonts w:ascii="Times New Roman" w:hAnsi="Times New Roman" w:cs="Times New Roman"/>
          <w:lang w:val="en-US"/>
        </w:rPr>
      </w:pPr>
      <w:r w:rsidRPr="000F283A">
        <w:rPr>
          <w:rFonts w:ascii="Times New Roman" w:hAnsi="Times New Roman" w:cs="Times New Roman"/>
          <w:lang w:val="en-US"/>
        </w:rPr>
        <w:t>In the probabilistic sensitivity analysis</w:t>
      </w:r>
      <w:ins w:id="108" w:author="Jose Antonio Perez Molina" w:date="2025-06-12T07:46:00Z" w16du:dateUtc="2025-06-12T05:46:00Z">
        <w:r w:rsidR="00935779">
          <w:rPr>
            <w:rFonts w:ascii="Times New Roman" w:hAnsi="Times New Roman" w:cs="Times New Roman"/>
            <w:lang w:val="en-US"/>
          </w:rPr>
          <w:t>,</w:t>
        </w:r>
      </w:ins>
      <w:r w:rsidR="00E46CE0" w:rsidRPr="000F283A">
        <w:rPr>
          <w:rFonts w:ascii="Times New Roman" w:hAnsi="Times New Roman" w:cs="Times New Roman"/>
          <w:lang w:val="en-US"/>
        </w:rPr>
        <w:t xml:space="preserve"> </w:t>
      </w:r>
      <w:r w:rsidR="00A71DAD" w:rsidRPr="000F283A">
        <w:rPr>
          <w:rFonts w:ascii="Times New Roman" w:hAnsi="Times New Roman" w:cs="Times New Roman"/>
          <w:lang w:val="en-US"/>
        </w:rPr>
        <w:t>the me</w:t>
      </w:r>
      <w:r w:rsidR="00951F0B" w:rsidRPr="000F283A">
        <w:rPr>
          <w:rFonts w:ascii="Times New Roman" w:hAnsi="Times New Roman" w:cs="Times New Roman"/>
          <w:lang w:val="en-US"/>
        </w:rPr>
        <w:t>dian</w:t>
      </w:r>
      <w:r w:rsidR="00A71DAD" w:rsidRPr="000F283A">
        <w:rPr>
          <w:rFonts w:ascii="Times New Roman" w:hAnsi="Times New Roman" w:cs="Times New Roman"/>
          <w:lang w:val="en-US"/>
        </w:rPr>
        <w:t xml:space="preserve"> ICER was €-</w:t>
      </w:r>
      <w:r w:rsidR="008B4A09" w:rsidRPr="000F283A">
        <w:rPr>
          <w:rFonts w:ascii="Times New Roman" w:hAnsi="Times New Roman" w:cs="Times New Roman"/>
          <w:lang w:val="en-US"/>
        </w:rPr>
        <w:t>69,372</w:t>
      </w:r>
      <w:r w:rsidR="00A71DAD" w:rsidRPr="000F283A">
        <w:rPr>
          <w:rFonts w:ascii="Times New Roman" w:hAnsi="Times New Roman" w:cs="Times New Roman"/>
          <w:lang w:val="en-US"/>
        </w:rPr>
        <w:t xml:space="preserve"> (</w:t>
      </w:r>
      <w:r w:rsidR="005770BB" w:rsidRPr="000F283A">
        <w:rPr>
          <w:rFonts w:ascii="Times New Roman" w:hAnsi="Times New Roman" w:cs="Times New Roman"/>
          <w:lang w:val="en-US"/>
        </w:rPr>
        <w:t xml:space="preserve">95% </w:t>
      </w:r>
      <w:proofErr w:type="spellStart"/>
      <w:r w:rsidR="005770BB" w:rsidRPr="000F283A">
        <w:rPr>
          <w:rFonts w:ascii="Times New Roman" w:hAnsi="Times New Roman" w:cs="Times New Roman"/>
          <w:lang w:val="en-US"/>
        </w:rPr>
        <w:t>C</w:t>
      </w:r>
      <w:r w:rsidR="008B4A09" w:rsidRPr="000F283A">
        <w:rPr>
          <w:rFonts w:ascii="Times New Roman" w:hAnsi="Times New Roman" w:cs="Times New Roman"/>
          <w:lang w:val="en-US"/>
        </w:rPr>
        <w:t>r</w:t>
      </w:r>
      <w:r w:rsidR="005770BB" w:rsidRPr="000F283A">
        <w:rPr>
          <w:rFonts w:ascii="Times New Roman" w:hAnsi="Times New Roman" w:cs="Times New Roman"/>
          <w:lang w:val="en-US"/>
        </w:rPr>
        <w:t>I</w:t>
      </w:r>
      <w:proofErr w:type="spellEnd"/>
      <w:r w:rsidR="00A71DAD"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r w:rsidR="00A71DAD" w:rsidRPr="000F283A">
        <w:rPr>
          <w:rFonts w:ascii="Times New Roman" w:hAnsi="Times New Roman" w:cs="Times New Roman"/>
          <w:lang w:val="en-US"/>
        </w:rPr>
        <w:t>-</w:t>
      </w:r>
      <w:r w:rsidR="008B4A09" w:rsidRPr="000F283A">
        <w:rPr>
          <w:rFonts w:ascii="Times New Roman" w:hAnsi="Times New Roman" w:cs="Times New Roman"/>
          <w:lang w:val="en-US"/>
        </w:rPr>
        <w:t>177,181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16: </w:t>
      </w:r>
      <w:r w:rsidR="00951F0B" w:rsidRPr="000F283A">
        <w:rPr>
          <w:rFonts w:ascii="Times New Roman" w:hAnsi="Times New Roman" w:cs="Times New Roman"/>
          <w:lang w:val="en-US"/>
        </w:rPr>
        <w:t>€</w:t>
      </w:r>
      <w:r w:rsidR="00A71DAD" w:rsidRPr="000F283A">
        <w:rPr>
          <w:rFonts w:ascii="Times New Roman" w:hAnsi="Times New Roman" w:cs="Times New Roman"/>
          <w:lang w:val="en-US"/>
        </w:rPr>
        <w:t>-</w:t>
      </w:r>
      <w:r w:rsidR="005770BB" w:rsidRPr="000F283A">
        <w:rPr>
          <w:rFonts w:ascii="Times New Roman" w:hAnsi="Times New Roman" w:cs="Times New Roman"/>
          <w:lang w:val="en-US"/>
        </w:rPr>
        <w:t>2</w:t>
      </w:r>
      <w:r w:rsidR="008B4A09" w:rsidRPr="000F283A">
        <w:rPr>
          <w:rFonts w:ascii="Times New Roman" w:hAnsi="Times New Roman" w:cs="Times New Roman"/>
          <w:lang w:val="en-US"/>
        </w:rPr>
        <w:t>6</w:t>
      </w:r>
      <w:r w:rsidR="005770BB" w:rsidRPr="000F283A">
        <w:rPr>
          <w:rFonts w:ascii="Times New Roman" w:hAnsi="Times New Roman" w:cs="Times New Roman"/>
          <w:lang w:val="en-US"/>
        </w:rPr>
        <w:t>,</w:t>
      </w:r>
      <w:r w:rsidR="008B4A09" w:rsidRPr="000F283A">
        <w:rPr>
          <w:rFonts w:ascii="Times New Roman" w:hAnsi="Times New Roman" w:cs="Times New Roman"/>
          <w:lang w:val="en-US"/>
        </w:rPr>
        <w:t>488</w:t>
      </w:r>
      <w:r w:rsidR="002342FB" w:rsidRPr="000F283A">
        <w:rPr>
          <w:rFonts w:ascii="Times New Roman" w:hAnsi="Times New Roman" w:cs="Times New Roman"/>
          <w:lang w:val="en-US"/>
        </w:rPr>
        <w:t>·</w:t>
      </w:r>
      <w:r w:rsidR="005770BB" w:rsidRPr="000F283A">
        <w:rPr>
          <w:rFonts w:ascii="Times New Roman" w:hAnsi="Times New Roman" w:cs="Times New Roman"/>
          <w:lang w:val="en-US"/>
        </w:rPr>
        <w:t>9</w:t>
      </w:r>
      <w:r w:rsidR="00A71DAD" w:rsidRPr="000F283A">
        <w:rPr>
          <w:rFonts w:ascii="Times New Roman" w:hAnsi="Times New Roman" w:cs="Times New Roman"/>
          <w:lang w:val="en-US"/>
        </w:rPr>
        <w:t>)</w:t>
      </w:r>
      <w:r w:rsidR="00951F0B" w:rsidRPr="000F283A">
        <w:rPr>
          <w:rFonts w:ascii="Times New Roman" w:hAnsi="Times New Roman" w:cs="Times New Roman"/>
          <w:lang w:val="en-US"/>
        </w:rPr>
        <w:t>, with 95% of the simulations falling below the WTP</w:t>
      </w:r>
      <w:r w:rsidR="00B16C9C"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p>
    <w:p w14:paraId="5B814516" w14:textId="5524B62E" w:rsidR="00935779" w:rsidRDefault="00935779" w:rsidP="003567E7">
      <w:pPr>
        <w:spacing w:line="360" w:lineRule="auto"/>
        <w:rPr>
          <w:ins w:id="109" w:author="Jose Antonio Perez Molina" w:date="2025-06-12T07:50:00Z" w16du:dateUtc="2025-06-12T05:50:00Z"/>
          <w:rFonts w:ascii="Times New Roman" w:hAnsi="Times New Roman" w:cs="Times New Roman"/>
          <w:lang w:val="en-US"/>
        </w:rPr>
      </w:pPr>
      <w:proofErr w:type="spellStart"/>
      <w:ins w:id="110" w:author="Jose Antonio Perez Molina" w:date="2025-06-12T07:50:00Z" w16du:dateUtc="2025-06-12T05:50:00Z">
        <w:r>
          <w:rPr>
            <w:rFonts w:ascii="Times New Roman" w:hAnsi="Times New Roman" w:cs="Times New Roman"/>
            <w:lang w:val="en-US"/>
          </w:rPr>
          <w:t>Texto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sugerido</w:t>
        </w:r>
        <w:proofErr w:type="spellEnd"/>
        <w:r>
          <w:rPr>
            <w:rFonts w:ascii="Times New Roman" w:hAnsi="Times New Roman" w:cs="Times New Roman"/>
            <w:lang w:val="en-US"/>
          </w:rPr>
          <w:t>:</w:t>
        </w:r>
      </w:ins>
    </w:p>
    <w:p w14:paraId="7C09EC5C" w14:textId="64102B80" w:rsidR="00935779" w:rsidRDefault="007C1BD3" w:rsidP="003567E7">
      <w:pPr>
        <w:spacing w:line="360" w:lineRule="auto"/>
        <w:rPr>
          <w:ins w:id="111" w:author="Jose Antonio Perez Molina" w:date="2025-06-12T07:50:00Z" w16du:dateUtc="2025-06-12T05:50:00Z"/>
          <w:rFonts w:ascii="Times New Roman" w:hAnsi="Times New Roman" w:cs="Times New Roman"/>
          <w:lang w:val="en-US"/>
        </w:rPr>
      </w:pPr>
      <w:ins w:id="112" w:author="Jose Antonio Perez Molina" w:date="2025-06-12T07:51:00Z" w16du:dateUtc="2025-06-12T05:51:00Z">
        <w:r>
          <w:rPr>
            <w:rFonts w:ascii="Times New Roman" w:hAnsi="Times New Roman" w:cs="Times New Roman"/>
            <w:lang w:val="en-US"/>
          </w:rPr>
          <w:t xml:space="preserve">We performed a </w:t>
        </w:r>
      </w:ins>
      <w:ins w:id="113" w:author="Jose Antonio Perez Molina" w:date="2025-06-12T07:50:00Z" w16du:dateUtc="2025-06-12T05:50:00Z">
        <w:r w:rsidR="00935779" w:rsidRPr="00935779">
          <w:rPr>
            <w:rFonts w:ascii="Times New Roman" w:hAnsi="Times New Roman" w:cs="Times New Roman"/>
            <w:lang w:val="en-US"/>
          </w:rPr>
          <w:t>probabilistic sensitivity analysis</w:t>
        </w:r>
      </w:ins>
      <w:ins w:id="114" w:author="Jose Antonio Perez Molina" w:date="2025-06-12T07:51:00Z" w16du:dateUtc="2025-06-12T05:51:00Z">
        <w:r>
          <w:rPr>
            <w:rFonts w:ascii="Times New Roman" w:hAnsi="Times New Roman" w:cs="Times New Roman"/>
            <w:lang w:val="en-US"/>
          </w:rPr>
          <w:t xml:space="preserve"> where</w:t>
        </w:r>
      </w:ins>
      <w:ins w:id="115" w:author="Jose Antonio Perez Molina" w:date="2025-06-12T07:50:00Z" w16du:dateUtc="2025-06-12T05:50:00Z">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ins>
      <w:ins w:id="116" w:author="Jose Antonio Perez Molina" w:date="2025-06-12T07:52:00Z" w16du:dateUtc="2025-06-12T05:52:00Z">
        <w:r>
          <w:rPr>
            <w:rFonts w:ascii="Times New Roman" w:hAnsi="Times New Roman" w:cs="Times New Roman"/>
            <w:lang w:val="en-US"/>
          </w:rPr>
          <w:t xml:space="preserve"> (Figure 3)</w:t>
        </w:r>
      </w:ins>
      <w:ins w:id="117" w:author="Jose Antonio Perez Molina" w:date="2025-06-12T07:50:00Z" w16du:dateUtc="2025-06-12T05:50:00Z">
        <w:r w:rsidR="00935779" w:rsidRPr="00935779">
          <w:rPr>
            <w:rFonts w:ascii="Times New Roman" w:hAnsi="Times New Roman" w:cs="Times New Roman"/>
            <w:lang w:val="en-US"/>
          </w:rPr>
          <w:t>. We found a median ICER of € –69 372 per QALY (95 % credible interval: € –177 181 to € –26 489), and 95 % of our simulations fell below the willingness-to-pay threshold</w:t>
        </w:r>
      </w:ins>
      <w:ins w:id="118" w:author="Jose Antonio Perez Molina" w:date="2025-06-12T07:51:00Z" w16du:dateUtc="2025-06-12T05:51:00Z">
        <w:r>
          <w:rPr>
            <w:rFonts w:ascii="Times New Roman" w:hAnsi="Times New Roman" w:cs="Times New Roman"/>
            <w:lang w:val="en-US"/>
          </w:rPr>
          <w:t xml:space="preserve">, </w:t>
        </w:r>
      </w:ins>
      <w:ins w:id="119" w:author="Jose Antonio Perez Molina" w:date="2025-06-12T07:50:00Z" w16du:dateUtc="2025-06-12T05:50:00Z">
        <w:r w:rsidR="00935779" w:rsidRPr="00935779">
          <w:rPr>
            <w:rFonts w:ascii="Times New Roman" w:hAnsi="Times New Roman" w:cs="Times New Roman"/>
            <w:lang w:val="en-US"/>
          </w:rPr>
          <w:t>showing that, even under wide uncertainty, our intervention remains highly likely to be both more effective and less costly than the alternative.</w:t>
        </w:r>
      </w:ins>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3305C1ED" w:rsidR="002217CE" w:rsidRPr="000F283A" w:rsidRDefault="008B4A09"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w:lastRenderedPageBreak/>
        <w:drawing>
          <wp:inline distT="0" distB="0" distL="0" distR="0" wp14:anchorId="2FE764C0" wp14:editId="7B12F97B">
            <wp:extent cx="4487298" cy="2771775"/>
            <wp:effectExtent l="0" t="0" r="8890" b="0"/>
            <wp:docPr id="731457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3311" cy="2775489"/>
                    </a:xfrm>
                    <a:prstGeom prst="rect">
                      <a:avLst/>
                    </a:prstGeom>
                    <a:noFill/>
                  </pic:spPr>
                </pic:pic>
              </a:graphicData>
            </a:graphic>
          </wp:inline>
        </w:drawing>
      </w:r>
    </w:p>
    <w:p w14:paraId="50AA0144" w14:textId="4B0A047E" w:rsidR="002217CE" w:rsidRPr="000F283A" w:rsidRDefault="00951F0B"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Figure 3. Cost-effectiveness plane based on </w:t>
      </w:r>
      <w:r w:rsidR="00A543A5" w:rsidRPr="00520B88">
        <w:rPr>
          <w:rFonts w:ascii="Times New Roman" w:hAnsi="Times New Roman" w:cs="Times New Roman"/>
          <w:b/>
          <w:bCs/>
          <w:i/>
          <w:iCs/>
          <w:sz w:val="20"/>
          <w:szCs w:val="20"/>
          <w:lang w:val="en-US"/>
        </w:rPr>
        <w:t>1</w:t>
      </w:r>
      <w:r w:rsidRPr="00520B88">
        <w:rPr>
          <w:rFonts w:ascii="Times New Roman" w:hAnsi="Times New Roman" w:cs="Times New Roman"/>
          <w:b/>
          <w:bCs/>
          <w:i/>
          <w:iCs/>
          <w:sz w:val="20"/>
          <w:szCs w:val="20"/>
          <w:lang w:val="en-US"/>
        </w:rPr>
        <w:t>,000 probabilistic simulations.</w:t>
      </w:r>
      <w:r w:rsidRPr="000F283A">
        <w:rPr>
          <w:rFonts w:ascii="Times New Roman" w:hAnsi="Times New Roman" w:cs="Times New Roman"/>
          <w:i/>
          <w:iCs/>
          <w:sz w:val="20"/>
          <w:szCs w:val="20"/>
          <w:lang w:val="en-US"/>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00CE4432" w:rsidR="00A16DC5" w:rsidRPr="000F283A" w:rsidRDefault="008B4A09" w:rsidP="00CD4DDA">
      <w:pPr>
        <w:spacing w:line="360" w:lineRule="auto"/>
        <w:rPr>
          <w:rFonts w:ascii="Times New Roman" w:hAnsi="Times New Roman" w:cs="Times New Roman"/>
          <w:lang w:val="en-US"/>
        </w:rPr>
      </w:pPr>
      <w:r w:rsidRPr="000F283A">
        <w:rPr>
          <w:rFonts w:ascii="Times New Roman" w:hAnsi="Times New Roman" w:cs="Times New Roman"/>
          <w:noProof/>
          <w:lang w:val="en-US"/>
        </w:rPr>
        <w:drawing>
          <wp:inline distT="0" distB="0" distL="0" distR="0" wp14:anchorId="58792385" wp14:editId="21D397D4">
            <wp:extent cx="4410075" cy="2724075"/>
            <wp:effectExtent l="0" t="0" r="0" b="635"/>
            <wp:docPr id="2099998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0811" cy="2730706"/>
                    </a:xfrm>
                    <a:prstGeom prst="rect">
                      <a:avLst/>
                    </a:prstGeom>
                    <a:noFill/>
                  </pic:spPr>
                </pic:pic>
              </a:graphicData>
            </a:graphic>
          </wp:inline>
        </w:drawing>
      </w:r>
    </w:p>
    <w:p w14:paraId="4890CBC5" w14:textId="368C9F2E" w:rsidR="00A16DC5" w:rsidRPr="000F283A" w:rsidRDefault="00A16DC5" w:rsidP="00CD4DDA">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4. Cost-Effectiveness Acceptability Curve (CEAC) showing the probability that the intervention is cost-effective across a range of willingness-to-pay (WTP) thresholds per QALY gained.</w:t>
      </w:r>
      <w:r w:rsidRPr="000F283A">
        <w:rPr>
          <w:rFonts w:ascii="Times New Roman" w:hAnsi="Times New Roman" w:cs="Times New Roman"/>
          <w:i/>
          <w:iCs/>
          <w:sz w:val="20"/>
          <w:szCs w:val="20"/>
          <w:lang w:val="en-US"/>
        </w:rPr>
        <w:t xml:space="preserve"> The curve illustrates increasing confidence in cost-effectiveness as the WTP threshold rises, with near-certainty achieved above approximately –€25,000 per QALY.</w:t>
      </w:r>
    </w:p>
    <w:p w14:paraId="7BEC546B" w14:textId="57C984AE" w:rsidR="00A16DC5" w:rsidRPr="000F0589" w:rsidRDefault="000F0589" w:rsidP="00CD4DDA">
      <w:pPr>
        <w:spacing w:line="360" w:lineRule="auto"/>
        <w:rPr>
          <w:rFonts w:ascii="Times New Roman" w:hAnsi="Times New Roman" w:cs="Times New Roman"/>
          <w:rPrChange w:id="120" w:author="Jose Antonio Perez Molina" w:date="2025-06-12T07:56:00Z" w16du:dateUtc="2025-06-12T05:56:00Z">
            <w:rPr>
              <w:rFonts w:ascii="Times New Roman" w:hAnsi="Times New Roman" w:cs="Times New Roman"/>
              <w:lang w:val="en-US"/>
            </w:rPr>
          </w:rPrChange>
        </w:rPr>
      </w:pPr>
      <w:ins w:id="121" w:author="Jose Antonio Perez Molina" w:date="2025-06-12T07:56:00Z" w16du:dateUtc="2025-06-12T05:56:00Z">
        <w:r w:rsidRPr="000F0589">
          <w:rPr>
            <w:rFonts w:ascii="Times New Roman" w:hAnsi="Times New Roman" w:cs="Times New Roman"/>
            <w:rPrChange w:id="122" w:author="Jose Antonio Perez Molina" w:date="2025-06-12T07:56:00Z" w16du:dateUtc="2025-06-12T05:56:00Z">
              <w:rPr>
                <w:rFonts w:ascii="Times New Roman" w:hAnsi="Times New Roman" w:cs="Times New Roman"/>
                <w:lang w:val="en-US"/>
              </w:rPr>
            </w:rPrChange>
          </w:rPr>
          <w:t>La figura 4 está sin explicar</w:t>
        </w:r>
        <w:r>
          <w:rPr>
            <w:rFonts w:ascii="Times New Roman" w:hAnsi="Times New Roman" w:cs="Times New Roman"/>
          </w:rPr>
          <w:t>.</w:t>
        </w:r>
      </w:ins>
    </w:p>
    <w:p w14:paraId="35647095" w14:textId="77777777" w:rsidR="00A16DC5" w:rsidRPr="000F0589" w:rsidRDefault="00A16DC5" w:rsidP="00CD4DDA">
      <w:pPr>
        <w:spacing w:line="360" w:lineRule="auto"/>
        <w:rPr>
          <w:rFonts w:ascii="Times New Roman" w:hAnsi="Times New Roman" w:cs="Times New Roman"/>
          <w:rPrChange w:id="123" w:author="Jose Antonio Perez Molina" w:date="2025-06-12T07:56:00Z" w16du:dateUtc="2025-06-12T05:56:00Z">
            <w:rPr>
              <w:rFonts w:ascii="Times New Roman" w:hAnsi="Times New Roman" w:cs="Times New Roman"/>
              <w:lang w:val="en-US"/>
            </w:rPr>
          </w:rPrChange>
        </w:rPr>
      </w:pPr>
    </w:p>
    <w:p w14:paraId="6E22F2A7" w14:textId="77777777" w:rsidR="000F0589" w:rsidRDefault="00CD4DDA" w:rsidP="00CD4DDA">
      <w:pPr>
        <w:spacing w:line="360" w:lineRule="auto"/>
        <w:rPr>
          <w:ins w:id="124" w:author="Jose Antonio Perez Molina" w:date="2025-06-12T07:58:00Z" w16du:dateUtc="2025-06-12T05:58:00Z"/>
          <w:rFonts w:ascii="Times New Roman" w:hAnsi="Times New Roman" w:cs="Times New Roman"/>
          <w:lang w:val="en-US"/>
        </w:rPr>
      </w:pPr>
      <w:r w:rsidRPr="000F283A">
        <w:rPr>
          <w:rFonts w:ascii="Times New Roman" w:hAnsi="Times New Roman" w:cs="Times New Roman"/>
          <w:lang w:val="en-US"/>
        </w:rPr>
        <w:lastRenderedPageBreak/>
        <w:t>The expected value of perfect information (EVPI) was €</w:t>
      </w:r>
      <w:r w:rsidR="008B4A09" w:rsidRPr="000F283A">
        <w:rPr>
          <w:rFonts w:ascii="Times New Roman" w:hAnsi="Times New Roman" w:cs="Times New Roman"/>
          <w:lang w:val="en-US"/>
        </w:rPr>
        <w:t xml:space="preserve">24,946,099 </w:t>
      </w:r>
      <w:r w:rsidRPr="000F283A">
        <w:rPr>
          <w:rFonts w:ascii="Times New Roman" w:hAnsi="Times New Roman" w:cs="Times New Roman"/>
          <w:lang w:val="en-US"/>
        </w:rPr>
        <w:t>meaning €</w:t>
      </w:r>
      <w:r w:rsidR="008B4A09" w:rsidRPr="000F283A">
        <w:rPr>
          <w:rFonts w:ascii="Times New Roman" w:hAnsi="Times New Roman" w:cs="Times New Roman"/>
          <w:lang w:val="en-US"/>
        </w:rPr>
        <w:t xml:space="preserve">1,247,305 per year </w:t>
      </w:r>
      <w:r w:rsidRPr="000F283A">
        <w:rPr>
          <w:rFonts w:ascii="Times New Roman" w:hAnsi="Times New Roman" w:cs="Times New Roman"/>
          <w:lang w:val="en-US"/>
        </w:rPr>
        <w:t>or €22</w:t>
      </w:r>
      <w:r w:rsidR="002342FB" w:rsidRPr="000F283A">
        <w:rPr>
          <w:rFonts w:ascii="Times New Roman" w:hAnsi="Times New Roman" w:cs="Times New Roman"/>
          <w:lang w:val="en-US"/>
        </w:rPr>
        <w:t>·</w:t>
      </w:r>
      <w:r w:rsidR="008B4A09" w:rsidRPr="000F283A">
        <w:rPr>
          <w:rFonts w:ascii="Times New Roman" w:hAnsi="Times New Roman" w:cs="Times New Roman"/>
          <w:lang w:val="en-US"/>
        </w:rPr>
        <w:t>78</w:t>
      </w:r>
      <w:r w:rsidRPr="000F283A">
        <w:rPr>
          <w:rFonts w:ascii="Times New Roman" w:hAnsi="Times New Roman" w:cs="Times New Roman"/>
          <w:lang w:val="en-US"/>
        </w:rPr>
        <w:t xml:space="preserve"> </w:t>
      </w:r>
      <w:r w:rsidR="00A8414B" w:rsidRPr="000F283A">
        <w:rPr>
          <w:rFonts w:ascii="Times New Roman" w:hAnsi="Times New Roman" w:cs="Times New Roman"/>
          <w:lang w:val="en-US"/>
        </w:rPr>
        <w:t>per patient and year</w:t>
      </w:r>
      <w:r w:rsidRPr="000F283A">
        <w:rPr>
          <w:rFonts w:ascii="Times New Roman" w:hAnsi="Times New Roman" w:cs="Times New Roman"/>
          <w:lang w:val="en-US"/>
        </w:rPr>
        <w:t>.</w:t>
      </w:r>
    </w:p>
    <w:p w14:paraId="1BEAAC72" w14:textId="77777777" w:rsidR="000F0589" w:rsidRDefault="000F0589" w:rsidP="00CD4DDA">
      <w:pPr>
        <w:spacing w:line="360" w:lineRule="auto"/>
        <w:rPr>
          <w:ins w:id="125" w:author="Jose Antonio Perez Molina" w:date="2025-06-12T07:58:00Z" w16du:dateUtc="2025-06-12T05:58:00Z"/>
          <w:rFonts w:ascii="Times New Roman" w:hAnsi="Times New Roman" w:cs="Times New Roman"/>
          <w:lang w:val="en-US"/>
        </w:rPr>
      </w:pPr>
      <w:proofErr w:type="spellStart"/>
      <w:ins w:id="126" w:author="Jose Antonio Perez Molina" w:date="2025-06-12T07:58:00Z" w16du:dateUtc="2025-06-12T05:58:00Z">
        <w:r>
          <w:rPr>
            <w:rFonts w:ascii="Times New Roman" w:hAnsi="Times New Roman" w:cs="Times New Roman"/>
            <w:lang w:val="en-US"/>
          </w:rPr>
          <w:t>Texto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sugerido</w:t>
        </w:r>
        <w:proofErr w:type="spellEnd"/>
        <w:r>
          <w:rPr>
            <w:rFonts w:ascii="Times New Roman" w:hAnsi="Times New Roman" w:cs="Times New Roman"/>
            <w:lang w:val="en-US"/>
          </w:rPr>
          <w:t>:</w:t>
        </w:r>
      </w:ins>
    </w:p>
    <w:p w14:paraId="5B91034E" w14:textId="1234A1EA" w:rsidR="00CD4DDA" w:rsidRPr="000F0589" w:rsidRDefault="000F0589" w:rsidP="00CD4DDA">
      <w:pPr>
        <w:spacing w:line="360" w:lineRule="auto"/>
        <w:rPr>
          <w:rFonts w:ascii="Times New Roman" w:hAnsi="Times New Roman" w:cs="Times New Roman"/>
          <w:lang w:val="en-US"/>
        </w:rPr>
      </w:pPr>
      <w:ins w:id="127" w:author="Jose Antonio Perez Molina" w:date="2025-06-12T07:58:00Z" w16du:dateUtc="2025-06-12T05:58:00Z">
        <w:r w:rsidRPr="000F0589">
          <w:rPr>
            <w:rFonts w:ascii="Times New Roman" w:hAnsi="Times New Roman" w:cs="Times New Roman"/>
            <w:lang w:val="en-US"/>
          </w:rPr>
          <w:t>For our target population and time horizon, perfect information would be worth €24</w:t>
        </w:r>
        <w:r>
          <w:rPr>
            <w:rFonts w:ascii="Times New Roman" w:hAnsi="Times New Roman" w:cs="Times New Roman"/>
            <w:lang w:val="en-US"/>
          </w:rPr>
          <w:t>·</w:t>
        </w:r>
        <w:r w:rsidRPr="000F0589">
          <w:rPr>
            <w:rFonts w:ascii="Times New Roman" w:hAnsi="Times New Roman" w:cs="Times New Roman"/>
            <w:lang w:val="en-US"/>
          </w:rPr>
          <w:t>95 million in total—about €1</w:t>
        </w:r>
        <w:r>
          <w:rPr>
            <w:rFonts w:ascii="Times New Roman" w:hAnsi="Times New Roman" w:cs="Times New Roman"/>
            <w:lang w:val="en-US"/>
          </w:rPr>
          <w:t>·</w:t>
        </w:r>
        <w:r w:rsidRPr="000F0589">
          <w:rPr>
            <w:rFonts w:ascii="Times New Roman" w:hAnsi="Times New Roman" w:cs="Times New Roman"/>
            <w:lang w:val="en-US"/>
          </w:rPr>
          <w:t>25 million per year or €22</w:t>
        </w:r>
      </w:ins>
      <w:ins w:id="128" w:author="Jose Antonio Perez Molina" w:date="2025-06-12T07:59:00Z" w16du:dateUtc="2025-06-12T05:59:00Z">
        <w:r>
          <w:rPr>
            <w:rFonts w:ascii="Times New Roman" w:hAnsi="Times New Roman" w:cs="Times New Roman"/>
            <w:lang w:val="en-US"/>
          </w:rPr>
          <w:t>·8</w:t>
        </w:r>
      </w:ins>
      <w:ins w:id="129" w:author="Jose Antonio Perez Molina" w:date="2025-06-12T07:58:00Z" w16du:dateUtc="2025-06-12T05:58:00Z">
        <w:r w:rsidRPr="000F0589">
          <w:rPr>
            <w:rFonts w:ascii="Times New Roman" w:hAnsi="Times New Roman" w:cs="Times New Roman"/>
            <w:lang w:val="en-US"/>
          </w:rPr>
          <w:t xml:space="preserve"> per patient each year. </w:t>
        </w:r>
      </w:ins>
      <w:ins w:id="130" w:author="Jose Antonio Perez Molina" w:date="2025-06-12T07:59:00Z" w16du:dateUtc="2025-06-12T05:59:00Z">
        <w:r>
          <w:rPr>
            <w:rFonts w:ascii="Times New Roman" w:hAnsi="Times New Roman" w:cs="Times New Roman"/>
            <w:lang w:val="en-US"/>
          </w:rPr>
          <w:t>Thus,</w:t>
        </w:r>
      </w:ins>
      <w:ins w:id="131" w:author="Jose Antonio Perez Molina" w:date="2025-06-12T07:58:00Z" w16du:dateUtc="2025-06-12T05:58:00Z">
        <w:r w:rsidRPr="000F0589">
          <w:rPr>
            <w:rFonts w:ascii="Times New Roman" w:hAnsi="Times New Roman" w:cs="Times New Roman"/>
            <w:lang w:val="en-US"/>
          </w:rPr>
          <w:t xml:space="preserve"> any new research aimed at eliminating the remaining uncertainty </w:t>
        </w:r>
      </w:ins>
      <w:ins w:id="132" w:author="Jose Antonio Perez Molina" w:date="2025-06-12T07:59:00Z" w16du:dateUtc="2025-06-12T05:59:00Z">
        <w:r>
          <w:rPr>
            <w:rFonts w:ascii="Times New Roman" w:hAnsi="Times New Roman" w:cs="Times New Roman"/>
            <w:lang w:val="en-US"/>
          </w:rPr>
          <w:t>would be</w:t>
        </w:r>
      </w:ins>
      <w:ins w:id="133" w:author="Jose Antonio Perez Molina" w:date="2025-06-12T07:58:00Z" w16du:dateUtc="2025-06-12T05:58:00Z">
        <w:r w:rsidRPr="000F0589">
          <w:rPr>
            <w:rFonts w:ascii="Times New Roman" w:hAnsi="Times New Roman" w:cs="Times New Roman"/>
            <w:lang w:val="en-US"/>
          </w:rPr>
          <w:t xml:space="preserve"> economically worthwhile only if it costs less than these amounts.</w:t>
        </w:r>
      </w:ins>
    </w:p>
    <w:p w14:paraId="2BCE41BC" w14:textId="6538B0E7" w:rsidR="00FE5A93" w:rsidRPr="000F0589" w:rsidRDefault="00FE5A93" w:rsidP="003567E7">
      <w:pPr>
        <w:spacing w:line="360" w:lineRule="auto"/>
        <w:rPr>
          <w:rFonts w:ascii="Times New Roman" w:hAnsi="Times New Roman" w:cs="Times New Roman"/>
          <w:b/>
          <w:bCs/>
          <w:lang w:val="en-US"/>
        </w:rPr>
      </w:pPr>
    </w:p>
    <w:p w14:paraId="16839F96" w14:textId="6EC29A0D" w:rsidR="00EE6EDD" w:rsidRPr="000F283A" w:rsidRDefault="00EE6EDD"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mc:AlternateContent>
          <mc:Choice Requires="wps">
            <w:drawing>
              <wp:anchor distT="45720" distB="45720" distL="114300" distR="114300" simplePos="0" relativeHeight="251659264" behindDoc="0" locked="0" layoutInCell="1" allowOverlap="1" wp14:anchorId="773CCB83" wp14:editId="187E9BBA">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EE6EDD" w:rsidRPr="002A40E0" w:rsidRDefault="002A40E0" w:rsidP="00EE6EDD">
                            <w:pPr>
                              <w:rPr>
                                <w:rFonts w:ascii="Times New Roman" w:hAnsi="Times New Roman" w:cs="Times New Roman"/>
                                <w:lang w:val="en-US"/>
                              </w:rPr>
                            </w:pPr>
                            <w:r w:rsidRPr="002A40E0">
                              <w:rPr>
                                <w:rFonts w:ascii="Times New Roman" w:hAnsi="Times New Roman" w:cs="Times New Roman"/>
                                <w:lang w:val="en-US"/>
                              </w:rPr>
                              <w:t>In light of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ENEQIAACA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">
                <v:textbox style="mso-fit-shape-to-text:t">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EE6EDD" w:rsidRPr="002A40E0" w:rsidRDefault="002A40E0" w:rsidP="00EE6EDD">
                      <w:pPr>
                        <w:rPr>
                          <w:rFonts w:ascii="Times New Roman" w:hAnsi="Times New Roman" w:cs="Times New Roman"/>
                          <w:lang w:val="en-US"/>
                        </w:rPr>
                      </w:pPr>
                      <w:r w:rsidRPr="002A40E0">
                        <w:rPr>
                          <w:rFonts w:ascii="Times New Roman" w:hAnsi="Times New Roman" w:cs="Times New Roman"/>
                          <w:lang w:val="en-US"/>
                        </w:rPr>
                        <w:t>In light of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v:textbox>
                <w10:wrap type="square"/>
              </v:shape>
            </w:pict>
          </mc:Fallback>
        </mc:AlternateContent>
      </w:r>
      <w:r w:rsidR="00382A72" w:rsidRPr="000F283A">
        <w:rPr>
          <w:rFonts w:ascii="Times New Roman" w:hAnsi="Times New Roman" w:cs="Times New Roman"/>
          <w:b/>
          <w:bCs/>
          <w:lang w:val="en-US"/>
        </w:rPr>
        <w:t>Discussion</w:t>
      </w:r>
    </w:p>
    <w:p w14:paraId="4418B8A7" w14:textId="6F07FCBB" w:rsidR="00382A72" w:rsidRPr="000F283A" w:rsidRDefault="00F83507" w:rsidP="003567E7">
      <w:pPr>
        <w:spacing w:line="360" w:lineRule="auto"/>
        <w:rPr>
          <w:rFonts w:ascii="Times New Roman" w:hAnsi="Times New Roman" w:cs="Times New Roman"/>
          <w:lang w:val="en-US"/>
        </w:rPr>
      </w:pPr>
      <w:r w:rsidRPr="000F283A">
        <w:rPr>
          <w:rFonts w:ascii="Times New Roman" w:hAnsi="Times New Roman" w:cs="Times New Roman"/>
          <w:b/>
          <w:bCs/>
          <w:lang w:val="en-US"/>
        </w:rPr>
        <w:br/>
      </w:r>
      <w:r w:rsidR="00951F0B" w:rsidRPr="000F283A">
        <w:rPr>
          <w:rFonts w:ascii="Times New Roman" w:hAnsi="Times New Roman" w:cs="Times New Roman"/>
          <w:lang w:val="en-US"/>
        </w:rPr>
        <w:t xml:space="preserve">In our study, we found </w:t>
      </w:r>
      <w:r w:rsidR="00FE5A93" w:rsidRPr="000F283A">
        <w:rPr>
          <w:rFonts w:ascii="Times New Roman" w:hAnsi="Times New Roman" w:cs="Times New Roman"/>
          <w:lang w:val="en-US"/>
        </w:rPr>
        <w:t>b</w:t>
      </w:r>
      <w:r w:rsidR="00951F0B" w:rsidRPr="000F283A">
        <w:rPr>
          <w:rFonts w:ascii="Times New Roman" w:hAnsi="Times New Roman" w:cs="Times New Roman"/>
          <w:lang w:val="en-US"/>
        </w:rPr>
        <w:t>enznidazole to be a cost-saving treatment for the treatment of patients with asymptomatic Chagas disease</w:t>
      </w:r>
      <w:r w:rsidR="00FE5A93" w:rsidRPr="000F283A">
        <w:rPr>
          <w:rFonts w:ascii="Times New Roman" w:hAnsi="Times New Roman" w:cs="Times New Roman"/>
          <w:lang w:val="en-US"/>
        </w:rPr>
        <w:t>, as the study arm treated with benznidazole not only yielded more QALYs but also ended up with less total costs. Moreover, both the deterministic sensitivity analysis and the PSA show us the same results, pointing out that the results are robust. Only the most extreme values of the effectiveness of benznidazole in reducing the progression to cardiac disease increased the ICER and made it not cost-effective, however it still fell below the WTP.</w:t>
      </w:r>
    </w:p>
    <w:p w14:paraId="7D29375C" w14:textId="087A3B89" w:rsidR="0003270A" w:rsidRPr="000F283A" w:rsidRDefault="0003270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At present, benznidazole is not </w:t>
      </w:r>
      <w:r w:rsidR="00146F40" w:rsidRPr="000F283A">
        <w:rPr>
          <w:rFonts w:ascii="Times New Roman" w:hAnsi="Times New Roman" w:cs="Times New Roman"/>
          <w:lang w:val="en-US"/>
        </w:rPr>
        <w:t xml:space="preserve">commercialized in Spain and not </w:t>
      </w:r>
      <w:r w:rsidRPr="000F283A">
        <w:rPr>
          <w:rFonts w:ascii="Times New Roman" w:hAnsi="Times New Roman" w:cs="Times New Roman"/>
          <w:lang w:val="en-US"/>
        </w:rPr>
        <w:t xml:space="preserve">covered free of cost in the Spanish health system. </w:t>
      </w:r>
      <w:r w:rsidR="00146F40" w:rsidRPr="000F283A">
        <w:rPr>
          <w:rFonts w:ascii="Times New Roman" w:hAnsi="Times New Roman" w:cs="Times New Roman"/>
          <w:lang w:val="en-US"/>
        </w:rPr>
        <w:t xml:space="preserve">This means that availability is drastically reduced, for several reasons. Migrants are a </w:t>
      </w:r>
      <w:r w:rsidR="00146F40" w:rsidRPr="000F283A">
        <w:rPr>
          <w:rFonts w:ascii="Times New Roman" w:hAnsi="Times New Roman" w:cs="Times New Roman"/>
          <w:lang w:val="en-US"/>
        </w:rPr>
        <w:lastRenderedPageBreak/>
        <w:t>vulnerable population, and many cannot afford the treatment. The drug must be imported from abroad and on top of this normal distribution channels cannot be used. It would make sense,</w:t>
      </w:r>
      <w:r w:rsidRPr="000F283A">
        <w:rPr>
          <w:rFonts w:ascii="Times New Roman" w:hAnsi="Times New Roman" w:cs="Times New Roman"/>
          <w:lang w:val="en-US"/>
        </w:rPr>
        <w:t xml:space="preserve"> in the light of these results</w:t>
      </w:r>
      <w:r w:rsidR="00146F40" w:rsidRPr="000F283A">
        <w:rPr>
          <w:rFonts w:ascii="Times New Roman" w:hAnsi="Times New Roman" w:cs="Times New Roman"/>
          <w:lang w:val="en-US"/>
        </w:rPr>
        <w:t xml:space="preserve">, to cover Benznidazole for free. Not doing it is costing the </w:t>
      </w:r>
      <w:proofErr w:type="spellStart"/>
      <w:r w:rsidR="00386A5C" w:rsidRPr="000F283A">
        <w:rPr>
          <w:rFonts w:ascii="Times New Roman" w:hAnsi="Times New Roman" w:cs="Times New Roman"/>
          <w:lang w:val="en-US"/>
        </w:rPr>
        <w:t>h</w:t>
      </w:r>
      <w:r w:rsidR="00146F40" w:rsidRPr="000F283A">
        <w:rPr>
          <w:rFonts w:ascii="Times New Roman" w:hAnsi="Times New Roman" w:cs="Times New Roman"/>
          <w:lang w:val="en-US"/>
        </w:rPr>
        <w:t>ealtcare</w:t>
      </w:r>
      <w:proofErr w:type="spellEnd"/>
      <w:r w:rsidR="00146F40" w:rsidRPr="000F283A">
        <w:rPr>
          <w:rFonts w:ascii="Times New Roman" w:hAnsi="Times New Roman" w:cs="Times New Roman"/>
          <w:lang w:val="en-US"/>
        </w:rPr>
        <w:t xml:space="preserve"> system</w:t>
      </w:r>
      <w:r w:rsidR="00386A5C" w:rsidRPr="000F283A">
        <w:rPr>
          <w:rFonts w:ascii="Times New Roman" w:hAnsi="Times New Roman" w:cs="Times New Roman"/>
          <w:lang w:val="en-US"/>
        </w:rPr>
        <w:t xml:space="preserve"> €</w:t>
      </w:r>
      <w:r w:rsidR="00146F40" w:rsidRPr="000F283A">
        <w:rPr>
          <w:rFonts w:ascii="Times New Roman" w:hAnsi="Times New Roman" w:cs="Times New Roman"/>
          <w:lang w:val="en-US"/>
        </w:rPr>
        <w:t xml:space="preserve"> </w:t>
      </w:r>
      <w:r w:rsidR="00386A5C" w:rsidRPr="000F283A">
        <w:rPr>
          <w:rFonts w:ascii="Times New Roman" w:hAnsi="Times New Roman" w:cs="Times New Roman"/>
          <w:lang w:val="en-US"/>
        </w:rPr>
        <w:t>28,004,598 per year.</w:t>
      </w:r>
      <w:r w:rsidR="00146F40" w:rsidRPr="000F283A">
        <w:rPr>
          <w:rFonts w:ascii="Times New Roman" w:hAnsi="Times New Roman" w:cs="Times New Roman"/>
          <w:lang w:val="en-US"/>
        </w:rPr>
        <w:t xml:space="preserve"> Moreover, </w:t>
      </w:r>
      <w:r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Pr="000F283A">
        <w:rPr>
          <w:rFonts w:ascii="Times New Roman" w:hAnsi="Times New Roman" w:cs="Times New Roman"/>
          <w:lang w:val="en-US"/>
        </w:rPr>
        <w:t xml:space="preserve"> programs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{"citationID":"8rj3heqZ","properties":{"formattedCitation":"\\super 17,30\\nosupersub{}","plainCitation":"17,30","noteIndex":0},"citationItems":[{"id":18,"uris":["http://zotero.org/groups/5772643/items/ES6U6JTY"],"itemData":{"id":18,"type":"article-journal","abstract":"Screening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Japan","volume":"31","author":[{"family":"Iglesias Rodríguez","given":"Inés María"},{"family":"Miura","given":"Sachio"},{"family":"Maeda","given":"Takuya"},{"family":"Imai","given":"Kazuo"},{"family":"Smith","given":"Chris"},{"family":"Vasquez Velasquez","given":"Clara"},{"family":"Honda","given":"Sumihisa"},{"family":"Hirayama","given":"Kenji"}],"issued":{"date-parts":[["2023",2]]}}}],"schema":"https://github.com/citation-style-language/schema/raw/master/csl-citation.json"}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17,30</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0F283A">
        <w:rPr>
          <w:rFonts w:ascii="Times New Roman" w:hAnsi="Times New Roman" w:cs="Times New Roman"/>
          <w:lang w:val="en-US"/>
        </w:rPr>
        <w:t>On top of this, we have not accounted for the QALYs gained from avoiding congenital transmission of disease</w:t>
      </w:r>
      <w:r w:rsidR="004B759A" w:rsidRPr="000F283A">
        <w:rPr>
          <w:rFonts w:ascii="Times New Roman" w:hAnsi="Times New Roman" w:cs="Times New Roman"/>
          <w:lang w:val="en-US"/>
        </w:rPr>
        <w:t>. Such cases are estimated to be happening in Spain.</w:t>
      </w:r>
      <w:r w:rsidR="004B759A"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{"citationID":"KXKYmjHD","properties":{"formattedCitation":"\\super 31\\nosupersub{}","plainCitation":"31","noteIndex":0},"citationItems":[{"id":138,"uris":["http://zotero.org/groups/5772643/items/H33PXWRT"],"itemData":{"id":138,"type":"article-journal","abstract":"Background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31</w:t>
      </w:r>
      <w:r w:rsidR="004B759A" w:rsidRPr="000F283A">
        <w:rPr>
          <w:rFonts w:ascii="Times New Roman" w:hAnsi="Times New Roman" w:cs="Times New Roman"/>
          <w:lang w:val="en-US"/>
        </w:rPr>
        <w:fldChar w:fldCharType="end"/>
      </w:r>
    </w:p>
    <w:p w14:paraId="45C00C4E" w14:textId="7F948710" w:rsidR="00A86757" w:rsidRPr="000F283A" w:rsidRDefault="00A86757"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8414B" w:rsidRPr="000F283A">
        <w:rPr>
          <w:rFonts w:ascii="Times New Roman" w:hAnsi="Times New Roman" w:cs="Times New Roman"/>
          <w:lang w:val="en-US"/>
        </w:rPr>
        <w:t xml:space="preserve">Deterministic </w:t>
      </w:r>
      <w:r w:rsidRPr="000F283A">
        <w:rPr>
          <w:rFonts w:ascii="Times New Roman" w:hAnsi="Times New Roman" w:cs="Times New Roman"/>
          <w:lang w:val="en-US"/>
        </w:rPr>
        <w:t>sensitivity analyses, we</w:t>
      </w:r>
      <w:r w:rsidR="00A8414B" w:rsidRPr="000F283A">
        <w:rPr>
          <w:rFonts w:ascii="Times New Roman" w:hAnsi="Times New Roman" w:cs="Times New Roman"/>
          <w:lang w:val="en-US"/>
        </w:rPr>
        <w:t xml:space="preserve"> did not find any </w:t>
      </w:r>
      <w:r w:rsidRPr="000F283A">
        <w:rPr>
          <w:rFonts w:ascii="Times New Roman" w:hAnsi="Times New Roman" w:cs="Times New Roman"/>
          <w:lang w:val="en-US"/>
        </w:rPr>
        <w:t xml:space="preserve">variable that would render benznidazole not </w:t>
      </w:r>
      <w:proofErr w:type="gramStart"/>
      <w:r w:rsidRPr="000F283A">
        <w:rPr>
          <w:rFonts w:ascii="Times New Roman" w:hAnsi="Times New Roman" w:cs="Times New Roman"/>
          <w:lang w:val="en-US"/>
        </w:rPr>
        <w:t>cost-saving</w:t>
      </w:r>
      <w:proofErr w:type="gramEnd"/>
      <w:r w:rsidR="00A8414B" w:rsidRPr="000F283A">
        <w:rPr>
          <w:rFonts w:ascii="Times New Roman" w:hAnsi="Times New Roman" w:cs="Times New Roman"/>
          <w:lang w:val="en-US"/>
        </w:rPr>
        <w:t xml:space="preserve">. In the probabilistic sensitivity </w:t>
      </w:r>
      <w:proofErr w:type="gramStart"/>
      <w:r w:rsidR="00A8414B" w:rsidRPr="000F283A">
        <w:rPr>
          <w:rFonts w:ascii="Times New Roman" w:hAnsi="Times New Roman" w:cs="Times New Roman"/>
          <w:lang w:val="en-US"/>
        </w:rPr>
        <w:t>analysis</w:t>
      </w:r>
      <w:proofErr w:type="gramEnd"/>
      <w:r w:rsidR="00A8414B" w:rsidRPr="000F283A">
        <w:rPr>
          <w:rFonts w:ascii="Times New Roman" w:hAnsi="Times New Roman" w:cs="Times New Roman"/>
          <w:lang w:val="en-US"/>
        </w:rPr>
        <w:t xml:space="preserve"> the most likely result would be that Benznidazole is cost-savin</w:t>
      </w:r>
      <w:r w:rsidR="00386A5C" w:rsidRPr="000F283A">
        <w:rPr>
          <w:rFonts w:ascii="Times New Roman" w:hAnsi="Times New Roman" w:cs="Times New Roman"/>
          <w:lang w:val="en-US"/>
        </w:rPr>
        <w:t>g</w:t>
      </w:r>
      <w:r w:rsidR="00A8414B" w:rsidRPr="000F283A">
        <w:rPr>
          <w:rFonts w:ascii="Times New Roman" w:hAnsi="Times New Roman" w:cs="Times New Roman"/>
          <w:lang w:val="en-US"/>
        </w:rPr>
        <w:t xml:space="preserve"> with more than 95% of the simulations falling well below </w:t>
      </w:r>
      <w:proofErr w:type="gramStart"/>
      <w:r w:rsidR="00A8414B" w:rsidRPr="000F283A">
        <w:rPr>
          <w:rFonts w:ascii="Times New Roman" w:hAnsi="Times New Roman" w:cs="Times New Roman"/>
          <w:lang w:val="en-US"/>
        </w:rPr>
        <w:t>the WTP</w:t>
      </w:r>
      <w:proofErr w:type="gramEnd"/>
      <w:r w:rsidR="00A8414B" w:rsidRPr="000F283A">
        <w:rPr>
          <w:rFonts w:ascii="Times New Roman" w:hAnsi="Times New Roman" w:cs="Times New Roman"/>
          <w:lang w:val="en-US"/>
        </w:rPr>
        <w:t>. Nevertheless, some uncertainty remains and thus the EVPI was calculated and established at €</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per year over the study period. Meaning that this should be the amount a </w:t>
      </w:r>
      <w:r w:rsidR="00697A1B" w:rsidRPr="000F283A">
        <w:rPr>
          <w:rFonts w:ascii="Times New Roman" w:hAnsi="Times New Roman" w:cs="Times New Roman"/>
          <w:lang w:val="en-US"/>
        </w:rPr>
        <w:t>health policy maker would be willing to pay for the uncertainty reduction derived from the perfect information.</w:t>
      </w:r>
      <w:r w:rsidR="00A8414B" w:rsidRPr="000F283A">
        <w:rPr>
          <w:rFonts w:ascii="Times New Roman" w:hAnsi="Times New Roman" w:cs="Times New Roman"/>
          <w:lang w:val="en-US"/>
        </w:rPr>
        <w:t xml:space="preserve"> This data has important implications when allocating funds for </w:t>
      </w:r>
      <w:r w:rsidR="00386A5C" w:rsidRPr="000F283A">
        <w:rPr>
          <w:rFonts w:ascii="Times New Roman" w:hAnsi="Times New Roman" w:cs="Times New Roman"/>
          <w:lang w:val="en-US"/>
        </w:rPr>
        <w:t xml:space="preserve">future </w:t>
      </w:r>
      <w:r w:rsidR="00A8414B" w:rsidRPr="000F283A">
        <w:rPr>
          <w:rFonts w:ascii="Times New Roman" w:hAnsi="Times New Roman" w:cs="Times New Roman"/>
          <w:lang w:val="en-US"/>
        </w:rPr>
        <w:t>research.</w:t>
      </w:r>
      <w:r w:rsidR="00697A1B" w:rsidRPr="000F283A">
        <w:rPr>
          <w:rFonts w:ascii="Times New Roman" w:hAnsi="Times New Roman" w:cs="Times New Roman"/>
          <w:lang w:val="en-US"/>
        </w:rPr>
        <w:t xml:space="preserve"> </w:t>
      </w:r>
    </w:p>
    <w:p w14:paraId="3FC6D2EB" w14:textId="0A3722FA" w:rsidR="00FE5A93" w:rsidRPr="000F283A" w:rsidRDefault="00FE5A9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The strengths of our study are that we calibrated the model to reflect the Spanish epidemiological situation, allowing to better evaluate the need. Also, </w:t>
      </w:r>
      <w:r w:rsidR="00F57AA9" w:rsidRPr="000F283A">
        <w:rPr>
          <w:rFonts w:ascii="Times New Roman" w:hAnsi="Times New Roman" w:cs="Times New Roman"/>
          <w:lang w:val="en-US"/>
        </w:rPr>
        <w:t xml:space="preserve">comprehensive sensitivity analyses were undertaken and </w:t>
      </w:r>
      <w:r w:rsidR="004B759A" w:rsidRPr="000F283A">
        <w:rPr>
          <w:rFonts w:ascii="Times New Roman" w:hAnsi="Times New Roman" w:cs="Times New Roman"/>
          <w:lang w:val="en-US"/>
        </w:rPr>
        <w:t>despite modifying the variables to extreme values the results</w:t>
      </w:r>
      <w:r w:rsidR="00F57AA9" w:rsidRPr="000F283A">
        <w:rPr>
          <w:rFonts w:ascii="Times New Roman" w:hAnsi="Times New Roman" w:cs="Times New Roman"/>
          <w:lang w:val="en-US"/>
        </w:rPr>
        <w:t xml:space="preserve"> point in the same direction, benznidazole is cost-saving.</w:t>
      </w:r>
      <w:r w:rsidR="00CD4DDA" w:rsidRPr="000F283A">
        <w:rPr>
          <w:rFonts w:ascii="Times New Roman" w:hAnsi="Times New Roman" w:cs="Times New Roman"/>
          <w:lang w:val="en-US"/>
        </w:rPr>
        <w:t xml:space="preserve"> We also have determined the EVPI to help guide funding decisions of scientific studies that would improve the model and reduce the uncertainty.</w:t>
      </w:r>
    </w:p>
    <w:p w14:paraId="4CA97F01" w14:textId="48B02A0A" w:rsidR="004027B5" w:rsidRPr="000F283A" w:rsidRDefault="00F57AA9" w:rsidP="003567E7">
      <w:pPr>
        <w:spacing w:line="360" w:lineRule="auto"/>
        <w:rPr>
          <w:rFonts w:ascii="Times New Roman" w:hAnsi="Times New Roman" w:cs="Times New Roman"/>
          <w:lang w:val="en-US"/>
        </w:rPr>
      </w:pPr>
      <w:r w:rsidRPr="000F283A">
        <w:rPr>
          <w:rFonts w:ascii="Times New Roman" w:hAnsi="Times New Roman" w:cs="Times New Roman"/>
          <w:lang w:val="en-US"/>
        </w:rPr>
        <w:t>The weaknesses of the study are to be acknowledged. First, we assume a constant population of migrants,</w:t>
      </w:r>
      <w:r w:rsidR="004B759A" w:rsidRPr="000F283A">
        <w:rPr>
          <w:rFonts w:ascii="Times New Roman" w:hAnsi="Times New Roman" w:cs="Times New Roman"/>
          <w:lang w:val="en-US"/>
        </w:rPr>
        <w:t xml:space="preserve"> which may be somewhat unrealistic</w:t>
      </w:r>
      <w:r w:rsidRPr="000F283A">
        <w:rPr>
          <w:rFonts w:ascii="Times New Roman" w:hAnsi="Times New Roman" w:cs="Times New Roman"/>
          <w:lang w:val="en-US"/>
        </w:rPr>
        <w:t xml:space="preserve">. Also, there are several study parameters that have a great deal of uncertainty. However, this has been accounted for in extensive sensitivity </w:t>
      </w:r>
      <w:r w:rsidR="00386A5C" w:rsidRPr="000F283A">
        <w:rPr>
          <w:rFonts w:ascii="Times New Roman" w:hAnsi="Times New Roman" w:cs="Times New Roman"/>
          <w:lang w:val="en-US"/>
        </w:rPr>
        <w:t>analysis</w:t>
      </w:r>
      <w:r w:rsidR="00CD4DDA" w:rsidRPr="000F283A">
        <w:rPr>
          <w:rFonts w:ascii="Times New Roman" w:hAnsi="Times New Roman" w:cs="Times New Roman"/>
          <w:lang w:val="en-US"/>
        </w:rPr>
        <w:t xml:space="preserve"> and the EVPI reported.</w:t>
      </w:r>
    </w:p>
    <w:p w14:paraId="51622986" w14:textId="7CA052AC" w:rsidR="00951F0B" w:rsidRPr="000F283A" w:rsidRDefault="00697A1B" w:rsidP="00A16DC5">
      <w:pPr>
        <w:spacing w:line="360" w:lineRule="auto"/>
        <w:rPr>
          <w:rFonts w:ascii="Times New Roman" w:hAnsi="Times New Roman" w:cs="Times New Roman"/>
          <w:b/>
          <w:bCs/>
          <w:lang w:val="en-US"/>
        </w:rPr>
      </w:pPr>
      <w:r w:rsidRPr="000F283A">
        <w:rPr>
          <w:rFonts w:ascii="Times New Roman" w:hAnsi="Times New Roman" w:cs="Times New Roman"/>
          <w:lang w:val="en-US"/>
        </w:rPr>
        <w:t>Our study suggests that b</w:t>
      </w:r>
      <w:r w:rsidR="00F57AA9" w:rsidRPr="000F283A">
        <w:rPr>
          <w:rFonts w:ascii="Times New Roman" w:hAnsi="Times New Roman" w:cs="Times New Roman"/>
          <w:lang w:val="en-US"/>
        </w:rPr>
        <w:t>enznidazole is a cost-saving drug for the treatment of patients with</w:t>
      </w:r>
      <w:r w:rsidR="004B759A" w:rsidRPr="000F283A">
        <w:rPr>
          <w:rFonts w:ascii="Times New Roman" w:hAnsi="Times New Roman" w:cs="Times New Roman"/>
          <w:lang w:val="en-US"/>
        </w:rPr>
        <w:t xml:space="preserve"> chronic</w:t>
      </w:r>
      <w:r w:rsidR="00F57AA9" w:rsidRPr="000F283A">
        <w:rPr>
          <w:rFonts w:ascii="Times New Roman" w:hAnsi="Times New Roman" w:cs="Times New Roman"/>
          <w:lang w:val="en-US"/>
        </w:rPr>
        <w:t xml:space="preserve"> asymptomatic Chagas disease.</w:t>
      </w:r>
      <w:r w:rsidRPr="000F283A">
        <w:rPr>
          <w:rFonts w:ascii="Times New Roman" w:hAnsi="Times New Roman" w:cs="Times New Roman"/>
          <w:lang w:val="en-US"/>
        </w:rPr>
        <w:t xml:space="preserve"> Health policy makers should be willing to fund up to </w:t>
      </w:r>
      <w:r w:rsidR="00A8414B" w:rsidRPr="000F283A">
        <w:rPr>
          <w:rFonts w:ascii="Times New Roman" w:hAnsi="Times New Roman" w:cs="Times New Roman"/>
          <w:lang w:val="en-US"/>
        </w:rPr>
        <w:t>€</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w:t>
      </w:r>
      <w:r w:rsidR="00A8414B" w:rsidRPr="000F283A">
        <w:rPr>
          <w:rFonts w:ascii="Times New Roman" w:hAnsi="Times New Roman" w:cs="Times New Roman"/>
          <w:lang w:val="en-US"/>
        </w:rPr>
        <w:t>per year</w:t>
      </w:r>
      <w:r w:rsidRPr="000F283A">
        <w:rPr>
          <w:rFonts w:ascii="Times New Roman" w:hAnsi="Times New Roman" w:cs="Times New Roman"/>
          <w:lang w:val="en-US"/>
        </w:rPr>
        <w:t xml:space="preserve"> to achieve perfect information for decision making.</w:t>
      </w:r>
      <w:r w:rsidR="004B759A" w:rsidRPr="000F283A">
        <w:rPr>
          <w:rFonts w:ascii="Times New Roman" w:hAnsi="Times New Roman" w:cs="Times New Roman"/>
          <w:lang w:val="en-US"/>
        </w:rPr>
        <w:t xml:space="preserve"> </w:t>
      </w:r>
    </w:p>
    <w:p w14:paraId="4ECB069A" w14:textId="77777777" w:rsidR="00951F0B" w:rsidRPr="000F283A" w:rsidRDefault="00951F0B">
      <w:pPr>
        <w:rPr>
          <w:rFonts w:ascii="Times New Roman" w:hAnsi="Times New Roman" w:cs="Times New Roman"/>
          <w:b/>
          <w:bCs/>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62A990F8"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ins w:id="134" w:author="Jose Antonio Perez Molina" w:date="2025-06-12T07:54:00Z" w16du:dateUtc="2025-06-12T05:54:00Z">
        <w:r w:rsidR="00AF56FA">
          <w:rPr>
            <w:rFonts w:ascii="Times New Roman" w:hAnsi="Times New Roman" w:cs="Times New Roman"/>
            <w:lang w:val="en-US"/>
          </w:rPr>
          <w:t xml:space="preserve">writing and </w:t>
        </w:r>
      </w:ins>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commentRangeStart w:id="135"/>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75A361A8" w14:textId="4E83FA06" w:rsidR="00956123" w:rsidRPr="000F283A" w:rsidRDefault="00956123">
      <w:pPr>
        <w:rPr>
          <w:rFonts w:ascii="Times New Roman" w:hAnsi="Times New Roman" w:cs="Times New Roman"/>
          <w:lang w:val="en-US"/>
        </w:rPr>
      </w:pPr>
      <w:r w:rsidRPr="000F283A">
        <w:rPr>
          <w:rFonts w:ascii="Times New Roman" w:hAnsi="Times New Roman" w:cs="Times New Roman"/>
          <w:lang w:val="en-US"/>
        </w:rPr>
        <w:t xml:space="preserve">P.W. has received honoraria in the last 3 years from </w:t>
      </w:r>
      <w:proofErr w:type="spellStart"/>
      <w:r w:rsidRPr="000F283A">
        <w:rPr>
          <w:rFonts w:ascii="Times New Roman" w:hAnsi="Times New Roman" w:cs="Times New Roman"/>
          <w:lang w:val="en-US"/>
        </w:rPr>
        <w:t>ViiV</w:t>
      </w:r>
      <w:proofErr w:type="spellEnd"/>
      <w:r w:rsidRPr="000F283A">
        <w:rPr>
          <w:rFonts w:ascii="Times New Roman" w:hAnsi="Times New Roman" w:cs="Times New Roman"/>
          <w:lang w:val="en-US"/>
        </w:rPr>
        <w:t xml:space="preserve"> healthcare, Gilead Sciences and </w:t>
      </w:r>
      <w:r w:rsidR="00146F40" w:rsidRPr="000F283A">
        <w:rPr>
          <w:rFonts w:ascii="Times New Roman" w:hAnsi="Times New Roman" w:cs="Times New Roman"/>
          <w:lang w:val="en-US"/>
        </w:rPr>
        <w:t>Jansen.</w:t>
      </w:r>
      <w:commentRangeEnd w:id="135"/>
      <w:r w:rsidR="00AF56FA">
        <w:rPr>
          <w:rStyle w:val="Refdecomentario"/>
        </w:rPr>
        <w:commentReference w:id="135"/>
      </w:r>
    </w:p>
    <w:p w14:paraId="793AD7F1" w14:textId="77777777" w:rsidR="00146F40" w:rsidRPr="000F283A" w:rsidRDefault="00146F40">
      <w:pPr>
        <w:rPr>
          <w:rFonts w:ascii="Times New Roman" w:hAnsi="Times New Roman" w:cs="Times New Roman"/>
          <w:lang w:val="en-US"/>
        </w:rPr>
      </w:pPr>
    </w:p>
    <w:p w14:paraId="37DFE4DA" w14:textId="6D7A5FC1" w:rsidR="00F83507" w:rsidRPr="000F283A" w:rsidRDefault="00951F0B">
      <w:pPr>
        <w:rPr>
          <w:rFonts w:ascii="Times New Roman" w:hAnsi="Times New Roman" w:cs="Times New Roman"/>
          <w:b/>
          <w:bCs/>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proofErr w:type="spellStart"/>
      <w:r w:rsidRPr="000F283A">
        <w:rPr>
          <w:rFonts w:ascii="Times New Roman" w:hAnsi="Times New Roman" w:cs="Times New Roman"/>
          <w:lang w:val="en-US"/>
        </w:rPr>
        <w:t>AI</w:t>
      </w:r>
      <w:proofErr w:type="spellEnd"/>
      <w:r w:rsidRPr="000F283A">
        <w:rPr>
          <w:rFonts w:ascii="Times New Roman" w:hAnsi="Times New Roman" w:cs="Times New Roman"/>
          <w:lang w:val="en-US"/>
        </w:rPr>
        <w:t xml:space="preserve"> tools (specifically OpenAI's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authors.</w:t>
      </w:r>
      <w:r w:rsidR="00F83507" w:rsidRPr="000F283A">
        <w:rPr>
          <w:rFonts w:ascii="Times New Roman" w:hAnsi="Times New Roman" w:cs="Times New Roman"/>
          <w:b/>
          <w:bCs/>
          <w:lang w:val="en-US"/>
        </w:rPr>
        <w:br w:type="page"/>
      </w:r>
    </w:p>
    <w:p w14:paraId="16FDC9AE" w14:textId="0A2D5E4E" w:rsidR="00F83507" w:rsidRPr="000F283A" w:rsidRDefault="00F83507">
      <w:pPr>
        <w:rPr>
          <w:rFonts w:ascii="Times New Roman" w:hAnsi="Times New Roman" w:cs="Times New Roman"/>
          <w:b/>
          <w:bCs/>
        </w:rPr>
      </w:pPr>
      <w:proofErr w:type="spellStart"/>
      <w:r w:rsidRPr="000F283A">
        <w:rPr>
          <w:rFonts w:ascii="Times New Roman" w:hAnsi="Times New Roman" w:cs="Times New Roman"/>
          <w:b/>
          <w:bCs/>
        </w:rPr>
        <w:lastRenderedPageBreak/>
        <w:t>References</w:t>
      </w:r>
      <w:proofErr w:type="spellEnd"/>
    </w:p>
    <w:p w14:paraId="7AA2D77D" w14:textId="43CCF38F" w:rsidR="00386A5C" w:rsidRPr="00386A5C" w:rsidRDefault="00F83507" w:rsidP="00C60CBF">
      <w:pPr>
        <w:pStyle w:val="Bibliografa"/>
        <w:ind w:left="142" w:hanging="142"/>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386A5C" w:rsidRPr="00386A5C">
        <w:rPr>
          <w:rFonts w:ascii="Times New Roman" w:hAnsi="Times New Roman" w:cs="Times New Roman"/>
          <w:kern w:val="0"/>
        </w:rPr>
        <w:t>1</w:t>
      </w:r>
      <w:r w:rsidR="00386A5C" w:rsidRPr="00386A5C">
        <w:rPr>
          <w:rFonts w:ascii="Times New Roman" w:hAnsi="Times New Roman" w:cs="Times New Roman"/>
          <w:kern w:val="0"/>
        </w:rPr>
        <w:tab/>
        <w:t xml:space="preserve">Pérez-Molina JA, Molina I. Chagas disease. </w:t>
      </w:r>
      <w:r w:rsidR="00386A5C" w:rsidRPr="00386A5C">
        <w:rPr>
          <w:rFonts w:ascii="Times New Roman" w:hAnsi="Times New Roman" w:cs="Times New Roman"/>
          <w:i/>
          <w:iCs/>
          <w:kern w:val="0"/>
          <w:lang w:val="en-US"/>
        </w:rPr>
        <w:t>The Lancet</w:t>
      </w:r>
      <w:r w:rsidR="00386A5C" w:rsidRPr="00386A5C">
        <w:rPr>
          <w:rFonts w:ascii="Times New Roman" w:hAnsi="Times New Roman" w:cs="Times New Roman"/>
          <w:kern w:val="0"/>
          <w:lang w:val="en-US"/>
        </w:rPr>
        <w:t xml:space="preserve"> 2018; </w:t>
      </w:r>
      <w:r w:rsidR="00386A5C" w:rsidRPr="00386A5C">
        <w:rPr>
          <w:rFonts w:ascii="Times New Roman" w:hAnsi="Times New Roman" w:cs="Times New Roman"/>
          <w:b/>
          <w:bCs/>
          <w:kern w:val="0"/>
          <w:lang w:val="en-US"/>
        </w:rPr>
        <w:t>391</w:t>
      </w:r>
      <w:r w:rsidR="00386A5C" w:rsidRPr="00386A5C">
        <w:rPr>
          <w:rFonts w:ascii="Times New Roman" w:hAnsi="Times New Roman" w:cs="Times New Roman"/>
          <w:kern w:val="0"/>
          <w:lang w:val="en-US"/>
        </w:rPr>
        <w:t>: 82–94.</w:t>
      </w:r>
    </w:p>
    <w:p w14:paraId="5431D74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w:t>
      </w:r>
      <w:r w:rsidRPr="00386A5C">
        <w:rPr>
          <w:rFonts w:ascii="Times New Roman" w:hAnsi="Times New Roman" w:cs="Times New Roman"/>
          <w:kern w:val="0"/>
          <w:lang w:val="en-US"/>
        </w:rPr>
        <w:tab/>
        <w:t xml:space="preserve">Bern C, Martin DL, Gilman RH. Acute and Congenital Chagas Disease. </w:t>
      </w:r>
      <w:r w:rsidRPr="00386A5C">
        <w:rPr>
          <w:rFonts w:ascii="Times New Roman" w:hAnsi="Times New Roman" w:cs="Times New Roman"/>
          <w:i/>
          <w:iCs/>
          <w:kern w:val="0"/>
        </w:rPr>
        <w:t>Adv Parasitol</w:t>
      </w:r>
      <w:r w:rsidRPr="00386A5C">
        <w:rPr>
          <w:rFonts w:ascii="Times New Roman" w:hAnsi="Times New Roman" w:cs="Times New Roman"/>
          <w:kern w:val="0"/>
        </w:rPr>
        <w:t xml:space="preserve"> 2011; </w:t>
      </w:r>
      <w:r w:rsidRPr="00386A5C">
        <w:rPr>
          <w:rFonts w:ascii="Times New Roman" w:hAnsi="Times New Roman" w:cs="Times New Roman"/>
          <w:b/>
          <w:bCs/>
          <w:kern w:val="0"/>
        </w:rPr>
        <w:t>75</w:t>
      </w:r>
      <w:r w:rsidRPr="00386A5C">
        <w:rPr>
          <w:rFonts w:ascii="Times New Roman" w:hAnsi="Times New Roman" w:cs="Times New Roman"/>
          <w:kern w:val="0"/>
        </w:rPr>
        <w:t>: 19–46.</w:t>
      </w:r>
    </w:p>
    <w:p w14:paraId="171CF58C"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3</w:t>
      </w:r>
      <w:r w:rsidRPr="00386A5C">
        <w:rPr>
          <w:rFonts w:ascii="Times New Roman" w:hAnsi="Times New Roman" w:cs="Times New Roman"/>
          <w:kern w:val="0"/>
        </w:rPr>
        <w:tab/>
        <w:t xml:space="preserve">Crespillo-Andújar C, Comeche B, Hamer DH,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Use of benznidazole to treat chronic Chagas disease: An updated systematic review with a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2022; </w:t>
      </w:r>
      <w:r w:rsidRPr="00386A5C">
        <w:rPr>
          <w:rFonts w:ascii="Times New Roman" w:hAnsi="Times New Roman" w:cs="Times New Roman"/>
          <w:b/>
          <w:bCs/>
          <w:kern w:val="0"/>
        </w:rPr>
        <w:t>16</w:t>
      </w:r>
      <w:r w:rsidRPr="00386A5C">
        <w:rPr>
          <w:rFonts w:ascii="Times New Roman" w:hAnsi="Times New Roman" w:cs="Times New Roman"/>
          <w:kern w:val="0"/>
        </w:rPr>
        <w:t>: e0010386.</w:t>
      </w:r>
    </w:p>
    <w:p w14:paraId="4D04B02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4</w:t>
      </w:r>
      <w:r w:rsidRPr="00386A5C">
        <w:rPr>
          <w:rFonts w:ascii="Times New Roman" w:hAnsi="Times New Roman" w:cs="Times New Roman"/>
          <w:kern w:val="0"/>
        </w:rPr>
        <w:tab/>
        <w:t xml:space="preserve">Crespillo-Andújar C, Venanzi-Rullo E, Lopez-Velez R,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386A5C">
        <w:rPr>
          <w:rFonts w:ascii="Times New Roman" w:hAnsi="Times New Roman" w:cs="Times New Roman"/>
          <w:i/>
          <w:iCs/>
          <w:kern w:val="0"/>
          <w:lang w:val="en-US"/>
        </w:rPr>
        <w:t>Drug Saf</w:t>
      </w:r>
      <w:r w:rsidRPr="00386A5C">
        <w:rPr>
          <w:rFonts w:ascii="Times New Roman" w:hAnsi="Times New Roman" w:cs="Times New Roman"/>
          <w:kern w:val="0"/>
          <w:lang w:val="en-US"/>
        </w:rPr>
        <w:t xml:space="preserve"> 2018; </w:t>
      </w:r>
      <w:r w:rsidRPr="00386A5C">
        <w:rPr>
          <w:rFonts w:ascii="Times New Roman" w:hAnsi="Times New Roman" w:cs="Times New Roman"/>
          <w:b/>
          <w:bCs/>
          <w:kern w:val="0"/>
          <w:lang w:val="en-US"/>
        </w:rPr>
        <w:t>41</w:t>
      </w:r>
      <w:r w:rsidRPr="00386A5C">
        <w:rPr>
          <w:rFonts w:ascii="Times New Roman" w:hAnsi="Times New Roman" w:cs="Times New Roman"/>
          <w:kern w:val="0"/>
          <w:lang w:val="en-US"/>
        </w:rPr>
        <w:t>: 1035–48.</w:t>
      </w:r>
    </w:p>
    <w:p w14:paraId="47E6E67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5</w:t>
      </w:r>
      <w:r w:rsidRPr="00386A5C">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386A5C">
        <w:rPr>
          <w:rFonts w:ascii="Times New Roman" w:hAnsi="Times New Roman" w:cs="Times New Roman"/>
          <w:i/>
          <w:iCs/>
          <w:kern w:val="0"/>
          <w:lang w:val="en-US"/>
        </w:rPr>
        <w:t>Travel Med Infect Dis</w:t>
      </w:r>
      <w:r w:rsidRPr="00386A5C">
        <w:rPr>
          <w:rFonts w:ascii="Times New Roman" w:hAnsi="Times New Roman" w:cs="Times New Roman"/>
          <w:kern w:val="0"/>
          <w:lang w:val="en-US"/>
        </w:rPr>
        <w:t xml:space="preserve"> 2022; </w:t>
      </w:r>
      <w:r w:rsidRPr="00386A5C">
        <w:rPr>
          <w:rFonts w:ascii="Times New Roman" w:hAnsi="Times New Roman" w:cs="Times New Roman"/>
          <w:b/>
          <w:bCs/>
          <w:kern w:val="0"/>
          <w:lang w:val="en-US"/>
        </w:rPr>
        <w:t>47</w:t>
      </w:r>
      <w:r w:rsidRPr="00386A5C">
        <w:rPr>
          <w:rFonts w:ascii="Times New Roman" w:hAnsi="Times New Roman" w:cs="Times New Roman"/>
          <w:kern w:val="0"/>
          <w:lang w:val="en-US"/>
        </w:rPr>
        <w:t>: 102284.</w:t>
      </w:r>
    </w:p>
    <w:p w14:paraId="0025423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6</w:t>
      </w:r>
      <w:r w:rsidRPr="00386A5C">
        <w:rPr>
          <w:rFonts w:ascii="Times New Roman" w:hAnsi="Times New Roman" w:cs="Times New Roman"/>
          <w:kern w:val="0"/>
          <w:lang w:val="en-US"/>
        </w:rPr>
        <w:tab/>
        <w:t xml:space="preserve">WHO. Chagas disease in Latin America: an epidemiological update based on 2010 estimates. </w:t>
      </w:r>
      <w:r w:rsidRPr="00386A5C">
        <w:rPr>
          <w:rFonts w:ascii="Times New Roman" w:hAnsi="Times New Roman" w:cs="Times New Roman"/>
          <w:i/>
          <w:iCs/>
          <w:kern w:val="0"/>
          <w:lang w:val="en-US"/>
        </w:rPr>
        <w:t>Wkly Epidemiol Rec</w:t>
      </w:r>
      <w:r w:rsidRPr="00386A5C">
        <w:rPr>
          <w:rFonts w:ascii="Times New Roman" w:hAnsi="Times New Roman" w:cs="Times New Roman"/>
          <w:kern w:val="0"/>
          <w:lang w:val="en-US"/>
        </w:rPr>
        <w:t xml:space="preserve"> 2015; </w:t>
      </w:r>
      <w:r w:rsidRPr="00386A5C">
        <w:rPr>
          <w:rFonts w:ascii="Times New Roman" w:hAnsi="Times New Roman" w:cs="Times New Roman"/>
          <w:b/>
          <w:bCs/>
          <w:kern w:val="0"/>
          <w:lang w:val="en-US"/>
        </w:rPr>
        <w:t>90</w:t>
      </w:r>
      <w:r w:rsidRPr="00386A5C">
        <w:rPr>
          <w:rFonts w:ascii="Times New Roman" w:hAnsi="Times New Roman" w:cs="Times New Roman"/>
          <w:kern w:val="0"/>
          <w:lang w:val="en-US"/>
        </w:rPr>
        <w:t>: 33–43.</w:t>
      </w:r>
    </w:p>
    <w:p w14:paraId="30694A8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7</w:t>
      </w:r>
      <w:r w:rsidRPr="00386A5C">
        <w:rPr>
          <w:rFonts w:ascii="Times New Roman" w:hAnsi="Times New Roman" w:cs="Times New Roman"/>
          <w:kern w:val="0"/>
          <w:lang w:val="en-US"/>
        </w:rPr>
        <w:tab/>
        <w:t xml:space="preserve">Manne-Goehler J, Umeh CA, Montgomery SP, Wirtz VJ. Estimating the Burden of Chagas Disease in the United States.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2016; </w:t>
      </w:r>
      <w:r w:rsidRPr="00386A5C">
        <w:rPr>
          <w:rFonts w:ascii="Times New Roman" w:hAnsi="Times New Roman" w:cs="Times New Roman"/>
          <w:b/>
          <w:bCs/>
          <w:kern w:val="0"/>
        </w:rPr>
        <w:t>10</w:t>
      </w:r>
      <w:r w:rsidRPr="00386A5C">
        <w:rPr>
          <w:rFonts w:ascii="Times New Roman" w:hAnsi="Times New Roman" w:cs="Times New Roman"/>
          <w:kern w:val="0"/>
        </w:rPr>
        <w:t>: e0005033.</w:t>
      </w:r>
    </w:p>
    <w:p w14:paraId="525C4EF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8</w:t>
      </w:r>
      <w:r w:rsidRPr="00386A5C">
        <w:rPr>
          <w:rFonts w:ascii="Times New Roman" w:hAnsi="Times New Roman" w:cs="Times New Roman"/>
          <w:kern w:val="0"/>
        </w:rPr>
        <w:tab/>
        <w:t xml:space="preserve">Requena-Méndez A, Aldasoro E, De Lazzari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Prevalence of Chagas Disease in Latin-American Migrants Living in Europe: A Systematic Review and Meta-analysis.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2015; </w:t>
      </w:r>
      <w:r w:rsidRPr="00386A5C">
        <w:rPr>
          <w:rFonts w:ascii="Times New Roman" w:hAnsi="Times New Roman" w:cs="Times New Roman"/>
          <w:b/>
          <w:bCs/>
          <w:kern w:val="0"/>
        </w:rPr>
        <w:t>9</w:t>
      </w:r>
      <w:r w:rsidRPr="00386A5C">
        <w:rPr>
          <w:rFonts w:ascii="Times New Roman" w:hAnsi="Times New Roman" w:cs="Times New Roman"/>
          <w:kern w:val="0"/>
        </w:rPr>
        <w:t>: e0003540.</w:t>
      </w:r>
    </w:p>
    <w:p w14:paraId="3A4E5DF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9</w:t>
      </w:r>
      <w:r w:rsidRPr="00386A5C">
        <w:rPr>
          <w:rFonts w:ascii="Times New Roman" w:hAnsi="Times New Roman" w:cs="Times New Roman"/>
          <w:kern w:val="0"/>
        </w:rPr>
        <w:tab/>
        <w:t xml:space="preserve">Gonzalez-Sanz M, Crespillo-Andújar C, Chamorro-Tojeiro S, Monge-Maillo B, Perez-Molina JA, Norman FF. </w:t>
      </w:r>
      <w:r w:rsidRPr="00386A5C">
        <w:rPr>
          <w:rFonts w:ascii="Times New Roman" w:hAnsi="Times New Roman" w:cs="Times New Roman"/>
          <w:kern w:val="0"/>
          <w:lang w:val="en-US"/>
        </w:rPr>
        <w:t xml:space="preserve">Chagas Disease in Europe. </w:t>
      </w:r>
      <w:r w:rsidRPr="00386A5C">
        <w:rPr>
          <w:rFonts w:ascii="Times New Roman" w:hAnsi="Times New Roman" w:cs="Times New Roman"/>
          <w:i/>
          <w:iCs/>
          <w:kern w:val="0"/>
          <w:lang w:val="en-US"/>
        </w:rPr>
        <w:t>Trop Med Infect Dis</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8</w:t>
      </w:r>
      <w:r w:rsidRPr="00386A5C">
        <w:rPr>
          <w:rFonts w:ascii="Times New Roman" w:hAnsi="Times New Roman" w:cs="Times New Roman"/>
          <w:kern w:val="0"/>
          <w:lang w:val="en-US"/>
        </w:rPr>
        <w:t>: 513.</w:t>
      </w:r>
    </w:p>
    <w:p w14:paraId="6B78308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10</w:t>
      </w:r>
      <w:r w:rsidRPr="00386A5C">
        <w:rPr>
          <w:rFonts w:ascii="Times New Roman" w:hAnsi="Times New Roman" w:cs="Times New Roman"/>
          <w:kern w:val="0"/>
          <w:lang w:val="en-US"/>
        </w:rPr>
        <w:tab/>
        <w:t xml:space="preserve">Moraes FCA de, Souza MEC, Dal Moro L,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Prevention of congenital chagas disease by trypanocide treatment in women of reproductive age: A meta-analysis of observational studies. </w:t>
      </w:r>
      <w:r w:rsidRPr="00386A5C">
        <w:rPr>
          <w:rFonts w:ascii="Times New Roman" w:hAnsi="Times New Roman" w:cs="Times New Roman"/>
          <w:i/>
          <w:iCs/>
          <w:kern w:val="0"/>
          <w:lang w:val="en-US"/>
        </w:rPr>
        <w:t>PLoS Negl Trop Dis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18</w:t>
      </w:r>
      <w:r w:rsidRPr="00386A5C">
        <w:rPr>
          <w:rFonts w:ascii="Times New Roman" w:hAnsi="Times New Roman" w:cs="Times New Roman"/>
          <w:kern w:val="0"/>
          <w:lang w:val="en-US"/>
        </w:rPr>
        <w:t>: e0012407.</w:t>
      </w:r>
    </w:p>
    <w:p w14:paraId="7CE9F29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11</w:t>
      </w:r>
      <w:r w:rsidRPr="00386A5C">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386A5C">
        <w:rPr>
          <w:rFonts w:ascii="Times New Roman" w:hAnsi="Times New Roman" w:cs="Times New Roman"/>
          <w:i/>
          <w:iCs/>
          <w:kern w:val="0"/>
          <w:lang w:val="en-US"/>
        </w:rPr>
        <w:t>BMC Public Health</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23</w:t>
      </w:r>
      <w:r w:rsidRPr="00386A5C">
        <w:rPr>
          <w:rFonts w:ascii="Times New Roman" w:hAnsi="Times New Roman" w:cs="Times New Roman"/>
          <w:kern w:val="0"/>
          <w:lang w:val="en-US"/>
        </w:rPr>
        <w:t>: 332.</w:t>
      </w:r>
    </w:p>
    <w:p w14:paraId="360DA04B"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12</w:t>
      </w:r>
      <w:r w:rsidRPr="00386A5C">
        <w:rPr>
          <w:rFonts w:ascii="Times New Roman" w:hAnsi="Times New Roman" w:cs="Times New Roman"/>
          <w:kern w:val="0"/>
          <w:lang w:val="en-US"/>
        </w:rPr>
        <w:tab/>
        <w:t xml:space="preserve">Andrade MV, Noronha KVMDS, De Souza A,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The economic burden of Chagas disease: A systematic review.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2023; </w:t>
      </w:r>
      <w:r w:rsidRPr="00386A5C">
        <w:rPr>
          <w:rFonts w:ascii="Times New Roman" w:hAnsi="Times New Roman" w:cs="Times New Roman"/>
          <w:b/>
          <w:bCs/>
          <w:kern w:val="0"/>
        </w:rPr>
        <w:t>17</w:t>
      </w:r>
      <w:r w:rsidRPr="00386A5C">
        <w:rPr>
          <w:rFonts w:ascii="Times New Roman" w:hAnsi="Times New Roman" w:cs="Times New Roman"/>
          <w:kern w:val="0"/>
        </w:rPr>
        <w:t>: e0011757.</w:t>
      </w:r>
    </w:p>
    <w:p w14:paraId="43CB31B1"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13</w:t>
      </w:r>
      <w:r w:rsidRPr="00386A5C">
        <w:rPr>
          <w:rFonts w:ascii="Times New Roman" w:hAnsi="Times New Roman" w:cs="Times New Roman"/>
          <w:kern w:val="0"/>
        </w:rPr>
        <w:tab/>
        <w:t xml:space="preserve">Ramos-Rincon J-M, Torrús-Tendero D, García-Morante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Cytokine profile levels and their relationship with parasitemia and cardiomyopathy in people with Chagas disease in Spain. A prospective observational study. </w:t>
      </w:r>
      <w:r w:rsidRPr="00386A5C">
        <w:rPr>
          <w:rFonts w:ascii="Times New Roman" w:hAnsi="Times New Roman" w:cs="Times New Roman"/>
          <w:i/>
          <w:iCs/>
          <w:kern w:val="0"/>
          <w:lang w:val="en-US"/>
        </w:rPr>
        <w:t>Parasitol Res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123</w:t>
      </w:r>
      <w:r w:rsidRPr="00386A5C">
        <w:rPr>
          <w:rFonts w:ascii="Times New Roman" w:hAnsi="Times New Roman" w:cs="Times New Roman"/>
          <w:kern w:val="0"/>
          <w:lang w:val="en-US"/>
        </w:rPr>
        <w:t>: 66.</w:t>
      </w:r>
    </w:p>
    <w:p w14:paraId="653E21F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14</w:t>
      </w:r>
      <w:r w:rsidRPr="00386A5C">
        <w:rPr>
          <w:rFonts w:ascii="Times New Roman" w:hAnsi="Times New Roman" w:cs="Times New Roman"/>
          <w:kern w:val="0"/>
          <w:lang w:val="en-US"/>
        </w:rPr>
        <w:tab/>
        <w:t xml:space="preserve">Swett MC, Rayes DL, Campos SV, Kumar RN. Chagas Disease: Epidemiology, Diagnosis, and Treatment. </w:t>
      </w:r>
      <w:r w:rsidRPr="00386A5C">
        <w:rPr>
          <w:rFonts w:ascii="Times New Roman" w:hAnsi="Times New Roman" w:cs="Times New Roman"/>
          <w:i/>
          <w:iCs/>
          <w:kern w:val="0"/>
        </w:rPr>
        <w:t>Curr Cardiol Rep</w:t>
      </w:r>
      <w:r w:rsidRPr="00386A5C">
        <w:rPr>
          <w:rFonts w:ascii="Times New Roman" w:hAnsi="Times New Roman" w:cs="Times New Roman"/>
          <w:kern w:val="0"/>
        </w:rPr>
        <w:t xml:space="preserve"> 2024; </w:t>
      </w:r>
      <w:r w:rsidRPr="00386A5C">
        <w:rPr>
          <w:rFonts w:ascii="Times New Roman" w:hAnsi="Times New Roman" w:cs="Times New Roman"/>
          <w:b/>
          <w:bCs/>
          <w:kern w:val="0"/>
        </w:rPr>
        <w:t>26</w:t>
      </w:r>
      <w:r w:rsidRPr="00386A5C">
        <w:rPr>
          <w:rFonts w:ascii="Times New Roman" w:hAnsi="Times New Roman" w:cs="Times New Roman"/>
          <w:kern w:val="0"/>
        </w:rPr>
        <w:t>: 1105–12.</w:t>
      </w:r>
    </w:p>
    <w:p w14:paraId="1BAA4306"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15</w:t>
      </w:r>
      <w:r w:rsidRPr="00386A5C">
        <w:rPr>
          <w:rFonts w:ascii="Times New Roman" w:hAnsi="Times New Roman" w:cs="Times New Roman"/>
          <w:kern w:val="0"/>
        </w:rPr>
        <w:tab/>
        <w:t xml:space="preserve">Morillo CA, Marin-Neto JA, Avezum A,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Randomized Trial of Benznidazole for Chronic Chagas’ Cardiomyopathy. </w:t>
      </w:r>
      <w:r w:rsidRPr="00386A5C">
        <w:rPr>
          <w:rFonts w:ascii="Times New Roman" w:hAnsi="Times New Roman" w:cs="Times New Roman"/>
          <w:i/>
          <w:iCs/>
          <w:kern w:val="0"/>
        </w:rPr>
        <w:t>N Engl J Med</w:t>
      </w:r>
      <w:r w:rsidRPr="00386A5C">
        <w:rPr>
          <w:rFonts w:ascii="Times New Roman" w:hAnsi="Times New Roman" w:cs="Times New Roman"/>
          <w:kern w:val="0"/>
        </w:rPr>
        <w:t xml:space="preserve"> 2015; </w:t>
      </w:r>
      <w:r w:rsidRPr="00386A5C">
        <w:rPr>
          <w:rFonts w:ascii="Times New Roman" w:hAnsi="Times New Roman" w:cs="Times New Roman"/>
          <w:b/>
          <w:bCs/>
          <w:kern w:val="0"/>
        </w:rPr>
        <w:t>373</w:t>
      </w:r>
      <w:r w:rsidRPr="00386A5C">
        <w:rPr>
          <w:rFonts w:ascii="Times New Roman" w:hAnsi="Times New Roman" w:cs="Times New Roman"/>
          <w:kern w:val="0"/>
        </w:rPr>
        <w:t>: 1295–306.</w:t>
      </w:r>
    </w:p>
    <w:p w14:paraId="6DD9F0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16</w:t>
      </w:r>
      <w:r w:rsidRPr="00386A5C">
        <w:rPr>
          <w:rFonts w:ascii="Times New Roman" w:hAnsi="Times New Roman" w:cs="Times New Roman"/>
          <w:kern w:val="0"/>
        </w:rPr>
        <w:tab/>
        <w:t>INE. Instituto Nacional de Estadística. INE. https://www.ine.es/ (accessed May 3, 2025).</w:t>
      </w:r>
    </w:p>
    <w:p w14:paraId="5CE98F17"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lastRenderedPageBreak/>
        <w:t>17</w:t>
      </w:r>
      <w:r w:rsidRPr="00386A5C">
        <w:rPr>
          <w:rFonts w:ascii="Times New Roman" w:hAnsi="Times New Roman" w:cs="Times New Roman"/>
          <w:kern w:val="0"/>
        </w:rPr>
        <w:tab/>
        <w:t xml:space="preserve">Requena-Mendez A, Bussion S, Aldasoro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386A5C">
        <w:rPr>
          <w:rFonts w:ascii="Times New Roman" w:hAnsi="Times New Roman" w:cs="Times New Roman"/>
          <w:i/>
          <w:iCs/>
          <w:kern w:val="0"/>
          <w:lang w:val="en-US"/>
        </w:rPr>
        <w:t>Lancet Glob Health</w:t>
      </w:r>
      <w:r w:rsidRPr="00386A5C">
        <w:rPr>
          <w:rFonts w:ascii="Times New Roman" w:hAnsi="Times New Roman" w:cs="Times New Roman"/>
          <w:kern w:val="0"/>
          <w:lang w:val="en-US"/>
        </w:rPr>
        <w:t xml:space="preserve"> 2017; </w:t>
      </w:r>
      <w:r w:rsidRPr="00386A5C">
        <w:rPr>
          <w:rFonts w:ascii="Times New Roman" w:hAnsi="Times New Roman" w:cs="Times New Roman"/>
          <w:b/>
          <w:bCs/>
          <w:kern w:val="0"/>
          <w:lang w:val="en-US"/>
        </w:rPr>
        <w:t>0</w:t>
      </w:r>
      <w:r w:rsidRPr="00386A5C">
        <w:rPr>
          <w:rFonts w:ascii="Times New Roman" w:hAnsi="Times New Roman" w:cs="Times New Roman"/>
          <w:kern w:val="0"/>
          <w:lang w:val="en-US"/>
        </w:rPr>
        <w:t>: e439–47.</w:t>
      </w:r>
    </w:p>
    <w:p w14:paraId="07234B30"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18</w:t>
      </w:r>
      <w:r w:rsidRPr="00386A5C">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70081E24"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19</w:t>
      </w:r>
      <w:r w:rsidRPr="00386A5C">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e0009680.</w:t>
      </w:r>
    </w:p>
    <w:p w14:paraId="027943A4"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20</w:t>
      </w:r>
      <w:r w:rsidRPr="00386A5C">
        <w:rPr>
          <w:rFonts w:ascii="Times New Roman" w:hAnsi="Times New Roman" w:cs="Times New Roman"/>
          <w:kern w:val="0"/>
        </w:rPr>
        <w:tab/>
        <w:t xml:space="preserve">Ramos-Rincon J-M, Llenas-García J, Pinargote-Celorio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Chagas Disease-Related Mortality in Spain, 1997 to 2018. </w:t>
      </w:r>
      <w:r w:rsidRPr="00386A5C">
        <w:rPr>
          <w:rFonts w:ascii="Times New Roman" w:hAnsi="Times New Roman" w:cs="Times New Roman"/>
          <w:i/>
          <w:iCs/>
          <w:kern w:val="0"/>
          <w:lang w:val="en-US"/>
        </w:rPr>
        <w:t>Microorganisms</w:t>
      </w:r>
      <w:r w:rsidRPr="00386A5C">
        <w:rPr>
          <w:rFonts w:ascii="Times New Roman" w:hAnsi="Times New Roman" w:cs="Times New Roman"/>
          <w:kern w:val="0"/>
          <w:lang w:val="en-US"/>
        </w:rPr>
        <w:t xml:space="preserve"> 2021; </w:t>
      </w:r>
      <w:r w:rsidRPr="00386A5C">
        <w:rPr>
          <w:rFonts w:ascii="Times New Roman" w:hAnsi="Times New Roman" w:cs="Times New Roman"/>
          <w:b/>
          <w:bCs/>
          <w:kern w:val="0"/>
          <w:lang w:val="en-US"/>
        </w:rPr>
        <w:t>9</w:t>
      </w:r>
      <w:r w:rsidRPr="00386A5C">
        <w:rPr>
          <w:rFonts w:ascii="Times New Roman" w:hAnsi="Times New Roman" w:cs="Times New Roman"/>
          <w:kern w:val="0"/>
          <w:lang w:val="en-US"/>
        </w:rPr>
        <w:t>: 1991.</w:t>
      </w:r>
    </w:p>
    <w:p w14:paraId="0124A81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21</w:t>
      </w:r>
      <w:r w:rsidRPr="00386A5C">
        <w:rPr>
          <w:rFonts w:ascii="Times New Roman" w:hAnsi="Times New Roman" w:cs="Times New Roman"/>
          <w:kern w:val="0"/>
          <w:lang w:val="en-US"/>
        </w:rPr>
        <w:tab/>
        <w:t>R Core Team. R: A Language and Environment for Statistical   Computing. 2023. https://www.R-project.org.</w:t>
      </w:r>
    </w:p>
    <w:p w14:paraId="76517F6D"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22</w:t>
      </w:r>
      <w:r w:rsidRPr="00386A5C">
        <w:rPr>
          <w:rFonts w:ascii="Times New Roman" w:hAnsi="Times New Roman" w:cs="Times New Roman"/>
          <w:kern w:val="0"/>
          <w:lang w:val="en-US"/>
        </w:rPr>
        <w:tab/>
        <w:t xml:space="preserve">Husereau D, Drummond M, Petrou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386A5C">
        <w:rPr>
          <w:rFonts w:ascii="Times New Roman" w:hAnsi="Times New Roman" w:cs="Times New Roman"/>
          <w:i/>
          <w:iCs/>
          <w:kern w:val="0"/>
          <w:lang w:val="en-US"/>
        </w:rPr>
        <w:t>Value Health</w:t>
      </w:r>
      <w:r w:rsidRPr="00386A5C">
        <w:rPr>
          <w:rFonts w:ascii="Times New Roman" w:hAnsi="Times New Roman" w:cs="Times New Roman"/>
          <w:kern w:val="0"/>
          <w:lang w:val="en-US"/>
        </w:rPr>
        <w:t xml:space="preserve"> 2013; </w:t>
      </w:r>
      <w:r w:rsidRPr="00386A5C">
        <w:rPr>
          <w:rFonts w:ascii="Times New Roman" w:hAnsi="Times New Roman" w:cs="Times New Roman"/>
          <w:b/>
          <w:bCs/>
          <w:kern w:val="0"/>
          <w:lang w:val="en-US"/>
        </w:rPr>
        <w:t>16</w:t>
      </w:r>
      <w:r w:rsidRPr="00386A5C">
        <w:rPr>
          <w:rFonts w:ascii="Times New Roman" w:hAnsi="Times New Roman" w:cs="Times New Roman"/>
          <w:kern w:val="0"/>
          <w:lang w:val="en-US"/>
        </w:rPr>
        <w:t>: 231–50.</w:t>
      </w:r>
    </w:p>
    <w:p w14:paraId="2F928037"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23</w:t>
      </w:r>
      <w:r w:rsidRPr="00386A5C">
        <w:rPr>
          <w:rFonts w:ascii="Times New Roman" w:hAnsi="Times New Roman" w:cs="Times New Roman"/>
          <w:kern w:val="0"/>
          <w:lang w:val="en-US"/>
        </w:rPr>
        <w:tab/>
        <w:t xml:space="preserve">Chadalawada S, Sillau S, Archuleta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386A5C">
        <w:rPr>
          <w:rFonts w:ascii="Times New Roman" w:hAnsi="Times New Roman" w:cs="Times New Roman"/>
          <w:i/>
          <w:iCs/>
          <w:kern w:val="0"/>
        </w:rPr>
        <w:t>JAMA Netw Open</w:t>
      </w:r>
      <w:r w:rsidRPr="00386A5C">
        <w:rPr>
          <w:rFonts w:ascii="Times New Roman" w:hAnsi="Times New Roman" w:cs="Times New Roman"/>
          <w:kern w:val="0"/>
        </w:rPr>
        <w:t xml:space="preserve"> 2020; </w:t>
      </w:r>
      <w:r w:rsidRPr="00386A5C">
        <w:rPr>
          <w:rFonts w:ascii="Times New Roman" w:hAnsi="Times New Roman" w:cs="Times New Roman"/>
          <w:b/>
          <w:bCs/>
          <w:kern w:val="0"/>
        </w:rPr>
        <w:t>3</w:t>
      </w:r>
      <w:r w:rsidRPr="00386A5C">
        <w:rPr>
          <w:rFonts w:ascii="Times New Roman" w:hAnsi="Times New Roman" w:cs="Times New Roman"/>
          <w:kern w:val="0"/>
        </w:rPr>
        <w:t>: e2015072.</w:t>
      </w:r>
    </w:p>
    <w:p w14:paraId="224D7BF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24</w:t>
      </w:r>
      <w:r w:rsidRPr="00386A5C">
        <w:rPr>
          <w:rFonts w:ascii="Times New Roman" w:hAnsi="Times New Roman" w:cs="Times New Roman"/>
          <w:kern w:val="0"/>
        </w:rPr>
        <w:tab/>
        <w:t xml:space="preserve">Chadalawada S, Rassi A, Samara O,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Mortality risk in chronic Chagas cardiomyopathy: a systematic review and meta‐analysis. </w:t>
      </w:r>
      <w:r w:rsidRPr="00386A5C">
        <w:rPr>
          <w:rFonts w:ascii="Times New Roman" w:hAnsi="Times New Roman" w:cs="Times New Roman"/>
          <w:i/>
          <w:iCs/>
          <w:kern w:val="0"/>
        </w:rPr>
        <w:t>ESC Heart Fail</w:t>
      </w:r>
      <w:r w:rsidRPr="00386A5C">
        <w:rPr>
          <w:rFonts w:ascii="Times New Roman" w:hAnsi="Times New Roman" w:cs="Times New Roman"/>
          <w:kern w:val="0"/>
        </w:rPr>
        <w:t xml:space="preserve"> 2021; </w:t>
      </w:r>
      <w:r w:rsidRPr="00386A5C">
        <w:rPr>
          <w:rFonts w:ascii="Times New Roman" w:hAnsi="Times New Roman" w:cs="Times New Roman"/>
          <w:b/>
          <w:bCs/>
          <w:kern w:val="0"/>
        </w:rPr>
        <w:t>8</w:t>
      </w:r>
      <w:r w:rsidRPr="00386A5C">
        <w:rPr>
          <w:rFonts w:ascii="Times New Roman" w:hAnsi="Times New Roman" w:cs="Times New Roman"/>
          <w:kern w:val="0"/>
        </w:rPr>
        <w:t>: 5466–81.</w:t>
      </w:r>
    </w:p>
    <w:p w14:paraId="1198D51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25</w:t>
      </w:r>
      <w:r w:rsidRPr="00386A5C">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386A5C">
        <w:rPr>
          <w:rFonts w:ascii="Times New Roman" w:hAnsi="Times New Roman" w:cs="Times New Roman"/>
          <w:i/>
          <w:iCs/>
          <w:kern w:val="0"/>
        </w:rPr>
        <w:t>Rev Soc Bras Med Trop</w:t>
      </w:r>
      <w:r w:rsidRPr="00386A5C">
        <w:rPr>
          <w:rFonts w:ascii="Times New Roman" w:hAnsi="Times New Roman" w:cs="Times New Roman"/>
          <w:kern w:val="0"/>
        </w:rPr>
        <w:t xml:space="preserve"> 1994; </w:t>
      </w:r>
      <w:r w:rsidRPr="00386A5C">
        <w:rPr>
          <w:rFonts w:ascii="Times New Roman" w:hAnsi="Times New Roman" w:cs="Times New Roman"/>
          <w:b/>
          <w:bCs/>
          <w:kern w:val="0"/>
        </w:rPr>
        <w:t>27</w:t>
      </w:r>
      <w:r w:rsidRPr="00386A5C">
        <w:rPr>
          <w:rFonts w:ascii="Times New Roman" w:hAnsi="Times New Roman" w:cs="Times New Roman"/>
          <w:kern w:val="0"/>
        </w:rPr>
        <w:t>: 227–33.</w:t>
      </w:r>
    </w:p>
    <w:p w14:paraId="2F32EB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26</w:t>
      </w:r>
      <w:r w:rsidRPr="00386A5C">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386A5C">
        <w:rPr>
          <w:rFonts w:ascii="Times New Roman" w:hAnsi="Times New Roman" w:cs="Times New Roman"/>
          <w:i/>
          <w:iCs/>
          <w:kern w:val="0"/>
        </w:rPr>
        <w:t>Bol Of Junta Andal</w:t>
      </w:r>
      <w:r w:rsidRPr="00386A5C">
        <w:rPr>
          <w:rFonts w:ascii="Times New Roman" w:hAnsi="Times New Roman" w:cs="Times New Roman"/>
          <w:kern w:val="0"/>
        </w:rPr>
        <w:t xml:space="preserve"> 2024; : 1–163.</w:t>
      </w:r>
    </w:p>
    <w:p w14:paraId="4F7EB746"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27</w:t>
      </w:r>
      <w:r w:rsidRPr="00386A5C">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386A5C">
        <w:rPr>
          <w:rFonts w:ascii="Times New Roman" w:hAnsi="Times New Roman" w:cs="Times New Roman"/>
          <w:i/>
          <w:iCs/>
          <w:kern w:val="0"/>
          <w:lang w:val="en-US"/>
        </w:rPr>
        <w:t>Bol Of Estado</w:t>
      </w:r>
      <w:r w:rsidRPr="00386A5C">
        <w:rPr>
          <w:rFonts w:ascii="Times New Roman" w:hAnsi="Times New Roman" w:cs="Times New Roman"/>
          <w:kern w:val="0"/>
          <w:lang w:val="en-US"/>
        </w:rPr>
        <w:t xml:space="preserve"> 2023; published online Dec 5.</w:t>
      </w:r>
    </w:p>
    <w:p w14:paraId="4B49C9E0"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28</w:t>
      </w:r>
      <w:r w:rsidRPr="00386A5C">
        <w:rPr>
          <w:rFonts w:ascii="Times New Roman" w:hAnsi="Times New Roman" w:cs="Times New Roman"/>
          <w:kern w:val="0"/>
          <w:lang w:val="en-US"/>
        </w:rPr>
        <w:tab/>
        <w:t xml:space="preserve">Consellería Salut i Consum. </w:t>
      </w:r>
      <w:r w:rsidRPr="00386A5C">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68D2813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29</w:t>
      </w:r>
      <w:r w:rsidRPr="00386A5C">
        <w:rPr>
          <w:rFonts w:ascii="Times New Roman" w:hAnsi="Times New Roman" w:cs="Times New Roman"/>
          <w:kern w:val="0"/>
        </w:rPr>
        <w:tab/>
        <w:t xml:space="preserve">Delgado JF, Oliva J, Llano M, </w:t>
      </w:r>
      <w:r w:rsidRPr="00386A5C">
        <w:rPr>
          <w:rFonts w:ascii="Times New Roman" w:hAnsi="Times New Roman" w:cs="Times New Roman"/>
          <w:i/>
          <w:iCs/>
          <w:kern w:val="0"/>
        </w:rPr>
        <w:t>et al.</w:t>
      </w:r>
      <w:r w:rsidRPr="00386A5C">
        <w:rPr>
          <w:rFonts w:ascii="Times New Roman" w:hAnsi="Times New Roman" w:cs="Times New Roman"/>
          <w:kern w:val="0"/>
        </w:rPr>
        <w:t xml:space="preserve"> Costes sanitarios y no sanitarios de personas que padecen insuficiencia cardiaca crónica sintomática en España. </w:t>
      </w:r>
      <w:r w:rsidRPr="00386A5C">
        <w:rPr>
          <w:rFonts w:ascii="Times New Roman" w:hAnsi="Times New Roman" w:cs="Times New Roman"/>
          <w:i/>
          <w:iCs/>
          <w:kern w:val="0"/>
        </w:rPr>
        <w:t>Rev Esp Cardiol</w:t>
      </w:r>
      <w:r w:rsidRPr="00386A5C">
        <w:rPr>
          <w:rFonts w:ascii="Times New Roman" w:hAnsi="Times New Roman" w:cs="Times New Roman"/>
          <w:kern w:val="0"/>
        </w:rPr>
        <w:t xml:space="preserve"> 2014; </w:t>
      </w:r>
      <w:r w:rsidRPr="00386A5C">
        <w:rPr>
          <w:rFonts w:ascii="Times New Roman" w:hAnsi="Times New Roman" w:cs="Times New Roman"/>
          <w:b/>
          <w:bCs/>
          <w:kern w:val="0"/>
        </w:rPr>
        <w:t>67</w:t>
      </w:r>
      <w:r w:rsidRPr="00386A5C">
        <w:rPr>
          <w:rFonts w:ascii="Times New Roman" w:hAnsi="Times New Roman" w:cs="Times New Roman"/>
          <w:kern w:val="0"/>
        </w:rPr>
        <w:t>: 643–50.</w:t>
      </w:r>
    </w:p>
    <w:p w14:paraId="6EB4424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30</w:t>
      </w:r>
      <w:r w:rsidRPr="00386A5C">
        <w:rPr>
          <w:rFonts w:ascii="Times New Roman" w:hAnsi="Times New Roman" w:cs="Times New Roman"/>
          <w:kern w:val="0"/>
        </w:rPr>
        <w:tab/>
        <w:t xml:space="preserve">Iglesias Rodríguez IM, Miura S, Maeda T,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386A5C">
        <w:rPr>
          <w:rFonts w:ascii="Times New Roman" w:hAnsi="Times New Roman" w:cs="Times New Roman"/>
          <w:i/>
          <w:iCs/>
          <w:kern w:val="0"/>
          <w:lang w:val="en-US"/>
        </w:rPr>
        <w:t>Lancet Reg Health - West Pac</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31</w:t>
      </w:r>
      <w:r w:rsidRPr="00386A5C">
        <w:rPr>
          <w:rFonts w:ascii="Times New Roman" w:hAnsi="Times New Roman" w:cs="Times New Roman"/>
          <w:kern w:val="0"/>
          <w:lang w:val="en-US"/>
        </w:rPr>
        <w:t>: 100574.</w:t>
      </w:r>
    </w:p>
    <w:p w14:paraId="1460283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lastRenderedPageBreak/>
        <w:t>31</w:t>
      </w:r>
      <w:r w:rsidRPr="00386A5C">
        <w:rPr>
          <w:rFonts w:ascii="Times New Roman" w:hAnsi="Times New Roman" w:cs="Times New Roman"/>
          <w:kern w:val="0"/>
          <w:lang w:val="en-US"/>
        </w:rPr>
        <w:tab/>
        <w:t xml:space="preserve">Llenas-García J, Wikman-Jorgensen P, Gil-Anguita C,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Chagas disease screening in pregnant Latin American women: Adherence to a systematic screening protocol in a non-endemic country. </w:t>
      </w:r>
      <w:r w:rsidRPr="00386A5C">
        <w:rPr>
          <w:rFonts w:ascii="Times New Roman" w:hAnsi="Times New Roman" w:cs="Times New Roman"/>
          <w:i/>
          <w:iCs/>
          <w:kern w:val="0"/>
        </w:rPr>
        <w:t>PLoS Negl Trop Dis</w:t>
      </w:r>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e0009281.</w:t>
      </w:r>
    </w:p>
    <w:p w14:paraId="00BBB3BB" w14:textId="0A47055E"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Jose Antonio Perez Molina" w:date="2025-06-11T12:19:00Z" w:initials="JP">
    <w:p w14:paraId="47760F68" w14:textId="77777777" w:rsidR="00A76FF2" w:rsidRDefault="00A76FF2" w:rsidP="00A76FF2">
      <w:r>
        <w:rPr>
          <w:rStyle w:val="Refdecomentario"/>
        </w:rPr>
        <w:annotationRef/>
      </w:r>
      <w:r>
        <w:rPr>
          <w:sz w:val="20"/>
          <w:szCs w:val="20"/>
        </w:rPr>
        <w:t>Siento ser pelmazo con la nomenclatura, pero un paciente con enfermedad de Chagas crónica asintomática puede tener una afectación en el ECG y ya no sería una enfermedad de Chagas crónica indeterminada. Hay que corregir la figura y el pie de la figura. Azul: Chronic indeterminate Chagas Disease. Rojo: Chagas chronic  heart disease; Naranja: Chagas chronic digestive disease. Si son sintomáticos o no es algo que no siempre acompaña.</w:t>
      </w:r>
    </w:p>
  </w:comment>
  <w:comment w:id="44" w:author="Jose Antonio Perez Molina" w:date="2025-06-11T12:24:00Z" w:initials="JP">
    <w:p w14:paraId="1FDDD294" w14:textId="77777777" w:rsidR="00B56FAF" w:rsidRDefault="00B56FAF" w:rsidP="00B56FAF">
      <w:r>
        <w:rPr>
          <w:rStyle w:val="Refdecomentario"/>
        </w:rPr>
        <w:annotationRef/>
      </w:r>
      <w:r>
        <w:rPr>
          <w:sz w:val="20"/>
          <w:szCs w:val="20"/>
        </w:rPr>
        <w:t xml:space="preserve">Hay que poner la cita y versión de R. La versión sale usando la función de R </w:t>
      </w:r>
      <w:r>
        <w:rPr>
          <w:color w:val="EDF0FF"/>
          <w:sz w:val="20"/>
          <w:szCs w:val="20"/>
        </w:rPr>
        <w:t xml:space="preserve">función </w:t>
      </w:r>
      <w:r>
        <w:rPr>
          <w:color w:val="EDF0FF"/>
          <w:sz w:val="20"/>
          <w:szCs w:val="20"/>
          <w:highlight w:val="black"/>
        </w:rPr>
        <w:t>citation()</w:t>
      </w:r>
    </w:p>
  </w:comment>
  <w:comment w:id="45" w:author="Jose Antonio Perez Molina" w:date="2025-06-11T12:35:00Z" w:initials="JP">
    <w:p w14:paraId="5AD05E99" w14:textId="77777777" w:rsidR="00C81388" w:rsidRDefault="00C81388" w:rsidP="00C81388">
      <w:r>
        <w:rPr>
          <w:rStyle w:val="Refdecomentario"/>
        </w:rPr>
        <w:annotationRef/>
      </w:r>
      <w:r>
        <w:rPr>
          <w:sz w:val="20"/>
          <w:szCs w:val="20"/>
        </w:rPr>
        <w:t>hay que poner que figura o tabla es del material suplementario. Ejemplo: Supplementary Figure 1</w:t>
      </w:r>
    </w:p>
  </w:comment>
  <w:comment w:id="47" w:author="Jose Antonio Perez Molina" w:date="2025-06-11T12:53:00Z" w:initials="JP">
    <w:p w14:paraId="22F35721" w14:textId="77777777" w:rsidR="00785275" w:rsidRDefault="00785275" w:rsidP="00785275">
      <w:r>
        <w:rPr>
          <w:rStyle w:val="Refdecomentario"/>
        </w:rPr>
        <w:annotationRef/>
      </w:r>
      <w:r>
        <w:rPr>
          <w:sz w:val="20"/>
          <w:szCs w:val="20"/>
        </w:rPr>
        <w:t>Creo que habría que explicar que es lo de la perfect information porque es muy ineresante y no es algo que se sepa. Yo he puesto esa explicación, pero tu que eres el experto tunéalo/resume como mejor te parezca.</w:t>
      </w:r>
    </w:p>
  </w:comment>
  <w:comment w:id="52" w:author="Jose Antonio Perez Molina" w:date="2025-06-11T12:30:00Z" w:initials="JP">
    <w:p w14:paraId="7FFF0A86" w14:textId="2C0C089E" w:rsidR="00A95EFB" w:rsidRDefault="00A95EFB" w:rsidP="00A95EFB">
      <w:r>
        <w:rPr>
          <w:rStyle w:val="Refdecomentario"/>
        </w:rPr>
        <w:annotationRef/>
      </w:r>
      <w:r>
        <w:rPr>
          <w:sz w:val="20"/>
          <w:szCs w:val="20"/>
        </w:rPr>
        <w:t>Habría que poner las unidades en las que se mide cada parámetro</w:t>
      </w:r>
    </w:p>
  </w:comment>
  <w:comment w:id="54" w:author="Jose Antonio Perez Molina" w:date="2025-06-06T15:35:00Z" w:initials="JP">
    <w:p w14:paraId="3179BB5F" w14:textId="0FACB209" w:rsidR="00BB0024" w:rsidRDefault="00BB0024" w:rsidP="00BB0024">
      <w:r>
        <w:rPr>
          <w:rStyle w:val="Refdecomentario"/>
        </w:rPr>
        <w:annotationRef/>
      </w:r>
      <w:r>
        <w:rPr>
          <w:sz w:val="20"/>
          <w:szCs w:val="20"/>
        </w:rPr>
        <w:t>No me quedan claras las unidades. Son casos por cien por año?</w:t>
      </w:r>
    </w:p>
  </w:comment>
  <w:comment w:id="55" w:author="Philip Wikman" w:date="2025-06-08T22:53:00Z" w:initials="PW">
    <w:p w14:paraId="3D434AD8" w14:textId="77777777" w:rsidR="000F283A" w:rsidRDefault="000F283A" w:rsidP="000F283A">
      <w:pPr>
        <w:pStyle w:val="Textocomentario"/>
      </w:pPr>
      <w:r>
        <w:rPr>
          <w:rStyle w:val="Refdecomentario"/>
        </w:rPr>
        <w:annotationRef/>
      </w:r>
      <w:r>
        <w:t>si</w:t>
      </w:r>
    </w:p>
  </w:comment>
  <w:comment w:id="103" w:author="Jose Antonio Perez Molina" w:date="2025-06-12T07:43:00Z" w:initials="JP">
    <w:p w14:paraId="54937BC0" w14:textId="77777777" w:rsidR="00935779" w:rsidRDefault="00935779" w:rsidP="00935779">
      <w:r>
        <w:rPr>
          <w:rStyle w:val="Refdecomentario"/>
        </w:rPr>
        <w:annotationRef/>
      </w:r>
      <w:r>
        <w:rPr>
          <w:sz w:val="20"/>
          <w:szCs w:val="20"/>
        </w:rPr>
        <w:t>Seguro que está bien explicado pero me confunde. Supongo que un riesgo elevado de desarrollar afectación cardiaca haría el tratamiento mucho más coste eficaz. tal y como está escrito parece (que no lo será) que el impacto es bajo</w:t>
      </w:r>
    </w:p>
  </w:comment>
  <w:comment w:id="106" w:author="Jose Antonio Perez Molina" w:date="2025-06-12T07:46:00Z" w:initials="JP">
    <w:p w14:paraId="6F5565D3" w14:textId="77777777" w:rsidR="00935779" w:rsidRDefault="00935779" w:rsidP="00935779">
      <w:r>
        <w:rPr>
          <w:rStyle w:val="Refdecomentario"/>
        </w:rPr>
        <w:annotationRef/>
      </w:r>
      <w:r>
        <w:rPr>
          <w:sz w:val="20"/>
          <w:szCs w:val="20"/>
        </w:rPr>
        <w:t>Entiendo que las figuras las puedes exportar en alta resolución (al menos 300 dpi) sino no te las publican. Si fuera posible y dado que es una figura con el texto en horizontal, sería bueno que los parámetros no estuvieran abreviados. Simplifica y clarifica mucho la lectura de la figura</w:t>
      </w:r>
    </w:p>
  </w:comment>
  <w:comment w:id="135" w:author="Jose Antonio Perez Molina" w:date="2025-06-12T07:55:00Z" w:initials="JP">
    <w:p w14:paraId="336E3156" w14:textId="77777777" w:rsidR="00AF56FA" w:rsidRDefault="00AF56FA" w:rsidP="00AF56FA">
      <w:r>
        <w:rPr>
          <w:rStyle w:val="Refdecomentario"/>
        </w:rPr>
        <w:annotationRef/>
      </w:r>
      <w:r>
        <w:rPr>
          <w:sz w:val="20"/>
          <w:szCs w:val="20"/>
        </w:rPr>
        <w:t>Creo que te lo puedes ahorrar. Confunde más que ayuda. Yo pondría All authors have no conflicts to declare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60F68" w15:done="0"/>
  <w15:commentEx w15:paraId="1FDDD294" w15:done="0"/>
  <w15:commentEx w15:paraId="5AD05E99" w15:done="0"/>
  <w15:commentEx w15:paraId="22F35721" w15:done="0"/>
  <w15:commentEx w15:paraId="7FFF0A86" w15:done="0"/>
  <w15:commentEx w15:paraId="3179BB5F" w15:done="0"/>
  <w15:commentEx w15:paraId="3D434AD8" w15:paraIdParent="3179BB5F" w15:done="0"/>
  <w15:commentEx w15:paraId="54937BC0" w15:done="0"/>
  <w15:commentEx w15:paraId="6F5565D3" w15:done="0"/>
  <w15:commentEx w15:paraId="336E31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BE6EDF" w16cex:dateUtc="2025-06-11T10:19:00Z"/>
  <w16cex:commentExtensible w16cex:durableId="205289BA" w16cex:dateUtc="2025-06-11T10:24:00Z"/>
  <w16cex:commentExtensible w16cex:durableId="4C60017D" w16cex:dateUtc="2025-06-11T10:35:00Z"/>
  <w16cex:commentExtensible w16cex:durableId="4374DB3F" w16cex:dateUtc="2025-06-11T10:53:00Z"/>
  <w16cex:commentExtensible w16cex:durableId="0E8E8242" w16cex:dateUtc="2025-06-11T10:30:00Z"/>
  <w16cex:commentExtensible w16cex:durableId="14B294F7" w16cex:dateUtc="2025-06-06T13:35:00Z"/>
  <w16cex:commentExtensible w16cex:durableId="280E63A1" w16cex:dateUtc="2025-06-08T20:53:00Z"/>
  <w16cex:commentExtensible w16cex:durableId="2524EC02" w16cex:dateUtc="2025-06-12T05:43:00Z"/>
  <w16cex:commentExtensible w16cex:durableId="38866F2D" w16cex:dateUtc="2025-06-12T05:46:00Z"/>
  <w16cex:commentExtensible w16cex:durableId="1CF59927" w16cex:dateUtc="2025-06-12T0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60F68" w16cid:durableId="42BE6EDF"/>
  <w16cid:commentId w16cid:paraId="1FDDD294" w16cid:durableId="205289BA"/>
  <w16cid:commentId w16cid:paraId="5AD05E99" w16cid:durableId="4C60017D"/>
  <w16cid:commentId w16cid:paraId="22F35721" w16cid:durableId="4374DB3F"/>
  <w16cid:commentId w16cid:paraId="7FFF0A86" w16cid:durableId="0E8E8242"/>
  <w16cid:commentId w16cid:paraId="3179BB5F" w16cid:durableId="14B294F7"/>
  <w16cid:commentId w16cid:paraId="3D434AD8" w16cid:durableId="280E63A1"/>
  <w16cid:commentId w16cid:paraId="54937BC0" w16cid:durableId="2524EC02"/>
  <w16cid:commentId w16cid:paraId="6F5565D3" w16cid:durableId="38866F2D"/>
  <w16cid:commentId w16cid:paraId="336E3156" w16cid:durableId="1CF599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03F11" w14:textId="77777777" w:rsidR="00B075A7" w:rsidRDefault="00B075A7" w:rsidP="005867B0">
      <w:pPr>
        <w:spacing w:after="0" w:line="240" w:lineRule="auto"/>
      </w:pPr>
      <w:r>
        <w:separator/>
      </w:r>
    </w:p>
  </w:endnote>
  <w:endnote w:type="continuationSeparator" w:id="0">
    <w:p w14:paraId="016E8BB7" w14:textId="77777777" w:rsidR="00B075A7" w:rsidRDefault="00B075A7"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06F48" w14:textId="77777777" w:rsidR="00B075A7" w:rsidRDefault="00B075A7" w:rsidP="005867B0">
      <w:pPr>
        <w:spacing w:after="0" w:line="240" w:lineRule="auto"/>
      </w:pPr>
      <w:r>
        <w:separator/>
      </w:r>
    </w:p>
  </w:footnote>
  <w:footnote w:type="continuationSeparator" w:id="0">
    <w:p w14:paraId="33E45D13" w14:textId="77777777" w:rsidR="00B075A7" w:rsidRDefault="00B075A7"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9E606B7"/>
    <w:multiLevelType w:val="hybridMultilevel"/>
    <w:tmpl w:val="49E8CFF2"/>
    <w:lvl w:ilvl="0" w:tplc="8FD43C0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338430">
    <w:abstractNumId w:val="1"/>
  </w:num>
  <w:num w:numId="2" w16cid:durableId="303311871">
    <w:abstractNumId w:val="0"/>
  </w:num>
  <w:num w:numId="3" w16cid:durableId="20798158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ip Wikman">
    <w15:presenceInfo w15:providerId="Windows Live" w15:userId="9116652c043b8a6c"/>
  </w15:person>
  <w15:person w15:author="Jose Antonio Perez Molina">
    <w15:presenceInfo w15:providerId="Windows Live" w15:userId="e2d6482006647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3270A"/>
    <w:rsid w:val="00032F1D"/>
    <w:rsid w:val="00034CD9"/>
    <w:rsid w:val="000763CA"/>
    <w:rsid w:val="000836D7"/>
    <w:rsid w:val="00087635"/>
    <w:rsid w:val="000975C3"/>
    <w:rsid w:val="000A0B53"/>
    <w:rsid w:val="000E547A"/>
    <w:rsid w:val="000F0589"/>
    <w:rsid w:val="000F283A"/>
    <w:rsid w:val="000F4217"/>
    <w:rsid w:val="001165BE"/>
    <w:rsid w:val="00123985"/>
    <w:rsid w:val="001323D0"/>
    <w:rsid w:val="00146F40"/>
    <w:rsid w:val="001633E0"/>
    <w:rsid w:val="00163D97"/>
    <w:rsid w:val="00181851"/>
    <w:rsid w:val="00192464"/>
    <w:rsid w:val="001A4FE7"/>
    <w:rsid w:val="001D321D"/>
    <w:rsid w:val="001E4F42"/>
    <w:rsid w:val="00202DEB"/>
    <w:rsid w:val="002217CE"/>
    <w:rsid w:val="00230E49"/>
    <w:rsid w:val="002342FB"/>
    <w:rsid w:val="002630DF"/>
    <w:rsid w:val="002A40E0"/>
    <w:rsid w:val="002C37EF"/>
    <w:rsid w:val="002C4B09"/>
    <w:rsid w:val="002C5B91"/>
    <w:rsid w:val="002D3946"/>
    <w:rsid w:val="002D427E"/>
    <w:rsid w:val="002E414B"/>
    <w:rsid w:val="002E7295"/>
    <w:rsid w:val="00333BE3"/>
    <w:rsid w:val="0033599A"/>
    <w:rsid w:val="003567E7"/>
    <w:rsid w:val="00382A72"/>
    <w:rsid w:val="00386A5C"/>
    <w:rsid w:val="003B2C13"/>
    <w:rsid w:val="003B357F"/>
    <w:rsid w:val="003B442C"/>
    <w:rsid w:val="003D082C"/>
    <w:rsid w:val="003D301F"/>
    <w:rsid w:val="004027B5"/>
    <w:rsid w:val="0040705B"/>
    <w:rsid w:val="00472E24"/>
    <w:rsid w:val="00483FE2"/>
    <w:rsid w:val="00490CF5"/>
    <w:rsid w:val="004946A2"/>
    <w:rsid w:val="004A50FD"/>
    <w:rsid w:val="004B759A"/>
    <w:rsid w:val="004C1B3E"/>
    <w:rsid w:val="004C64A6"/>
    <w:rsid w:val="004F3AAF"/>
    <w:rsid w:val="005001EC"/>
    <w:rsid w:val="00516740"/>
    <w:rsid w:val="00520B88"/>
    <w:rsid w:val="0052768E"/>
    <w:rsid w:val="00567AE1"/>
    <w:rsid w:val="005770BB"/>
    <w:rsid w:val="005867B0"/>
    <w:rsid w:val="005905A3"/>
    <w:rsid w:val="0059492E"/>
    <w:rsid w:val="005B59A1"/>
    <w:rsid w:val="005C3963"/>
    <w:rsid w:val="005C4A25"/>
    <w:rsid w:val="00600B06"/>
    <w:rsid w:val="0063073C"/>
    <w:rsid w:val="006355DB"/>
    <w:rsid w:val="006439F1"/>
    <w:rsid w:val="00653499"/>
    <w:rsid w:val="00656AFD"/>
    <w:rsid w:val="00670AAC"/>
    <w:rsid w:val="00697A1B"/>
    <w:rsid w:val="006B0B05"/>
    <w:rsid w:val="006D11F7"/>
    <w:rsid w:val="007009A4"/>
    <w:rsid w:val="0074339A"/>
    <w:rsid w:val="00744CEA"/>
    <w:rsid w:val="0075271E"/>
    <w:rsid w:val="00756BB7"/>
    <w:rsid w:val="00756BCA"/>
    <w:rsid w:val="00785275"/>
    <w:rsid w:val="00795F26"/>
    <w:rsid w:val="007B38E2"/>
    <w:rsid w:val="007C1BD3"/>
    <w:rsid w:val="007D4C0F"/>
    <w:rsid w:val="008003B5"/>
    <w:rsid w:val="008045F7"/>
    <w:rsid w:val="00806C80"/>
    <w:rsid w:val="00811A2D"/>
    <w:rsid w:val="0084153F"/>
    <w:rsid w:val="00842C0B"/>
    <w:rsid w:val="008A01E3"/>
    <w:rsid w:val="008B4A09"/>
    <w:rsid w:val="008F46CE"/>
    <w:rsid w:val="008F5B1A"/>
    <w:rsid w:val="00904464"/>
    <w:rsid w:val="00904FA4"/>
    <w:rsid w:val="009206CE"/>
    <w:rsid w:val="00926AFE"/>
    <w:rsid w:val="00935779"/>
    <w:rsid w:val="00935E89"/>
    <w:rsid w:val="00943D89"/>
    <w:rsid w:val="00951F0B"/>
    <w:rsid w:val="00956123"/>
    <w:rsid w:val="0096191B"/>
    <w:rsid w:val="00975EBD"/>
    <w:rsid w:val="009F4708"/>
    <w:rsid w:val="00A0420F"/>
    <w:rsid w:val="00A16DC5"/>
    <w:rsid w:val="00A272FE"/>
    <w:rsid w:val="00A45908"/>
    <w:rsid w:val="00A543A5"/>
    <w:rsid w:val="00A66ED9"/>
    <w:rsid w:val="00A71DAD"/>
    <w:rsid w:val="00A76FF2"/>
    <w:rsid w:val="00A8414B"/>
    <w:rsid w:val="00A86757"/>
    <w:rsid w:val="00A95EFB"/>
    <w:rsid w:val="00A976B6"/>
    <w:rsid w:val="00AB5D9E"/>
    <w:rsid w:val="00AC7710"/>
    <w:rsid w:val="00AE155A"/>
    <w:rsid w:val="00AE6DD1"/>
    <w:rsid w:val="00AF29D7"/>
    <w:rsid w:val="00AF56FA"/>
    <w:rsid w:val="00B030DA"/>
    <w:rsid w:val="00B075A7"/>
    <w:rsid w:val="00B16C9C"/>
    <w:rsid w:val="00B328E9"/>
    <w:rsid w:val="00B52036"/>
    <w:rsid w:val="00B56FAF"/>
    <w:rsid w:val="00B6229C"/>
    <w:rsid w:val="00B83226"/>
    <w:rsid w:val="00BA124D"/>
    <w:rsid w:val="00BA16D8"/>
    <w:rsid w:val="00BA73A4"/>
    <w:rsid w:val="00BB0024"/>
    <w:rsid w:val="00BB2DC8"/>
    <w:rsid w:val="00BC0F19"/>
    <w:rsid w:val="00BD29BF"/>
    <w:rsid w:val="00BD525B"/>
    <w:rsid w:val="00BD65A3"/>
    <w:rsid w:val="00C165EF"/>
    <w:rsid w:val="00C22C7C"/>
    <w:rsid w:val="00C22E6F"/>
    <w:rsid w:val="00C23292"/>
    <w:rsid w:val="00C2701F"/>
    <w:rsid w:val="00C50DE1"/>
    <w:rsid w:val="00C60CBF"/>
    <w:rsid w:val="00C81388"/>
    <w:rsid w:val="00C81CAF"/>
    <w:rsid w:val="00C834B3"/>
    <w:rsid w:val="00C872A1"/>
    <w:rsid w:val="00C976AD"/>
    <w:rsid w:val="00CC0C2D"/>
    <w:rsid w:val="00CD4DDA"/>
    <w:rsid w:val="00CE3BFB"/>
    <w:rsid w:val="00CE5B67"/>
    <w:rsid w:val="00D05B6C"/>
    <w:rsid w:val="00D14010"/>
    <w:rsid w:val="00D25171"/>
    <w:rsid w:val="00D4196F"/>
    <w:rsid w:val="00D4331F"/>
    <w:rsid w:val="00D466A2"/>
    <w:rsid w:val="00DC3F23"/>
    <w:rsid w:val="00DD18CE"/>
    <w:rsid w:val="00DD6C06"/>
    <w:rsid w:val="00DE0C1F"/>
    <w:rsid w:val="00DE3C0A"/>
    <w:rsid w:val="00DF0B8C"/>
    <w:rsid w:val="00E1283F"/>
    <w:rsid w:val="00E451AC"/>
    <w:rsid w:val="00E46CE0"/>
    <w:rsid w:val="00E6246C"/>
    <w:rsid w:val="00E76788"/>
    <w:rsid w:val="00E9120F"/>
    <w:rsid w:val="00EA27E3"/>
    <w:rsid w:val="00EA72EB"/>
    <w:rsid w:val="00EB1CC7"/>
    <w:rsid w:val="00EE6EDD"/>
    <w:rsid w:val="00F21B8B"/>
    <w:rsid w:val="00F479C3"/>
    <w:rsid w:val="00F57AA9"/>
    <w:rsid w:val="00F7604D"/>
    <w:rsid w:val="00F83507"/>
    <w:rsid w:val="00F94FF3"/>
    <w:rsid w:val="00F97363"/>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3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 w:type="table" w:styleId="Tablanormal4">
    <w:name w:val="Plain Table 4"/>
    <w:basedOn w:val="Tabla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2234</TotalTime>
  <Pages>17</Pages>
  <Words>18650</Words>
  <Characters>102578</Characters>
  <Application>Microsoft Office Word</Application>
  <DocSecurity>0</DocSecurity>
  <Lines>854</Lines>
  <Paragraphs>241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17</cp:revision>
  <dcterms:created xsi:type="dcterms:W3CDTF">2025-06-07T06:58:00Z</dcterms:created>
  <dcterms:modified xsi:type="dcterms:W3CDTF">2025-06-16T07:16:00Z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id="Bam51Sxq"/&gt;&lt;style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