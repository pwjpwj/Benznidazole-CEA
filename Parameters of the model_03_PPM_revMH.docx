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E36A6" w14:textId="21B7BDCF" w:rsidR="00D30CCF" w:rsidRPr="00351680" w:rsidRDefault="00D30CCF">
      <w:pPr>
        <w:rPr>
          <w:sz w:val="44"/>
          <w:szCs w:val="44"/>
          <w:lang w:val="en-US"/>
        </w:rPr>
      </w:pPr>
      <w:r w:rsidRPr="00351680">
        <w:rPr>
          <w:sz w:val="44"/>
          <w:szCs w:val="44"/>
          <w:lang w:val="en-US"/>
        </w:rPr>
        <w:t>Supplementary material</w:t>
      </w:r>
    </w:p>
    <w:p w14:paraId="6EC1200D" w14:textId="02C2A72F" w:rsidR="003F690A" w:rsidRPr="007D03A9" w:rsidRDefault="00EF46C4" w:rsidP="003F690A">
      <w:pPr>
        <w:rPr>
          <w:b/>
          <w:bCs/>
          <w:sz w:val="28"/>
          <w:szCs w:val="28"/>
          <w:lang w:val="en-US"/>
        </w:rPr>
      </w:pPr>
      <w:r w:rsidRPr="00EF46C4">
        <w:rPr>
          <w:b/>
          <w:bCs/>
          <w:sz w:val="28"/>
          <w:szCs w:val="28"/>
          <w:lang w:val="en-US"/>
        </w:rPr>
        <w:t>Benznidazole therapy saves costs compared to usual follow-up care for indeterminate chronic Chagas disease in a European healthcare setting</w:t>
      </w:r>
    </w:p>
    <w:p w14:paraId="286582B1" w14:textId="77777777" w:rsidR="00991895" w:rsidRDefault="00991895">
      <w:pPr>
        <w:rPr>
          <w:lang w:val="en-US"/>
        </w:rPr>
      </w:pPr>
    </w:p>
    <w:p w14:paraId="5941B930" w14:textId="77777777" w:rsidR="00991895" w:rsidRDefault="00991895">
      <w:pPr>
        <w:rPr>
          <w:lang w:val="en-US"/>
        </w:rPr>
      </w:pPr>
    </w:p>
    <w:sdt>
      <w:sdtPr>
        <w:rPr>
          <w:rFonts w:asciiTheme="minorHAnsi" w:eastAsiaTheme="minorEastAsia" w:hAnsiTheme="minorHAnsi" w:cstheme="minorBidi"/>
          <w:color w:val="auto"/>
          <w:sz w:val="22"/>
          <w:szCs w:val="22"/>
        </w:rPr>
        <w:id w:val="1258639210"/>
        <w:docPartObj>
          <w:docPartGallery w:val="Table of Contents"/>
          <w:docPartUnique/>
        </w:docPartObj>
      </w:sdtPr>
      <w:sdtEndPr>
        <w:rPr>
          <w:b/>
          <w:bCs/>
        </w:rPr>
      </w:sdtEndPr>
      <w:sdtContent>
        <w:p w14:paraId="28096508" w14:textId="42BE24D0" w:rsidR="00991895" w:rsidRDefault="00991895">
          <w:pPr>
            <w:pStyle w:val="TOCHeading"/>
          </w:pPr>
          <w:r>
            <w:t>Content</w:t>
          </w:r>
        </w:p>
        <w:p w14:paraId="3A30E989" w14:textId="25171A61" w:rsidR="00B46AAE" w:rsidRDefault="00991895">
          <w:pPr>
            <w:pStyle w:val="TOC1"/>
            <w:tabs>
              <w:tab w:val="right" w:leader="dot" w:pos="9060"/>
            </w:tabs>
            <w:rPr>
              <w:ins w:id="0" w:author="Meggan Harris" w:date="2025-08-29T11:09:00Z" w16du:dateUtc="2025-08-29T09:09:00Z"/>
              <w:noProof/>
              <w:kern w:val="2"/>
              <w:sz w:val="24"/>
              <w:szCs w:val="24"/>
              <w:lang w:eastAsia="es-ES"/>
              <w14:ligatures w14:val="standardContextual"/>
            </w:rPr>
          </w:pPr>
          <w:r>
            <w:fldChar w:fldCharType="begin"/>
          </w:r>
          <w:r>
            <w:instrText xml:space="preserve"> TOC \o "1-3" \h \z \u </w:instrText>
          </w:r>
          <w:r>
            <w:fldChar w:fldCharType="separate"/>
          </w:r>
          <w:ins w:id="1" w:author="Meggan Harris" w:date="2025-08-29T11:09:00Z" w16du:dateUtc="2025-08-29T09:09:00Z">
            <w:r w:rsidR="00B46AAE" w:rsidRPr="006440E9">
              <w:rPr>
                <w:rStyle w:val="Hyperlink"/>
                <w:noProof/>
              </w:rPr>
              <w:fldChar w:fldCharType="begin"/>
            </w:r>
            <w:r w:rsidR="00B46AAE" w:rsidRPr="006440E9">
              <w:rPr>
                <w:rStyle w:val="Hyperlink"/>
                <w:noProof/>
              </w:rPr>
              <w:instrText xml:space="preserve"> </w:instrText>
            </w:r>
            <w:r w:rsidR="00B46AAE">
              <w:rPr>
                <w:noProof/>
              </w:rPr>
              <w:instrText>HYPERLINK \l "_Toc207358174"</w:instrText>
            </w:r>
            <w:r w:rsidR="00B46AAE" w:rsidRPr="006440E9">
              <w:rPr>
                <w:rStyle w:val="Hyperlink"/>
                <w:noProof/>
              </w:rPr>
              <w:instrText xml:space="preserve"> </w:instrText>
            </w:r>
            <w:r w:rsidR="00B46AAE" w:rsidRPr="006440E9">
              <w:rPr>
                <w:rStyle w:val="Hyperlink"/>
                <w:noProof/>
              </w:rPr>
            </w:r>
            <w:r w:rsidR="00B46AAE" w:rsidRPr="006440E9">
              <w:rPr>
                <w:rStyle w:val="Hyperlink"/>
                <w:noProof/>
              </w:rPr>
              <w:fldChar w:fldCharType="separate"/>
            </w:r>
            <w:r w:rsidR="00B46AAE" w:rsidRPr="006440E9">
              <w:rPr>
                <w:rStyle w:val="Hyperlink"/>
                <w:noProof/>
                <w:lang w:val="en-US"/>
              </w:rPr>
              <w:t>Model</w:t>
            </w:r>
            <w:r w:rsidR="00B46AAE">
              <w:rPr>
                <w:noProof/>
                <w:webHidden/>
              </w:rPr>
              <w:tab/>
            </w:r>
            <w:r w:rsidR="00B46AAE">
              <w:rPr>
                <w:noProof/>
                <w:webHidden/>
              </w:rPr>
              <w:fldChar w:fldCharType="begin"/>
            </w:r>
            <w:r w:rsidR="00B46AAE">
              <w:rPr>
                <w:noProof/>
                <w:webHidden/>
              </w:rPr>
              <w:instrText xml:space="preserve"> PAGEREF _Toc207358174 \h </w:instrText>
            </w:r>
            <w:r w:rsidR="00B46AAE">
              <w:rPr>
                <w:noProof/>
                <w:webHidden/>
              </w:rPr>
            </w:r>
            <w:r w:rsidR="00B46AAE">
              <w:rPr>
                <w:noProof/>
                <w:webHidden/>
              </w:rPr>
              <w:fldChar w:fldCharType="separate"/>
            </w:r>
            <w:r w:rsidR="00B46AAE">
              <w:rPr>
                <w:noProof/>
                <w:webHidden/>
              </w:rPr>
              <w:t>2</w:t>
            </w:r>
            <w:r w:rsidR="00B46AAE">
              <w:rPr>
                <w:noProof/>
                <w:webHidden/>
              </w:rPr>
              <w:fldChar w:fldCharType="end"/>
            </w:r>
            <w:r w:rsidR="00B46AAE" w:rsidRPr="006440E9">
              <w:rPr>
                <w:rStyle w:val="Hyperlink"/>
                <w:noProof/>
              </w:rPr>
              <w:fldChar w:fldCharType="end"/>
            </w:r>
          </w:ins>
        </w:p>
        <w:p w14:paraId="017C12E7" w14:textId="12D46DF3" w:rsidR="00B46AAE" w:rsidRDefault="00B46AAE">
          <w:pPr>
            <w:pStyle w:val="TOC2"/>
            <w:tabs>
              <w:tab w:val="right" w:leader="dot" w:pos="9060"/>
            </w:tabs>
            <w:rPr>
              <w:ins w:id="2" w:author="Meggan Harris" w:date="2025-08-29T11:09:00Z" w16du:dateUtc="2025-08-29T09:09:00Z"/>
              <w:noProof/>
              <w:kern w:val="2"/>
              <w:sz w:val="24"/>
              <w:szCs w:val="24"/>
              <w:lang w:eastAsia="es-ES"/>
              <w14:ligatures w14:val="standardContextual"/>
            </w:rPr>
          </w:pPr>
          <w:ins w:id="3" w:author="Meggan Harris" w:date="2025-08-29T11:09:00Z" w16du:dateUtc="2025-08-29T09:09:00Z">
            <w:r w:rsidRPr="006440E9">
              <w:rPr>
                <w:rStyle w:val="Hyperlink"/>
                <w:noProof/>
              </w:rPr>
              <w:fldChar w:fldCharType="begin"/>
            </w:r>
            <w:r w:rsidRPr="006440E9">
              <w:rPr>
                <w:rStyle w:val="Hyperlink"/>
                <w:noProof/>
              </w:rPr>
              <w:instrText xml:space="preserve"> </w:instrText>
            </w:r>
            <w:r>
              <w:rPr>
                <w:noProof/>
              </w:rPr>
              <w:instrText>HYPERLINK \l "_Toc207358175"</w:instrText>
            </w:r>
            <w:r w:rsidRPr="006440E9">
              <w:rPr>
                <w:rStyle w:val="Hyperlink"/>
                <w:noProof/>
              </w:rPr>
              <w:instrText xml:space="preserve"> </w:instrText>
            </w:r>
            <w:r w:rsidRPr="006440E9">
              <w:rPr>
                <w:rStyle w:val="Hyperlink"/>
                <w:noProof/>
              </w:rPr>
            </w:r>
            <w:r w:rsidRPr="006440E9">
              <w:rPr>
                <w:rStyle w:val="Hyperlink"/>
                <w:noProof/>
              </w:rPr>
              <w:fldChar w:fldCharType="separate"/>
            </w:r>
            <w:r w:rsidRPr="006440E9">
              <w:rPr>
                <w:rStyle w:val="Hyperlink"/>
                <w:noProof/>
                <w:lang w:val="en-US"/>
              </w:rPr>
              <w:t>Starting populations</w:t>
            </w:r>
            <w:r>
              <w:rPr>
                <w:noProof/>
                <w:webHidden/>
              </w:rPr>
              <w:tab/>
            </w:r>
            <w:r>
              <w:rPr>
                <w:noProof/>
                <w:webHidden/>
              </w:rPr>
              <w:fldChar w:fldCharType="begin"/>
            </w:r>
            <w:r>
              <w:rPr>
                <w:noProof/>
                <w:webHidden/>
              </w:rPr>
              <w:instrText xml:space="preserve"> PAGEREF _Toc207358175 \h </w:instrText>
            </w:r>
            <w:r>
              <w:rPr>
                <w:noProof/>
                <w:webHidden/>
              </w:rPr>
            </w:r>
            <w:r>
              <w:rPr>
                <w:noProof/>
                <w:webHidden/>
              </w:rPr>
              <w:fldChar w:fldCharType="separate"/>
            </w:r>
            <w:r>
              <w:rPr>
                <w:noProof/>
                <w:webHidden/>
              </w:rPr>
              <w:t>2</w:t>
            </w:r>
            <w:r>
              <w:rPr>
                <w:noProof/>
                <w:webHidden/>
              </w:rPr>
              <w:fldChar w:fldCharType="end"/>
            </w:r>
            <w:r w:rsidRPr="006440E9">
              <w:rPr>
                <w:rStyle w:val="Hyperlink"/>
                <w:noProof/>
              </w:rPr>
              <w:fldChar w:fldCharType="end"/>
            </w:r>
          </w:ins>
        </w:p>
        <w:p w14:paraId="0FEDCB23" w14:textId="359ABDE9" w:rsidR="00B46AAE" w:rsidRDefault="00B46AAE">
          <w:pPr>
            <w:pStyle w:val="TOC2"/>
            <w:tabs>
              <w:tab w:val="right" w:leader="dot" w:pos="9060"/>
            </w:tabs>
            <w:rPr>
              <w:ins w:id="4" w:author="Meggan Harris" w:date="2025-08-29T11:09:00Z" w16du:dateUtc="2025-08-29T09:09:00Z"/>
              <w:noProof/>
              <w:kern w:val="2"/>
              <w:sz w:val="24"/>
              <w:szCs w:val="24"/>
              <w:lang w:eastAsia="es-ES"/>
              <w14:ligatures w14:val="standardContextual"/>
            </w:rPr>
          </w:pPr>
          <w:ins w:id="5" w:author="Meggan Harris" w:date="2025-08-29T11:09:00Z" w16du:dateUtc="2025-08-29T09:09:00Z">
            <w:r w:rsidRPr="006440E9">
              <w:rPr>
                <w:rStyle w:val="Hyperlink"/>
                <w:noProof/>
              </w:rPr>
              <w:fldChar w:fldCharType="begin"/>
            </w:r>
            <w:r w:rsidRPr="006440E9">
              <w:rPr>
                <w:rStyle w:val="Hyperlink"/>
                <w:noProof/>
              </w:rPr>
              <w:instrText xml:space="preserve"> </w:instrText>
            </w:r>
            <w:r>
              <w:rPr>
                <w:noProof/>
              </w:rPr>
              <w:instrText>HYPERLINK \l "_Toc207358176"</w:instrText>
            </w:r>
            <w:r w:rsidRPr="006440E9">
              <w:rPr>
                <w:rStyle w:val="Hyperlink"/>
                <w:noProof/>
              </w:rPr>
              <w:instrText xml:space="preserve"> </w:instrText>
            </w:r>
            <w:r w:rsidRPr="006440E9">
              <w:rPr>
                <w:rStyle w:val="Hyperlink"/>
                <w:noProof/>
              </w:rPr>
            </w:r>
            <w:r w:rsidRPr="006440E9">
              <w:rPr>
                <w:rStyle w:val="Hyperlink"/>
                <w:noProof/>
              </w:rPr>
              <w:fldChar w:fldCharType="separate"/>
            </w:r>
            <w:r w:rsidRPr="006440E9">
              <w:rPr>
                <w:rStyle w:val="Hyperlink"/>
                <w:noProof/>
                <w:lang w:val="en-US"/>
              </w:rPr>
              <w:t>Stratification</w:t>
            </w:r>
            <w:r>
              <w:rPr>
                <w:noProof/>
                <w:webHidden/>
              </w:rPr>
              <w:tab/>
            </w:r>
            <w:r>
              <w:rPr>
                <w:noProof/>
                <w:webHidden/>
              </w:rPr>
              <w:fldChar w:fldCharType="begin"/>
            </w:r>
            <w:r>
              <w:rPr>
                <w:noProof/>
                <w:webHidden/>
              </w:rPr>
              <w:instrText xml:space="preserve"> PAGEREF _Toc207358176 \h </w:instrText>
            </w:r>
            <w:r>
              <w:rPr>
                <w:noProof/>
                <w:webHidden/>
              </w:rPr>
            </w:r>
            <w:r>
              <w:rPr>
                <w:noProof/>
                <w:webHidden/>
              </w:rPr>
              <w:fldChar w:fldCharType="separate"/>
            </w:r>
            <w:r>
              <w:rPr>
                <w:noProof/>
                <w:webHidden/>
              </w:rPr>
              <w:t>2</w:t>
            </w:r>
            <w:r>
              <w:rPr>
                <w:noProof/>
                <w:webHidden/>
              </w:rPr>
              <w:fldChar w:fldCharType="end"/>
            </w:r>
            <w:r w:rsidRPr="006440E9">
              <w:rPr>
                <w:rStyle w:val="Hyperlink"/>
                <w:noProof/>
              </w:rPr>
              <w:fldChar w:fldCharType="end"/>
            </w:r>
          </w:ins>
        </w:p>
        <w:p w14:paraId="3096BF6E" w14:textId="698D803C" w:rsidR="00B46AAE" w:rsidRDefault="00B46AAE">
          <w:pPr>
            <w:pStyle w:val="TOC2"/>
            <w:tabs>
              <w:tab w:val="right" w:leader="dot" w:pos="9060"/>
            </w:tabs>
            <w:rPr>
              <w:ins w:id="6" w:author="Meggan Harris" w:date="2025-08-29T11:09:00Z" w16du:dateUtc="2025-08-29T09:09:00Z"/>
              <w:noProof/>
              <w:kern w:val="2"/>
              <w:sz w:val="24"/>
              <w:szCs w:val="24"/>
              <w:lang w:eastAsia="es-ES"/>
              <w14:ligatures w14:val="standardContextual"/>
            </w:rPr>
          </w:pPr>
          <w:ins w:id="7" w:author="Meggan Harris" w:date="2025-08-29T11:09:00Z" w16du:dateUtc="2025-08-29T09:09:00Z">
            <w:r w:rsidRPr="006440E9">
              <w:rPr>
                <w:rStyle w:val="Hyperlink"/>
                <w:noProof/>
              </w:rPr>
              <w:fldChar w:fldCharType="begin"/>
            </w:r>
            <w:r w:rsidRPr="006440E9">
              <w:rPr>
                <w:rStyle w:val="Hyperlink"/>
                <w:noProof/>
              </w:rPr>
              <w:instrText xml:space="preserve"> </w:instrText>
            </w:r>
            <w:r>
              <w:rPr>
                <w:noProof/>
              </w:rPr>
              <w:instrText>HYPERLINK \l "_Toc207358177"</w:instrText>
            </w:r>
            <w:r w:rsidRPr="006440E9">
              <w:rPr>
                <w:rStyle w:val="Hyperlink"/>
                <w:noProof/>
              </w:rPr>
              <w:instrText xml:space="preserve"> </w:instrText>
            </w:r>
            <w:r w:rsidRPr="006440E9">
              <w:rPr>
                <w:rStyle w:val="Hyperlink"/>
                <w:noProof/>
              </w:rPr>
            </w:r>
            <w:r w:rsidRPr="006440E9">
              <w:rPr>
                <w:rStyle w:val="Hyperlink"/>
                <w:noProof/>
              </w:rPr>
              <w:fldChar w:fldCharType="separate"/>
            </w:r>
            <w:r w:rsidRPr="006440E9">
              <w:rPr>
                <w:rStyle w:val="Hyperlink"/>
                <w:noProof/>
                <w:lang w:val="en-US"/>
              </w:rPr>
              <w:t>Parameters of the model</w:t>
            </w:r>
            <w:r>
              <w:rPr>
                <w:noProof/>
                <w:webHidden/>
              </w:rPr>
              <w:tab/>
            </w:r>
            <w:r>
              <w:rPr>
                <w:noProof/>
                <w:webHidden/>
              </w:rPr>
              <w:fldChar w:fldCharType="begin"/>
            </w:r>
            <w:r>
              <w:rPr>
                <w:noProof/>
                <w:webHidden/>
              </w:rPr>
              <w:instrText xml:space="preserve"> PAGEREF _Toc207358177 \h </w:instrText>
            </w:r>
            <w:r>
              <w:rPr>
                <w:noProof/>
                <w:webHidden/>
              </w:rPr>
            </w:r>
            <w:r>
              <w:rPr>
                <w:noProof/>
                <w:webHidden/>
              </w:rPr>
              <w:fldChar w:fldCharType="separate"/>
            </w:r>
            <w:r>
              <w:rPr>
                <w:noProof/>
                <w:webHidden/>
              </w:rPr>
              <w:t>2</w:t>
            </w:r>
            <w:r>
              <w:rPr>
                <w:noProof/>
                <w:webHidden/>
              </w:rPr>
              <w:fldChar w:fldCharType="end"/>
            </w:r>
            <w:r w:rsidRPr="006440E9">
              <w:rPr>
                <w:rStyle w:val="Hyperlink"/>
                <w:noProof/>
              </w:rPr>
              <w:fldChar w:fldCharType="end"/>
            </w:r>
          </w:ins>
        </w:p>
        <w:p w14:paraId="223AA968" w14:textId="09FEFE37" w:rsidR="00B46AAE" w:rsidRDefault="00B46AAE">
          <w:pPr>
            <w:pStyle w:val="TOC2"/>
            <w:tabs>
              <w:tab w:val="right" w:leader="dot" w:pos="9060"/>
            </w:tabs>
            <w:rPr>
              <w:ins w:id="8" w:author="Meggan Harris" w:date="2025-08-29T11:09:00Z" w16du:dateUtc="2025-08-29T09:09:00Z"/>
              <w:noProof/>
              <w:kern w:val="2"/>
              <w:sz w:val="24"/>
              <w:szCs w:val="24"/>
              <w:lang w:eastAsia="es-ES"/>
              <w14:ligatures w14:val="standardContextual"/>
            </w:rPr>
          </w:pPr>
          <w:ins w:id="9" w:author="Meggan Harris" w:date="2025-08-29T11:09:00Z" w16du:dateUtc="2025-08-29T09:09:00Z">
            <w:r w:rsidRPr="006440E9">
              <w:rPr>
                <w:rStyle w:val="Hyperlink"/>
                <w:noProof/>
              </w:rPr>
              <w:fldChar w:fldCharType="begin"/>
            </w:r>
            <w:r w:rsidRPr="006440E9">
              <w:rPr>
                <w:rStyle w:val="Hyperlink"/>
                <w:noProof/>
              </w:rPr>
              <w:instrText xml:space="preserve"> </w:instrText>
            </w:r>
            <w:r>
              <w:rPr>
                <w:noProof/>
              </w:rPr>
              <w:instrText>HYPERLINK \l "_Toc207358178"</w:instrText>
            </w:r>
            <w:r w:rsidRPr="006440E9">
              <w:rPr>
                <w:rStyle w:val="Hyperlink"/>
                <w:noProof/>
              </w:rPr>
              <w:instrText xml:space="preserve"> </w:instrText>
            </w:r>
            <w:r w:rsidRPr="006440E9">
              <w:rPr>
                <w:rStyle w:val="Hyperlink"/>
                <w:noProof/>
              </w:rPr>
            </w:r>
            <w:r w:rsidRPr="006440E9">
              <w:rPr>
                <w:rStyle w:val="Hyperlink"/>
                <w:noProof/>
              </w:rPr>
              <w:fldChar w:fldCharType="separate"/>
            </w:r>
            <w:r w:rsidRPr="006440E9">
              <w:rPr>
                <w:rStyle w:val="Hyperlink"/>
                <w:noProof/>
                <w:lang w:val="en-US"/>
              </w:rPr>
              <w:t>Calibration process and results</w:t>
            </w:r>
            <w:r>
              <w:rPr>
                <w:noProof/>
                <w:webHidden/>
              </w:rPr>
              <w:tab/>
            </w:r>
            <w:r>
              <w:rPr>
                <w:noProof/>
                <w:webHidden/>
              </w:rPr>
              <w:fldChar w:fldCharType="begin"/>
            </w:r>
            <w:r>
              <w:rPr>
                <w:noProof/>
                <w:webHidden/>
              </w:rPr>
              <w:instrText xml:space="preserve"> PAGEREF _Toc207358178 \h </w:instrText>
            </w:r>
            <w:r>
              <w:rPr>
                <w:noProof/>
                <w:webHidden/>
              </w:rPr>
            </w:r>
            <w:r>
              <w:rPr>
                <w:noProof/>
                <w:webHidden/>
              </w:rPr>
              <w:fldChar w:fldCharType="separate"/>
            </w:r>
            <w:r>
              <w:rPr>
                <w:noProof/>
                <w:webHidden/>
              </w:rPr>
              <w:t>4</w:t>
            </w:r>
            <w:r>
              <w:rPr>
                <w:noProof/>
                <w:webHidden/>
              </w:rPr>
              <w:fldChar w:fldCharType="end"/>
            </w:r>
            <w:r w:rsidRPr="006440E9">
              <w:rPr>
                <w:rStyle w:val="Hyperlink"/>
                <w:noProof/>
              </w:rPr>
              <w:fldChar w:fldCharType="end"/>
            </w:r>
          </w:ins>
        </w:p>
        <w:p w14:paraId="3F81ACB9" w14:textId="2A3B552D" w:rsidR="00B46AAE" w:rsidRDefault="00B46AAE">
          <w:pPr>
            <w:pStyle w:val="TOC2"/>
            <w:tabs>
              <w:tab w:val="right" w:leader="dot" w:pos="9060"/>
            </w:tabs>
            <w:rPr>
              <w:ins w:id="10" w:author="Meggan Harris" w:date="2025-08-29T11:09:00Z" w16du:dateUtc="2025-08-29T09:09:00Z"/>
              <w:noProof/>
              <w:kern w:val="2"/>
              <w:sz w:val="24"/>
              <w:szCs w:val="24"/>
              <w:lang w:eastAsia="es-ES"/>
              <w14:ligatures w14:val="standardContextual"/>
            </w:rPr>
          </w:pPr>
          <w:ins w:id="11" w:author="Meggan Harris" w:date="2025-08-29T11:09:00Z" w16du:dateUtc="2025-08-29T09:09:00Z">
            <w:r w:rsidRPr="006440E9">
              <w:rPr>
                <w:rStyle w:val="Hyperlink"/>
                <w:noProof/>
              </w:rPr>
              <w:fldChar w:fldCharType="begin"/>
            </w:r>
            <w:r w:rsidRPr="006440E9">
              <w:rPr>
                <w:rStyle w:val="Hyperlink"/>
                <w:noProof/>
              </w:rPr>
              <w:instrText xml:space="preserve"> </w:instrText>
            </w:r>
            <w:r>
              <w:rPr>
                <w:noProof/>
              </w:rPr>
              <w:instrText>HYPERLINK \l "_Toc207358179"</w:instrText>
            </w:r>
            <w:r w:rsidRPr="006440E9">
              <w:rPr>
                <w:rStyle w:val="Hyperlink"/>
                <w:noProof/>
              </w:rPr>
              <w:instrText xml:space="preserve"> </w:instrText>
            </w:r>
            <w:r w:rsidRPr="006440E9">
              <w:rPr>
                <w:rStyle w:val="Hyperlink"/>
                <w:noProof/>
              </w:rPr>
            </w:r>
            <w:r w:rsidRPr="006440E9">
              <w:rPr>
                <w:rStyle w:val="Hyperlink"/>
                <w:noProof/>
              </w:rPr>
              <w:fldChar w:fldCharType="separate"/>
            </w:r>
            <w:r w:rsidRPr="006440E9">
              <w:rPr>
                <w:rStyle w:val="Hyperlink"/>
                <w:noProof/>
                <w:lang w:val="en-US"/>
              </w:rPr>
              <w:t>Simulation results</w:t>
            </w:r>
            <w:r>
              <w:rPr>
                <w:noProof/>
                <w:webHidden/>
              </w:rPr>
              <w:tab/>
            </w:r>
            <w:r>
              <w:rPr>
                <w:noProof/>
                <w:webHidden/>
              </w:rPr>
              <w:fldChar w:fldCharType="begin"/>
            </w:r>
            <w:r>
              <w:rPr>
                <w:noProof/>
                <w:webHidden/>
              </w:rPr>
              <w:instrText xml:space="preserve"> PAGEREF _Toc207358179 \h </w:instrText>
            </w:r>
            <w:r>
              <w:rPr>
                <w:noProof/>
                <w:webHidden/>
              </w:rPr>
            </w:r>
            <w:r>
              <w:rPr>
                <w:noProof/>
                <w:webHidden/>
              </w:rPr>
              <w:fldChar w:fldCharType="separate"/>
            </w:r>
            <w:r>
              <w:rPr>
                <w:noProof/>
                <w:webHidden/>
              </w:rPr>
              <w:t>5</w:t>
            </w:r>
            <w:r>
              <w:rPr>
                <w:noProof/>
                <w:webHidden/>
              </w:rPr>
              <w:fldChar w:fldCharType="end"/>
            </w:r>
            <w:r w:rsidRPr="006440E9">
              <w:rPr>
                <w:rStyle w:val="Hyperlink"/>
                <w:noProof/>
              </w:rPr>
              <w:fldChar w:fldCharType="end"/>
            </w:r>
          </w:ins>
        </w:p>
        <w:p w14:paraId="6CCBFE4C" w14:textId="3B07B8E3" w:rsidR="00B46AAE" w:rsidRDefault="00B46AAE">
          <w:pPr>
            <w:pStyle w:val="TOC1"/>
            <w:tabs>
              <w:tab w:val="right" w:leader="dot" w:pos="9060"/>
            </w:tabs>
            <w:rPr>
              <w:ins w:id="12" w:author="Meggan Harris" w:date="2025-08-29T11:09:00Z" w16du:dateUtc="2025-08-29T09:09:00Z"/>
              <w:noProof/>
              <w:kern w:val="2"/>
              <w:sz w:val="24"/>
              <w:szCs w:val="24"/>
              <w:lang w:eastAsia="es-ES"/>
              <w14:ligatures w14:val="standardContextual"/>
            </w:rPr>
          </w:pPr>
          <w:ins w:id="13" w:author="Meggan Harris" w:date="2025-08-29T11:09:00Z" w16du:dateUtc="2025-08-29T09:09:00Z">
            <w:r w:rsidRPr="006440E9">
              <w:rPr>
                <w:rStyle w:val="Hyperlink"/>
                <w:noProof/>
              </w:rPr>
              <w:fldChar w:fldCharType="begin"/>
            </w:r>
            <w:r w:rsidRPr="006440E9">
              <w:rPr>
                <w:rStyle w:val="Hyperlink"/>
                <w:noProof/>
              </w:rPr>
              <w:instrText xml:space="preserve"> </w:instrText>
            </w:r>
            <w:r>
              <w:rPr>
                <w:noProof/>
              </w:rPr>
              <w:instrText>HYPERLINK \l "_Toc207358180"</w:instrText>
            </w:r>
            <w:r w:rsidRPr="006440E9">
              <w:rPr>
                <w:rStyle w:val="Hyperlink"/>
                <w:noProof/>
              </w:rPr>
              <w:instrText xml:space="preserve"> </w:instrText>
            </w:r>
            <w:r w:rsidRPr="006440E9">
              <w:rPr>
                <w:rStyle w:val="Hyperlink"/>
                <w:noProof/>
              </w:rPr>
            </w:r>
            <w:r w:rsidRPr="006440E9">
              <w:rPr>
                <w:rStyle w:val="Hyperlink"/>
                <w:noProof/>
              </w:rPr>
              <w:fldChar w:fldCharType="separate"/>
            </w:r>
            <w:r w:rsidRPr="006440E9">
              <w:rPr>
                <w:rStyle w:val="Hyperlink"/>
                <w:noProof/>
                <w:lang w:val="en-US"/>
              </w:rPr>
              <w:t>QALY weights and disutilities</w:t>
            </w:r>
            <w:r>
              <w:rPr>
                <w:noProof/>
                <w:webHidden/>
              </w:rPr>
              <w:tab/>
            </w:r>
            <w:r>
              <w:rPr>
                <w:noProof/>
                <w:webHidden/>
              </w:rPr>
              <w:fldChar w:fldCharType="begin"/>
            </w:r>
            <w:r>
              <w:rPr>
                <w:noProof/>
                <w:webHidden/>
              </w:rPr>
              <w:instrText xml:space="preserve"> PAGEREF _Toc207358180 \h </w:instrText>
            </w:r>
            <w:r>
              <w:rPr>
                <w:noProof/>
                <w:webHidden/>
              </w:rPr>
            </w:r>
            <w:r>
              <w:rPr>
                <w:noProof/>
                <w:webHidden/>
              </w:rPr>
              <w:fldChar w:fldCharType="separate"/>
            </w:r>
            <w:r>
              <w:rPr>
                <w:noProof/>
                <w:webHidden/>
              </w:rPr>
              <w:t>6</w:t>
            </w:r>
            <w:r>
              <w:rPr>
                <w:noProof/>
                <w:webHidden/>
              </w:rPr>
              <w:fldChar w:fldCharType="end"/>
            </w:r>
            <w:r w:rsidRPr="006440E9">
              <w:rPr>
                <w:rStyle w:val="Hyperlink"/>
                <w:noProof/>
              </w:rPr>
              <w:fldChar w:fldCharType="end"/>
            </w:r>
          </w:ins>
        </w:p>
        <w:p w14:paraId="68E79DE5" w14:textId="41DE3852" w:rsidR="00B46AAE" w:rsidRDefault="00B46AAE">
          <w:pPr>
            <w:pStyle w:val="TOC1"/>
            <w:tabs>
              <w:tab w:val="right" w:leader="dot" w:pos="9060"/>
            </w:tabs>
            <w:rPr>
              <w:ins w:id="14" w:author="Meggan Harris" w:date="2025-08-29T11:09:00Z" w16du:dateUtc="2025-08-29T09:09:00Z"/>
              <w:noProof/>
              <w:kern w:val="2"/>
              <w:sz w:val="24"/>
              <w:szCs w:val="24"/>
              <w:lang w:eastAsia="es-ES"/>
              <w14:ligatures w14:val="standardContextual"/>
            </w:rPr>
          </w:pPr>
          <w:ins w:id="15" w:author="Meggan Harris" w:date="2025-08-29T11:09:00Z" w16du:dateUtc="2025-08-29T09:09:00Z">
            <w:r w:rsidRPr="006440E9">
              <w:rPr>
                <w:rStyle w:val="Hyperlink"/>
                <w:noProof/>
              </w:rPr>
              <w:fldChar w:fldCharType="begin"/>
            </w:r>
            <w:r w:rsidRPr="006440E9">
              <w:rPr>
                <w:rStyle w:val="Hyperlink"/>
                <w:noProof/>
              </w:rPr>
              <w:instrText xml:space="preserve"> </w:instrText>
            </w:r>
            <w:r>
              <w:rPr>
                <w:noProof/>
              </w:rPr>
              <w:instrText>HYPERLINK \l "_Toc207358181"</w:instrText>
            </w:r>
            <w:r w:rsidRPr="006440E9">
              <w:rPr>
                <w:rStyle w:val="Hyperlink"/>
                <w:noProof/>
              </w:rPr>
              <w:instrText xml:space="preserve"> </w:instrText>
            </w:r>
            <w:r w:rsidRPr="006440E9">
              <w:rPr>
                <w:rStyle w:val="Hyperlink"/>
                <w:noProof/>
              </w:rPr>
            </w:r>
            <w:r w:rsidRPr="006440E9">
              <w:rPr>
                <w:rStyle w:val="Hyperlink"/>
                <w:noProof/>
              </w:rPr>
              <w:fldChar w:fldCharType="separate"/>
            </w:r>
            <w:r w:rsidRPr="006440E9">
              <w:rPr>
                <w:rStyle w:val="Hyperlink"/>
                <w:noProof/>
                <w:lang w:val="en-US"/>
              </w:rPr>
              <w:t>Costs</w:t>
            </w:r>
            <w:r>
              <w:rPr>
                <w:noProof/>
                <w:webHidden/>
              </w:rPr>
              <w:tab/>
            </w:r>
            <w:r>
              <w:rPr>
                <w:noProof/>
                <w:webHidden/>
              </w:rPr>
              <w:fldChar w:fldCharType="begin"/>
            </w:r>
            <w:r>
              <w:rPr>
                <w:noProof/>
                <w:webHidden/>
              </w:rPr>
              <w:instrText xml:space="preserve"> PAGEREF _Toc207358181 \h </w:instrText>
            </w:r>
            <w:r>
              <w:rPr>
                <w:noProof/>
                <w:webHidden/>
              </w:rPr>
            </w:r>
            <w:r>
              <w:rPr>
                <w:noProof/>
                <w:webHidden/>
              </w:rPr>
              <w:fldChar w:fldCharType="separate"/>
            </w:r>
            <w:r>
              <w:rPr>
                <w:noProof/>
                <w:webHidden/>
              </w:rPr>
              <w:t>7</w:t>
            </w:r>
            <w:r>
              <w:rPr>
                <w:noProof/>
                <w:webHidden/>
              </w:rPr>
              <w:fldChar w:fldCharType="end"/>
            </w:r>
            <w:r w:rsidRPr="006440E9">
              <w:rPr>
                <w:rStyle w:val="Hyperlink"/>
                <w:noProof/>
              </w:rPr>
              <w:fldChar w:fldCharType="end"/>
            </w:r>
          </w:ins>
        </w:p>
        <w:p w14:paraId="18A156CD" w14:textId="3E58D501" w:rsidR="00B46AAE" w:rsidRDefault="00B46AAE">
          <w:pPr>
            <w:pStyle w:val="TOC2"/>
            <w:tabs>
              <w:tab w:val="right" w:leader="dot" w:pos="9060"/>
            </w:tabs>
            <w:rPr>
              <w:ins w:id="16" w:author="Meggan Harris" w:date="2025-08-29T11:09:00Z" w16du:dateUtc="2025-08-29T09:09:00Z"/>
              <w:noProof/>
              <w:kern w:val="2"/>
              <w:sz w:val="24"/>
              <w:szCs w:val="24"/>
              <w:lang w:eastAsia="es-ES"/>
              <w14:ligatures w14:val="standardContextual"/>
            </w:rPr>
          </w:pPr>
          <w:ins w:id="17" w:author="Meggan Harris" w:date="2025-08-29T11:09:00Z" w16du:dateUtc="2025-08-29T09:09:00Z">
            <w:r w:rsidRPr="006440E9">
              <w:rPr>
                <w:rStyle w:val="Hyperlink"/>
                <w:noProof/>
              </w:rPr>
              <w:fldChar w:fldCharType="begin"/>
            </w:r>
            <w:r w:rsidRPr="006440E9">
              <w:rPr>
                <w:rStyle w:val="Hyperlink"/>
                <w:noProof/>
              </w:rPr>
              <w:instrText xml:space="preserve"> </w:instrText>
            </w:r>
            <w:r>
              <w:rPr>
                <w:noProof/>
              </w:rPr>
              <w:instrText>HYPERLINK \l "_Toc207358182"</w:instrText>
            </w:r>
            <w:r w:rsidRPr="006440E9">
              <w:rPr>
                <w:rStyle w:val="Hyperlink"/>
                <w:noProof/>
              </w:rPr>
              <w:instrText xml:space="preserve"> </w:instrText>
            </w:r>
            <w:r w:rsidRPr="006440E9">
              <w:rPr>
                <w:rStyle w:val="Hyperlink"/>
                <w:noProof/>
              </w:rPr>
            </w:r>
            <w:r w:rsidRPr="006440E9">
              <w:rPr>
                <w:rStyle w:val="Hyperlink"/>
                <w:noProof/>
              </w:rPr>
              <w:fldChar w:fldCharType="separate"/>
            </w:r>
            <w:r w:rsidRPr="006440E9">
              <w:rPr>
                <w:rStyle w:val="Hyperlink"/>
                <w:noProof/>
                <w:lang w:val="en-US"/>
              </w:rPr>
              <w:t>Chronic indeterminate Chagas disease state, treated</w:t>
            </w:r>
            <w:r>
              <w:rPr>
                <w:noProof/>
                <w:webHidden/>
              </w:rPr>
              <w:tab/>
            </w:r>
            <w:r>
              <w:rPr>
                <w:noProof/>
                <w:webHidden/>
              </w:rPr>
              <w:fldChar w:fldCharType="begin"/>
            </w:r>
            <w:r>
              <w:rPr>
                <w:noProof/>
                <w:webHidden/>
              </w:rPr>
              <w:instrText xml:space="preserve"> PAGEREF _Toc207358182 \h </w:instrText>
            </w:r>
            <w:r>
              <w:rPr>
                <w:noProof/>
                <w:webHidden/>
              </w:rPr>
            </w:r>
            <w:r>
              <w:rPr>
                <w:noProof/>
                <w:webHidden/>
              </w:rPr>
              <w:fldChar w:fldCharType="separate"/>
            </w:r>
            <w:r>
              <w:rPr>
                <w:noProof/>
                <w:webHidden/>
              </w:rPr>
              <w:t>7</w:t>
            </w:r>
            <w:r>
              <w:rPr>
                <w:noProof/>
                <w:webHidden/>
              </w:rPr>
              <w:fldChar w:fldCharType="end"/>
            </w:r>
            <w:r w:rsidRPr="006440E9">
              <w:rPr>
                <w:rStyle w:val="Hyperlink"/>
                <w:noProof/>
              </w:rPr>
              <w:fldChar w:fldCharType="end"/>
            </w:r>
          </w:ins>
        </w:p>
        <w:p w14:paraId="008BAC93" w14:textId="502CE0CE" w:rsidR="00B46AAE" w:rsidRDefault="00B46AAE">
          <w:pPr>
            <w:pStyle w:val="TOC2"/>
            <w:tabs>
              <w:tab w:val="right" w:leader="dot" w:pos="9060"/>
            </w:tabs>
            <w:rPr>
              <w:ins w:id="18" w:author="Meggan Harris" w:date="2025-08-29T11:09:00Z" w16du:dateUtc="2025-08-29T09:09:00Z"/>
              <w:noProof/>
              <w:kern w:val="2"/>
              <w:sz w:val="24"/>
              <w:szCs w:val="24"/>
              <w:lang w:eastAsia="es-ES"/>
              <w14:ligatures w14:val="standardContextual"/>
            </w:rPr>
          </w:pPr>
          <w:ins w:id="19" w:author="Meggan Harris" w:date="2025-08-29T11:09:00Z" w16du:dateUtc="2025-08-29T09:09:00Z">
            <w:r w:rsidRPr="006440E9">
              <w:rPr>
                <w:rStyle w:val="Hyperlink"/>
                <w:noProof/>
              </w:rPr>
              <w:fldChar w:fldCharType="begin"/>
            </w:r>
            <w:r w:rsidRPr="006440E9">
              <w:rPr>
                <w:rStyle w:val="Hyperlink"/>
                <w:noProof/>
              </w:rPr>
              <w:instrText xml:space="preserve"> </w:instrText>
            </w:r>
            <w:r>
              <w:rPr>
                <w:noProof/>
              </w:rPr>
              <w:instrText>HYPERLINK \l "_Toc207358183"</w:instrText>
            </w:r>
            <w:r w:rsidRPr="006440E9">
              <w:rPr>
                <w:rStyle w:val="Hyperlink"/>
                <w:noProof/>
              </w:rPr>
              <w:instrText xml:space="preserve"> </w:instrText>
            </w:r>
            <w:r w:rsidRPr="006440E9">
              <w:rPr>
                <w:rStyle w:val="Hyperlink"/>
                <w:noProof/>
              </w:rPr>
            </w:r>
            <w:r w:rsidRPr="006440E9">
              <w:rPr>
                <w:rStyle w:val="Hyperlink"/>
                <w:noProof/>
              </w:rPr>
              <w:fldChar w:fldCharType="separate"/>
            </w:r>
            <w:r w:rsidRPr="006440E9">
              <w:rPr>
                <w:rStyle w:val="Hyperlink"/>
                <w:noProof/>
                <w:lang w:val="en-US"/>
              </w:rPr>
              <w:t>Chronic Chagas heart disease</w:t>
            </w:r>
            <w:r>
              <w:rPr>
                <w:noProof/>
                <w:webHidden/>
              </w:rPr>
              <w:tab/>
            </w:r>
            <w:r>
              <w:rPr>
                <w:noProof/>
                <w:webHidden/>
              </w:rPr>
              <w:fldChar w:fldCharType="begin"/>
            </w:r>
            <w:r>
              <w:rPr>
                <w:noProof/>
                <w:webHidden/>
              </w:rPr>
              <w:instrText xml:space="preserve"> PAGEREF _Toc207358183 \h </w:instrText>
            </w:r>
            <w:r>
              <w:rPr>
                <w:noProof/>
                <w:webHidden/>
              </w:rPr>
            </w:r>
            <w:r>
              <w:rPr>
                <w:noProof/>
                <w:webHidden/>
              </w:rPr>
              <w:fldChar w:fldCharType="separate"/>
            </w:r>
            <w:r>
              <w:rPr>
                <w:noProof/>
                <w:webHidden/>
              </w:rPr>
              <w:t>8</w:t>
            </w:r>
            <w:r>
              <w:rPr>
                <w:noProof/>
                <w:webHidden/>
              </w:rPr>
              <w:fldChar w:fldCharType="end"/>
            </w:r>
            <w:r w:rsidRPr="006440E9">
              <w:rPr>
                <w:rStyle w:val="Hyperlink"/>
                <w:noProof/>
              </w:rPr>
              <w:fldChar w:fldCharType="end"/>
            </w:r>
          </w:ins>
        </w:p>
        <w:p w14:paraId="09683C6D" w14:textId="2BFFF601" w:rsidR="00B46AAE" w:rsidRDefault="00B46AAE">
          <w:pPr>
            <w:pStyle w:val="TOC2"/>
            <w:tabs>
              <w:tab w:val="right" w:leader="dot" w:pos="9060"/>
            </w:tabs>
            <w:rPr>
              <w:ins w:id="20" w:author="Meggan Harris" w:date="2025-08-29T11:09:00Z" w16du:dateUtc="2025-08-29T09:09:00Z"/>
              <w:noProof/>
              <w:kern w:val="2"/>
              <w:sz w:val="24"/>
              <w:szCs w:val="24"/>
              <w:lang w:eastAsia="es-ES"/>
              <w14:ligatures w14:val="standardContextual"/>
            </w:rPr>
          </w:pPr>
          <w:ins w:id="21" w:author="Meggan Harris" w:date="2025-08-29T11:09:00Z" w16du:dateUtc="2025-08-29T09:09:00Z">
            <w:r w:rsidRPr="006440E9">
              <w:rPr>
                <w:rStyle w:val="Hyperlink"/>
                <w:noProof/>
              </w:rPr>
              <w:fldChar w:fldCharType="begin"/>
            </w:r>
            <w:r w:rsidRPr="006440E9">
              <w:rPr>
                <w:rStyle w:val="Hyperlink"/>
                <w:noProof/>
              </w:rPr>
              <w:instrText xml:space="preserve"> </w:instrText>
            </w:r>
            <w:r>
              <w:rPr>
                <w:noProof/>
              </w:rPr>
              <w:instrText>HYPERLINK \l "_Toc207358184"</w:instrText>
            </w:r>
            <w:r w:rsidRPr="006440E9">
              <w:rPr>
                <w:rStyle w:val="Hyperlink"/>
                <w:noProof/>
              </w:rPr>
              <w:instrText xml:space="preserve"> </w:instrText>
            </w:r>
            <w:r w:rsidRPr="006440E9">
              <w:rPr>
                <w:rStyle w:val="Hyperlink"/>
                <w:noProof/>
              </w:rPr>
            </w:r>
            <w:r w:rsidRPr="006440E9">
              <w:rPr>
                <w:rStyle w:val="Hyperlink"/>
                <w:noProof/>
              </w:rPr>
              <w:fldChar w:fldCharType="separate"/>
            </w:r>
            <w:r w:rsidRPr="006440E9">
              <w:rPr>
                <w:rStyle w:val="Hyperlink"/>
                <w:noProof/>
                <w:lang w:val="en-US"/>
              </w:rPr>
              <w:t>Chronic Chagas digestive disease</w:t>
            </w:r>
            <w:r>
              <w:rPr>
                <w:noProof/>
                <w:webHidden/>
              </w:rPr>
              <w:tab/>
            </w:r>
            <w:r>
              <w:rPr>
                <w:noProof/>
                <w:webHidden/>
              </w:rPr>
              <w:fldChar w:fldCharType="begin"/>
            </w:r>
            <w:r>
              <w:rPr>
                <w:noProof/>
                <w:webHidden/>
              </w:rPr>
              <w:instrText xml:space="preserve"> PAGEREF _Toc207358184 \h </w:instrText>
            </w:r>
            <w:r>
              <w:rPr>
                <w:noProof/>
                <w:webHidden/>
              </w:rPr>
            </w:r>
            <w:r>
              <w:rPr>
                <w:noProof/>
                <w:webHidden/>
              </w:rPr>
              <w:fldChar w:fldCharType="separate"/>
            </w:r>
            <w:r>
              <w:rPr>
                <w:noProof/>
                <w:webHidden/>
              </w:rPr>
              <w:t>9</w:t>
            </w:r>
            <w:r>
              <w:rPr>
                <w:noProof/>
                <w:webHidden/>
              </w:rPr>
              <w:fldChar w:fldCharType="end"/>
            </w:r>
            <w:r w:rsidRPr="006440E9">
              <w:rPr>
                <w:rStyle w:val="Hyperlink"/>
                <w:noProof/>
              </w:rPr>
              <w:fldChar w:fldCharType="end"/>
            </w:r>
          </w:ins>
        </w:p>
        <w:p w14:paraId="7EE2DDD6" w14:textId="68DA1FCA" w:rsidR="00B46AAE" w:rsidRDefault="00B46AAE">
          <w:pPr>
            <w:pStyle w:val="TOC1"/>
            <w:tabs>
              <w:tab w:val="right" w:leader="dot" w:pos="9060"/>
            </w:tabs>
            <w:rPr>
              <w:ins w:id="22" w:author="Meggan Harris" w:date="2025-08-29T11:09:00Z" w16du:dateUtc="2025-08-29T09:09:00Z"/>
              <w:noProof/>
              <w:kern w:val="2"/>
              <w:sz w:val="24"/>
              <w:szCs w:val="24"/>
              <w:lang w:eastAsia="es-ES"/>
              <w14:ligatures w14:val="standardContextual"/>
            </w:rPr>
          </w:pPr>
          <w:ins w:id="23" w:author="Meggan Harris" w:date="2025-08-29T11:09:00Z" w16du:dateUtc="2025-08-29T09:09:00Z">
            <w:r w:rsidRPr="006440E9">
              <w:rPr>
                <w:rStyle w:val="Hyperlink"/>
                <w:noProof/>
              </w:rPr>
              <w:fldChar w:fldCharType="begin"/>
            </w:r>
            <w:r w:rsidRPr="006440E9">
              <w:rPr>
                <w:rStyle w:val="Hyperlink"/>
                <w:noProof/>
              </w:rPr>
              <w:instrText xml:space="preserve"> </w:instrText>
            </w:r>
            <w:r>
              <w:rPr>
                <w:noProof/>
              </w:rPr>
              <w:instrText>HYPERLINK \l "_Toc207358185"</w:instrText>
            </w:r>
            <w:r w:rsidRPr="006440E9">
              <w:rPr>
                <w:rStyle w:val="Hyperlink"/>
                <w:noProof/>
              </w:rPr>
              <w:instrText xml:space="preserve"> </w:instrText>
            </w:r>
            <w:r w:rsidRPr="006440E9">
              <w:rPr>
                <w:rStyle w:val="Hyperlink"/>
                <w:noProof/>
              </w:rPr>
            </w:r>
            <w:r w:rsidRPr="006440E9">
              <w:rPr>
                <w:rStyle w:val="Hyperlink"/>
                <w:noProof/>
              </w:rPr>
              <w:fldChar w:fldCharType="separate"/>
            </w:r>
            <w:r w:rsidRPr="006440E9">
              <w:rPr>
                <w:rStyle w:val="Hyperlink"/>
                <w:noProof/>
                <w:lang w:val="en-US"/>
              </w:rPr>
              <w:t>Calculation of the incremental net monetary benefit</w:t>
            </w:r>
            <w:r>
              <w:rPr>
                <w:noProof/>
                <w:webHidden/>
              </w:rPr>
              <w:tab/>
            </w:r>
            <w:r>
              <w:rPr>
                <w:noProof/>
                <w:webHidden/>
              </w:rPr>
              <w:fldChar w:fldCharType="begin"/>
            </w:r>
            <w:r>
              <w:rPr>
                <w:noProof/>
                <w:webHidden/>
              </w:rPr>
              <w:instrText xml:space="preserve"> PAGEREF _Toc207358185 \h </w:instrText>
            </w:r>
            <w:r>
              <w:rPr>
                <w:noProof/>
                <w:webHidden/>
              </w:rPr>
            </w:r>
            <w:r>
              <w:rPr>
                <w:noProof/>
                <w:webHidden/>
              </w:rPr>
              <w:fldChar w:fldCharType="separate"/>
            </w:r>
            <w:r>
              <w:rPr>
                <w:noProof/>
                <w:webHidden/>
              </w:rPr>
              <w:t>9</w:t>
            </w:r>
            <w:r>
              <w:rPr>
                <w:noProof/>
                <w:webHidden/>
              </w:rPr>
              <w:fldChar w:fldCharType="end"/>
            </w:r>
            <w:r w:rsidRPr="006440E9">
              <w:rPr>
                <w:rStyle w:val="Hyperlink"/>
                <w:noProof/>
              </w:rPr>
              <w:fldChar w:fldCharType="end"/>
            </w:r>
          </w:ins>
        </w:p>
        <w:p w14:paraId="606567F1" w14:textId="5F05E4CA" w:rsidR="00B46AAE" w:rsidRDefault="00B46AAE">
          <w:pPr>
            <w:pStyle w:val="TOC1"/>
            <w:tabs>
              <w:tab w:val="right" w:leader="dot" w:pos="9060"/>
            </w:tabs>
            <w:rPr>
              <w:ins w:id="24" w:author="Meggan Harris" w:date="2025-08-29T11:09:00Z" w16du:dateUtc="2025-08-29T09:09:00Z"/>
              <w:noProof/>
              <w:kern w:val="2"/>
              <w:sz w:val="24"/>
              <w:szCs w:val="24"/>
              <w:lang w:eastAsia="es-ES"/>
              <w14:ligatures w14:val="standardContextual"/>
            </w:rPr>
          </w:pPr>
          <w:ins w:id="25" w:author="Meggan Harris" w:date="2025-08-29T11:09:00Z" w16du:dateUtc="2025-08-29T09:09:00Z">
            <w:r w:rsidRPr="006440E9">
              <w:rPr>
                <w:rStyle w:val="Hyperlink"/>
                <w:noProof/>
              </w:rPr>
              <w:fldChar w:fldCharType="begin"/>
            </w:r>
            <w:r w:rsidRPr="006440E9">
              <w:rPr>
                <w:rStyle w:val="Hyperlink"/>
                <w:noProof/>
              </w:rPr>
              <w:instrText xml:space="preserve"> </w:instrText>
            </w:r>
            <w:r>
              <w:rPr>
                <w:noProof/>
              </w:rPr>
              <w:instrText>HYPERLINK \l "_Toc207358186"</w:instrText>
            </w:r>
            <w:r w:rsidRPr="006440E9">
              <w:rPr>
                <w:rStyle w:val="Hyperlink"/>
                <w:noProof/>
              </w:rPr>
              <w:instrText xml:space="preserve"> </w:instrText>
            </w:r>
            <w:r w:rsidRPr="006440E9">
              <w:rPr>
                <w:rStyle w:val="Hyperlink"/>
                <w:noProof/>
              </w:rPr>
            </w:r>
            <w:r w:rsidRPr="006440E9">
              <w:rPr>
                <w:rStyle w:val="Hyperlink"/>
                <w:noProof/>
              </w:rPr>
              <w:fldChar w:fldCharType="separate"/>
            </w:r>
            <w:r w:rsidRPr="006440E9">
              <w:rPr>
                <w:rStyle w:val="Hyperlink"/>
                <w:noProof/>
                <w:lang w:val="en-US"/>
              </w:rPr>
              <w:t>Calculation of expected value of perfect information</w:t>
            </w:r>
            <w:r>
              <w:rPr>
                <w:noProof/>
                <w:webHidden/>
              </w:rPr>
              <w:tab/>
            </w:r>
            <w:r>
              <w:rPr>
                <w:noProof/>
                <w:webHidden/>
              </w:rPr>
              <w:fldChar w:fldCharType="begin"/>
            </w:r>
            <w:r>
              <w:rPr>
                <w:noProof/>
                <w:webHidden/>
              </w:rPr>
              <w:instrText xml:space="preserve"> PAGEREF _Toc207358186 \h </w:instrText>
            </w:r>
            <w:r>
              <w:rPr>
                <w:noProof/>
                <w:webHidden/>
              </w:rPr>
            </w:r>
            <w:r>
              <w:rPr>
                <w:noProof/>
                <w:webHidden/>
              </w:rPr>
              <w:fldChar w:fldCharType="separate"/>
            </w:r>
            <w:r>
              <w:rPr>
                <w:noProof/>
                <w:webHidden/>
              </w:rPr>
              <w:t>10</w:t>
            </w:r>
            <w:r>
              <w:rPr>
                <w:noProof/>
                <w:webHidden/>
              </w:rPr>
              <w:fldChar w:fldCharType="end"/>
            </w:r>
            <w:r w:rsidRPr="006440E9">
              <w:rPr>
                <w:rStyle w:val="Hyperlink"/>
                <w:noProof/>
              </w:rPr>
              <w:fldChar w:fldCharType="end"/>
            </w:r>
          </w:ins>
        </w:p>
        <w:p w14:paraId="2D518143" w14:textId="737B4A49" w:rsidR="00B46AAE" w:rsidRDefault="00B46AAE">
          <w:pPr>
            <w:pStyle w:val="TOC1"/>
            <w:tabs>
              <w:tab w:val="right" w:leader="dot" w:pos="9060"/>
            </w:tabs>
            <w:rPr>
              <w:ins w:id="26" w:author="Meggan Harris" w:date="2025-08-29T11:09:00Z" w16du:dateUtc="2025-08-29T09:09:00Z"/>
              <w:noProof/>
              <w:kern w:val="2"/>
              <w:sz w:val="24"/>
              <w:szCs w:val="24"/>
              <w:lang w:eastAsia="es-ES"/>
              <w14:ligatures w14:val="standardContextual"/>
            </w:rPr>
          </w:pPr>
          <w:ins w:id="27" w:author="Meggan Harris" w:date="2025-08-29T11:09:00Z" w16du:dateUtc="2025-08-29T09:09:00Z">
            <w:r w:rsidRPr="006440E9">
              <w:rPr>
                <w:rStyle w:val="Hyperlink"/>
                <w:noProof/>
              </w:rPr>
              <w:fldChar w:fldCharType="begin"/>
            </w:r>
            <w:r w:rsidRPr="006440E9">
              <w:rPr>
                <w:rStyle w:val="Hyperlink"/>
                <w:noProof/>
              </w:rPr>
              <w:instrText xml:space="preserve"> </w:instrText>
            </w:r>
            <w:r>
              <w:rPr>
                <w:noProof/>
              </w:rPr>
              <w:instrText>HYPERLINK \l "_Toc207358187"</w:instrText>
            </w:r>
            <w:r w:rsidRPr="006440E9">
              <w:rPr>
                <w:rStyle w:val="Hyperlink"/>
                <w:noProof/>
              </w:rPr>
              <w:instrText xml:space="preserve"> </w:instrText>
            </w:r>
            <w:r w:rsidRPr="006440E9">
              <w:rPr>
                <w:rStyle w:val="Hyperlink"/>
                <w:noProof/>
              </w:rPr>
            </w:r>
            <w:r w:rsidRPr="006440E9">
              <w:rPr>
                <w:rStyle w:val="Hyperlink"/>
                <w:noProof/>
              </w:rPr>
              <w:fldChar w:fldCharType="separate"/>
            </w:r>
            <w:r w:rsidRPr="006440E9">
              <w:rPr>
                <w:rStyle w:val="Hyperlink"/>
                <w:noProof/>
                <w:lang w:val="en-US"/>
              </w:rPr>
              <w:t>References</w:t>
            </w:r>
            <w:r>
              <w:rPr>
                <w:noProof/>
                <w:webHidden/>
              </w:rPr>
              <w:tab/>
            </w:r>
            <w:r>
              <w:rPr>
                <w:noProof/>
                <w:webHidden/>
              </w:rPr>
              <w:fldChar w:fldCharType="begin"/>
            </w:r>
            <w:r>
              <w:rPr>
                <w:noProof/>
                <w:webHidden/>
              </w:rPr>
              <w:instrText xml:space="preserve"> PAGEREF _Toc207358187 \h </w:instrText>
            </w:r>
            <w:r>
              <w:rPr>
                <w:noProof/>
                <w:webHidden/>
              </w:rPr>
            </w:r>
            <w:r>
              <w:rPr>
                <w:noProof/>
                <w:webHidden/>
              </w:rPr>
              <w:fldChar w:fldCharType="separate"/>
            </w:r>
            <w:r>
              <w:rPr>
                <w:noProof/>
                <w:webHidden/>
              </w:rPr>
              <w:t>11</w:t>
            </w:r>
            <w:r>
              <w:rPr>
                <w:noProof/>
                <w:webHidden/>
              </w:rPr>
              <w:fldChar w:fldCharType="end"/>
            </w:r>
            <w:r w:rsidRPr="006440E9">
              <w:rPr>
                <w:rStyle w:val="Hyperlink"/>
                <w:noProof/>
              </w:rPr>
              <w:fldChar w:fldCharType="end"/>
            </w:r>
          </w:ins>
        </w:p>
        <w:p w14:paraId="32525398" w14:textId="2AD8B2B8" w:rsidR="008938F6" w:rsidDel="00B46AAE" w:rsidRDefault="008938F6">
          <w:pPr>
            <w:pStyle w:val="TOC1"/>
            <w:tabs>
              <w:tab w:val="right" w:leader="dot" w:pos="9060"/>
            </w:tabs>
            <w:rPr>
              <w:del w:id="28" w:author="Meggan Harris" w:date="2025-08-29T11:09:00Z" w16du:dateUtc="2025-08-29T09:09:00Z"/>
              <w:noProof/>
              <w:kern w:val="2"/>
              <w:sz w:val="24"/>
              <w:szCs w:val="24"/>
              <w:lang w:eastAsia="es-ES"/>
              <w14:ligatures w14:val="standardContextual"/>
            </w:rPr>
          </w:pPr>
          <w:del w:id="29" w:author="Meggan Harris" w:date="2025-08-29T11:09:00Z" w16du:dateUtc="2025-08-29T09:09:00Z">
            <w:r w:rsidRPr="00B46AAE" w:rsidDel="00B46AAE">
              <w:rPr>
                <w:noProof/>
                <w:lang w:val="en-US"/>
                <w:rPrChange w:id="30" w:author="Meggan Harris" w:date="2025-08-29T11:09:00Z" w16du:dateUtc="2025-08-29T09:09:00Z">
                  <w:rPr>
                    <w:rStyle w:val="Hyperlink"/>
                    <w:noProof/>
                    <w:lang w:val="en-US"/>
                  </w:rPr>
                </w:rPrChange>
              </w:rPr>
              <w:delText>Model</w:delText>
            </w:r>
            <w:r w:rsidDel="00B46AAE">
              <w:rPr>
                <w:noProof/>
                <w:webHidden/>
              </w:rPr>
              <w:tab/>
              <w:delText>2</w:delText>
            </w:r>
          </w:del>
        </w:p>
        <w:p w14:paraId="1B5DCB82" w14:textId="297EB475" w:rsidR="008938F6" w:rsidDel="00B46AAE" w:rsidRDefault="008938F6">
          <w:pPr>
            <w:pStyle w:val="TOC2"/>
            <w:tabs>
              <w:tab w:val="right" w:leader="dot" w:pos="9060"/>
            </w:tabs>
            <w:rPr>
              <w:del w:id="31" w:author="Meggan Harris" w:date="2025-08-29T11:09:00Z" w16du:dateUtc="2025-08-29T09:09:00Z"/>
              <w:noProof/>
              <w:kern w:val="2"/>
              <w:sz w:val="24"/>
              <w:szCs w:val="24"/>
              <w:lang w:eastAsia="es-ES"/>
              <w14:ligatures w14:val="standardContextual"/>
            </w:rPr>
          </w:pPr>
          <w:del w:id="32" w:author="Meggan Harris" w:date="2025-08-29T11:09:00Z" w16du:dateUtc="2025-08-29T09:09:00Z">
            <w:r w:rsidRPr="00B46AAE" w:rsidDel="00B46AAE">
              <w:rPr>
                <w:noProof/>
                <w:lang w:val="en-US"/>
                <w:rPrChange w:id="33" w:author="Meggan Harris" w:date="2025-08-29T11:09:00Z" w16du:dateUtc="2025-08-29T09:09:00Z">
                  <w:rPr>
                    <w:rStyle w:val="Hyperlink"/>
                    <w:noProof/>
                    <w:lang w:val="en-US"/>
                  </w:rPr>
                </w:rPrChange>
              </w:rPr>
              <w:delText>Starting populations</w:delText>
            </w:r>
            <w:r w:rsidDel="00B46AAE">
              <w:rPr>
                <w:noProof/>
                <w:webHidden/>
              </w:rPr>
              <w:tab/>
              <w:delText>2</w:delText>
            </w:r>
          </w:del>
        </w:p>
        <w:p w14:paraId="7854F32B" w14:textId="6B5BB61F" w:rsidR="008938F6" w:rsidDel="00B46AAE" w:rsidRDefault="008938F6">
          <w:pPr>
            <w:pStyle w:val="TOC2"/>
            <w:tabs>
              <w:tab w:val="right" w:leader="dot" w:pos="9060"/>
            </w:tabs>
            <w:rPr>
              <w:del w:id="34" w:author="Meggan Harris" w:date="2025-08-29T11:09:00Z" w16du:dateUtc="2025-08-29T09:09:00Z"/>
              <w:noProof/>
              <w:kern w:val="2"/>
              <w:sz w:val="24"/>
              <w:szCs w:val="24"/>
              <w:lang w:eastAsia="es-ES"/>
              <w14:ligatures w14:val="standardContextual"/>
            </w:rPr>
          </w:pPr>
          <w:del w:id="35" w:author="Meggan Harris" w:date="2025-08-29T11:09:00Z" w16du:dateUtc="2025-08-29T09:09:00Z">
            <w:r w:rsidRPr="00B46AAE" w:rsidDel="00B46AAE">
              <w:rPr>
                <w:noProof/>
                <w:lang w:val="en-US"/>
                <w:rPrChange w:id="36" w:author="Meggan Harris" w:date="2025-08-29T11:09:00Z" w16du:dateUtc="2025-08-29T09:09:00Z">
                  <w:rPr>
                    <w:rStyle w:val="Hyperlink"/>
                    <w:noProof/>
                    <w:lang w:val="en-US"/>
                  </w:rPr>
                </w:rPrChange>
              </w:rPr>
              <w:delText>Stratification</w:delText>
            </w:r>
            <w:r w:rsidDel="00B46AAE">
              <w:rPr>
                <w:noProof/>
                <w:webHidden/>
              </w:rPr>
              <w:tab/>
              <w:delText>2</w:delText>
            </w:r>
          </w:del>
        </w:p>
        <w:p w14:paraId="6E01BA9F" w14:textId="27072416" w:rsidR="008938F6" w:rsidDel="00B46AAE" w:rsidRDefault="008938F6">
          <w:pPr>
            <w:pStyle w:val="TOC2"/>
            <w:tabs>
              <w:tab w:val="right" w:leader="dot" w:pos="9060"/>
            </w:tabs>
            <w:rPr>
              <w:del w:id="37" w:author="Meggan Harris" w:date="2025-08-29T11:09:00Z" w16du:dateUtc="2025-08-29T09:09:00Z"/>
              <w:noProof/>
              <w:kern w:val="2"/>
              <w:sz w:val="24"/>
              <w:szCs w:val="24"/>
              <w:lang w:eastAsia="es-ES"/>
              <w14:ligatures w14:val="standardContextual"/>
            </w:rPr>
          </w:pPr>
          <w:del w:id="38" w:author="Meggan Harris" w:date="2025-08-29T11:09:00Z" w16du:dateUtc="2025-08-29T09:09:00Z">
            <w:r w:rsidRPr="00B46AAE" w:rsidDel="00B46AAE">
              <w:rPr>
                <w:noProof/>
                <w:lang w:val="en-US"/>
                <w:rPrChange w:id="39" w:author="Meggan Harris" w:date="2025-08-29T11:09:00Z" w16du:dateUtc="2025-08-29T09:09:00Z">
                  <w:rPr>
                    <w:rStyle w:val="Hyperlink"/>
                    <w:noProof/>
                    <w:lang w:val="en-US"/>
                  </w:rPr>
                </w:rPrChange>
              </w:rPr>
              <w:delText>Parameters of the model</w:delText>
            </w:r>
            <w:r w:rsidDel="00B46AAE">
              <w:rPr>
                <w:noProof/>
                <w:webHidden/>
              </w:rPr>
              <w:tab/>
              <w:delText>2</w:delText>
            </w:r>
          </w:del>
        </w:p>
        <w:p w14:paraId="5361454B" w14:textId="7B7CFCC9" w:rsidR="008938F6" w:rsidDel="00B46AAE" w:rsidRDefault="008938F6">
          <w:pPr>
            <w:pStyle w:val="TOC2"/>
            <w:tabs>
              <w:tab w:val="right" w:leader="dot" w:pos="9060"/>
            </w:tabs>
            <w:rPr>
              <w:del w:id="40" w:author="Meggan Harris" w:date="2025-08-29T11:09:00Z" w16du:dateUtc="2025-08-29T09:09:00Z"/>
              <w:noProof/>
              <w:kern w:val="2"/>
              <w:sz w:val="24"/>
              <w:szCs w:val="24"/>
              <w:lang w:eastAsia="es-ES"/>
              <w14:ligatures w14:val="standardContextual"/>
            </w:rPr>
          </w:pPr>
          <w:del w:id="41" w:author="Meggan Harris" w:date="2025-08-29T11:09:00Z" w16du:dateUtc="2025-08-29T09:09:00Z">
            <w:r w:rsidRPr="00B46AAE" w:rsidDel="00B46AAE">
              <w:rPr>
                <w:noProof/>
                <w:lang w:val="en-US"/>
                <w:rPrChange w:id="42" w:author="Meggan Harris" w:date="2025-08-29T11:09:00Z" w16du:dateUtc="2025-08-29T09:09:00Z">
                  <w:rPr>
                    <w:rStyle w:val="Hyperlink"/>
                    <w:noProof/>
                    <w:lang w:val="en-US"/>
                  </w:rPr>
                </w:rPrChange>
              </w:rPr>
              <w:delText>Calibration process and results</w:delText>
            </w:r>
            <w:r w:rsidDel="00B46AAE">
              <w:rPr>
                <w:noProof/>
                <w:webHidden/>
              </w:rPr>
              <w:tab/>
              <w:delText>4</w:delText>
            </w:r>
          </w:del>
        </w:p>
        <w:p w14:paraId="55AC3EDD" w14:textId="3110A482" w:rsidR="008938F6" w:rsidDel="00B46AAE" w:rsidRDefault="008938F6">
          <w:pPr>
            <w:pStyle w:val="TOC2"/>
            <w:tabs>
              <w:tab w:val="right" w:leader="dot" w:pos="9060"/>
            </w:tabs>
            <w:rPr>
              <w:del w:id="43" w:author="Meggan Harris" w:date="2025-08-29T11:09:00Z" w16du:dateUtc="2025-08-29T09:09:00Z"/>
              <w:noProof/>
              <w:kern w:val="2"/>
              <w:sz w:val="24"/>
              <w:szCs w:val="24"/>
              <w:lang w:eastAsia="es-ES"/>
              <w14:ligatures w14:val="standardContextual"/>
            </w:rPr>
          </w:pPr>
          <w:del w:id="44" w:author="Meggan Harris" w:date="2025-08-29T11:09:00Z" w16du:dateUtc="2025-08-29T09:09:00Z">
            <w:r w:rsidRPr="00B46AAE" w:rsidDel="00B46AAE">
              <w:rPr>
                <w:noProof/>
                <w:lang w:val="en-US"/>
                <w:rPrChange w:id="45" w:author="Meggan Harris" w:date="2025-08-29T11:09:00Z" w16du:dateUtc="2025-08-29T09:09:00Z">
                  <w:rPr>
                    <w:rStyle w:val="Hyperlink"/>
                    <w:noProof/>
                    <w:lang w:val="en-US"/>
                  </w:rPr>
                </w:rPrChange>
              </w:rPr>
              <w:delText>Simulation results</w:delText>
            </w:r>
            <w:r w:rsidDel="00B46AAE">
              <w:rPr>
                <w:noProof/>
                <w:webHidden/>
              </w:rPr>
              <w:tab/>
              <w:delText>6</w:delText>
            </w:r>
          </w:del>
        </w:p>
        <w:p w14:paraId="4BF47E59" w14:textId="26A2F593" w:rsidR="008938F6" w:rsidDel="00B46AAE" w:rsidRDefault="008938F6">
          <w:pPr>
            <w:pStyle w:val="TOC1"/>
            <w:tabs>
              <w:tab w:val="right" w:leader="dot" w:pos="9060"/>
            </w:tabs>
            <w:rPr>
              <w:del w:id="46" w:author="Meggan Harris" w:date="2025-08-29T11:09:00Z" w16du:dateUtc="2025-08-29T09:09:00Z"/>
              <w:noProof/>
              <w:kern w:val="2"/>
              <w:sz w:val="24"/>
              <w:szCs w:val="24"/>
              <w:lang w:eastAsia="es-ES"/>
              <w14:ligatures w14:val="standardContextual"/>
            </w:rPr>
          </w:pPr>
          <w:del w:id="47" w:author="Meggan Harris" w:date="2025-08-29T11:09:00Z" w16du:dateUtc="2025-08-29T09:09:00Z">
            <w:r w:rsidRPr="00B46AAE" w:rsidDel="00B46AAE">
              <w:rPr>
                <w:noProof/>
                <w:lang w:val="en-US"/>
                <w:rPrChange w:id="48" w:author="Meggan Harris" w:date="2025-08-29T11:09:00Z" w16du:dateUtc="2025-08-29T09:09:00Z">
                  <w:rPr>
                    <w:rStyle w:val="Hyperlink"/>
                    <w:noProof/>
                    <w:lang w:val="en-US"/>
                  </w:rPr>
                </w:rPrChange>
              </w:rPr>
              <w:delText>QALY weights and disutilities</w:delText>
            </w:r>
            <w:r w:rsidDel="00B46AAE">
              <w:rPr>
                <w:noProof/>
                <w:webHidden/>
              </w:rPr>
              <w:tab/>
              <w:delText>7</w:delText>
            </w:r>
          </w:del>
        </w:p>
        <w:p w14:paraId="7DA002E8" w14:textId="76DF037C" w:rsidR="008938F6" w:rsidDel="00B46AAE" w:rsidRDefault="008938F6">
          <w:pPr>
            <w:pStyle w:val="TOC1"/>
            <w:tabs>
              <w:tab w:val="right" w:leader="dot" w:pos="9060"/>
            </w:tabs>
            <w:rPr>
              <w:del w:id="49" w:author="Meggan Harris" w:date="2025-08-29T11:09:00Z" w16du:dateUtc="2025-08-29T09:09:00Z"/>
              <w:noProof/>
              <w:kern w:val="2"/>
              <w:sz w:val="24"/>
              <w:szCs w:val="24"/>
              <w:lang w:eastAsia="es-ES"/>
              <w14:ligatures w14:val="standardContextual"/>
            </w:rPr>
          </w:pPr>
          <w:del w:id="50" w:author="Meggan Harris" w:date="2025-08-29T11:09:00Z" w16du:dateUtc="2025-08-29T09:09:00Z">
            <w:r w:rsidRPr="00B46AAE" w:rsidDel="00B46AAE">
              <w:rPr>
                <w:noProof/>
                <w:lang w:val="en-US"/>
                <w:rPrChange w:id="51" w:author="Meggan Harris" w:date="2025-08-29T11:09:00Z" w16du:dateUtc="2025-08-29T09:09:00Z">
                  <w:rPr>
                    <w:rStyle w:val="Hyperlink"/>
                    <w:noProof/>
                    <w:lang w:val="en-US"/>
                  </w:rPr>
                </w:rPrChange>
              </w:rPr>
              <w:delText>Costs</w:delText>
            </w:r>
            <w:r w:rsidDel="00B46AAE">
              <w:rPr>
                <w:noProof/>
                <w:webHidden/>
              </w:rPr>
              <w:tab/>
              <w:delText>7</w:delText>
            </w:r>
          </w:del>
        </w:p>
        <w:p w14:paraId="7E9C71AB" w14:textId="66BA8381" w:rsidR="008938F6" w:rsidDel="00B46AAE" w:rsidRDefault="008938F6">
          <w:pPr>
            <w:pStyle w:val="TOC2"/>
            <w:tabs>
              <w:tab w:val="right" w:leader="dot" w:pos="9060"/>
            </w:tabs>
            <w:rPr>
              <w:del w:id="52" w:author="Meggan Harris" w:date="2025-08-29T11:09:00Z" w16du:dateUtc="2025-08-29T09:09:00Z"/>
              <w:noProof/>
              <w:kern w:val="2"/>
              <w:sz w:val="24"/>
              <w:szCs w:val="24"/>
              <w:lang w:eastAsia="es-ES"/>
              <w14:ligatures w14:val="standardContextual"/>
            </w:rPr>
          </w:pPr>
          <w:del w:id="53" w:author="Meggan Harris" w:date="2025-08-29T11:09:00Z" w16du:dateUtc="2025-08-29T09:09:00Z">
            <w:r w:rsidRPr="00B46AAE" w:rsidDel="00B46AAE">
              <w:rPr>
                <w:noProof/>
                <w:lang w:val="en-US"/>
                <w:rPrChange w:id="54" w:author="Meggan Harris" w:date="2025-08-29T11:09:00Z" w16du:dateUtc="2025-08-29T09:09:00Z">
                  <w:rPr>
                    <w:rStyle w:val="Hyperlink"/>
                    <w:noProof/>
                    <w:lang w:val="en-US"/>
                  </w:rPr>
                </w:rPrChange>
              </w:rPr>
              <w:delText>Chronic indeterminate Chagas disease state, treated.</w:delText>
            </w:r>
            <w:r w:rsidDel="00B46AAE">
              <w:rPr>
                <w:noProof/>
                <w:webHidden/>
              </w:rPr>
              <w:tab/>
              <w:delText>7</w:delText>
            </w:r>
          </w:del>
        </w:p>
        <w:p w14:paraId="52C1A2D5" w14:textId="5D515C2C" w:rsidR="008938F6" w:rsidDel="00B46AAE" w:rsidRDefault="008938F6">
          <w:pPr>
            <w:pStyle w:val="TOC2"/>
            <w:tabs>
              <w:tab w:val="right" w:leader="dot" w:pos="9060"/>
            </w:tabs>
            <w:rPr>
              <w:del w:id="55" w:author="Meggan Harris" w:date="2025-08-29T11:09:00Z" w16du:dateUtc="2025-08-29T09:09:00Z"/>
              <w:noProof/>
              <w:kern w:val="2"/>
              <w:sz w:val="24"/>
              <w:szCs w:val="24"/>
              <w:lang w:eastAsia="es-ES"/>
              <w14:ligatures w14:val="standardContextual"/>
            </w:rPr>
          </w:pPr>
          <w:del w:id="56" w:author="Meggan Harris" w:date="2025-08-29T11:09:00Z" w16du:dateUtc="2025-08-29T09:09:00Z">
            <w:r w:rsidRPr="00B46AAE" w:rsidDel="00B46AAE">
              <w:rPr>
                <w:noProof/>
                <w:lang w:val="en-US"/>
                <w:rPrChange w:id="57" w:author="Meggan Harris" w:date="2025-08-29T11:09:00Z" w16du:dateUtc="2025-08-29T09:09:00Z">
                  <w:rPr>
                    <w:rStyle w:val="Hyperlink"/>
                    <w:noProof/>
                    <w:lang w:val="en-US"/>
                  </w:rPr>
                </w:rPrChange>
              </w:rPr>
              <w:delText>Chronic chagasic cardiomyopathy</w:delText>
            </w:r>
            <w:r w:rsidDel="00B46AAE">
              <w:rPr>
                <w:noProof/>
                <w:webHidden/>
              </w:rPr>
              <w:tab/>
              <w:delText>8</w:delText>
            </w:r>
          </w:del>
        </w:p>
        <w:p w14:paraId="6990AD01" w14:textId="5671BAB9" w:rsidR="008938F6" w:rsidDel="00B46AAE" w:rsidRDefault="008938F6">
          <w:pPr>
            <w:pStyle w:val="TOC2"/>
            <w:tabs>
              <w:tab w:val="right" w:leader="dot" w:pos="9060"/>
            </w:tabs>
            <w:rPr>
              <w:del w:id="58" w:author="Meggan Harris" w:date="2025-08-29T11:09:00Z" w16du:dateUtc="2025-08-29T09:09:00Z"/>
              <w:noProof/>
              <w:kern w:val="2"/>
              <w:sz w:val="24"/>
              <w:szCs w:val="24"/>
              <w:lang w:eastAsia="es-ES"/>
              <w14:ligatures w14:val="standardContextual"/>
            </w:rPr>
          </w:pPr>
          <w:del w:id="59" w:author="Meggan Harris" w:date="2025-08-29T11:09:00Z" w16du:dateUtc="2025-08-29T09:09:00Z">
            <w:r w:rsidRPr="00B46AAE" w:rsidDel="00B46AAE">
              <w:rPr>
                <w:noProof/>
                <w:lang w:val="en-US"/>
                <w:rPrChange w:id="60" w:author="Meggan Harris" w:date="2025-08-29T11:09:00Z" w16du:dateUtc="2025-08-29T09:09:00Z">
                  <w:rPr>
                    <w:rStyle w:val="Hyperlink"/>
                    <w:noProof/>
                    <w:lang w:val="en-US"/>
                  </w:rPr>
                </w:rPrChange>
              </w:rPr>
              <w:delText>Chronic With Digestive Chagas Disease</w:delText>
            </w:r>
            <w:r w:rsidDel="00B46AAE">
              <w:rPr>
                <w:noProof/>
                <w:webHidden/>
              </w:rPr>
              <w:tab/>
              <w:delText>10</w:delText>
            </w:r>
          </w:del>
        </w:p>
        <w:p w14:paraId="6E49E138" w14:textId="43200438" w:rsidR="008938F6" w:rsidDel="00B46AAE" w:rsidRDefault="008938F6">
          <w:pPr>
            <w:pStyle w:val="TOC1"/>
            <w:tabs>
              <w:tab w:val="right" w:leader="dot" w:pos="9060"/>
            </w:tabs>
            <w:rPr>
              <w:del w:id="61" w:author="Meggan Harris" w:date="2025-08-29T11:09:00Z" w16du:dateUtc="2025-08-29T09:09:00Z"/>
              <w:noProof/>
              <w:kern w:val="2"/>
              <w:sz w:val="24"/>
              <w:szCs w:val="24"/>
              <w:lang w:eastAsia="es-ES"/>
              <w14:ligatures w14:val="standardContextual"/>
            </w:rPr>
          </w:pPr>
          <w:del w:id="62" w:author="Meggan Harris" w:date="2025-08-29T11:09:00Z" w16du:dateUtc="2025-08-29T09:09:00Z">
            <w:r w:rsidRPr="00B46AAE" w:rsidDel="00B46AAE">
              <w:rPr>
                <w:noProof/>
                <w:lang w:val="en-US"/>
                <w:rPrChange w:id="63" w:author="Meggan Harris" w:date="2025-08-29T11:09:00Z" w16du:dateUtc="2025-08-29T09:09:00Z">
                  <w:rPr>
                    <w:rStyle w:val="Hyperlink"/>
                    <w:noProof/>
                    <w:lang w:val="en-US"/>
                  </w:rPr>
                </w:rPrChange>
              </w:rPr>
              <w:delText>Calculation of the Incremental Net Monetary Benefit</w:delText>
            </w:r>
            <w:r w:rsidDel="00B46AAE">
              <w:rPr>
                <w:noProof/>
                <w:webHidden/>
              </w:rPr>
              <w:tab/>
              <w:delText>10</w:delText>
            </w:r>
          </w:del>
        </w:p>
        <w:p w14:paraId="235203BA" w14:textId="38394136" w:rsidR="008938F6" w:rsidDel="00B46AAE" w:rsidRDefault="008938F6">
          <w:pPr>
            <w:pStyle w:val="TOC1"/>
            <w:tabs>
              <w:tab w:val="right" w:leader="dot" w:pos="9060"/>
            </w:tabs>
            <w:rPr>
              <w:del w:id="64" w:author="Meggan Harris" w:date="2025-08-29T11:09:00Z" w16du:dateUtc="2025-08-29T09:09:00Z"/>
              <w:noProof/>
              <w:kern w:val="2"/>
              <w:sz w:val="24"/>
              <w:szCs w:val="24"/>
              <w:lang w:eastAsia="es-ES"/>
              <w14:ligatures w14:val="standardContextual"/>
            </w:rPr>
          </w:pPr>
          <w:del w:id="65" w:author="Meggan Harris" w:date="2025-08-29T11:09:00Z" w16du:dateUtc="2025-08-29T09:09:00Z">
            <w:r w:rsidRPr="00B46AAE" w:rsidDel="00B46AAE">
              <w:rPr>
                <w:noProof/>
                <w:lang w:val="en-US"/>
                <w:rPrChange w:id="66" w:author="Meggan Harris" w:date="2025-08-29T11:09:00Z" w16du:dateUtc="2025-08-29T09:09:00Z">
                  <w:rPr>
                    <w:rStyle w:val="Hyperlink"/>
                    <w:noProof/>
                    <w:lang w:val="en-US"/>
                  </w:rPr>
                </w:rPrChange>
              </w:rPr>
              <w:delText>Calculation of expected value of perfect information</w:delText>
            </w:r>
            <w:r w:rsidDel="00B46AAE">
              <w:rPr>
                <w:noProof/>
                <w:webHidden/>
              </w:rPr>
              <w:tab/>
              <w:delText>11</w:delText>
            </w:r>
          </w:del>
        </w:p>
        <w:p w14:paraId="1C65BD15" w14:textId="34914BD4" w:rsidR="008938F6" w:rsidDel="00B46AAE" w:rsidRDefault="008938F6">
          <w:pPr>
            <w:pStyle w:val="TOC1"/>
            <w:tabs>
              <w:tab w:val="right" w:leader="dot" w:pos="9060"/>
            </w:tabs>
            <w:rPr>
              <w:del w:id="67" w:author="Meggan Harris" w:date="2025-08-29T11:09:00Z" w16du:dateUtc="2025-08-29T09:09:00Z"/>
              <w:noProof/>
              <w:kern w:val="2"/>
              <w:sz w:val="24"/>
              <w:szCs w:val="24"/>
              <w:lang w:eastAsia="es-ES"/>
              <w14:ligatures w14:val="standardContextual"/>
            </w:rPr>
          </w:pPr>
          <w:del w:id="68" w:author="Meggan Harris" w:date="2025-08-29T11:09:00Z" w16du:dateUtc="2025-08-29T09:09:00Z">
            <w:r w:rsidRPr="00B46AAE" w:rsidDel="00B46AAE">
              <w:rPr>
                <w:noProof/>
                <w:lang w:val="en-US"/>
                <w:rPrChange w:id="69" w:author="Meggan Harris" w:date="2025-08-29T11:09:00Z" w16du:dateUtc="2025-08-29T09:09:00Z">
                  <w:rPr>
                    <w:rStyle w:val="Hyperlink"/>
                    <w:noProof/>
                    <w:lang w:val="en-US"/>
                  </w:rPr>
                </w:rPrChange>
              </w:rPr>
              <w:delText>References</w:delText>
            </w:r>
            <w:r w:rsidDel="00B46AAE">
              <w:rPr>
                <w:noProof/>
                <w:webHidden/>
              </w:rPr>
              <w:tab/>
              <w:delText>11</w:delText>
            </w:r>
          </w:del>
        </w:p>
        <w:p w14:paraId="0B75B31C" w14:textId="06137F30" w:rsidR="00991895" w:rsidRDefault="00991895">
          <w:r>
            <w:rPr>
              <w:b/>
              <w:bCs/>
            </w:rPr>
            <w:fldChar w:fldCharType="end"/>
          </w:r>
        </w:p>
      </w:sdtContent>
    </w:sdt>
    <w:p w14:paraId="0B4ABFD0" w14:textId="77777777" w:rsidR="00991895" w:rsidRPr="00991895" w:rsidRDefault="00991895"/>
    <w:p w14:paraId="6EAE206C" w14:textId="77777777" w:rsidR="00D30CCF" w:rsidRDefault="00D30CCF"/>
    <w:p w14:paraId="3338ED30" w14:textId="77777777" w:rsidR="00351680" w:rsidRDefault="00351680"/>
    <w:p w14:paraId="7D6A40ED" w14:textId="77777777" w:rsidR="00351680" w:rsidRDefault="00351680"/>
    <w:p w14:paraId="4C4CCCBA" w14:textId="77777777" w:rsidR="00351680" w:rsidRDefault="00351680"/>
    <w:p w14:paraId="3108BA77" w14:textId="4B246C20" w:rsidR="00F14235" w:rsidRDefault="00F14235">
      <w:r>
        <w:br w:type="page"/>
      </w:r>
    </w:p>
    <w:p w14:paraId="3F53F3B5" w14:textId="1DC376B8" w:rsidR="004F3F89" w:rsidRDefault="004F3F89" w:rsidP="00991895">
      <w:pPr>
        <w:pStyle w:val="Heading1"/>
        <w:rPr>
          <w:lang w:val="en-US"/>
        </w:rPr>
      </w:pPr>
      <w:bookmarkStart w:id="70" w:name="_Toc207358174"/>
      <w:r w:rsidRPr="004F3F89">
        <w:rPr>
          <w:lang w:val="en-US"/>
        </w:rPr>
        <w:lastRenderedPageBreak/>
        <w:t>Mo</w:t>
      </w:r>
      <w:r>
        <w:rPr>
          <w:lang w:val="en-US"/>
        </w:rPr>
        <w:t>del</w:t>
      </w:r>
      <w:bookmarkEnd w:id="70"/>
    </w:p>
    <w:p w14:paraId="47121B6A" w14:textId="2DD3D502" w:rsidR="004F3F89" w:rsidRDefault="004F3F89" w:rsidP="004F3F89">
      <w:pPr>
        <w:rPr>
          <w:lang w:val="en-US"/>
        </w:rPr>
      </w:pPr>
    </w:p>
    <w:p w14:paraId="717B911E" w14:textId="3A27AAEE" w:rsidR="0095418D" w:rsidRDefault="0095418D" w:rsidP="004F3F89">
      <w:pPr>
        <w:rPr>
          <w:lang w:val="en-US"/>
        </w:rPr>
      </w:pPr>
      <w:r>
        <w:rPr>
          <w:noProof/>
          <w:lang w:val="en-US"/>
        </w:rPr>
        <w:drawing>
          <wp:inline distT="0" distB="0" distL="0" distR="0" wp14:anchorId="1ED53764" wp14:editId="32955AFF">
            <wp:extent cx="3291629" cy="2265984"/>
            <wp:effectExtent l="0" t="0" r="4445" b="1270"/>
            <wp:docPr id="168126931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69313" name="Imagen 1" descr="Diagrama&#10;&#10;El contenido generado por IA puede ser incorrecto."/>
                    <pic:cNvPicPr/>
                  </pic:nvPicPr>
                  <pic:blipFill rotWithShape="1">
                    <a:blip r:embed="rId8">
                      <a:extLst>
                        <a:ext uri="{28A0092B-C50C-407E-A947-70E740481C1C}">
                          <a14:useLocalDpi xmlns:a14="http://schemas.microsoft.com/office/drawing/2010/main" val="0"/>
                        </a:ext>
                      </a:extLst>
                    </a:blip>
                    <a:srcRect l="12977" t="11536" r="29868" b="18518"/>
                    <a:stretch>
                      <a:fillRect/>
                    </a:stretch>
                  </pic:blipFill>
                  <pic:spPr bwMode="auto">
                    <a:xfrm>
                      <a:off x="0" y="0"/>
                      <a:ext cx="3291801" cy="2266102"/>
                    </a:xfrm>
                    <a:prstGeom prst="rect">
                      <a:avLst/>
                    </a:prstGeom>
                    <a:ln>
                      <a:noFill/>
                    </a:ln>
                    <a:extLst>
                      <a:ext uri="{53640926-AAD7-44D8-BBD7-CCE9431645EC}">
                        <a14:shadowObscured xmlns:a14="http://schemas.microsoft.com/office/drawing/2010/main"/>
                      </a:ext>
                    </a:extLst>
                  </pic:spPr>
                </pic:pic>
              </a:graphicData>
            </a:graphic>
          </wp:inline>
        </w:drawing>
      </w:r>
    </w:p>
    <w:p w14:paraId="1CB29AB6" w14:textId="257E186B" w:rsidR="004F3F89" w:rsidRDefault="004F3F89" w:rsidP="004F3F89">
      <w:pPr>
        <w:rPr>
          <w:lang w:val="en-US"/>
        </w:rPr>
      </w:pPr>
      <w:r w:rsidRPr="006D678A">
        <w:rPr>
          <w:b/>
          <w:bCs/>
          <w:lang w:val="en-US"/>
        </w:rPr>
        <w:t>Figure 1</w:t>
      </w:r>
      <w:r>
        <w:rPr>
          <w:lang w:val="en-US"/>
        </w:rPr>
        <w:t>. Simplified representation of the Markov model.</w:t>
      </w:r>
    </w:p>
    <w:p w14:paraId="4232CCC5" w14:textId="21BD9D18" w:rsidR="00E666C2" w:rsidRPr="004F3F89" w:rsidRDefault="004F3F89" w:rsidP="00E666C2">
      <w:pPr>
        <w:rPr>
          <w:lang w:val="en-US"/>
        </w:rPr>
      </w:pPr>
      <w:bookmarkStart w:id="71" w:name="_Hlk196471784"/>
      <w:r>
        <w:rPr>
          <w:lang w:val="en-US"/>
        </w:rPr>
        <w:t>The model starts with a Chagas disease patient in the upper left corner (</w:t>
      </w:r>
      <w:r w:rsidR="004C658C">
        <w:rPr>
          <w:lang w:val="en-US"/>
        </w:rPr>
        <w:t>c</w:t>
      </w:r>
      <w:r>
        <w:rPr>
          <w:lang w:val="en-US"/>
        </w:rPr>
        <w:t xml:space="preserve">hronic </w:t>
      </w:r>
      <w:r w:rsidR="0095418D">
        <w:rPr>
          <w:lang w:val="en-US"/>
        </w:rPr>
        <w:t>indeterminate</w:t>
      </w:r>
      <w:r>
        <w:rPr>
          <w:lang w:val="en-US"/>
        </w:rPr>
        <w:t xml:space="preserve"> Chagas </w:t>
      </w:r>
      <w:r w:rsidR="004C658C">
        <w:rPr>
          <w:lang w:val="en-US"/>
        </w:rPr>
        <w:t>d</w:t>
      </w:r>
      <w:r>
        <w:rPr>
          <w:lang w:val="en-US"/>
        </w:rPr>
        <w:t>isease)</w:t>
      </w:r>
      <w:r w:rsidR="004C658C">
        <w:rPr>
          <w:lang w:val="en-US"/>
        </w:rPr>
        <w:t>.</w:t>
      </w:r>
      <w:r>
        <w:rPr>
          <w:lang w:val="en-US"/>
        </w:rPr>
        <w:t xml:space="preserve"> </w:t>
      </w:r>
      <w:r w:rsidR="006D678A" w:rsidRPr="006D678A">
        <w:rPr>
          <w:lang w:val="en-US"/>
        </w:rPr>
        <w:t xml:space="preserve">From there, a patient may develop determinate </w:t>
      </w:r>
      <w:del w:id="72" w:author="Meggan Harris" w:date="2025-08-29T10:43:00Z" w16du:dateUtc="2025-08-29T08:43:00Z">
        <w:r w:rsidR="006D678A" w:rsidRPr="006D678A" w:rsidDel="00D72756">
          <w:rPr>
            <w:lang w:val="en-US"/>
          </w:rPr>
          <w:delText xml:space="preserve">Chronic </w:delText>
        </w:r>
      </w:del>
      <w:ins w:id="73" w:author="Meggan Harris" w:date="2025-08-29T10:43:00Z" w16du:dateUtc="2025-08-29T08:43:00Z">
        <w:r w:rsidR="00D72756">
          <w:rPr>
            <w:lang w:val="en-US"/>
          </w:rPr>
          <w:t>c</w:t>
        </w:r>
        <w:r w:rsidR="00D72756" w:rsidRPr="006D678A">
          <w:rPr>
            <w:lang w:val="en-US"/>
          </w:rPr>
          <w:t xml:space="preserve">hronic </w:t>
        </w:r>
      </w:ins>
      <w:r w:rsidR="006D678A" w:rsidRPr="006D678A">
        <w:rPr>
          <w:lang w:val="en-US"/>
        </w:rPr>
        <w:t>Chagas heart disease (top right corner) or chronic digestive disease (bottom left corner). From all three of these states, a patient may die and transition to the fourth state, death (bottom right corner). The model was stratified by age group and sex.</w:t>
      </w:r>
    </w:p>
    <w:bookmarkEnd w:id="71"/>
    <w:p w14:paraId="68B35018" w14:textId="77777777" w:rsidR="004F3F89" w:rsidRDefault="004F3F89">
      <w:pPr>
        <w:rPr>
          <w:lang w:val="en-US"/>
        </w:rPr>
      </w:pPr>
    </w:p>
    <w:p w14:paraId="16ADE20B" w14:textId="64943298" w:rsidR="00E666C2" w:rsidRDefault="00E666C2" w:rsidP="00991895">
      <w:pPr>
        <w:pStyle w:val="Heading2"/>
        <w:rPr>
          <w:lang w:val="en-US"/>
        </w:rPr>
      </w:pPr>
      <w:bookmarkStart w:id="74" w:name="_Toc207358175"/>
      <w:r>
        <w:rPr>
          <w:lang w:val="en-US"/>
        </w:rPr>
        <w:t>Starting populations</w:t>
      </w:r>
      <w:bookmarkEnd w:id="74"/>
    </w:p>
    <w:p w14:paraId="6B79808F" w14:textId="5EA0C5F5" w:rsidR="009766EE" w:rsidRDefault="009766EE">
      <w:pPr>
        <w:rPr>
          <w:lang w:val="en-US"/>
        </w:rPr>
      </w:pPr>
      <w:r>
        <w:rPr>
          <w:lang w:val="en-US"/>
        </w:rPr>
        <w:t xml:space="preserve">Starting populations were derived from </w:t>
      </w:r>
      <w:del w:id="75" w:author="Meggan Harris" w:date="2025-08-29T10:52:00Z" w16du:dateUtc="2025-08-29T08:52:00Z">
        <w:r w:rsidDel="00F0567D">
          <w:rPr>
            <w:lang w:val="en-US"/>
          </w:rPr>
          <w:delText xml:space="preserve">the </w:delText>
        </w:r>
        <w:r w:rsidDel="00B57113">
          <w:rPr>
            <w:lang w:val="en-US"/>
          </w:rPr>
          <w:delText xml:space="preserve">distribution </w:delText>
        </w:r>
      </w:del>
      <w:ins w:id="76" w:author="Meggan Harris" w:date="2025-08-29T10:52:00Z" w16du:dateUtc="2025-08-29T08:52:00Z">
        <w:r w:rsidR="00F0567D">
          <w:rPr>
            <w:lang w:val="en-US"/>
          </w:rPr>
          <w:t>data on the number and distr</w:t>
        </w:r>
      </w:ins>
      <w:ins w:id="77" w:author="Meggan Harris" w:date="2025-08-29T10:53:00Z" w16du:dateUtc="2025-08-29T08:53:00Z">
        <w:r w:rsidR="00F0567D">
          <w:rPr>
            <w:lang w:val="en-US"/>
          </w:rPr>
          <w:t>ibution</w:t>
        </w:r>
      </w:ins>
      <w:ins w:id="78" w:author="Meggan Harris" w:date="2025-08-29T10:52:00Z" w16du:dateUtc="2025-08-29T08:52:00Z">
        <w:r w:rsidR="00B57113">
          <w:rPr>
            <w:lang w:val="en-US"/>
          </w:rPr>
          <w:t xml:space="preserve"> </w:t>
        </w:r>
      </w:ins>
      <w:r>
        <w:rPr>
          <w:lang w:val="en-US"/>
        </w:rPr>
        <w:t xml:space="preserve">of migrants from </w:t>
      </w:r>
      <w:r w:rsidR="00F14235">
        <w:rPr>
          <w:lang w:val="en-US"/>
        </w:rPr>
        <w:t>Latin</w:t>
      </w:r>
      <w:r>
        <w:rPr>
          <w:lang w:val="en-US"/>
        </w:rPr>
        <w:t xml:space="preserve"> America</w:t>
      </w:r>
      <w:r w:rsidR="006D678A">
        <w:rPr>
          <w:lang w:val="en-US"/>
        </w:rPr>
        <w:t>, as</w:t>
      </w:r>
      <w:r>
        <w:rPr>
          <w:lang w:val="en-US"/>
        </w:rPr>
        <w:t xml:space="preserve"> provided by the Spanish National Institute of Statistics. Then </w:t>
      </w:r>
      <w:r w:rsidR="00F14235">
        <w:rPr>
          <w:lang w:val="en-US"/>
        </w:rPr>
        <w:t>t</w:t>
      </w:r>
      <w:r>
        <w:rPr>
          <w:lang w:val="en-US"/>
        </w:rPr>
        <w:t>he estimate</w:t>
      </w:r>
      <w:r w:rsidR="004A46F9">
        <w:rPr>
          <w:lang w:val="en-US"/>
        </w:rPr>
        <w:t>d</w:t>
      </w:r>
      <w:r>
        <w:rPr>
          <w:lang w:val="en-US"/>
        </w:rPr>
        <w:t xml:space="preserve"> </w:t>
      </w:r>
      <w:r w:rsidR="004A46F9">
        <w:rPr>
          <w:lang w:val="en-US"/>
        </w:rPr>
        <w:t xml:space="preserve">burden </w:t>
      </w:r>
      <w:r>
        <w:rPr>
          <w:lang w:val="en-US"/>
        </w:rPr>
        <w:t>of Chagas disease provided by Navarro et al. 2022</w:t>
      </w:r>
      <w:r w:rsidR="00F05433">
        <w:rPr>
          <w:lang w:val="en-US"/>
        </w:rPr>
        <w:fldChar w:fldCharType="begin"/>
      </w:r>
      <w:r w:rsidR="00F05433">
        <w:rPr>
          <w:lang w:val="en-US"/>
        </w:rPr>
        <w:instrText xml:space="preserve"> ADDIN ZOTERO_ITEM CSL_CITATION {"citationID":"dTS37eL6","properties":{"formattedCitation":"\\super 1\\nosupersub{}","plainCitation":"1","noteIndex":0},"citationItems":[{"id":154,"uris":["http://zotero.org/groups/5772643/items/YV3BKVAQ"],"itemData":{"id":154,"type":"article-journal","abstract":"Background: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Disease","DOI":"10.1016/j.tmaid.2022.102284","ISSN":"14778939","journalAbbreviation":"Travel Medicine and Infectious Disease","language":"en","page":"102284","source":"DOI.org (Crossref)","title":"Estimating chagas disease prevalence and number of underdiagnosed, and undertreated individuals in Spain","volume":"47","author":[{"family":"Navarro","given":"Miriam"},{"family":"Reguero","given":"Laura"},{"family":"Subirà","given":"Carme"},{"family":"Blázquez-Pérez","given":"Antonio"},{"family":"Requena-Méndez","given":"Ana"}],"issued":{"date-parts":[["2022",5]]}}}],"schema":"https://github.com/citation-style-language/schema/raw/master/csl-citation.json"} </w:instrText>
      </w:r>
      <w:r w:rsidR="00F05433">
        <w:rPr>
          <w:lang w:val="en-US"/>
        </w:rPr>
        <w:fldChar w:fldCharType="separate"/>
      </w:r>
      <w:r w:rsidR="00F05433" w:rsidRPr="00450D22">
        <w:rPr>
          <w:rFonts w:ascii="Aptos" w:hAnsi="Aptos" w:cs="Times New Roman"/>
          <w:vertAlign w:val="superscript"/>
          <w:lang w:val="en-GB"/>
        </w:rPr>
        <w:t>1</w:t>
      </w:r>
      <w:r w:rsidR="00F05433">
        <w:rPr>
          <w:lang w:val="en-US"/>
        </w:rPr>
        <w:fldChar w:fldCharType="end"/>
      </w:r>
      <w:r>
        <w:rPr>
          <w:lang w:val="en-US"/>
        </w:rPr>
        <w:t xml:space="preserve"> was used to calculate absolute numbers of cases of </w:t>
      </w:r>
      <w:r w:rsidR="00F14235">
        <w:rPr>
          <w:lang w:val="en-US"/>
        </w:rPr>
        <w:t>indeterminate</w:t>
      </w:r>
      <w:r>
        <w:rPr>
          <w:lang w:val="en-US"/>
        </w:rPr>
        <w:t xml:space="preserve"> </w:t>
      </w:r>
      <w:r w:rsidR="00F14235">
        <w:rPr>
          <w:lang w:val="en-US"/>
        </w:rPr>
        <w:t>c</w:t>
      </w:r>
      <w:r>
        <w:rPr>
          <w:lang w:val="en-US"/>
        </w:rPr>
        <w:t xml:space="preserve">hronic Chagas disease.   </w:t>
      </w:r>
    </w:p>
    <w:p w14:paraId="717A9ABC" w14:textId="77777777" w:rsidR="00E666C2" w:rsidRDefault="00E666C2">
      <w:pPr>
        <w:rPr>
          <w:lang w:val="en-US"/>
        </w:rPr>
      </w:pPr>
    </w:p>
    <w:p w14:paraId="141F9976" w14:textId="445906DB" w:rsidR="00E666C2" w:rsidRDefault="00E666C2" w:rsidP="00991895">
      <w:pPr>
        <w:pStyle w:val="Heading2"/>
        <w:rPr>
          <w:lang w:val="en-US"/>
        </w:rPr>
      </w:pPr>
      <w:bookmarkStart w:id="79" w:name="_Toc207358176"/>
      <w:r>
        <w:rPr>
          <w:lang w:val="en-US"/>
        </w:rPr>
        <w:t>Stratification</w:t>
      </w:r>
      <w:bookmarkEnd w:id="79"/>
    </w:p>
    <w:p w14:paraId="534A0BF2" w14:textId="20E032A1" w:rsidR="009766EE" w:rsidRDefault="009766EE">
      <w:pPr>
        <w:rPr>
          <w:lang w:val="en-US"/>
        </w:rPr>
      </w:pPr>
      <w:r>
        <w:rPr>
          <w:lang w:val="en-US"/>
        </w:rPr>
        <w:t xml:space="preserve">The data from the Spanish National Institute of Statistics was used to stratify the patients by age group and sex. </w:t>
      </w:r>
      <w:commentRangeStart w:id="80"/>
      <w:r w:rsidR="004A46F9">
        <w:rPr>
          <w:lang w:val="en-US"/>
        </w:rPr>
        <w:t>T</w:t>
      </w:r>
      <w:r>
        <w:rPr>
          <w:lang w:val="en-US"/>
        </w:rPr>
        <w:t xml:space="preserve">o keep the population constant over time, </w:t>
      </w:r>
      <w:r w:rsidR="00AC78BE">
        <w:rPr>
          <w:lang w:val="en-US"/>
        </w:rPr>
        <w:t xml:space="preserve">the </w:t>
      </w:r>
      <w:r>
        <w:rPr>
          <w:lang w:val="en-US"/>
        </w:rPr>
        <w:t xml:space="preserve">patients that outgrew the model </w:t>
      </w:r>
      <w:r w:rsidR="0095418D">
        <w:rPr>
          <w:lang w:val="en-US"/>
        </w:rPr>
        <w:t xml:space="preserve">or died </w:t>
      </w:r>
      <w:r w:rsidR="00CD48F6">
        <w:rPr>
          <w:lang w:val="en-US"/>
        </w:rPr>
        <w:t>were</w:t>
      </w:r>
      <w:r>
        <w:rPr>
          <w:lang w:val="en-US"/>
        </w:rPr>
        <w:t xml:space="preserve"> </w:t>
      </w:r>
      <w:r w:rsidR="00AC78BE">
        <w:rPr>
          <w:lang w:val="en-US"/>
        </w:rPr>
        <w:t xml:space="preserve">replaced </w:t>
      </w:r>
      <w:r w:rsidR="00A90505">
        <w:rPr>
          <w:lang w:val="en-US"/>
        </w:rPr>
        <w:t>in the next time step</w:t>
      </w:r>
      <w:r w:rsidR="00A90505">
        <w:rPr>
          <w:lang w:val="en-US"/>
        </w:rPr>
        <w:t xml:space="preserve"> </w:t>
      </w:r>
      <w:r w:rsidR="00AC78BE">
        <w:rPr>
          <w:lang w:val="en-US"/>
        </w:rPr>
        <w:t>with new patients in</w:t>
      </w:r>
      <w:r>
        <w:rPr>
          <w:lang w:val="en-US"/>
        </w:rPr>
        <w:t xml:space="preserve"> the first age group.</w:t>
      </w:r>
      <w:commentRangeEnd w:id="80"/>
      <w:r w:rsidR="00C52D0C">
        <w:rPr>
          <w:rStyle w:val="CommentReference"/>
        </w:rPr>
        <w:commentReference w:id="80"/>
      </w:r>
    </w:p>
    <w:p w14:paraId="4CAB6DCD" w14:textId="77777777" w:rsidR="00CB06BE" w:rsidRDefault="00CB06BE">
      <w:pPr>
        <w:rPr>
          <w:lang w:val="en-US"/>
        </w:rPr>
      </w:pPr>
    </w:p>
    <w:p w14:paraId="4BC9F62B" w14:textId="0D7C878C" w:rsidR="00FF5980" w:rsidRDefault="00883C48" w:rsidP="00991895">
      <w:pPr>
        <w:pStyle w:val="Heading2"/>
        <w:rPr>
          <w:lang w:val="en-US"/>
        </w:rPr>
      </w:pPr>
      <w:bookmarkStart w:id="81" w:name="_Toc207358177"/>
      <w:r w:rsidRPr="004F3F89">
        <w:rPr>
          <w:lang w:val="en-US"/>
        </w:rPr>
        <w:t>Parameters of the model</w:t>
      </w:r>
      <w:bookmarkEnd w:id="81"/>
    </w:p>
    <w:p w14:paraId="6BE44DBF" w14:textId="69197095" w:rsidR="00901F52" w:rsidRPr="00901F52" w:rsidRDefault="00901F52" w:rsidP="00901F52">
      <w:pPr>
        <w:rPr>
          <w:lang w:val="en-US"/>
        </w:rPr>
      </w:pPr>
      <w:r>
        <w:rPr>
          <w:lang w:val="en-US"/>
        </w:rPr>
        <w:t xml:space="preserve">The parameters </w:t>
      </w:r>
      <w:r w:rsidR="008938F6">
        <w:rPr>
          <w:lang w:val="en-US"/>
        </w:rPr>
        <w:t>were</w:t>
      </w:r>
      <w:r>
        <w:rPr>
          <w:lang w:val="en-US"/>
        </w:rPr>
        <w:t xml:space="preserve"> </w:t>
      </w:r>
      <w:r w:rsidR="00A90505">
        <w:rPr>
          <w:lang w:val="en-US"/>
        </w:rPr>
        <w:t>selected based on</w:t>
      </w:r>
      <w:r>
        <w:rPr>
          <w:lang w:val="en-US"/>
        </w:rPr>
        <w:t xml:space="preserve"> the literature, public</w:t>
      </w:r>
      <w:r w:rsidR="00A90505">
        <w:rPr>
          <w:lang w:val="en-US"/>
        </w:rPr>
        <w:t>ly</w:t>
      </w:r>
      <w:r>
        <w:rPr>
          <w:lang w:val="en-US"/>
        </w:rPr>
        <w:t xml:space="preserve"> available data</w:t>
      </w:r>
      <w:ins w:id="82" w:author="Meggan Harris" w:date="2025-08-29T10:46:00Z" w16du:dateUtc="2025-08-29T08:46:00Z">
        <w:r w:rsidR="00561CE5">
          <w:rPr>
            <w:lang w:val="en-US"/>
          </w:rPr>
          <w:t>,</w:t>
        </w:r>
      </w:ins>
      <w:r>
        <w:rPr>
          <w:lang w:val="en-US"/>
        </w:rPr>
        <w:t xml:space="preserve"> and by expert consultation. The values obtained from this process where then calibrated to best match Spanish epidemiology (process and results explained below). For the one</w:t>
      </w:r>
      <w:r w:rsidR="00A90505">
        <w:rPr>
          <w:lang w:val="en-US"/>
        </w:rPr>
        <w:t>-</w:t>
      </w:r>
      <w:r>
        <w:rPr>
          <w:lang w:val="en-US"/>
        </w:rPr>
        <w:t>way sensitivity analysis (OWSA)</w:t>
      </w:r>
      <w:ins w:id="83" w:author="Meggan Harris" w:date="2025-08-29T10:46:00Z" w16du:dateUtc="2025-08-29T08:46:00Z">
        <w:r w:rsidR="00561CE5">
          <w:rPr>
            <w:lang w:val="en-US"/>
          </w:rPr>
          <w:t>,</w:t>
        </w:r>
      </w:ins>
      <w:r>
        <w:rPr>
          <w:lang w:val="en-US"/>
        </w:rPr>
        <w:t xml:space="preserve"> a range was determined </w:t>
      </w:r>
      <w:del w:id="84" w:author="Meggan Harris" w:date="2025-08-29T09:37:00Z" w16du:dateUtc="2025-08-29T07:37:00Z">
        <w:r w:rsidDel="00C52D0C">
          <w:rPr>
            <w:lang w:val="en-US"/>
          </w:rPr>
          <w:delText>(</w:delText>
        </w:r>
      </w:del>
      <w:r>
        <w:rPr>
          <w:lang w:val="en-US"/>
        </w:rPr>
        <w:t>using values from the literature</w:t>
      </w:r>
      <w:ins w:id="85" w:author="Meggan Harris" w:date="2025-08-29T09:36:00Z" w16du:dateUtc="2025-08-29T07:36:00Z">
        <w:r w:rsidR="00B37A43">
          <w:rPr>
            <w:lang w:val="en-US"/>
          </w:rPr>
          <w:t>, which were</w:t>
        </w:r>
      </w:ins>
      <w:del w:id="86" w:author="Meggan Harris" w:date="2025-08-29T09:36:00Z" w16du:dateUtc="2025-08-29T07:36:00Z">
        <w:r w:rsidR="000616FD" w:rsidDel="00B37A43">
          <w:rPr>
            <w:lang w:val="en-US"/>
          </w:rPr>
          <w:delText xml:space="preserve"> and</w:delText>
        </w:r>
      </w:del>
      <w:r w:rsidR="000616FD">
        <w:rPr>
          <w:lang w:val="en-US"/>
        </w:rPr>
        <w:t xml:space="preserve"> </w:t>
      </w:r>
      <w:del w:id="87" w:author="Meggan Harris" w:date="2025-08-29T09:36:00Z" w16du:dateUtc="2025-08-29T07:36:00Z">
        <w:r w:rsidR="000616FD" w:rsidDel="00B37A43">
          <w:rPr>
            <w:lang w:val="en-US"/>
          </w:rPr>
          <w:delText>calibration</w:delText>
        </w:r>
      </w:del>
      <w:ins w:id="88" w:author="Meggan Harris" w:date="2025-08-29T09:36:00Z" w16du:dateUtc="2025-08-29T07:36:00Z">
        <w:r w:rsidR="00B37A43">
          <w:rPr>
            <w:lang w:val="en-US"/>
          </w:rPr>
          <w:t>calibrat</w:t>
        </w:r>
        <w:r w:rsidR="00B37A43">
          <w:rPr>
            <w:lang w:val="en-US"/>
          </w:rPr>
          <w:t>ed</w:t>
        </w:r>
      </w:ins>
      <w:ins w:id="89" w:author="Meggan Harris" w:date="2025-08-29T09:37:00Z" w16du:dateUtc="2025-08-29T07:37:00Z">
        <w:r w:rsidR="00C52D0C">
          <w:rPr>
            <w:lang w:val="en-US"/>
          </w:rPr>
          <w:t>.</w:t>
        </w:r>
      </w:ins>
      <w:del w:id="90" w:author="Meggan Harris" w:date="2025-08-29T09:37:00Z" w16du:dateUtc="2025-08-29T07:37:00Z">
        <w:r w:rsidDel="00C52D0C">
          <w:rPr>
            <w:lang w:val="en-US"/>
          </w:rPr>
          <w:delText>)</w:delText>
        </w:r>
      </w:del>
      <w:r>
        <w:rPr>
          <w:lang w:val="en-US"/>
        </w:rPr>
        <w:t xml:space="preserve"> </w:t>
      </w:r>
      <w:del w:id="91" w:author="Meggan Harris" w:date="2025-08-29T09:37:00Z" w16du:dateUtc="2025-08-29T07:37:00Z">
        <w:r w:rsidDel="00C52D0C">
          <w:rPr>
            <w:lang w:val="en-US"/>
          </w:rPr>
          <w:delText>and f</w:delText>
        </w:r>
      </w:del>
      <w:ins w:id="92" w:author="Meggan Harris" w:date="2025-08-29T09:37:00Z" w16du:dateUtc="2025-08-29T07:37:00Z">
        <w:r w:rsidR="00C52D0C">
          <w:rPr>
            <w:lang w:val="en-US"/>
          </w:rPr>
          <w:t>F</w:t>
        </w:r>
      </w:ins>
      <w:r>
        <w:rPr>
          <w:lang w:val="en-US"/>
        </w:rPr>
        <w:t>or the probabilistic sensitivity analysis (PSA)</w:t>
      </w:r>
      <w:ins w:id="93" w:author="Meggan Harris" w:date="2025-08-29T09:37:00Z" w16du:dateUtc="2025-08-29T07:37:00Z">
        <w:r w:rsidR="00C52D0C">
          <w:rPr>
            <w:lang w:val="en-US"/>
          </w:rPr>
          <w:t>,</w:t>
        </w:r>
      </w:ins>
      <w:r>
        <w:rPr>
          <w:lang w:val="en-US"/>
        </w:rPr>
        <w:t xml:space="preserve"> the parameters </w:t>
      </w:r>
      <w:r w:rsidR="002D0594">
        <w:rPr>
          <w:lang w:val="en-US"/>
        </w:rPr>
        <w:t>were</w:t>
      </w:r>
      <w:r>
        <w:rPr>
          <w:lang w:val="en-US"/>
        </w:rPr>
        <w:t xml:space="preserve"> given probability distributions </w:t>
      </w:r>
      <w:r w:rsidR="000616FD">
        <w:rPr>
          <w:lang w:val="en-US"/>
        </w:rPr>
        <w:t xml:space="preserve">with hyperparameters also determined by </w:t>
      </w:r>
      <w:r w:rsidR="008938F6">
        <w:rPr>
          <w:lang w:val="en-US"/>
        </w:rPr>
        <w:t>calibration</w:t>
      </w:r>
      <w:r w:rsidR="000616FD">
        <w:rPr>
          <w:lang w:val="en-US"/>
        </w:rPr>
        <w:t xml:space="preserve"> and </w:t>
      </w:r>
      <w:ins w:id="94" w:author="Meggan Harris" w:date="2025-08-29T09:37:00Z" w16du:dateUtc="2025-08-29T07:37:00Z">
        <w:r w:rsidR="001A6A9C">
          <w:rPr>
            <w:lang w:val="en-US"/>
          </w:rPr>
          <w:t xml:space="preserve">the </w:t>
        </w:r>
      </w:ins>
      <w:r w:rsidR="000616FD">
        <w:rPr>
          <w:lang w:val="en-US"/>
        </w:rPr>
        <w:t>literature.</w:t>
      </w:r>
      <w:r>
        <w:rPr>
          <w:lang w:val="en-US"/>
        </w:rPr>
        <w:t xml:space="preserve"> </w:t>
      </w:r>
    </w:p>
    <w:p w14:paraId="779F67E3" w14:textId="192C6040" w:rsidR="00883C48" w:rsidRDefault="00883C48" w:rsidP="00883C48">
      <w:pPr>
        <w:pStyle w:val="ListParagraph"/>
        <w:numPr>
          <w:ilvl w:val="0"/>
          <w:numId w:val="1"/>
        </w:numPr>
        <w:rPr>
          <w:lang w:val="en-US"/>
        </w:rPr>
      </w:pPr>
      <w:r w:rsidRPr="00883C48">
        <w:rPr>
          <w:lang w:val="en-US"/>
        </w:rPr>
        <w:t xml:space="preserve">Probability of transitioning into </w:t>
      </w:r>
      <w:r>
        <w:rPr>
          <w:lang w:val="en-US"/>
        </w:rPr>
        <w:t xml:space="preserve">state with </w:t>
      </w:r>
      <w:ins w:id="95" w:author="Meggan Harris" w:date="2025-08-29T12:02:00Z" w16du:dateUtc="2025-08-29T10:02:00Z">
        <w:r w:rsidR="00BA254D" w:rsidRPr="000616FD">
          <w:rPr>
            <w:lang w:val="en-US"/>
          </w:rPr>
          <w:t xml:space="preserve">chronic </w:t>
        </w:r>
      </w:ins>
      <w:r w:rsidR="0095418D">
        <w:rPr>
          <w:lang w:val="en-US"/>
        </w:rPr>
        <w:t xml:space="preserve">Chagas </w:t>
      </w:r>
      <w:del w:id="96" w:author="Meggan Harris" w:date="2025-08-29T12:02:00Z" w16du:dateUtc="2025-08-29T10:02:00Z">
        <w:r w:rsidR="008B5595" w:rsidRPr="000616FD" w:rsidDel="00BA254D">
          <w:rPr>
            <w:lang w:val="en-US"/>
          </w:rPr>
          <w:delText xml:space="preserve">chronic </w:delText>
        </w:r>
      </w:del>
      <w:r w:rsidR="0095418D">
        <w:rPr>
          <w:lang w:val="en-US"/>
        </w:rPr>
        <w:t>heart disease per annum</w:t>
      </w:r>
      <w:del w:id="97" w:author="Meggan Harris" w:date="2025-08-29T09:38:00Z" w16du:dateUtc="2025-08-29T07:38:00Z">
        <w:r w:rsidDel="001A6A9C">
          <w:rPr>
            <w:lang w:val="en-US"/>
          </w:rPr>
          <w:delText>.</w:delText>
        </w:r>
      </w:del>
    </w:p>
    <w:p w14:paraId="7E3CCC18" w14:textId="04AE6C93" w:rsidR="00883C48" w:rsidRDefault="00883C48" w:rsidP="00883C48">
      <w:pPr>
        <w:pStyle w:val="ListParagraph"/>
        <w:rPr>
          <w:lang w:val="en-US"/>
        </w:rPr>
      </w:pPr>
      <w:r>
        <w:rPr>
          <w:lang w:val="en-US"/>
        </w:rPr>
        <w:lastRenderedPageBreak/>
        <w:br/>
        <w:t>The pre calibration value chosen from the literature was:</w:t>
      </w:r>
    </w:p>
    <w:p w14:paraId="4538B12B" w14:textId="550AB5AB" w:rsidR="00883C48" w:rsidRDefault="00883C48" w:rsidP="00883C48">
      <w:pPr>
        <w:pStyle w:val="ListParagraph"/>
        <w:rPr>
          <w:lang w:val="da-DK"/>
        </w:rPr>
      </w:pPr>
      <w:r w:rsidRPr="00883C48">
        <w:rPr>
          <w:lang w:val="da-DK"/>
        </w:rPr>
        <w:t>1</w:t>
      </w:r>
      <w:ins w:id="98" w:author="Meggan Harris" w:date="2025-08-29T09:53:00Z">
        <w:r w:rsidR="00C95EE8" w:rsidRPr="00C95EE8">
          <w:rPr>
            <w:lang w:val="en-US"/>
          </w:rPr>
          <w:t>·</w:t>
        </w:r>
      </w:ins>
      <w:del w:id="99" w:author="Meggan Harris" w:date="2025-08-29T09:53:00Z" w16du:dateUtc="2025-08-29T07:53:00Z">
        <w:r w:rsidRPr="00883C48" w:rsidDel="00C95EE8">
          <w:rPr>
            <w:lang w:val="da-DK"/>
          </w:rPr>
          <w:delText>.</w:delText>
        </w:r>
      </w:del>
      <w:r w:rsidRPr="00883C48">
        <w:rPr>
          <w:lang w:val="da-DK"/>
        </w:rPr>
        <w:t>9% (95%</w:t>
      </w:r>
      <w:ins w:id="100" w:author="Meggan Harris" w:date="2025-08-29T09:38:00Z" w16du:dateUtc="2025-08-29T07:38:00Z">
        <w:r w:rsidR="001A6A9C">
          <w:rPr>
            <w:lang w:val="da-DK"/>
          </w:rPr>
          <w:t xml:space="preserve"> </w:t>
        </w:r>
      </w:ins>
      <w:r w:rsidRPr="00883C48">
        <w:rPr>
          <w:lang w:val="da-DK"/>
        </w:rPr>
        <w:t>CI</w:t>
      </w:r>
      <w:del w:id="101" w:author="Meggan Harris" w:date="2025-08-29T09:38:00Z" w16du:dateUtc="2025-08-29T07:38:00Z">
        <w:r w:rsidRPr="00883C48" w:rsidDel="001A6A9C">
          <w:rPr>
            <w:lang w:val="da-DK"/>
          </w:rPr>
          <w:delText>,</w:delText>
        </w:r>
      </w:del>
      <w:r w:rsidRPr="00883C48">
        <w:rPr>
          <w:lang w:val="da-DK"/>
        </w:rPr>
        <w:t xml:space="preserve"> 1</w:t>
      </w:r>
      <w:ins w:id="102" w:author="Meggan Harris" w:date="2025-08-29T09:53:00Z">
        <w:r w:rsidR="00C95EE8" w:rsidRPr="00C95EE8">
          <w:rPr>
            <w:lang w:val="en-US"/>
          </w:rPr>
          <w:t>·</w:t>
        </w:r>
      </w:ins>
      <w:del w:id="103" w:author="Meggan Harris" w:date="2025-08-29T09:53:00Z" w16du:dateUtc="2025-08-29T07:53:00Z">
        <w:r w:rsidRPr="00883C48" w:rsidDel="00C95EE8">
          <w:rPr>
            <w:lang w:val="da-DK"/>
          </w:rPr>
          <w:delText>.</w:delText>
        </w:r>
      </w:del>
      <w:r w:rsidRPr="00883C48">
        <w:rPr>
          <w:lang w:val="da-DK"/>
        </w:rPr>
        <w:t>3-3</w:t>
      </w:r>
      <w:ins w:id="104" w:author="Meggan Harris" w:date="2025-08-29T09:59:00Z">
        <w:r w:rsidR="00F96EE1" w:rsidRPr="00F96EE1">
          <w:rPr>
            <w:lang w:val="en-US"/>
          </w:rPr>
          <w:t>·</w:t>
        </w:r>
      </w:ins>
      <w:del w:id="105" w:author="Meggan Harris" w:date="2025-08-29T09:59:00Z" w16du:dateUtc="2025-08-29T07:59:00Z">
        <w:r w:rsidRPr="00883C48" w:rsidDel="00F96EE1">
          <w:rPr>
            <w:lang w:val="da-DK"/>
          </w:rPr>
          <w:delText>.</w:delText>
        </w:r>
      </w:del>
      <w:r w:rsidRPr="00883C48">
        <w:rPr>
          <w:lang w:val="da-DK"/>
        </w:rPr>
        <w:t xml:space="preserve">0%) from Chadalawada et al. </w:t>
      </w:r>
      <w:r>
        <w:rPr>
          <w:lang w:val="da-DK"/>
        </w:rPr>
        <w:t>2020.</w:t>
      </w:r>
      <w:r w:rsidR="001F3655">
        <w:rPr>
          <w:lang w:val="da-DK"/>
        </w:rPr>
        <w:fldChar w:fldCharType="begin"/>
      </w:r>
      <w:r w:rsidR="00F05433">
        <w:rPr>
          <w:lang w:val="da-DK"/>
        </w:rPr>
        <w:instrText xml:space="preserve"> ADDIN ZOTERO_ITEM CSL_CITATION {"citationID":"mMgZdoUh","properties":{"formattedCitation":"\\super 2\\nosupersub{}","plainCitation":"2","noteIndex":0},"citationItems":[{"id":5,"uris":["http://zotero.org/groups/5772643/items/ZCK32BIM"],"itemData":{"id":5,"type":"article-journal","abstract":"IMPORTANCE Chagas cardiomyopathy is associated with substantial morbidity and mortality. Precise estimates of the risk of developing cardiomyopathy among patients with the acute or indeterminate chronic forms of Chagas disease are lacking.","container-title":"JAMA Network Open","DOI":"10.1001/jamanetworkopen.2020.15072","ISSN":"2574-3805","issue":"8","journalAbbreviation":"JAMA Netw Open","language":"en","page":"e2015072","source":"DOI.org (Crossref)","title":"Risk of Chronic Cardiomyopathy Among Patients With the Acute Phase or Indeterminate Form of Chagas Disease: A Systematic Review and Meta-analysis","title-short":"Risk of Chronic Cardiomyopathy Among Patients With the Acute Phase or Indeterminate Form of Chagas Disease","volume":"3","author":[{"family":"Chadalawada","given":"Sindhu"},{"family":"Sillau","given":"Stefan"},{"family":"Archuleta","given":"Solana"},{"family":"Mundo","given":"William"},{"family":"Bandali","given":"Mehdi"},{"family":"Parra-Henao","given":"Gabriel"},{"family":"Rodriguez-Morales","given":"Alfonso J."},{"family":"Villamil-Gomez","given":"Wilmer E."},{"family":"Suárez","given":"José Antonio"},{"family":"Shapiro","given":"Leland"},{"family":"Hotez","given":"Peter J."},{"family":"Woc-Colburn","given":"Laila"},{"family":"DeSanto","given":"Kristen"},{"family":"Rassi","given":"Anis"},{"family":"Franco-Paredes","given":"Carlos"},{"family":"Henao-Martínez","given":"Andrés F."}],"issued":{"date-parts":[["2020",8,31]]}}}],"schema":"https://github.com/citation-style-language/schema/raw/master/csl-citation.json"} </w:instrText>
      </w:r>
      <w:r w:rsidR="001F3655">
        <w:rPr>
          <w:lang w:val="da-DK"/>
        </w:rPr>
        <w:fldChar w:fldCharType="separate"/>
      </w:r>
      <w:r w:rsidR="001F3655" w:rsidRPr="0095418D">
        <w:rPr>
          <w:rFonts w:ascii="Aptos" w:hAnsi="Aptos" w:cs="Times New Roman"/>
          <w:vertAlign w:val="superscript"/>
          <w:lang w:val="da-DK"/>
        </w:rPr>
        <w:t>2</w:t>
      </w:r>
      <w:r w:rsidR="001F3655">
        <w:rPr>
          <w:lang w:val="da-DK"/>
        </w:rPr>
        <w:fldChar w:fldCharType="end"/>
      </w:r>
    </w:p>
    <w:p w14:paraId="7668FEE0" w14:textId="77777777" w:rsidR="00883C48" w:rsidRDefault="00883C48" w:rsidP="00883C48">
      <w:pPr>
        <w:pStyle w:val="ListParagraph"/>
        <w:rPr>
          <w:lang w:val="da-DK"/>
        </w:rPr>
      </w:pPr>
    </w:p>
    <w:p w14:paraId="62697BDC" w14:textId="3FC50B67" w:rsidR="00883C48" w:rsidRDefault="00883C48" w:rsidP="009E4B50">
      <w:pPr>
        <w:pStyle w:val="ListParagraph"/>
        <w:numPr>
          <w:ilvl w:val="0"/>
          <w:numId w:val="2"/>
        </w:numPr>
        <w:rPr>
          <w:lang w:val="en-US"/>
        </w:rPr>
      </w:pPr>
      <w:r w:rsidRPr="00883C48">
        <w:rPr>
          <w:lang w:val="en-US"/>
        </w:rPr>
        <w:t xml:space="preserve">After calibration, it was </w:t>
      </w:r>
      <w:r w:rsidR="00DC4368">
        <w:rPr>
          <w:lang w:val="en-US"/>
        </w:rPr>
        <w:t>1</w:t>
      </w:r>
      <w:ins w:id="106" w:author="Meggan Harris" w:date="2025-08-29T09:53:00Z">
        <w:r w:rsidR="00C95EE8" w:rsidRPr="00C95EE8">
          <w:rPr>
            <w:lang w:val="en-US"/>
          </w:rPr>
          <w:t>·</w:t>
        </w:r>
      </w:ins>
      <w:del w:id="107" w:author="Meggan Harris" w:date="2025-08-29T09:53:00Z" w16du:dateUtc="2025-08-29T07:53:00Z">
        <w:r w:rsidR="00DC4368" w:rsidDel="00C95EE8">
          <w:rPr>
            <w:lang w:val="en-US"/>
          </w:rPr>
          <w:delText>.</w:delText>
        </w:r>
      </w:del>
      <w:r w:rsidR="002633A3">
        <w:rPr>
          <w:lang w:val="en-US"/>
        </w:rPr>
        <w:t>75</w:t>
      </w:r>
      <w:r w:rsidRPr="00883C48">
        <w:rPr>
          <w:lang w:val="en-US"/>
        </w:rPr>
        <w:t>%, and t</w:t>
      </w:r>
      <w:r>
        <w:rPr>
          <w:lang w:val="en-US"/>
        </w:rPr>
        <w:t xml:space="preserve">his was used in the final </w:t>
      </w:r>
      <w:commentRangeStart w:id="108"/>
      <w:r>
        <w:rPr>
          <w:lang w:val="en-US"/>
        </w:rPr>
        <w:t>CEA analysis</w:t>
      </w:r>
      <w:commentRangeEnd w:id="108"/>
      <w:r w:rsidR="00C33780">
        <w:rPr>
          <w:rStyle w:val="CommentReference"/>
        </w:rPr>
        <w:commentReference w:id="108"/>
      </w:r>
      <w:r>
        <w:rPr>
          <w:lang w:val="en-US"/>
        </w:rPr>
        <w:t>.</w:t>
      </w:r>
    </w:p>
    <w:p w14:paraId="5536D22B" w14:textId="45028BB4" w:rsidR="00883C48" w:rsidRDefault="00883C48" w:rsidP="009E4B50">
      <w:pPr>
        <w:pStyle w:val="ListParagraph"/>
        <w:numPr>
          <w:ilvl w:val="0"/>
          <w:numId w:val="2"/>
        </w:numPr>
        <w:rPr>
          <w:lang w:val="en-US"/>
        </w:rPr>
      </w:pPr>
      <w:r>
        <w:rPr>
          <w:lang w:val="en-US"/>
        </w:rPr>
        <w:t xml:space="preserve">In </w:t>
      </w:r>
      <w:proofErr w:type="gramStart"/>
      <w:r>
        <w:rPr>
          <w:lang w:val="en-US"/>
        </w:rPr>
        <w:t>the</w:t>
      </w:r>
      <w:r w:rsidR="0095418D">
        <w:rPr>
          <w:lang w:val="en-US"/>
        </w:rPr>
        <w:t xml:space="preserve"> </w:t>
      </w:r>
      <w:r>
        <w:rPr>
          <w:lang w:val="en-US"/>
        </w:rPr>
        <w:t>OWSA</w:t>
      </w:r>
      <w:proofErr w:type="gramEnd"/>
      <w:ins w:id="109" w:author="Meggan Harris" w:date="2025-08-29T10:48:00Z" w16du:dateUtc="2025-08-29T08:48:00Z">
        <w:r w:rsidR="00C33780">
          <w:rPr>
            <w:lang w:val="en-US"/>
          </w:rPr>
          <w:t>,</w:t>
        </w:r>
      </w:ins>
      <w:r>
        <w:rPr>
          <w:lang w:val="en-US"/>
        </w:rPr>
        <w:t xml:space="preserve"> </w:t>
      </w:r>
      <w:r w:rsidR="000616FD">
        <w:rPr>
          <w:lang w:val="en-US"/>
        </w:rPr>
        <w:t>t</w:t>
      </w:r>
      <w:r>
        <w:rPr>
          <w:lang w:val="en-US"/>
        </w:rPr>
        <w:t xml:space="preserve">he </w:t>
      </w:r>
      <w:r w:rsidR="00DC4368">
        <w:rPr>
          <w:lang w:val="en-US"/>
        </w:rPr>
        <w:t>1</w:t>
      </w:r>
      <w:r>
        <w:rPr>
          <w:lang w:val="en-US"/>
        </w:rPr>
        <w:t>-3</w:t>
      </w:r>
      <w:ins w:id="110" w:author="Meggan Harris" w:date="2025-08-29T09:53:00Z">
        <w:r w:rsidR="00C95EE8" w:rsidRPr="00C95EE8">
          <w:rPr>
            <w:lang w:val="en-US"/>
          </w:rPr>
          <w:t>·</w:t>
        </w:r>
      </w:ins>
      <w:del w:id="111" w:author="Meggan Harris" w:date="2025-08-29T09:53:00Z" w16du:dateUtc="2025-08-29T07:53:00Z">
        <w:r w:rsidDel="00C95EE8">
          <w:rPr>
            <w:lang w:val="en-US"/>
          </w:rPr>
          <w:delText>.</w:delText>
        </w:r>
      </w:del>
      <w:r>
        <w:rPr>
          <w:lang w:val="en-US"/>
        </w:rPr>
        <w:t>0% range was used.</w:t>
      </w:r>
    </w:p>
    <w:p w14:paraId="5A339870" w14:textId="1587F723" w:rsidR="00883C48" w:rsidRDefault="00883C48" w:rsidP="009E4B50">
      <w:pPr>
        <w:pStyle w:val="ListParagraph"/>
        <w:numPr>
          <w:ilvl w:val="0"/>
          <w:numId w:val="2"/>
        </w:numPr>
        <w:rPr>
          <w:lang w:val="en-US"/>
        </w:rPr>
      </w:pPr>
      <w:r>
        <w:rPr>
          <w:lang w:val="en-US"/>
        </w:rPr>
        <w:t>In the PSA</w:t>
      </w:r>
      <w:ins w:id="112" w:author="Meggan Harris" w:date="2025-08-29T10:48:00Z" w16du:dateUtc="2025-08-29T08:48:00Z">
        <w:r w:rsidR="00C33780">
          <w:rPr>
            <w:lang w:val="en-US"/>
          </w:rPr>
          <w:t>,</w:t>
        </w:r>
      </w:ins>
      <w:r>
        <w:rPr>
          <w:lang w:val="en-US"/>
        </w:rPr>
        <w:t xml:space="preserve"> </w:t>
      </w:r>
      <w:r w:rsidR="00DC4368">
        <w:rPr>
          <w:lang w:val="en-US"/>
        </w:rPr>
        <w:t>1</w:t>
      </w:r>
      <w:ins w:id="113" w:author="Meggan Harris" w:date="2025-08-29T09:53:00Z">
        <w:r w:rsidR="00C95EE8" w:rsidRPr="00C95EE8">
          <w:rPr>
            <w:lang w:val="en-US"/>
          </w:rPr>
          <w:t>·</w:t>
        </w:r>
      </w:ins>
      <w:del w:id="114" w:author="Meggan Harris" w:date="2025-08-29T09:53:00Z" w16du:dateUtc="2025-08-29T07:53:00Z">
        <w:r w:rsidR="00DC4368" w:rsidDel="00C95EE8">
          <w:rPr>
            <w:lang w:val="en-US"/>
          </w:rPr>
          <w:delText>.</w:delText>
        </w:r>
      </w:del>
      <w:r w:rsidR="002633A3">
        <w:rPr>
          <w:lang w:val="en-US"/>
        </w:rPr>
        <w:t>75</w:t>
      </w:r>
      <w:r>
        <w:rPr>
          <w:lang w:val="en-US"/>
        </w:rPr>
        <w:t xml:space="preserve">% was used as the </w:t>
      </w:r>
      <w:proofErr w:type="gramStart"/>
      <w:r>
        <w:rPr>
          <w:lang w:val="en-US"/>
        </w:rPr>
        <w:t>mean</w:t>
      </w:r>
      <w:proofErr w:type="gramEnd"/>
      <w:r>
        <w:rPr>
          <w:lang w:val="en-US"/>
        </w:rPr>
        <w:t xml:space="preserve"> of </w:t>
      </w:r>
      <w:proofErr w:type="gramStart"/>
      <w:r>
        <w:rPr>
          <w:lang w:val="en-US"/>
        </w:rPr>
        <w:t>a Beta</w:t>
      </w:r>
      <w:proofErr w:type="gramEnd"/>
      <w:r>
        <w:rPr>
          <w:lang w:val="en-US"/>
        </w:rPr>
        <w:t xml:space="preserve"> distribution, with a </w:t>
      </w:r>
      <w:r w:rsidR="00BE06D2">
        <w:rPr>
          <w:lang w:val="en-US"/>
        </w:rPr>
        <w:t xml:space="preserve">95% CI </w:t>
      </w:r>
      <w:ins w:id="115" w:author="Meggan Harris" w:date="2025-08-29T09:38:00Z" w16du:dateUtc="2025-08-29T07:38:00Z">
        <w:r w:rsidR="001A6A9C">
          <w:rPr>
            <w:lang w:val="en-US"/>
          </w:rPr>
          <w:t xml:space="preserve">of </w:t>
        </w:r>
      </w:ins>
      <w:r w:rsidR="00DC4368">
        <w:rPr>
          <w:lang w:val="en-US"/>
        </w:rPr>
        <w:t>1</w:t>
      </w:r>
      <w:r w:rsidR="00BE06D2">
        <w:rPr>
          <w:lang w:val="en-US"/>
        </w:rPr>
        <w:t xml:space="preserve">-3%. </w:t>
      </w:r>
      <w:r>
        <w:rPr>
          <w:lang w:val="en-US"/>
        </w:rPr>
        <w:t>The alfa an</w:t>
      </w:r>
      <w:r w:rsidR="004C30D6">
        <w:rPr>
          <w:lang w:val="en-US"/>
        </w:rPr>
        <w:t>d</w:t>
      </w:r>
      <w:r>
        <w:rPr>
          <w:lang w:val="en-US"/>
        </w:rPr>
        <w:t xml:space="preserve"> beta parameters </w:t>
      </w:r>
      <w:r w:rsidR="006307E6">
        <w:rPr>
          <w:lang w:val="en-US"/>
        </w:rPr>
        <w:t>were</w:t>
      </w:r>
      <w:r>
        <w:rPr>
          <w:lang w:val="en-US"/>
        </w:rPr>
        <w:t xml:space="preserve"> estimated using the method of moments.</w:t>
      </w:r>
    </w:p>
    <w:p w14:paraId="212D6F1A" w14:textId="77777777" w:rsidR="00883C48" w:rsidRDefault="00883C48" w:rsidP="00883C48">
      <w:pPr>
        <w:pStyle w:val="ListParagraph"/>
        <w:rPr>
          <w:lang w:val="en-US"/>
        </w:rPr>
      </w:pPr>
    </w:p>
    <w:p w14:paraId="31E8D95E" w14:textId="5113F5B5" w:rsidR="004C30D6" w:rsidRDefault="00A32E17" w:rsidP="004C30D6">
      <w:pPr>
        <w:pStyle w:val="ListParagraph"/>
        <w:numPr>
          <w:ilvl w:val="0"/>
          <w:numId w:val="1"/>
        </w:numPr>
        <w:rPr>
          <w:lang w:val="en-US"/>
        </w:rPr>
      </w:pPr>
      <w:r>
        <w:rPr>
          <w:lang w:val="en-US"/>
        </w:rPr>
        <w:t xml:space="preserve">Mortality due to Chagas </w:t>
      </w:r>
      <w:del w:id="116" w:author="Meggan Harris" w:date="2025-08-29T10:49:00Z" w16du:dateUtc="2025-08-29T08:49:00Z">
        <w:r w:rsidDel="00632F6B">
          <w:rPr>
            <w:lang w:val="en-US"/>
          </w:rPr>
          <w:delText xml:space="preserve">cardiac </w:delText>
        </w:r>
      </w:del>
      <w:ins w:id="117" w:author="Meggan Harris" w:date="2025-08-29T10:49:00Z" w16du:dateUtc="2025-08-29T08:49:00Z">
        <w:r w:rsidR="00632F6B">
          <w:rPr>
            <w:lang w:val="en-US"/>
          </w:rPr>
          <w:t>heart</w:t>
        </w:r>
        <w:r w:rsidR="00632F6B">
          <w:rPr>
            <w:lang w:val="en-US"/>
          </w:rPr>
          <w:t xml:space="preserve"> </w:t>
        </w:r>
      </w:ins>
      <w:r>
        <w:rPr>
          <w:lang w:val="en-US"/>
        </w:rPr>
        <w:t>disease</w:t>
      </w:r>
      <w:del w:id="118" w:author="Meggan Harris" w:date="2025-08-29T09:38:00Z" w16du:dateUtc="2025-08-29T07:38:00Z">
        <w:r w:rsidDel="001A6A9C">
          <w:rPr>
            <w:lang w:val="en-US"/>
          </w:rPr>
          <w:delText>.</w:delText>
        </w:r>
      </w:del>
      <w:r>
        <w:rPr>
          <w:lang w:val="en-US"/>
        </w:rPr>
        <w:br/>
      </w:r>
      <w:r>
        <w:rPr>
          <w:lang w:val="en-US"/>
        </w:rPr>
        <w:br/>
      </w:r>
      <w:del w:id="119" w:author="Meggan Harris" w:date="2025-08-29T09:38:00Z" w16du:dateUtc="2025-08-29T07:38:00Z">
        <w:r w:rsidR="004C30D6" w:rsidDel="00DC4D5A">
          <w:rPr>
            <w:lang w:val="en-US"/>
          </w:rPr>
          <w:delText>A r</w:delText>
        </w:r>
      </w:del>
      <w:ins w:id="120" w:author="Meggan Harris" w:date="2025-08-29T09:38:00Z" w16du:dateUtc="2025-08-29T07:38:00Z">
        <w:r w:rsidR="00DC4D5A">
          <w:rPr>
            <w:lang w:val="en-US"/>
          </w:rPr>
          <w:t>R</w:t>
        </w:r>
      </w:ins>
      <w:r w:rsidR="004C30D6">
        <w:rPr>
          <w:lang w:val="en-US"/>
        </w:rPr>
        <w:t>elative risk</w:t>
      </w:r>
      <w:ins w:id="121" w:author="Meggan Harris" w:date="2025-08-29T09:40:00Z" w16du:dateUtc="2025-08-29T07:40:00Z">
        <w:r w:rsidR="00FB67B5">
          <w:rPr>
            <w:lang w:val="en-US"/>
          </w:rPr>
          <w:t xml:space="preserve"> (RR)</w:t>
        </w:r>
      </w:ins>
      <w:r w:rsidR="004C30D6">
        <w:rPr>
          <w:lang w:val="en-US"/>
        </w:rPr>
        <w:t xml:space="preserve"> was used</w:t>
      </w:r>
      <w:del w:id="122" w:author="Meggan Harris" w:date="2025-08-29T09:38:00Z" w16du:dateUtc="2025-08-29T07:38:00Z">
        <w:r w:rsidR="004C30D6" w:rsidDel="00DC4D5A">
          <w:rPr>
            <w:lang w:val="en-US"/>
          </w:rPr>
          <w:delText>,</w:delText>
        </w:r>
      </w:del>
      <w:r w:rsidR="004C30D6">
        <w:rPr>
          <w:lang w:val="en-US"/>
        </w:rPr>
        <w:t xml:space="preserve"> to calculate the mortality risk of patients with </w:t>
      </w:r>
      <w:ins w:id="123" w:author="Meggan Harris" w:date="2025-08-29T09:40:00Z" w16du:dateUtc="2025-08-29T07:40:00Z">
        <w:r w:rsidR="00AF458F">
          <w:rPr>
            <w:lang w:val="en-US"/>
          </w:rPr>
          <w:t xml:space="preserve">Chagas </w:t>
        </w:r>
      </w:ins>
      <w:del w:id="124" w:author="Meggan Harris" w:date="2025-08-29T10:49:00Z" w16du:dateUtc="2025-08-29T08:49:00Z">
        <w:r w:rsidR="004C30D6" w:rsidDel="00632F6B">
          <w:rPr>
            <w:lang w:val="en-US"/>
          </w:rPr>
          <w:delText>cardiac</w:delText>
        </w:r>
      </w:del>
      <w:ins w:id="125" w:author="Meggan Harris" w:date="2025-08-29T10:49:00Z" w16du:dateUtc="2025-08-29T08:49:00Z">
        <w:r w:rsidR="00632F6B">
          <w:rPr>
            <w:lang w:val="en-US"/>
          </w:rPr>
          <w:t>heart</w:t>
        </w:r>
      </w:ins>
      <w:r w:rsidR="004C30D6">
        <w:rPr>
          <w:lang w:val="en-US"/>
        </w:rPr>
        <w:t xml:space="preserve"> disease</w:t>
      </w:r>
      <w:del w:id="126" w:author="Meggan Harris" w:date="2025-08-29T09:39:00Z" w16du:dateUtc="2025-08-29T07:39:00Z">
        <w:r w:rsidR="004C30D6" w:rsidDel="00066E4A">
          <w:rPr>
            <w:lang w:val="en-US"/>
          </w:rPr>
          <w:delText>,</w:delText>
        </w:r>
      </w:del>
      <w:r w:rsidR="004C30D6">
        <w:rPr>
          <w:lang w:val="en-US"/>
        </w:rPr>
        <w:t xml:space="preserve"> </w:t>
      </w:r>
      <w:del w:id="127" w:author="Meggan Harris" w:date="2025-08-29T09:40:00Z" w16du:dateUtc="2025-08-29T07:40:00Z">
        <w:r w:rsidR="004C30D6" w:rsidDel="00AF458F">
          <w:rPr>
            <w:lang w:val="en-US"/>
          </w:rPr>
          <w:delText>on top of</w:delText>
        </w:r>
      </w:del>
      <w:ins w:id="128" w:author="Meggan Harris" w:date="2025-08-29T09:40:00Z" w16du:dateUtc="2025-08-29T07:40:00Z">
        <w:r w:rsidR="00AF458F">
          <w:rPr>
            <w:lang w:val="en-US"/>
          </w:rPr>
          <w:t>relative to</w:t>
        </w:r>
      </w:ins>
      <w:r w:rsidR="004C30D6">
        <w:rPr>
          <w:lang w:val="en-US"/>
        </w:rPr>
        <w:t xml:space="preserve"> the baseline population mortality. This relative risk was derived from the literature by dividing the yearly mortality rate reported by Chadalawada et al. 2023</w:t>
      </w:r>
      <w:r w:rsidR="001F3655">
        <w:rPr>
          <w:lang w:val="en-US"/>
        </w:rPr>
        <w:fldChar w:fldCharType="begin"/>
      </w:r>
      <w:r w:rsidR="00F05433">
        <w:rPr>
          <w:lang w:val="en-US"/>
        </w:rPr>
        <w:instrText xml:space="preserve"> ADDIN ZOTERO_ITEM CSL_CITATION {"citationID":"sBo7lWY3","properties":{"formattedCitation":"\\super 3\\nosupersub{}","plainCitation":"3","noteIndex":0},"citationItems":[{"id":6,"uris":["http://zotero.org/groups/5772643/items/BGHLQF5K"],"itemData":{"id":6,"type":"article-journal","abstract":"Aims This study aimed to estimate the annual mortality risk and its determinants in chronic Chagas cardiomyopathy. Methods and results We conducted a systematic search in MEDLINE, Web of Science Core Collection, Embase, Cochrane Library, and LILACS. Longitudinal studies published between 1 January 1946 and 24 October 2018 were included. A random-effects meta-analysis using the death rate over the mean follow-up period in years was used to obtain pooled estimated annual mortality rates. Main outcomes were deﬁned as all-cause mortality, including cardiovascular, non-cardiovascular, heart failure, stroke, and sudden cardiac deaths. A total of 5005 studies were screened for eligibility. A total of 52 longitudinal studies for chronic Chagas cardiomyopathy including 9569 patients and 2250 deaths were selected. The meta-analysis revealed an annual all-cause mortality rate of 7.9% [95% conﬁdence interval (CI): 6.3–10.1; I2 = 97.74%; T2 = 0.70] among patients with chronic Chagas cardiomyopathy. The pooled estimated annual cardiovascular death rate was 6.3% (95% CI: 4.9–8.0; I2 = 96.32%; T2 = 0.52). The annual mortality rates for heart failure, sudden death, and stroke were 3.5%, 2.6%, and 0.4%, respectively. Meta-regression showed that low left ventricular ejection fraction (coefﬁcient = 0.04; 95% CI: 0.07, 0.02; P = 0.001) was associated with an increased mortality risk. Subgroup analysis based on American Heart Association (AHA) classiﬁcation revealed pooled estimate rates of 4.8%, 8.7%, 13.9%, and 22.4% (P &lt; 0.001) for B1/B2, B2/C, C, and C/D stages of cardiomyopathy, respectively.","container-title":"ESC Heart Failure","DOI":"10.1002/ehf2.13648","ISSN":"2055-5822, 2055-5822","issue":"6","journalAbbreviation":"ESC Heart Failure","language":"en","page":"5466-5481","source":"DOI.org (Crossref)","title":"Mortality risk in chronic Chagas cardiomyopathy: a systematic review and meta</w:instrText>
      </w:r>
      <w:r w:rsidR="00F05433">
        <w:rPr>
          <w:rFonts w:ascii="Cambria Math" w:hAnsi="Cambria Math" w:cs="Cambria Math"/>
          <w:lang w:val="en-US"/>
        </w:rPr>
        <w:instrText>‐</w:instrText>
      </w:r>
      <w:r w:rsidR="00F05433">
        <w:rPr>
          <w:lang w:val="en-US"/>
        </w:rPr>
        <w:instrText>analysis","title-short":"Mortality risk in chronic Chagas cardiomyopathy","volume":"8","author":[{"family":"Chadalawada","given":"Sindhu"},{"family":"Rassi","given":"Anis"},{"family":"Samara","given":"Omar"},{"family":"Monzon","given":"Anthony"},{"family":"Gudapati","given":"Deepika"},{"family":"Vargas Barahona","given":"Lilian"},{"family":"Hyson","given":"Peter"},{"family":"Sillau","given":"Stefan"},{"family":"Mestroni","given":"Luisa"},{"family":"Taylor","given":"Matthew"},{"family":"Da Consolação Vieira Moreira","given":"Maria"},{"family":"DeSanto","given":"Kristen"},{"family":"Agudelo Higuita","given":"Nelson I."},{"family":"Franco</w:instrText>
      </w:r>
      <w:r w:rsidR="00F05433">
        <w:rPr>
          <w:rFonts w:ascii="Cambria Math" w:hAnsi="Cambria Math" w:cs="Cambria Math"/>
          <w:lang w:val="en-US"/>
        </w:rPr>
        <w:instrText>‐</w:instrText>
      </w:r>
      <w:r w:rsidR="00F05433">
        <w:rPr>
          <w:lang w:val="en-US"/>
        </w:rPr>
        <w:instrText>Paredes","given":"Carlos"},{"family":"Henao</w:instrText>
      </w:r>
      <w:r w:rsidR="00F05433">
        <w:rPr>
          <w:rFonts w:ascii="Cambria Math" w:hAnsi="Cambria Math" w:cs="Cambria Math"/>
          <w:lang w:val="en-US"/>
        </w:rPr>
        <w:instrText>‐</w:instrText>
      </w:r>
      <w:r w:rsidR="00F05433">
        <w:rPr>
          <w:lang w:val="en-US"/>
        </w:rPr>
        <w:instrText>Mart</w:instrText>
      </w:r>
      <w:r w:rsidR="00F05433">
        <w:rPr>
          <w:rFonts w:ascii="Aptos" w:hAnsi="Aptos" w:cs="Aptos"/>
          <w:lang w:val="en-US"/>
        </w:rPr>
        <w:instrText>í</w:instrText>
      </w:r>
      <w:r w:rsidR="00F05433">
        <w:rPr>
          <w:lang w:val="en-US"/>
        </w:rPr>
        <w:instrText>nez","given":"Andr</w:instrText>
      </w:r>
      <w:r w:rsidR="00F05433">
        <w:rPr>
          <w:rFonts w:ascii="Aptos" w:hAnsi="Aptos" w:cs="Aptos"/>
          <w:lang w:val="en-US"/>
        </w:rPr>
        <w:instrText>é</w:instrText>
      </w:r>
      <w:r w:rsidR="00F05433">
        <w:rPr>
          <w:lang w:val="en-US"/>
        </w:rPr>
        <w:instrText xml:space="preserve">s F."}],"issued":{"date-parts":[["2021",12]]}}}],"schema":"https://github.com/citation-style-language/schema/raw/master/csl-citation.json"} </w:instrText>
      </w:r>
      <w:r w:rsidR="001F3655">
        <w:rPr>
          <w:lang w:val="en-US"/>
        </w:rPr>
        <w:fldChar w:fldCharType="separate"/>
      </w:r>
      <w:r w:rsidR="001F3655" w:rsidRPr="001F3655">
        <w:rPr>
          <w:rFonts w:ascii="Aptos" w:hAnsi="Aptos" w:cs="Times New Roman"/>
          <w:vertAlign w:val="superscript"/>
          <w:lang w:val="en-US"/>
        </w:rPr>
        <w:t>3</w:t>
      </w:r>
      <w:r w:rsidR="001F3655">
        <w:rPr>
          <w:lang w:val="en-US"/>
        </w:rPr>
        <w:fldChar w:fldCharType="end"/>
      </w:r>
      <w:r w:rsidR="008B5595">
        <w:rPr>
          <w:lang w:val="en-US"/>
        </w:rPr>
        <w:t>,</w:t>
      </w:r>
      <w:r w:rsidR="004C30D6">
        <w:rPr>
          <w:lang w:val="en-US"/>
        </w:rPr>
        <w:t xml:space="preserve"> 6</w:t>
      </w:r>
      <w:ins w:id="129" w:author="Meggan Harris" w:date="2025-08-29T09:53:00Z">
        <w:r w:rsidR="00C95EE8" w:rsidRPr="00C95EE8">
          <w:rPr>
            <w:lang w:val="en-US"/>
          </w:rPr>
          <w:t>·</w:t>
        </w:r>
      </w:ins>
      <w:del w:id="130" w:author="Meggan Harris" w:date="2025-08-29T09:53:00Z" w16du:dateUtc="2025-08-29T07:53:00Z">
        <w:r w:rsidR="004C30D6" w:rsidDel="00C95EE8">
          <w:rPr>
            <w:lang w:val="en-US"/>
          </w:rPr>
          <w:delText>.</w:delText>
        </w:r>
      </w:del>
      <w:r w:rsidR="004C30D6">
        <w:rPr>
          <w:lang w:val="en-US"/>
        </w:rPr>
        <w:t>3%</w:t>
      </w:r>
      <w:r w:rsidR="009E5277">
        <w:rPr>
          <w:lang w:val="en-US"/>
        </w:rPr>
        <w:t xml:space="preserve"> (95% CI 4</w:t>
      </w:r>
      <w:ins w:id="131" w:author="Meggan Harris" w:date="2025-08-29T09:53:00Z">
        <w:r w:rsidR="00C95EE8" w:rsidRPr="00C95EE8">
          <w:rPr>
            <w:lang w:val="en-US"/>
          </w:rPr>
          <w:t>·</w:t>
        </w:r>
      </w:ins>
      <w:del w:id="132" w:author="Meggan Harris" w:date="2025-08-29T09:53:00Z" w16du:dateUtc="2025-08-29T07:53:00Z">
        <w:r w:rsidR="009E5277" w:rsidDel="00C95EE8">
          <w:rPr>
            <w:lang w:val="en-US"/>
          </w:rPr>
          <w:delText>.</w:delText>
        </w:r>
      </w:del>
      <w:r w:rsidR="009E5277">
        <w:rPr>
          <w:lang w:val="en-US"/>
        </w:rPr>
        <w:t>9-8</w:t>
      </w:r>
      <w:r w:rsidR="004C30D6">
        <w:rPr>
          <w:lang w:val="en-US"/>
        </w:rPr>
        <w:t xml:space="preserve">), by the yearly </w:t>
      </w:r>
      <w:r w:rsidR="009E5277">
        <w:rPr>
          <w:lang w:val="en-US"/>
        </w:rPr>
        <w:t xml:space="preserve">population </w:t>
      </w:r>
      <w:r w:rsidR="004C30D6">
        <w:rPr>
          <w:lang w:val="en-US"/>
        </w:rPr>
        <w:t xml:space="preserve">mortality </w:t>
      </w:r>
      <w:del w:id="133" w:author="Meggan Harris" w:date="2025-08-29T09:40:00Z" w16du:dateUtc="2025-08-29T07:40:00Z">
        <w:r w:rsidR="009E5277" w:rsidDel="00AF458F">
          <w:rPr>
            <w:lang w:val="en-US"/>
          </w:rPr>
          <w:delText xml:space="preserve">of </w:delText>
        </w:r>
      </w:del>
      <w:ins w:id="134" w:author="Meggan Harris" w:date="2025-08-29T09:40:00Z" w16du:dateUtc="2025-08-29T07:40:00Z">
        <w:r w:rsidR="00AF458F">
          <w:rPr>
            <w:lang w:val="en-US"/>
          </w:rPr>
          <w:t>in</w:t>
        </w:r>
        <w:r w:rsidR="00AF458F">
          <w:rPr>
            <w:lang w:val="en-US"/>
          </w:rPr>
          <w:t xml:space="preserve"> </w:t>
        </w:r>
      </w:ins>
      <w:r w:rsidR="009E5277">
        <w:rPr>
          <w:lang w:val="en-US"/>
        </w:rPr>
        <w:t>the 50-55 year group, yielding</w:t>
      </w:r>
      <w:ins w:id="135" w:author="Meggan Harris" w:date="2025-08-29T09:40:00Z" w16du:dateUtc="2025-08-29T07:40:00Z">
        <w:r w:rsidR="00FB67B5">
          <w:rPr>
            <w:lang w:val="en-US"/>
          </w:rPr>
          <w:t xml:space="preserve"> an RR of</w:t>
        </w:r>
      </w:ins>
      <w:r w:rsidR="004C30D6">
        <w:rPr>
          <w:lang w:val="en-US"/>
        </w:rPr>
        <w:t xml:space="preserve"> </w:t>
      </w:r>
      <w:r w:rsidR="00956216">
        <w:rPr>
          <w:lang w:val="en-US"/>
        </w:rPr>
        <w:t>12</w:t>
      </w:r>
      <w:r w:rsidR="009E5277">
        <w:rPr>
          <w:lang w:val="en-US"/>
        </w:rPr>
        <w:t xml:space="preserve"> (95% CI </w:t>
      </w:r>
      <w:r w:rsidR="00DC4368">
        <w:rPr>
          <w:lang w:val="en-US"/>
        </w:rPr>
        <w:t>4</w:t>
      </w:r>
      <w:r w:rsidR="009E5277">
        <w:rPr>
          <w:lang w:val="en-US"/>
        </w:rPr>
        <w:t>-</w:t>
      </w:r>
      <w:r w:rsidR="00956216">
        <w:rPr>
          <w:lang w:val="en-US"/>
        </w:rPr>
        <w:t>1</w:t>
      </w:r>
      <w:r w:rsidR="00533396">
        <w:rPr>
          <w:lang w:val="en-US"/>
        </w:rPr>
        <w:t>6</w:t>
      </w:r>
      <w:r w:rsidR="009E5277">
        <w:rPr>
          <w:lang w:val="en-US"/>
        </w:rPr>
        <w:t>).</w:t>
      </w:r>
      <w:r w:rsidR="004C30D6">
        <w:rPr>
          <w:lang w:val="en-US"/>
        </w:rPr>
        <w:br/>
        <w:t xml:space="preserve">- After calibration it was </w:t>
      </w:r>
      <w:commentRangeStart w:id="136"/>
      <w:ins w:id="137" w:author="Meggan Harris" w:date="2025-08-29T09:47:00Z" w16du:dateUtc="2025-08-29T07:47:00Z">
        <w:r w:rsidR="00EA3296" w:rsidRPr="00EA3296">
          <w:rPr>
            <w:highlight w:val="yellow"/>
            <w:lang w:val="en-US"/>
            <w:rPrChange w:id="138" w:author="Meggan Harris" w:date="2025-08-29T09:47:00Z" w16du:dateUtc="2025-08-29T07:47:00Z">
              <w:rPr>
                <w:lang w:val="en-US"/>
              </w:rPr>
            </w:rPrChange>
          </w:rPr>
          <w:t>RR</w:t>
        </w:r>
      </w:ins>
      <w:commentRangeEnd w:id="136"/>
      <w:ins w:id="139" w:author="Meggan Harris" w:date="2025-08-29T10:57:00Z" w16du:dateUtc="2025-08-29T08:57:00Z">
        <w:r w:rsidR="00341D9B">
          <w:rPr>
            <w:rStyle w:val="CommentReference"/>
          </w:rPr>
          <w:commentReference w:id="136"/>
        </w:r>
      </w:ins>
      <w:ins w:id="140" w:author="Meggan Harris" w:date="2025-08-29T09:47:00Z" w16du:dateUtc="2025-08-29T07:47:00Z">
        <w:r w:rsidR="00EA3296">
          <w:rPr>
            <w:lang w:val="en-US"/>
          </w:rPr>
          <w:t xml:space="preserve"> </w:t>
        </w:r>
      </w:ins>
      <w:r w:rsidR="00DC4368">
        <w:rPr>
          <w:lang w:val="en-US"/>
        </w:rPr>
        <w:t>2</w:t>
      </w:r>
      <w:ins w:id="141" w:author="Meggan Harris" w:date="2025-08-29T09:53:00Z">
        <w:r w:rsidR="00C95EE8" w:rsidRPr="00C95EE8">
          <w:rPr>
            <w:lang w:val="en-US"/>
          </w:rPr>
          <w:t>·</w:t>
        </w:r>
      </w:ins>
      <w:del w:id="142" w:author="Meggan Harris" w:date="2025-08-29T09:53:00Z" w16du:dateUtc="2025-08-29T07:53:00Z">
        <w:r w:rsidR="00DC4368" w:rsidDel="00C95EE8">
          <w:rPr>
            <w:lang w:val="en-US"/>
          </w:rPr>
          <w:delText>.</w:delText>
        </w:r>
      </w:del>
      <w:r w:rsidR="002633A3">
        <w:rPr>
          <w:lang w:val="en-US"/>
        </w:rPr>
        <w:t>45</w:t>
      </w:r>
      <w:r w:rsidR="004C30D6">
        <w:rPr>
          <w:lang w:val="en-US"/>
        </w:rPr>
        <w:t>.</w:t>
      </w:r>
      <w:r w:rsidR="004C30D6">
        <w:rPr>
          <w:lang w:val="en-US"/>
        </w:rPr>
        <w:br/>
        <w:t>- In the OWSA</w:t>
      </w:r>
      <w:ins w:id="143" w:author="Meggan Harris" w:date="2025-08-29T09:41:00Z" w16du:dateUtc="2025-08-29T07:41:00Z">
        <w:r w:rsidR="00FB67B5">
          <w:rPr>
            <w:lang w:val="en-US"/>
          </w:rPr>
          <w:t>,</w:t>
        </w:r>
      </w:ins>
      <w:r w:rsidR="004C30D6">
        <w:rPr>
          <w:lang w:val="en-US"/>
        </w:rPr>
        <w:t xml:space="preserve"> the range used was</w:t>
      </w:r>
      <w:del w:id="144" w:author="Meggan Harris" w:date="2025-08-29T09:47:00Z" w16du:dateUtc="2025-08-29T07:47:00Z">
        <w:r w:rsidR="004C30D6" w:rsidDel="00EA3296">
          <w:rPr>
            <w:lang w:val="en-US"/>
          </w:rPr>
          <w:delText xml:space="preserve"> </w:delText>
        </w:r>
      </w:del>
      <w:ins w:id="145" w:author="Meggan Harris" w:date="2025-08-29T09:47:00Z" w16du:dateUtc="2025-08-29T07:47:00Z">
        <w:r w:rsidR="00EA3296">
          <w:rPr>
            <w:lang w:val="en-US"/>
          </w:rPr>
          <w:t xml:space="preserve"> </w:t>
        </w:r>
        <w:r w:rsidR="00EA3296" w:rsidRPr="00EA3296">
          <w:rPr>
            <w:highlight w:val="yellow"/>
            <w:lang w:val="en-US"/>
            <w:rPrChange w:id="146" w:author="Meggan Harris" w:date="2025-08-29T09:47:00Z" w16du:dateUtc="2025-08-29T07:47:00Z">
              <w:rPr>
                <w:lang w:val="en-US"/>
              </w:rPr>
            </w:rPrChange>
          </w:rPr>
          <w:t>RR</w:t>
        </w:r>
        <w:r w:rsidR="00EA3296">
          <w:rPr>
            <w:lang w:val="en-US"/>
          </w:rPr>
          <w:t xml:space="preserve"> </w:t>
        </w:r>
      </w:ins>
      <w:r w:rsidR="00DC4368">
        <w:rPr>
          <w:lang w:val="en-US"/>
        </w:rPr>
        <w:t>1</w:t>
      </w:r>
      <w:ins w:id="147" w:author="Meggan Harris" w:date="2025-08-29T09:53:00Z">
        <w:r w:rsidR="00C95EE8" w:rsidRPr="00C95EE8">
          <w:rPr>
            <w:lang w:val="en-US"/>
          </w:rPr>
          <w:t>·</w:t>
        </w:r>
      </w:ins>
      <w:del w:id="148" w:author="Meggan Harris" w:date="2025-08-29T09:53:00Z" w16du:dateUtc="2025-08-29T07:53:00Z">
        <w:r w:rsidR="00DC4368" w:rsidDel="00C95EE8">
          <w:rPr>
            <w:lang w:val="en-US"/>
          </w:rPr>
          <w:delText>.</w:delText>
        </w:r>
      </w:del>
      <w:r w:rsidR="00DC4368">
        <w:rPr>
          <w:lang w:val="en-US"/>
        </w:rPr>
        <w:t>1</w:t>
      </w:r>
      <w:r w:rsidR="004C30D6">
        <w:rPr>
          <w:lang w:val="en-US"/>
        </w:rPr>
        <w:t>-</w:t>
      </w:r>
      <w:r w:rsidR="00DC4368">
        <w:rPr>
          <w:lang w:val="en-US"/>
        </w:rPr>
        <w:t>5</w:t>
      </w:r>
      <w:r w:rsidR="004C30D6">
        <w:rPr>
          <w:lang w:val="en-US"/>
        </w:rPr>
        <w:t>.</w:t>
      </w:r>
      <w:r w:rsidR="004C30D6">
        <w:rPr>
          <w:lang w:val="en-US"/>
        </w:rPr>
        <w:br/>
        <w:t>- in the PSA</w:t>
      </w:r>
      <w:ins w:id="149" w:author="Meggan Harris" w:date="2025-08-29T09:41:00Z" w16du:dateUtc="2025-08-29T07:41:00Z">
        <w:r w:rsidR="00FB67B5">
          <w:rPr>
            <w:lang w:val="en-US"/>
          </w:rPr>
          <w:t>,</w:t>
        </w:r>
      </w:ins>
      <w:r w:rsidR="004C30D6">
        <w:rPr>
          <w:lang w:val="en-US"/>
        </w:rPr>
        <w:t xml:space="preserve"> </w:t>
      </w:r>
      <w:r w:rsidR="00DC4368">
        <w:rPr>
          <w:lang w:val="en-US"/>
        </w:rPr>
        <w:t>2</w:t>
      </w:r>
      <w:ins w:id="150" w:author="Meggan Harris" w:date="2025-08-29T09:53:00Z">
        <w:r w:rsidR="00C95EE8" w:rsidRPr="00C95EE8">
          <w:rPr>
            <w:lang w:val="en-US"/>
          </w:rPr>
          <w:t>·</w:t>
        </w:r>
      </w:ins>
      <w:del w:id="151" w:author="Meggan Harris" w:date="2025-08-29T09:53:00Z" w16du:dateUtc="2025-08-29T07:53:00Z">
        <w:r w:rsidR="00DC4368" w:rsidDel="00C95EE8">
          <w:rPr>
            <w:lang w:val="en-US"/>
          </w:rPr>
          <w:delText>.</w:delText>
        </w:r>
      </w:del>
      <w:r w:rsidR="002633A3">
        <w:rPr>
          <w:lang w:val="en-US"/>
        </w:rPr>
        <w:t>45</w:t>
      </w:r>
      <w:r w:rsidR="004C30D6">
        <w:rPr>
          <w:lang w:val="en-US"/>
        </w:rPr>
        <w:t xml:space="preserve"> was used as</w:t>
      </w:r>
      <w:r w:rsidR="0066794F">
        <w:rPr>
          <w:lang w:val="en-US"/>
        </w:rPr>
        <w:t xml:space="preserve"> a mean and </w:t>
      </w:r>
      <w:r w:rsidR="00DC4368">
        <w:rPr>
          <w:lang w:val="en-US"/>
        </w:rPr>
        <w:t>1</w:t>
      </w:r>
      <w:ins w:id="152" w:author="Meggan Harris" w:date="2025-08-29T09:53:00Z">
        <w:r w:rsidR="00C95EE8" w:rsidRPr="00C95EE8">
          <w:rPr>
            <w:lang w:val="en-US"/>
          </w:rPr>
          <w:t>·</w:t>
        </w:r>
      </w:ins>
      <w:del w:id="153" w:author="Meggan Harris" w:date="2025-08-29T09:53:00Z" w16du:dateUtc="2025-08-29T07:53:00Z">
        <w:r w:rsidR="00DC4368" w:rsidDel="00C95EE8">
          <w:rPr>
            <w:lang w:val="en-US"/>
          </w:rPr>
          <w:delText>.</w:delText>
        </w:r>
      </w:del>
      <w:r w:rsidR="00DC4368">
        <w:rPr>
          <w:lang w:val="en-US"/>
        </w:rPr>
        <w:t>1</w:t>
      </w:r>
      <w:r w:rsidR="0066794F">
        <w:rPr>
          <w:lang w:val="en-US"/>
        </w:rPr>
        <w:t>-</w:t>
      </w:r>
      <w:r w:rsidR="00DC4368">
        <w:rPr>
          <w:lang w:val="en-US"/>
        </w:rPr>
        <w:t>5</w:t>
      </w:r>
      <w:r w:rsidR="0066794F">
        <w:rPr>
          <w:lang w:val="en-US"/>
        </w:rPr>
        <w:t xml:space="preserve"> as the 95% CI of a lognormal distribution.</w:t>
      </w:r>
      <w:r w:rsidR="004C30D6">
        <w:rPr>
          <w:lang w:val="en-US"/>
        </w:rPr>
        <w:t xml:space="preserve"> </w:t>
      </w:r>
      <w:r w:rsidR="00F54F70">
        <w:rPr>
          <w:lang w:val="en-US"/>
        </w:rPr>
        <w:br/>
      </w:r>
    </w:p>
    <w:p w14:paraId="2377A93D" w14:textId="1A105FC9" w:rsidR="00F54F70" w:rsidRPr="00F54F70" w:rsidRDefault="00F54F70" w:rsidP="00F54F70">
      <w:pPr>
        <w:pStyle w:val="ListParagraph"/>
        <w:numPr>
          <w:ilvl w:val="0"/>
          <w:numId w:val="1"/>
        </w:numPr>
        <w:rPr>
          <w:lang w:val="en-US"/>
        </w:rPr>
      </w:pPr>
      <w:r>
        <w:rPr>
          <w:lang w:val="en-US"/>
        </w:rPr>
        <w:t>Mortality due to Chronic Chagas digestive disease</w:t>
      </w:r>
      <w:r>
        <w:rPr>
          <w:lang w:val="en-US"/>
        </w:rPr>
        <w:br/>
      </w:r>
      <w:r>
        <w:rPr>
          <w:lang w:val="en-US"/>
        </w:rPr>
        <w:br/>
      </w:r>
      <w:del w:id="154" w:author="Meggan Harris" w:date="2025-08-29T09:41:00Z" w16du:dateUtc="2025-08-29T07:41:00Z">
        <w:r w:rsidDel="00FB67B5">
          <w:rPr>
            <w:lang w:val="en-US"/>
          </w:rPr>
          <w:delText>A relative risk</w:delText>
        </w:r>
      </w:del>
      <w:ins w:id="155" w:author="Meggan Harris" w:date="2025-08-29T09:41:00Z" w16du:dateUtc="2025-08-29T07:41:00Z">
        <w:r w:rsidR="00FB67B5">
          <w:rPr>
            <w:lang w:val="en-US"/>
          </w:rPr>
          <w:t>The RR</w:t>
        </w:r>
      </w:ins>
      <w:r>
        <w:rPr>
          <w:lang w:val="en-US"/>
        </w:rPr>
        <w:t xml:space="preserve"> was used and estimated</w:t>
      </w:r>
      <w:ins w:id="156" w:author="Meggan Harris" w:date="2025-08-29T09:41:00Z" w16du:dateUtc="2025-08-29T07:41:00Z">
        <w:r w:rsidR="00FB67B5">
          <w:rPr>
            <w:lang w:val="en-US"/>
          </w:rPr>
          <w:t>,</w:t>
        </w:r>
      </w:ins>
      <w:r>
        <w:rPr>
          <w:lang w:val="en-US"/>
        </w:rPr>
        <w:t xml:space="preserve"> taking the values </w:t>
      </w:r>
      <w:del w:id="157" w:author="Meggan Harris" w:date="2025-08-29T09:41:00Z" w16du:dateUtc="2025-08-29T07:41:00Z">
        <w:r w:rsidDel="00FB67B5">
          <w:rPr>
            <w:lang w:val="en-US"/>
          </w:rPr>
          <w:delText xml:space="preserve">referred </w:delText>
        </w:r>
      </w:del>
      <w:ins w:id="158" w:author="Meggan Harris" w:date="2025-08-29T09:41:00Z" w16du:dateUtc="2025-08-29T07:41:00Z">
        <w:r w:rsidR="00FB67B5">
          <w:rPr>
            <w:lang w:val="en-US"/>
          </w:rPr>
          <w:t>re</w:t>
        </w:r>
        <w:r w:rsidR="00FB67B5">
          <w:rPr>
            <w:lang w:val="en-US"/>
          </w:rPr>
          <w:t>ported</w:t>
        </w:r>
        <w:r w:rsidR="00FB67B5">
          <w:rPr>
            <w:lang w:val="en-US"/>
          </w:rPr>
          <w:t xml:space="preserve"> </w:t>
        </w:r>
      </w:ins>
      <w:r>
        <w:rPr>
          <w:lang w:val="en-US"/>
        </w:rPr>
        <w:t>by Cu</w:t>
      </w:r>
      <w:r w:rsidR="001F3655">
        <w:rPr>
          <w:lang w:val="en-US"/>
        </w:rPr>
        <w:t>c</w:t>
      </w:r>
      <w:r>
        <w:rPr>
          <w:lang w:val="en-US"/>
        </w:rPr>
        <w:t>unub</w:t>
      </w:r>
      <w:r w:rsidR="001F3655">
        <w:rPr>
          <w:lang w:val="en-US"/>
        </w:rPr>
        <w:t>á</w:t>
      </w:r>
      <w:r>
        <w:rPr>
          <w:lang w:val="en-US"/>
        </w:rPr>
        <w:t xml:space="preserve"> et al. 2016</w:t>
      </w:r>
      <w:del w:id="159" w:author="Meggan Harris" w:date="2025-08-29T09:41:00Z" w16du:dateUtc="2025-08-29T07:41:00Z">
        <w:r w:rsidDel="00FB67B5">
          <w:rPr>
            <w:lang w:val="en-US"/>
          </w:rPr>
          <w:delText>.</w:delText>
        </w:r>
      </w:del>
      <w:r w:rsidR="001F3655">
        <w:rPr>
          <w:lang w:val="en-US"/>
        </w:rPr>
        <w:fldChar w:fldCharType="begin"/>
      </w:r>
      <w:r w:rsidR="001F3655">
        <w:rPr>
          <w:lang w:val="en-US"/>
        </w:rPr>
        <w:instrText xml:space="preserve"> ADDIN ZOTERO_ITEM CSL_CITATION {"citationID":"6qlZuU0s","properties":{"formattedCitation":"\\super 4\\nosupersub{}","plainCitation":"4","noteIndex":0},"citationItems":[{"id":153,"uris":["http://zotero.org/groups/5772643/items/CUJ7KETW"],"itemData":{"id":153,"type":"article-journal","abstract":"Background: The clinical outcomes associated with Chagas disease remain poorly understood. In addition to the burden of morbidity, the burden of mortality due to Trypanosoma cruzi infection can be substantial, yet its quantification has eluded rigorous scrutiny. This is partly due to considerable heterogeneity between studies, which can influence the resulting estimates. There is a pressing need for accurate estimates of mortality due to Chagas disease that can be used to improve mathematical modelling, burden of disease evaluations, and cost-effectiveness studies.\nMethods: A systematic literature review was conducted to select observational studies comparing mortality in populations with and without a diagnosis of Chagas disease using the PubMed, MEDLINE, EMBASE, Web of Science and LILACS databases, without restrictions on language or date of publication. The primary outcome of interest was mortality (as all-cause mortality, sudden cardiac death, heart transplant or cardiovascular deaths). Data were analysed using a random-effects model to obtain the relative risk (RR) of mortality, the attributable risk percent (ARP), and the annual mortality rates (AMR). The statistic I2 (proportion of variance in the meta-analysis due to study heterogeneity) was calculated. Sensitivity analyses and publication bias test were also conducted.\nResults: Twenty five studies were selected for quantitative analysis, providing data on 10,638 patients, 53,346 patient-years of follow-up, and 2739 events. Pooled estimates revealed that Chagas disease patients have significantly higher AMR compared with non-Chagas disease patients (0.18 versus 0.10; RR = 1.74, 95 % CI 1.49–2.03). Substantial heterogeneity was found among studies (I2 = 67.3 %). The ARP above background mortality was 42.5 %. Through a sub-analysis patients were classified by clinical group (severe, moderate, asymptomatic). While RR did not differ significantly between clinical groups, important differences in AMR were found: AMR = 0.43 in Chagas vs. 0.29 in non-Chagas patients (RR = 1.40, 95 % CI 1.21–1.62) in the severe group; AMR = 0.16 (Chagas) vs. 0.08 (nonChagas) (RR = 2.10, 95 % CI 1.52-2.91) in the moderate group, and AMR = 0.02 vs. 0.01 (RR = 1.42, 95 % CI 1.14–1.77) in the asymptomatic group. Meta-regression showed no evidence of study-level covariates on the effect size. Publication bias was not statistically significant (Egger's test p=0.08).\nConclusions: The results indicate a statistically significant excess of mortality due to Chagas disease that is shared among both symptomatic and asymptomatic populations.","container-title":"Parasites &amp; Vectors","DOI":"10.1186/s13071-016-1315-x","ISSN":"1756-3305","issue":"1","journalAbbreviation":"Parasites Vectors","language":"en","page":"42","source":"DOI.org (Crossref)","title":"Increased mortality attributed to Chagas disease: a systematic review and meta-analysis","title-short":"Increased mortality attributed to Chagas disease","volume":"9","author":[{"family":"Cucunubá","given":"Zulma M."},{"family":"Okuwoga","given":"Omolade"},{"family":"Basáñez","given":"María-Gloria"},{"family":"Nouvellet","given":"Pierre"}],"issued":{"date-parts":[["2016",12]]}}}],"schema":"https://github.com/citation-style-language/schema/raw/master/csl-citation.json"} </w:instrText>
      </w:r>
      <w:r w:rsidR="001F3655">
        <w:rPr>
          <w:lang w:val="en-US"/>
        </w:rPr>
        <w:fldChar w:fldCharType="separate"/>
      </w:r>
      <w:r w:rsidR="001F3655" w:rsidRPr="001F3655">
        <w:rPr>
          <w:rFonts w:ascii="Aptos" w:hAnsi="Aptos" w:cs="Times New Roman"/>
          <w:vertAlign w:val="superscript"/>
          <w:lang w:val="en-US"/>
        </w:rPr>
        <w:t>4</w:t>
      </w:r>
      <w:r w:rsidR="001F3655">
        <w:rPr>
          <w:lang w:val="en-US"/>
        </w:rPr>
        <w:fldChar w:fldCharType="end"/>
      </w:r>
      <w:r>
        <w:rPr>
          <w:lang w:val="en-US"/>
        </w:rPr>
        <w:t xml:space="preserve"> </w:t>
      </w:r>
      <w:ins w:id="160" w:author="Meggan Harris" w:date="2025-08-29T09:41:00Z" w16du:dateUtc="2025-08-29T07:41:00Z">
        <w:r w:rsidR="00FB67B5">
          <w:rPr>
            <w:lang w:val="en-US"/>
          </w:rPr>
          <w:t>(</w:t>
        </w:r>
        <w:r w:rsidR="00FB67B5" w:rsidRPr="00341D9B">
          <w:rPr>
            <w:highlight w:val="yellow"/>
            <w:lang w:val="en-US"/>
            <w:rPrChange w:id="161" w:author="Meggan Harris" w:date="2025-08-29T10:57:00Z" w16du:dateUtc="2025-08-29T08:57:00Z">
              <w:rPr>
                <w:lang w:val="en-US"/>
              </w:rPr>
            </w:rPrChange>
          </w:rPr>
          <w:t>RR</w:t>
        </w:r>
        <w:r w:rsidR="00FB67B5">
          <w:rPr>
            <w:lang w:val="en-US"/>
          </w:rPr>
          <w:t xml:space="preserve"> </w:t>
        </w:r>
      </w:ins>
      <w:r>
        <w:rPr>
          <w:lang w:val="en-US"/>
        </w:rPr>
        <w:t>2</w:t>
      </w:r>
      <w:ins w:id="162" w:author="Meggan Harris" w:date="2025-08-29T09:53:00Z">
        <w:r w:rsidR="00C95EE8" w:rsidRPr="00C95EE8">
          <w:rPr>
            <w:lang w:val="en-US"/>
          </w:rPr>
          <w:t>·</w:t>
        </w:r>
      </w:ins>
      <w:del w:id="163" w:author="Meggan Harris" w:date="2025-08-29T09:53:00Z" w16du:dateUtc="2025-08-29T07:53:00Z">
        <w:r w:rsidDel="00C95EE8">
          <w:rPr>
            <w:lang w:val="en-US"/>
          </w:rPr>
          <w:delText>.</w:delText>
        </w:r>
      </w:del>
      <w:r>
        <w:rPr>
          <w:lang w:val="en-US"/>
        </w:rPr>
        <w:t>1, 95% CI 1</w:t>
      </w:r>
      <w:ins w:id="164" w:author="Meggan Harris" w:date="2025-08-29T09:53:00Z">
        <w:r w:rsidR="00C95EE8" w:rsidRPr="00C95EE8">
          <w:rPr>
            <w:lang w:val="en-US"/>
          </w:rPr>
          <w:t>·</w:t>
        </w:r>
      </w:ins>
      <w:del w:id="165" w:author="Meggan Harris" w:date="2025-08-29T09:53:00Z" w16du:dateUtc="2025-08-29T07:53:00Z">
        <w:r w:rsidDel="00C95EE8">
          <w:rPr>
            <w:lang w:val="en-US"/>
          </w:rPr>
          <w:delText>.</w:delText>
        </w:r>
      </w:del>
      <w:r>
        <w:rPr>
          <w:lang w:val="en-US"/>
        </w:rPr>
        <w:t>52-2</w:t>
      </w:r>
      <w:ins w:id="166" w:author="Meggan Harris" w:date="2025-08-29T09:53:00Z">
        <w:r w:rsidR="00C95EE8" w:rsidRPr="00C95EE8">
          <w:rPr>
            <w:lang w:val="en-US"/>
          </w:rPr>
          <w:t>·</w:t>
        </w:r>
      </w:ins>
      <w:del w:id="167" w:author="Meggan Harris" w:date="2025-08-29T09:53:00Z" w16du:dateUtc="2025-08-29T07:53:00Z">
        <w:r w:rsidDel="00C95EE8">
          <w:rPr>
            <w:lang w:val="en-US"/>
          </w:rPr>
          <w:delText>.</w:delText>
        </w:r>
      </w:del>
      <w:r>
        <w:rPr>
          <w:lang w:val="en-US"/>
        </w:rPr>
        <w:t>91</w:t>
      </w:r>
      <w:ins w:id="168" w:author="Meggan Harris" w:date="2025-08-29T09:41:00Z" w16du:dateUtc="2025-08-29T07:41:00Z">
        <w:r w:rsidR="00FB67B5">
          <w:rPr>
            <w:lang w:val="en-US"/>
          </w:rPr>
          <w:t>)</w:t>
        </w:r>
      </w:ins>
      <w:r>
        <w:rPr>
          <w:lang w:val="en-US"/>
        </w:rPr>
        <w:t>.</w:t>
      </w:r>
      <w:r>
        <w:rPr>
          <w:lang w:val="en-US"/>
        </w:rPr>
        <w:br/>
        <w:t>- After calibration</w:t>
      </w:r>
      <w:ins w:id="169" w:author="Meggan Harris" w:date="2025-08-29T09:41:00Z" w16du:dateUtc="2025-08-29T07:41:00Z">
        <w:r w:rsidR="00FB67B5">
          <w:rPr>
            <w:lang w:val="en-US"/>
          </w:rPr>
          <w:t>, the</w:t>
        </w:r>
      </w:ins>
      <w:r>
        <w:rPr>
          <w:lang w:val="en-US"/>
        </w:rPr>
        <w:t xml:space="preserve"> best value was </w:t>
      </w:r>
      <w:ins w:id="170" w:author="Meggan Harris" w:date="2025-08-29T10:57:00Z" w16du:dateUtc="2025-08-29T08:57:00Z">
        <w:r w:rsidR="00341D9B" w:rsidRPr="005F57B0">
          <w:rPr>
            <w:highlight w:val="yellow"/>
            <w:lang w:val="en-US"/>
          </w:rPr>
          <w:t>RR</w:t>
        </w:r>
        <w:r w:rsidR="00341D9B">
          <w:rPr>
            <w:lang w:val="en-US"/>
          </w:rPr>
          <w:t xml:space="preserve"> </w:t>
        </w:r>
      </w:ins>
      <w:r w:rsidR="00064176">
        <w:rPr>
          <w:lang w:val="en-US"/>
        </w:rPr>
        <w:t>1</w:t>
      </w:r>
      <w:ins w:id="171" w:author="Meggan Harris" w:date="2025-08-29T09:53:00Z">
        <w:r w:rsidR="00C95EE8" w:rsidRPr="00C95EE8">
          <w:rPr>
            <w:lang w:val="en-US"/>
          </w:rPr>
          <w:t>·</w:t>
        </w:r>
      </w:ins>
      <w:del w:id="172" w:author="Meggan Harris" w:date="2025-08-29T09:53:00Z" w16du:dateUtc="2025-08-29T07:53:00Z">
        <w:r w:rsidR="00064176" w:rsidDel="00C95EE8">
          <w:rPr>
            <w:lang w:val="en-US"/>
          </w:rPr>
          <w:delText>.</w:delText>
        </w:r>
      </w:del>
      <w:r w:rsidR="002633A3">
        <w:rPr>
          <w:lang w:val="en-US"/>
        </w:rPr>
        <w:t>06</w:t>
      </w:r>
      <w:r>
        <w:rPr>
          <w:lang w:val="en-US"/>
        </w:rPr>
        <w:t>.</w:t>
      </w:r>
      <w:r>
        <w:rPr>
          <w:lang w:val="en-US"/>
        </w:rPr>
        <w:br/>
        <w:t>- In the OWSA</w:t>
      </w:r>
      <w:ins w:id="173" w:author="Meggan Harris" w:date="2025-08-29T09:41:00Z" w16du:dateUtc="2025-08-29T07:41:00Z">
        <w:r w:rsidR="00FB67B5">
          <w:rPr>
            <w:lang w:val="en-US"/>
          </w:rPr>
          <w:t>,</w:t>
        </w:r>
      </w:ins>
      <w:r>
        <w:rPr>
          <w:lang w:val="en-US"/>
        </w:rPr>
        <w:t xml:space="preserve"> the range used was </w:t>
      </w:r>
      <w:ins w:id="174" w:author="Meggan Harris" w:date="2025-08-29T10:57:00Z" w16du:dateUtc="2025-08-29T08:57:00Z">
        <w:r w:rsidR="00341D9B" w:rsidRPr="005F57B0">
          <w:rPr>
            <w:highlight w:val="yellow"/>
            <w:lang w:val="en-US"/>
          </w:rPr>
          <w:t>RR</w:t>
        </w:r>
        <w:r w:rsidR="00341D9B">
          <w:rPr>
            <w:lang w:val="en-US"/>
          </w:rPr>
          <w:t xml:space="preserve"> </w:t>
        </w:r>
      </w:ins>
      <w:r>
        <w:rPr>
          <w:lang w:val="en-US"/>
        </w:rPr>
        <w:t>1-</w:t>
      </w:r>
      <w:r w:rsidR="00472D1E">
        <w:rPr>
          <w:lang w:val="en-US"/>
        </w:rPr>
        <w:t>2</w:t>
      </w:r>
      <w:ins w:id="175" w:author="Meggan Harris" w:date="2025-08-29T09:53:00Z">
        <w:r w:rsidR="00C95EE8" w:rsidRPr="00C95EE8">
          <w:rPr>
            <w:lang w:val="en-US"/>
          </w:rPr>
          <w:t>·</w:t>
        </w:r>
      </w:ins>
      <w:del w:id="176" w:author="Meggan Harris" w:date="2025-08-29T09:53:00Z" w16du:dateUtc="2025-08-29T07:53:00Z">
        <w:r w:rsidR="00472D1E" w:rsidDel="00C95EE8">
          <w:rPr>
            <w:lang w:val="en-US"/>
          </w:rPr>
          <w:delText>.</w:delText>
        </w:r>
      </w:del>
      <w:r w:rsidR="00472D1E">
        <w:rPr>
          <w:lang w:val="en-US"/>
        </w:rPr>
        <w:t>5</w:t>
      </w:r>
      <w:r>
        <w:rPr>
          <w:lang w:val="en-US"/>
        </w:rPr>
        <w:t>.</w:t>
      </w:r>
      <w:r>
        <w:rPr>
          <w:lang w:val="en-US"/>
        </w:rPr>
        <w:br/>
        <w:t xml:space="preserve">- In the PSA </w:t>
      </w:r>
      <w:ins w:id="177" w:author="Meggan Harris" w:date="2025-08-29T09:41:00Z" w16du:dateUtc="2025-08-29T07:41:00Z">
        <w:r w:rsidR="00FB67B5">
          <w:rPr>
            <w:lang w:val="en-US"/>
          </w:rPr>
          <w:t>,</w:t>
        </w:r>
      </w:ins>
      <w:r w:rsidR="00064176">
        <w:rPr>
          <w:lang w:val="en-US"/>
        </w:rPr>
        <w:t>1</w:t>
      </w:r>
      <w:ins w:id="178" w:author="Meggan Harris" w:date="2025-08-29T09:53:00Z">
        <w:r w:rsidR="00C95EE8" w:rsidRPr="00C95EE8">
          <w:rPr>
            <w:lang w:val="en-US"/>
          </w:rPr>
          <w:t>·</w:t>
        </w:r>
      </w:ins>
      <w:del w:id="179" w:author="Meggan Harris" w:date="2025-08-29T09:53:00Z" w16du:dateUtc="2025-08-29T07:53:00Z">
        <w:r w:rsidR="00064176" w:rsidDel="00C95EE8">
          <w:rPr>
            <w:lang w:val="en-US"/>
          </w:rPr>
          <w:delText>.</w:delText>
        </w:r>
      </w:del>
      <w:r w:rsidR="002633A3">
        <w:rPr>
          <w:lang w:val="en-US"/>
        </w:rPr>
        <w:t>06</w:t>
      </w:r>
      <w:r>
        <w:rPr>
          <w:lang w:val="en-US"/>
        </w:rPr>
        <w:t xml:space="preserve"> was used as a </w:t>
      </w:r>
      <w:r w:rsidR="00774054">
        <w:rPr>
          <w:lang w:val="en-US"/>
        </w:rPr>
        <w:t>mean and 1-2 as the 95% CI of a lognormal distribution.</w:t>
      </w:r>
      <w:r w:rsidRPr="00F54F70">
        <w:rPr>
          <w:lang w:val="en-US"/>
        </w:rPr>
        <w:br/>
      </w:r>
    </w:p>
    <w:p w14:paraId="001C07F4" w14:textId="77777777" w:rsidR="00883C48" w:rsidRDefault="00883C48" w:rsidP="00883C48">
      <w:pPr>
        <w:pStyle w:val="ListParagraph"/>
        <w:rPr>
          <w:lang w:val="en-US"/>
        </w:rPr>
      </w:pPr>
    </w:p>
    <w:p w14:paraId="45DF2268" w14:textId="29FF1AF2" w:rsidR="00AC138D" w:rsidRDefault="004F5656" w:rsidP="004F5656">
      <w:pPr>
        <w:pStyle w:val="ListParagraph"/>
        <w:numPr>
          <w:ilvl w:val="0"/>
          <w:numId w:val="1"/>
        </w:numPr>
        <w:rPr>
          <w:lang w:val="en-US"/>
        </w:rPr>
      </w:pPr>
      <w:r>
        <w:rPr>
          <w:lang w:val="en-US"/>
        </w:rPr>
        <w:t>Probability of transitioning into state with Chagas digestive disease</w:t>
      </w:r>
      <w:del w:id="180" w:author="Meggan Harris" w:date="2025-08-29T09:41:00Z" w16du:dateUtc="2025-08-29T07:41:00Z">
        <w:r w:rsidDel="00FB67B5">
          <w:rPr>
            <w:lang w:val="en-US"/>
          </w:rPr>
          <w:delText>.</w:delText>
        </w:r>
      </w:del>
      <w:r>
        <w:rPr>
          <w:lang w:val="en-US"/>
        </w:rPr>
        <w:br/>
      </w:r>
      <w:r>
        <w:rPr>
          <w:lang w:val="en-US"/>
        </w:rPr>
        <w:br/>
        <w:t>The pre</w:t>
      </w:r>
      <w:r w:rsidR="00774054">
        <w:rPr>
          <w:lang w:val="en-US"/>
        </w:rPr>
        <w:t>-</w:t>
      </w:r>
      <w:r>
        <w:rPr>
          <w:lang w:val="en-US"/>
        </w:rPr>
        <w:t>calibration value chosen from the literature was: 1</w:t>
      </w:r>
      <w:ins w:id="181" w:author="Meggan Harris" w:date="2025-08-29T09:53:00Z">
        <w:r w:rsidR="00725E7E" w:rsidRPr="00725E7E">
          <w:rPr>
            <w:lang w:val="en-US"/>
          </w:rPr>
          <w:t>·</w:t>
        </w:r>
      </w:ins>
      <w:del w:id="182" w:author="Meggan Harris" w:date="2025-08-29T09:53:00Z" w16du:dateUtc="2025-08-29T07:53:00Z">
        <w:r w:rsidDel="00725E7E">
          <w:rPr>
            <w:lang w:val="en-US"/>
          </w:rPr>
          <w:delText>.</w:delText>
        </w:r>
      </w:del>
      <w:r>
        <w:rPr>
          <w:lang w:val="en-US"/>
        </w:rPr>
        <w:t>1%</w:t>
      </w:r>
      <w:r w:rsidR="00A44AC0">
        <w:rPr>
          <w:lang w:val="en-US"/>
        </w:rPr>
        <w:t xml:space="preserve"> (CI 95%</w:t>
      </w:r>
      <w:del w:id="183" w:author="Meggan Harris" w:date="2025-08-29T09:53:00Z" w16du:dateUtc="2025-08-29T07:53:00Z">
        <w:r w:rsidR="00A44AC0" w:rsidDel="00725E7E">
          <w:rPr>
            <w:lang w:val="en-US"/>
          </w:rPr>
          <w:delText>,</w:delText>
        </w:r>
      </w:del>
      <w:r w:rsidR="00A44AC0">
        <w:rPr>
          <w:lang w:val="en-US"/>
        </w:rPr>
        <w:t xml:space="preserve"> 0</w:t>
      </w:r>
      <w:ins w:id="184" w:author="Meggan Harris" w:date="2025-08-29T09:53:00Z">
        <w:r w:rsidR="00C95EE8" w:rsidRPr="00C95EE8">
          <w:rPr>
            <w:lang w:val="en-US"/>
          </w:rPr>
          <w:t>·</w:t>
        </w:r>
      </w:ins>
      <w:del w:id="185" w:author="Meggan Harris" w:date="2025-08-29T09:53:00Z" w16du:dateUtc="2025-08-29T07:53:00Z">
        <w:r w:rsidR="00A44AC0" w:rsidDel="00C95EE8">
          <w:rPr>
            <w:lang w:val="en-US"/>
          </w:rPr>
          <w:delText>.</w:delText>
        </w:r>
      </w:del>
      <w:r w:rsidR="00A44AC0">
        <w:rPr>
          <w:lang w:val="en-US"/>
        </w:rPr>
        <w:t>8-1</w:t>
      </w:r>
      <w:ins w:id="186" w:author="Meggan Harris" w:date="2025-08-29T09:53:00Z">
        <w:r w:rsidR="00C95EE8" w:rsidRPr="00C95EE8">
          <w:rPr>
            <w:lang w:val="en-US"/>
          </w:rPr>
          <w:t>·</w:t>
        </w:r>
      </w:ins>
      <w:del w:id="187" w:author="Meggan Harris" w:date="2025-08-29T09:53:00Z" w16du:dateUtc="2025-08-29T07:53:00Z">
        <w:r w:rsidR="00A44AC0" w:rsidDel="00C95EE8">
          <w:rPr>
            <w:lang w:val="en-US"/>
          </w:rPr>
          <w:delText>.</w:delText>
        </w:r>
      </w:del>
      <w:r w:rsidR="00A44AC0">
        <w:rPr>
          <w:lang w:val="en-US"/>
        </w:rPr>
        <w:t xml:space="preserve">36), derived from the data </w:t>
      </w:r>
      <w:del w:id="188" w:author="Meggan Harris" w:date="2025-08-29T09:41:00Z" w16du:dateUtc="2025-08-29T07:41:00Z">
        <w:r w:rsidR="00A44AC0" w:rsidDel="00FB67B5">
          <w:rPr>
            <w:lang w:val="en-US"/>
          </w:rPr>
          <w:delText xml:space="preserve">of </w:delText>
        </w:r>
      </w:del>
      <w:ins w:id="189" w:author="Meggan Harris" w:date="2025-08-29T09:41:00Z" w16du:dateUtc="2025-08-29T07:41:00Z">
        <w:r w:rsidR="00FB67B5">
          <w:rPr>
            <w:lang w:val="en-US"/>
          </w:rPr>
          <w:t>rep</w:t>
        </w:r>
      </w:ins>
      <w:ins w:id="190" w:author="Meggan Harris" w:date="2025-08-29T09:42:00Z" w16du:dateUtc="2025-08-29T07:42:00Z">
        <w:r w:rsidR="00FB67B5">
          <w:rPr>
            <w:lang w:val="en-US"/>
          </w:rPr>
          <w:t>orted by</w:t>
        </w:r>
      </w:ins>
      <w:ins w:id="191" w:author="Meggan Harris" w:date="2025-08-29T09:41:00Z" w16du:dateUtc="2025-08-29T07:41:00Z">
        <w:r w:rsidR="00FB67B5">
          <w:rPr>
            <w:lang w:val="en-US"/>
          </w:rPr>
          <w:t xml:space="preserve"> </w:t>
        </w:r>
      </w:ins>
      <w:r w:rsidR="00A44AC0">
        <w:rPr>
          <w:lang w:val="en-US"/>
        </w:rPr>
        <w:t>Castro et al. 1994.</w:t>
      </w:r>
      <w:r w:rsidR="007215D0">
        <w:rPr>
          <w:lang w:val="en-US"/>
        </w:rPr>
        <w:fldChar w:fldCharType="begin"/>
      </w:r>
      <w:r w:rsidR="00F05433">
        <w:rPr>
          <w:lang w:val="en-US"/>
        </w:rPr>
        <w:instrText xml:space="preserve"> ADDIN ZOTERO_ITEM CSL_CITATION {"citationID":"1tYmcKz8","properties":{"formattedCitation":"\\super 5\\nosupersub{}","plainCitation":"5","noteIndex":0},"citationItems":[{"id":85,"uris":["http://zotero.org/groups/5772643/items/WZKWEN4P"],"itemData":{"id":85,"type":"article-journal","abstract":"Foi realizado estudo radio lógico longitudinal do esôfago abrangendo um período de 13,2 anos, na população do município de Mambaí no estado de Goiás. Os exames foram realizados na sede municipal, com aparelho de abreugrafia, usando filme de 70 milímetros. Foram examinados 731 indivíduos dos quais 382 (52,3%) eram soropositivos. Em relação ao sexo 350 (47,9%) eram do sexo masculino e 381 (52, 1%) do sexo feminino. A incidência de megaesôfago na população estudada foi 7,9% e entre os soropositivos 14,2 %. A progressão da esofagopatia entre os soropositivos do sexo masculino foi 21,7% e no sexo feminino 16,6%.\n          , \n            A radiological study of the oesophagus of a cohort of patients was carried during a 13 year period in the municipality of Mambaí Goiás. Barium swallow findings were recorded on 70mm film using a portable machine. Of 731 patients examined 382 (52.3%) were seropositive for T. cruzi. The sexes were equally divided. The incidence of detectable megaoesophagus was 7.9% among the cohort and 14.2% in the seropositive individuals. Progression of the disease was noted during this longitudinal study in 21.7% of males and 16.6% of females.","container-title":"Revista da Sociedade Brasileira de Medicina Tropical","DOI":"10.1590/S0037-86821994000400005","ISSN":"0037-8682","issue":"4","journalAbbreviation":"Rev. Soc. Bras. Med. Trop.","language":"pt","page":"227-233","source":"DOI.org (Crossref)","title":"Estudo radiológico longitudinal do esôfago, em área endêmica de doença de Chagas, em um período de 13 anos","volume":"27","author":[{"family":"Castro","given":"Cleudson"},{"family":"Macêdo","given":"Vanize"},{"family":"Rezende","given":"Joffre M."},{"family":"Prata","given":"Aluízio"}],"issued":{"date-parts":[["1994",12]]}}}],"schema":"https://github.com/citation-style-language/schema/raw/master/csl-citation.json"} </w:instrText>
      </w:r>
      <w:r w:rsidR="007215D0">
        <w:rPr>
          <w:lang w:val="en-US"/>
        </w:rPr>
        <w:fldChar w:fldCharType="separate"/>
      </w:r>
      <w:r w:rsidR="007215D0" w:rsidRPr="007215D0">
        <w:rPr>
          <w:rFonts w:ascii="Aptos" w:hAnsi="Aptos" w:cs="Times New Roman"/>
          <w:vertAlign w:val="superscript"/>
          <w:lang w:val="en-US"/>
        </w:rPr>
        <w:t>5</w:t>
      </w:r>
      <w:r w:rsidR="007215D0">
        <w:rPr>
          <w:lang w:val="en-US"/>
        </w:rPr>
        <w:fldChar w:fldCharType="end"/>
      </w:r>
      <w:r w:rsidR="00A44AC0">
        <w:rPr>
          <w:lang w:val="en-US"/>
        </w:rPr>
        <w:br/>
        <w:t xml:space="preserve">- After calibration it was </w:t>
      </w:r>
      <w:r w:rsidR="002633A3">
        <w:rPr>
          <w:lang w:val="en-US"/>
        </w:rPr>
        <w:t>1</w:t>
      </w:r>
      <w:ins w:id="192" w:author="Meggan Harris" w:date="2025-08-29T09:52:00Z">
        <w:r w:rsidR="00725E7E" w:rsidRPr="00725E7E">
          <w:rPr>
            <w:lang w:val="en-US"/>
          </w:rPr>
          <w:t>·</w:t>
        </w:r>
      </w:ins>
      <w:del w:id="193" w:author="Meggan Harris" w:date="2025-08-29T09:52:00Z" w16du:dateUtc="2025-08-29T07:52:00Z">
        <w:r w:rsidR="002633A3" w:rsidDel="00725E7E">
          <w:rPr>
            <w:lang w:val="en-US"/>
          </w:rPr>
          <w:delText>.</w:delText>
        </w:r>
      </w:del>
      <w:r w:rsidR="002633A3">
        <w:rPr>
          <w:lang w:val="en-US"/>
        </w:rPr>
        <w:t>4</w:t>
      </w:r>
      <w:r w:rsidR="008D30D8">
        <w:rPr>
          <w:lang w:val="en-US"/>
        </w:rPr>
        <w:t>%</w:t>
      </w:r>
      <w:r w:rsidR="00A44AC0">
        <w:rPr>
          <w:lang w:val="en-US"/>
        </w:rPr>
        <w:t>.</w:t>
      </w:r>
      <w:r w:rsidR="00A44AC0">
        <w:rPr>
          <w:lang w:val="en-US"/>
        </w:rPr>
        <w:br/>
        <w:t>- In the OWSA</w:t>
      </w:r>
      <w:ins w:id="194" w:author="Meggan Harris" w:date="2025-08-29T09:42:00Z" w16du:dateUtc="2025-08-29T07:42:00Z">
        <w:r w:rsidR="00FB67B5">
          <w:rPr>
            <w:lang w:val="en-US"/>
          </w:rPr>
          <w:t>,</w:t>
        </w:r>
      </w:ins>
      <w:r w:rsidR="00A44AC0">
        <w:rPr>
          <w:lang w:val="en-US"/>
        </w:rPr>
        <w:t xml:space="preserve"> the range used was </w:t>
      </w:r>
      <w:r w:rsidR="00064176">
        <w:rPr>
          <w:lang w:val="en-US"/>
        </w:rPr>
        <w:t>1</w:t>
      </w:r>
      <w:r w:rsidR="00A44AC0">
        <w:rPr>
          <w:lang w:val="en-US"/>
        </w:rPr>
        <w:t>-</w:t>
      </w:r>
      <w:r w:rsidR="002633A3">
        <w:rPr>
          <w:lang w:val="en-US"/>
        </w:rPr>
        <w:t>1</w:t>
      </w:r>
      <w:ins w:id="195" w:author="Meggan Harris" w:date="2025-08-29T09:52:00Z">
        <w:r w:rsidR="00725E7E" w:rsidRPr="00725E7E">
          <w:rPr>
            <w:lang w:val="en-US"/>
          </w:rPr>
          <w:t>·</w:t>
        </w:r>
      </w:ins>
      <w:del w:id="196" w:author="Meggan Harris" w:date="2025-08-29T09:52:00Z" w16du:dateUtc="2025-08-29T07:52:00Z">
        <w:r w:rsidR="002633A3" w:rsidDel="00725E7E">
          <w:rPr>
            <w:lang w:val="en-US"/>
          </w:rPr>
          <w:delText>.</w:delText>
        </w:r>
      </w:del>
      <w:r w:rsidR="002633A3">
        <w:rPr>
          <w:lang w:val="en-US"/>
        </w:rPr>
        <w:t>5</w:t>
      </w:r>
      <w:r w:rsidR="008D30D8">
        <w:rPr>
          <w:lang w:val="en-US"/>
        </w:rPr>
        <w:t>%</w:t>
      </w:r>
      <w:r w:rsidR="00A44AC0">
        <w:rPr>
          <w:lang w:val="en-US"/>
        </w:rPr>
        <w:t>.</w:t>
      </w:r>
      <w:r w:rsidR="00A44AC0">
        <w:rPr>
          <w:lang w:val="en-US"/>
        </w:rPr>
        <w:br/>
        <w:t>- In the PSA</w:t>
      </w:r>
      <w:ins w:id="197" w:author="Meggan Harris" w:date="2025-08-29T09:42:00Z" w16du:dateUtc="2025-08-29T07:42:00Z">
        <w:r w:rsidR="00FB67B5">
          <w:rPr>
            <w:lang w:val="en-US"/>
          </w:rPr>
          <w:t>,</w:t>
        </w:r>
      </w:ins>
      <w:r w:rsidR="00A44AC0">
        <w:rPr>
          <w:lang w:val="en-US"/>
        </w:rPr>
        <w:t xml:space="preserve"> </w:t>
      </w:r>
      <w:r w:rsidR="002633A3">
        <w:rPr>
          <w:lang w:val="en-US"/>
        </w:rPr>
        <w:t>1</w:t>
      </w:r>
      <w:ins w:id="198" w:author="Meggan Harris" w:date="2025-08-29T09:52:00Z">
        <w:r w:rsidR="00725E7E" w:rsidRPr="00725E7E">
          <w:rPr>
            <w:lang w:val="en-US"/>
          </w:rPr>
          <w:t>·</w:t>
        </w:r>
      </w:ins>
      <w:del w:id="199" w:author="Meggan Harris" w:date="2025-08-29T09:52:00Z" w16du:dateUtc="2025-08-29T07:52:00Z">
        <w:r w:rsidR="002633A3" w:rsidDel="00725E7E">
          <w:rPr>
            <w:lang w:val="en-US"/>
          </w:rPr>
          <w:delText>.</w:delText>
        </w:r>
      </w:del>
      <w:r w:rsidR="002633A3">
        <w:rPr>
          <w:lang w:val="en-US"/>
        </w:rPr>
        <w:t>4</w:t>
      </w:r>
      <w:r w:rsidR="00FF3542">
        <w:rPr>
          <w:lang w:val="en-US"/>
        </w:rPr>
        <w:t>%</w:t>
      </w:r>
      <w:r w:rsidR="00A44AC0">
        <w:rPr>
          <w:lang w:val="en-US"/>
        </w:rPr>
        <w:t xml:space="preserve"> was used as</w:t>
      </w:r>
      <w:r w:rsidR="008D30D8">
        <w:rPr>
          <w:lang w:val="en-US"/>
        </w:rPr>
        <w:t xml:space="preserve"> the mean of a Beta distribution and </w:t>
      </w:r>
      <w:r w:rsidR="00064176">
        <w:rPr>
          <w:lang w:val="en-US"/>
        </w:rPr>
        <w:t>1</w:t>
      </w:r>
      <w:r w:rsidR="008D30D8">
        <w:rPr>
          <w:lang w:val="en-US"/>
        </w:rPr>
        <w:t>-</w:t>
      </w:r>
      <w:r w:rsidR="002633A3">
        <w:rPr>
          <w:lang w:val="en-US"/>
        </w:rPr>
        <w:t>1</w:t>
      </w:r>
      <w:ins w:id="200" w:author="Meggan Harris" w:date="2025-08-29T09:52:00Z">
        <w:r w:rsidR="00725E7E" w:rsidRPr="00725E7E">
          <w:rPr>
            <w:lang w:val="en-US"/>
          </w:rPr>
          <w:t>·</w:t>
        </w:r>
      </w:ins>
      <w:del w:id="201" w:author="Meggan Harris" w:date="2025-08-29T09:52:00Z" w16du:dateUtc="2025-08-29T07:52:00Z">
        <w:r w:rsidR="002633A3" w:rsidDel="00725E7E">
          <w:rPr>
            <w:lang w:val="en-US"/>
          </w:rPr>
          <w:delText>.</w:delText>
        </w:r>
      </w:del>
      <w:r w:rsidR="002633A3">
        <w:rPr>
          <w:lang w:val="en-US"/>
        </w:rPr>
        <w:t>5</w:t>
      </w:r>
      <w:r w:rsidR="00FF3542">
        <w:rPr>
          <w:lang w:val="en-US"/>
        </w:rPr>
        <w:t>%</w:t>
      </w:r>
      <w:r w:rsidR="008D30D8">
        <w:rPr>
          <w:lang w:val="en-US"/>
        </w:rPr>
        <w:t xml:space="preserve"> as the 95% CI. Alfa and beta were estimated using the method of moments.</w:t>
      </w:r>
    </w:p>
    <w:p w14:paraId="1C37C833" w14:textId="77777777" w:rsidR="00AC138D" w:rsidRPr="00AC138D" w:rsidRDefault="00AC138D" w:rsidP="00AC138D">
      <w:pPr>
        <w:pStyle w:val="ListParagraph"/>
        <w:rPr>
          <w:lang w:val="en-US"/>
        </w:rPr>
      </w:pPr>
    </w:p>
    <w:p w14:paraId="1DB512C3" w14:textId="09F230D2" w:rsidR="00087B20" w:rsidRDefault="00AC138D" w:rsidP="004F5656">
      <w:pPr>
        <w:pStyle w:val="ListParagraph"/>
        <w:numPr>
          <w:ilvl w:val="0"/>
          <w:numId w:val="1"/>
        </w:numPr>
        <w:rPr>
          <w:lang w:val="en-US"/>
        </w:rPr>
      </w:pPr>
      <w:r>
        <w:rPr>
          <w:lang w:val="en-US"/>
        </w:rPr>
        <w:t xml:space="preserve">Relative risk reduction of progression to </w:t>
      </w:r>
      <w:del w:id="202" w:author="Meggan Harris" w:date="2025-08-29T09:42:00Z" w16du:dateUtc="2025-08-29T07:42:00Z">
        <w:r w:rsidDel="00FB67B5">
          <w:rPr>
            <w:lang w:val="en-US"/>
          </w:rPr>
          <w:delText xml:space="preserve">Cardiac </w:delText>
        </w:r>
      </w:del>
      <w:del w:id="203" w:author="Meggan Harris" w:date="2025-08-29T10:51:00Z" w16du:dateUtc="2025-08-29T08:51:00Z">
        <w:r w:rsidDel="00632F6B">
          <w:rPr>
            <w:lang w:val="en-US"/>
          </w:rPr>
          <w:delText>Chagas disease</w:delText>
        </w:r>
      </w:del>
      <w:ins w:id="204" w:author="Meggan Harris" w:date="2025-08-29T10:51:00Z" w16du:dateUtc="2025-08-29T08:51:00Z">
        <w:r w:rsidR="00632F6B">
          <w:rPr>
            <w:lang w:val="en-US"/>
          </w:rPr>
          <w:t>Chagas heart disease</w:t>
        </w:r>
      </w:ins>
      <w:r>
        <w:rPr>
          <w:lang w:val="en-US"/>
        </w:rPr>
        <w:br/>
      </w:r>
      <w:r>
        <w:rPr>
          <w:lang w:val="en-US"/>
        </w:rPr>
        <w:br/>
        <w:t xml:space="preserve">The value chosen from the literature was: </w:t>
      </w:r>
      <w:ins w:id="205" w:author="Meggan Harris" w:date="2025-08-29T10:58:00Z" w16du:dateUtc="2025-08-29T08:58:00Z">
        <w:r w:rsidR="00A134B0">
          <w:rPr>
            <w:lang w:val="en-US"/>
          </w:rPr>
          <w:t>odds ratio (</w:t>
        </w:r>
      </w:ins>
      <w:r w:rsidR="00087B20">
        <w:rPr>
          <w:lang w:val="en-US"/>
        </w:rPr>
        <w:t>OR</w:t>
      </w:r>
      <w:ins w:id="206" w:author="Meggan Harris" w:date="2025-08-29T10:58:00Z" w16du:dateUtc="2025-08-29T08:58:00Z">
        <w:r w:rsidR="00A134B0">
          <w:rPr>
            <w:lang w:val="en-US"/>
          </w:rPr>
          <w:t>)</w:t>
        </w:r>
      </w:ins>
      <w:r w:rsidR="00087B20">
        <w:rPr>
          <w:lang w:val="en-US"/>
        </w:rPr>
        <w:t xml:space="preserve"> </w:t>
      </w:r>
      <w:r>
        <w:rPr>
          <w:lang w:val="en-US"/>
        </w:rPr>
        <w:t>0</w:t>
      </w:r>
      <w:ins w:id="207" w:author="Meggan Harris" w:date="2025-08-29T09:52:00Z">
        <w:r w:rsidR="00725E7E" w:rsidRPr="00725E7E">
          <w:rPr>
            <w:lang w:val="en-US"/>
          </w:rPr>
          <w:t>·</w:t>
        </w:r>
      </w:ins>
      <w:del w:id="208" w:author="Meggan Harris" w:date="2025-08-29T09:52:00Z" w16du:dateUtc="2025-08-29T07:52:00Z">
        <w:r w:rsidDel="00725E7E">
          <w:rPr>
            <w:lang w:val="en-US"/>
          </w:rPr>
          <w:delText>.</w:delText>
        </w:r>
      </w:del>
      <w:r>
        <w:rPr>
          <w:lang w:val="en-US"/>
        </w:rPr>
        <w:t>49 (CI 95%</w:t>
      </w:r>
      <w:del w:id="209" w:author="Meggan Harris" w:date="2025-08-29T09:42:00Z" w16du:dateUtc="2025-08-29T07:42:00Z">
        <w:r w:rsidDel="00FB67B5">
          <w:rPr>
            <w:lang w:val="en-US"/>
          </w:rPr>
          <w:delText>,</w:delText>
        </w:r>
      </w:del>
      <w:r>
        <w:rPr>
          <w:lang w:val="en-US"/>
        </w:rPr>
        <w:t xml:space="preserve"> 0</w:t>
      </w:r>
      <w:ins w:id="210" w:author="Meggan Harris" w:date="2025-08-29T09:52:00Z">
        <w:r w:rsidR="00725E7E" w:rsidRPr="00725E7E">
          <w:rPr>
            <w:lang w:val="en-US"/>
          </w:rPr>
          <w:t>·</w:t>
        </w:r>
      </w:ins>
      <w:del w:id="211" w:author="Meggan Harris" w:date="2025-08-29T09:52:00Z" w16du:dateUtc="2025-08-29T07:52:00Z">
        <w:r w:rsidDel="00725E7E">
          <w:rPr>
            <w:lang w:val="en-US"/>
          </w:rPr>
          <w:delText>.</w:delText>
        </w:r>
      </w:del>
      <w:r>
        <w:rPr>
          <w:lang w:val="en-US"/>
        </w:rPr>
        <w:t>19-1</w:t>
      </w:r>
      <w:ins w:id="212" w:author="Meggan Harris" w:date="2025-08-29T09:52:00Z">
        <w:r w:rsidR="00725E7E" w:rsidRPr="00725E7E">
          <w:rPr>
            <w:lang w:val="en-US"/>
          </w:rPr>
          <w:t>·</w:t>
        </w:r>
      </w:ins>
      <w:del w:id="213" w:author="Meggan Harris" w:date="2025-08-29T09:52:00Z" w16du:dateUtc="2025-08-29T07:52:00Z">
        <w:r w:rsidDel="00725E7E">
          <w:rPr>
            <w:lang w:val="en-US"/>
          </w:rPr>
          <w:delText>.</w:delText>
        </w:r>
      </w:del>
      <w:r>
        <w:rPr>
          <w:lang w:val="en-US"/>
        </w:rPr>
        <w:t>25), Crespillo-Andújar et al. 2022.</w:t>
      </w:r>
      <w:r w:rsidR="00CD48F6">
        <w:rPr>
          <w:lang w:val="en-US"/>
        </w:rPr>
        <w:fldChar w:fldCharType="begin"/>
      </w:r>
      <w:r w:rsidR="00F05433">
        <w:rPr>
          <w:lang w:val="en-US"/>
        </w:rPr>
        <w:instrText xml:space="preserve"> ADDIN ZOTERO_ITEM CSL_CITATION {"citationID":"31F7KIIW","properties":{"formattedCitation":"\\super 6\\nosupersub{}","plainCitation":"6","noteIndex":0},"citationItems":[{"id":19,"uris":["http://zotero.org/groups/5772643/items/UNRHGT3E"],"itemData":{"id":19,"type":"article-journal","abstract":"BACKGROUND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CD48F6">
        <w:rPr>
          <w:lang w:val="en-US"/>
        </w:rPr>
        <w:fldChar w:fldCharType="separate"/>
      </w:r>
      <w:r w:rsidR="007215D0" w:rsidRPr="007215D0">
        <w:rPr>
          <w:rFonts w:ascii="Aptos" w:hAnsi="Aptos" w:cs="Times New Roman"/>
          <w:vertAlign w:val="superscript"/>
          <w:lang w:val="en-US"/>
        </w:rPr>
        <w:t>6</w:t>
      </w:r>
      <w:r w:rsidR="00CD48F6">
        <w:rPr>
          <w:lang w:val="en-US"/>
        </w:rPr>
        <w:fldChar w:fldCharType="end"/>
      </w:r>
      <w:r w:rsidR="00920714">
        <w:rPr>
          <w:lang w:val="en-US"/>
        </w:rPr>
        <w:t xml:space="preserve"> This is not a calibrated parameter.</w:t>
      </w:r>
    </w:p>
    <w:p w14:paraId="44C6B33C" w14:textId="29183B32" w:rsidR="00897EF6" w:rsidRDefault="00E342F5" w:rsidP="008938F6">
      <w:pPr>
        <w:pStyle w:val="ListParagraph"/>
        <w:rPr>
          <w:lang w:val="en-US"/>
        </w:rPr>
      </w:pPr>
      <w:ins w:id="214" w:author="Meggan Harris" w:date="2025-08-29T09:42:00Z" w16du:dateUtc="2025-08-29T07:42:00Z">
        <w:r>
          <w:rPr>
            <w:lang w:val="en-US"/>
          </w:rPr>
          <w:t>It was a</w:t>
        </w:r>
      </w:ins>
      <w:del w:id="215" w:author="Meggan Harris" w:date="2025-08-29T09:42:00Z" w16du:dateUtc="2025-08-29T07:42:00Z">
        <w:r w:rsidR="00087B20" w:rsidDel="00E342F5">
          <w:rPr>
            <w:lang w:val="en-US"/>
          </w:rPr>
          <w:delText>A</w:delText>
        </w:r>
      </w:del>
      <w:r w:rsidR="00087B20">
        <w:rPr>
          <w:lang w:val="en-US"/>
        </w:rPr>
        <w:t xml:space="preserve">djusted to include </w:t>
      </w:r>
      <w:ins w:id="216" w:author="Meggan Harris" w:date="2025-08-29T10:58:00Z" w16du:dateUtc="2025-08-29T08:58:00Z">
        <w:r w:rsidR="00A134B0">
          <w:rPr>
            <w:lang w:val="en-US"/>
          </w:rPr>
          <w:t>14</w:t>
        </w:r>
        <w:r w:rsidR="00A134B0" w:rsidRPr="00725E7E">
          <w:rPr>
            <w:lang w:val="en-US"/>
          </w:rPr>
          <w:t>·</w:t>
        </w:r>
        <w:r w:rsidR="00A134B0">
          <w:rPr>
            <w:lang w:val="en-US"/>
          </w:rPr>
          <w:t xml:space="preserve">2% </w:t>
        </w:r>
      </w:ins>
      <w:r w:rsidR="00087B20">
        <w:rPr>
          <w:lang w:val="en-US"/>
        </w:rPr>
        <w:t>treatment discontinuations</w:t>
      </w:r>
      <w:ins w:id="217" w:author="Meggan Harris" w:date="2025-08-29T10:58:00Z" w16du:dateUtc="2025-08-29T08:58:00Z">
        <w:r w:rsidR="00A134B0">
          <w:rPr>
            <w:lang w:val="en-US"/>
          </w:rPr>
          <w:t>,</w:t>
        </w:r>
      </w:ins>
      <w:del w:id="218" w:author="Meggan Harris" w:date="2025-08-29T09:42:00Z" w16du:dateUtc="2025-08-29T07:42:00Z">
        <w:r w:rsidR="00F05433" w:rsidDel="00E342F5">
          <w:rPr>
            <w:lang w:val="en-US"/>
          </w:rPr>
          <w:delText xml:space="preserve">, </w:delText>
        </w:r>
      </w:del>
      <w:ins w:id="219" w:author="Meggan Harris" w:date="2025-08-29T09:42:00Z" w16du:dateUtc="2025-08-29T07:42:00Z">
        <w:r>
          <w:rPr>
            <w:lang w:val="en-US"/>
          </w:rPr>
          <w:t xml:space="preserve"> </w:t>
        </w:r>
      </w:ins>
      <w:del w:id="220" w:author="Meggan Harris" w:date="2025-08-29T10:58:00Z" w16du:dateUtc="2025-08-29T08:58:00Z">
        <w:r w:rsidR="00F05433" w:rsidDel="00A134B0">
          <w:rPr>
            <w:lang w:val="en-US"/>
          </w:rPr>
          <w:delText>14</w:delText>
        </w:r>
      </w:del>
      <w:del w:id="221" w:author="Meggan Harris" w:date="2025-08-29T09:52:00Z" w16du:dateUtc="2025-08-29T07:52:00Z">
        <w:r w:rsidR="00F05433" w:rsidDel="00725E7E">
          <w:rPr>
            <w:lang w:val="en-US"/>
          </w:rPr>
          <w:delText>.</w:delText>
        </w:r>
      </w:del>
      <w:del w:id="222" w:author="Meggan Harris" w:date="2025-08-29T10:58:00Z" w16du:dateUtc="2025-08-29T08:58:00Z">
        <w:r w:rsidR="00F05433" w:rsidDel="00A134B0">
          <w:rPr>
            <w:lang w:val="en-US"/>
          </w:rPr>
          <w:delText>2% according to</w:delText>
        </w:r>
      </w:del>
      <w:ins w:id="223" w:author="Meggan Harris" w:date="2025-08-29T10:58:00Z" w16du:dateUtc="2025-08-29T08:58:00Z">
        <w:r w:rsidR="00A134B0">
          <w:rPr>
            <w:lang w:val="en-US"/>
          </w:rPr>
          <w:t>as estimated by</w:t>
        </w:r>
      </w:ins>
      <w:r w:rsidR="00F05433">
        <w:rPr>
          <w:lang w:val="en-US"/>
        </w:rPr>
        <w:t xml:space="preserve"> Crespillo-Andújar et al.</w:t>
      </w:r>
      <w:r w:rsidR="00F05433">
        <w:rPr>
          <w:lang w:val="en-US"/>
        </w:rPr>
        <w:fldChar w:fldCharType="begin"/>
      </w:r>
      <w:r w:rsidR="00F05433">
        <w:rPr>
          <w:lang w:val="en-US"/>
        </w:rPr>
        <w:instrText xml:space="preserve"> ADDIN ZOTERO_ITEM CSL_CITATION {"citationID":"rQaIhnf9","properties":{"formattedCitation":"\\super 7\\nosupersub{}","plainCitation":"7","noteIndex":0},"citationItems":[{"id":17,"uris":["http://zotero.org/groups/5772643/items/4FWUZ283"],"itemData":{"id":17,"type":"article-journal","abstract":"Drug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F05433">
        <w:rPr>
          <w:lang w:val="en-US"/>
        </w:rPr>
        <w:fldChar w:fldCharType="separate"/>
      </w:r>
      <w:r w:rsidR="00F05433" w:rsidRPr="00897EF6">
        <w:rPr>
          <w:rFonts w:ascii="Aptos" w:hAnsi="Aptos" w:cs="Times New Roman"/>
          <w:vertAlign w:val="superscript"/>
          <w:lang w:val="da-DK"/>
        </w:rPr>
        <w:t>7</w:t>
      </w:r>
      <w:r w:rsidR="00F05433">
        <w:rPr>
          <w:lang w:val="en-US"/>
        </w:rPr>
        <w:fldChar w:fldCharType="end"/>
      </w:r>
      <w:r w:rsidR="00F05433" w:rsidRPr="00897EF6">
        <w:rPr>
          <w:lang w:val="da-DK"/>
        </w:rPr>
        <w:t xml:space="preserve"> </w:t>
      </w:r>
      <w:r w:rsidR="00087B20" w:rsidRPr="00897EF6">
        <w:rPr>
          <w:lang w:val="da-DK"/>
        </w:rPr>
        <w:t xml:space="preserve"> </w:t>
      </w:r>
      <w:r w:rsidR="00897EF6" w:rsidRPr="00897EF6">
        <w:rPr>
          <w:lang w:val="en-US"/>
        </w:rPr>
        <w:t>Fir</w:t>
      </w:r>
      <w:r w:rsidR="00897EF6">
        <w:rPr>
          <w:lang w:val="en-US"/>
        </w:rPr>
        <w:t>st the value was calculated on the log-scale:</w:t>
      </w:r>
    </w:p>
    <w:p w14:paraId="599E1B74" w14:textId="6096771F" w:rsidR="00087B20" w:rsidRPr="00897EF6" w:rsidRDefault="00897EF6" w:rsidP="008938F6">
      <w:pPr>
        <w:pStyle w:val="ListParagraph"/>
        <w:rPr>
          <w:lang w:val="en-GB"/>
        </w:rPr>
      </w:pPr>
      <w:r>
        <w:rPr>
          <w:lang w:val="en-US"/>
        </w:rPr>
        <w:br/>
      </w:r>
      <m:oMathPara>
        <m:oMath>
          <m:func>
            <m:funcPr>
              <m:ctrlPr>
                <w:rPr>
                  <w:rFonts w:ascii="Cambria Math" w:hAnsi="Cambria Math"/>
                  <w:lang w:val="en-GB"/>
                </w:rPr>
              </m:ctrlPr>
            </m:funcPr>
            <m:fName>
              <m:r>
                <m:rPr>
                  <m:sty m:val="p"/>
                </m:rPr>
                <w:rPr>
                  <w:rFonts w:ascii="Cambria Math" w:hAnsi="Cambria Math"/>
                  <w:lang w:val="en-US"/>
                </w:rPr>
                <m:t>ln</m:t>
              </m:r>
            </m:fName>
            <m:e>
              <m:d>
                <m:dPr>
                  <m:ctrlPr>
                    <w:rPr>
                      <w:rFonts w:ascii="Cambria Math" w:hAnsi="Cambria Math"/>
                      <w:i/>
                      <w:lang w:val="en-GB"/>
                    </w:rPr>
                  </m:ctrlPr>
                </m:dPr>
                <m:e>
                  <m:r>
                    <w:rPr>
                      <w:rFonts w:ascii="Cambria Math" w:hAnsi="Cambria Math"/>
                      <w:lang w:val="en-GB"/>
                    </w:rPr>
                    <m:t>OR overall</m:t>
                  </m:r>
                </m:e>
              </m:d>
            </m:e>
          </m:func>
          <m:r>
            <w:rPr>
              <w:rFonts w:ascii="Cambria Math" w:hAnsi="Cambria Math"/>
              <w:lang w:val="en-US"/>
            </w:rPr>
            <m:t>=</m:t>
          </m:r>
          <m:r>
            <w:rPr>
              <w:rFonts w:ascii="Cambria Math" w:hAnsi="Cambria Math"/>
              <w:lang w:val="en-GB"/>
            </w:rPr>
            <m:t>Pcomp</m:t>
          </m:r>
          <m:r>
            <w:rPr>
              <w:rFonts w:ascii="Cambria Math" w:hAnsi="Cambria Math"/>
              <w:lang w:val="en-US"/>
            </w:rPr>
            <m:t xml:space="preserve"> </m:t>
          </m:r>
          <m:r>
            <w:rPr>
              <w:rFonts w:ascii="Cambria Math" w:hAnsi="Cambria Math"/>
              <w:lang w:val="en-GB"/>
            </w:rPr>
            <m:t>ln</m:t>
          </m:r>
          <m:d>
            <m:dPr>
              <m:ctrlPr>
                <w:rPr>
                  <w:rFonts w:ascii="Cambria Math" w:hAnsi="Cambria Math"/>
                  <w:i/>
                  <w:lang w:val="en-GB"/>
                </w:rPr>
              </m:ctrlPr>
            </m:dPr>
            <m:e>
              <m:r>
                <w:rPr>
                  <w:rFonts w:ascii="Cambria Math" w:hAnsi="Cambria Math"/>
                  <w:lang w:val="en-GB"/>
                </w:rPr>
                <m:t>OR</m:t>
              </m:r>
              <m:r>
                <w:rPr>
                  <w:rFonts w:ascii="Cambria Math" w:hAnsi="Cambria Math"/>
                  <w:lang w:val="en-US"/>
                </w:rPr>
                <m:t xml:space="preserve"> </m:t>
              </m:r>
              <m:r>
                <w:rPr>
                  <w:rFonts w:ascii="Cambria Math" w:hAnsi="Cambria Math"/>
                  <w:lang w:val="en-GB"/>
                </w:rPr>
                <m:t>on</m:t>
              </m:r>
            </m:e>
          </m:d>
          <m:r>
            <w:rPr>
              <w:rFonts w:ascii="Cambria Math" w:hAnsi="Cambria Math"/>
              <w:lang w:val="en-US"/>
            </w:rPr>
            <m:t>+</m:t>
          </m:r>
          <m:r>
            <w:rPr>
              <w:rFonts w:ascii="Cambria Math" w:hAnsi="Cambria Math"/>
              <w:lang w:val="en-GB"/>
            </w:rPr>
            <m:t>Pdrop</m:t>
          </m:r>
          <m:r>
            <w:rPr>
              <w:rFonts w:ascii="Cambria Math" w:hAnsi="Cambria Math"/>
              <w:lang w:val="en-US"/>
            </w:rPr>
            <m:t xml:space="preserve"> </m:t>
          </m:r>
          <m:r>
            <w:rPr>
              <w:rFonts w:ascii="Cambria Math" w:hAnsi="Cambria Math"/>
              <w:lang w:val="en-GB"/>
            </w:rPr>
            <m:t>ln</m:t>
          </m:r>
          <m:d>
            <m:dPr>
              <m:ctrlPr>
                <w:rPr>
                  <w:rFonts w:ascii="Cambria Math" w:hAnsi="Cambria Math"/>
                  <w:i/>
                  <w:lang w:val="en-GB"/>
                </w:rPr>
              </m:ctrlPr>
            </m:dPr>
            <m:e>
              <m:r>
                <w:rPr>
                  <w:rFonts w:ascii="Cambria Math" w:hAnsi="Cambria Math"/>
                  <w:lang w:val="en-US"/>
                </w:rPr>
                <m:t>1</m:t>
              </m:r>
            </m:e>
          </m:d>
          <m:r>
            <w:rPr>
              <w:rFonts w:ascii="Cambria Math" w:hAnsi="Cambria Math"/>
              <w:lang w:val="en-US"/>
            </w:rPr>
            <m:t>=0</m:t>
          </m:r>
          <m:r>
            <w:ins w:id="224" w:author="Meggan Harris" w:date="2025-08-29T09:52:00Z">
              <w:rPr>
                <w:rFonts w:ascii="Cambria Math" w:hAnsi="Cambria Math"/>
                <w:lang w:val="en-US"/>
              </w:rPr>
              <m:t>·</m:t>
            </w:ins>
          </m:r>
          <m:r>
            <w:del w:id="225" w:author="Meggan Harris" w:date="2025-08-29T09:52:00Z" w16du:dateUtc="2025-08-29T07:52:00Z">
              <w:rPr>
                <w:rFonts w:ascii="Cambria Math" w:hAnsi="Cambria Math"/>
                <w:lang w:val="en-US"/>
              </w:rPr>
              <m:t>.</m:t>
            </w:del>
          </m:r>
          <m:r>
            <w:rPr>
              <w:rFonts w:ascii="Cambria Math" w:hAnsi="Cambria Math"/>
              <w:lang w:val="en-US"/>
            </w:rPr>
            <m:t>858*</m:t>
          </m:r>
          <m:func>
            <m:funcPr>
              <m:ctrlPr>
                <w:rPr>
                  <w:rFonts w:ascii="Cambria Math" w:hAnsi="Cambria Math"/>
                  <w:lang w:val="en-GB"/>
                </w:rPr>
              </m:ctrlPr>
            </m:funcPr>
            <m:fName>
              <m:r>
                <m:rPr>
                  <m:sty m:val="p"/>
                </m:rPr>
                <w:rPr>
                  <w:rFonts w:ascii="Cambria Math" w:hAnsi="Cambria Math"/>
                  <w:lang w:val="en-US"/>
                </w:rPr>
                <m:t>ln</m:t>
              </m:r>
              <m:ctrlPr>
                <w:rPr>
                  <w:rFonts w:ascii="Cambria Math" w:hAnsi="Cambria Math"/>
                  <w:i/>
                  <w:lang w:val="en-GB"/>
                </w:rPr>
              </m:ctrlPr>
            </m:fName>
            <m:e>
              <m:d>
                <m:dPr>
                  <m:ctrlPr>
                    <w:rPr>
                      <w:rFonts w:ascii="Cambria Math" w:hAnsi="Cambria Math"/>
                      <w:i/>
                      <w:lang w:val="en-GB"/>
                    </w:rPr>
                  </m:ctrlPr>
                </m:dPr>
                <m:e>
                  <m:r>
                    <w:rPr>
                      <w:rFonts w:ascii="Cambria Math" w:hAnsi="Cambria Math"/>
                      <w:lang w:val="en-US"/>
                    </w:rPr>
                    <m:t>0</m:t>
                  </m:r>
                  <m:r>
                    <w:ins w:id="226" w:author="Meggan Harris" w:date="2025-08-29T09:52:00Z">
                      <w:rPr>
                        <w:rFonts w:ascii="Cambria Math" w:hAnsi="Cambria Math"/>
                        <w:lang w:val="en-US"/>
                      </w:rPr>
                      <m:t>·</m:t>
                    </w:ins>
                  </m:r>
                  <m:r>
                    <w:del w:id="227" w:author="Meggan Harris" w:date="2025-08-29T09:52:00Z" w16du:dateUtc="2025-08-29T07:52:00Z">
                      <w:rPr>
                        <w:rFonts w:ascii="Cambria Math" w:hAnsi="Cambria Math"/>
                        <w:lang w:val="en-US"/>
                      </w:rPr>
                      <m:t>.</m:t>
                    </w:del>
                  </m:r>
                  <m:r>
                    <w:rPr>
                      <w:rFonts w:ascii="Cambria Math" w:hAnsi="Cambria Math"/>
                      <w:lang w:val="en-US"/>
                    </w:rPr>
                    <m:t>49</m:t>
                  </m:r>
                </m:e>
              </m:d>
            </m:e>
          </m:func>
        </m:oMath>
      </m:oMathPara>
    </w:p>
    <w:p w14:paraId="27130147" w14:textId="58727DFC" w:rsidR="00897EF6" w:rsidRPr="00897EF6" w:rsidRDefault="00897EF6" w:rsidP="008938F6">
      <w:pPr>
        <w:pStyle w:val="ListParagraph"/>
        <w:rPr>
          <w:lang w:val="en-US"/>
        </w:rPr>
      </w:pPr>
      <w:r>
        <w:rPr>
          <w:lang w:val="en-GB"/>
        </w:rPr>
        <w:lastRenderedPageBreak/>
        <w:br/>
        <w:t xml:space="preserve">And </w:t>
      </w:r>
      <w:proofErr w:type="gramStart"/>
      <w:r>
        <w:rPr>
          <w:lang w:val="en-GB"/>
        </w:rPr>
        <w:t>finally</w:t>
      </w:r>
      <w:proofErr w:type="gramEnd"/>
      <w:r>
        <w:rPr>
          <w:lang w:val="en-GB"/>
        </w:rPr>
        <w:t xml:space="preserve"> </w:t>
      </w:r>
      <w:ins w:id="228" w:author="Meggan Harris" w:date="2025-08-29T09:43:00Z" w16du:dateUtc="2025-08-29T07:43:00Z">
        <w:r w:rsidR="00E342F5">
          <w:rPr>
            <w:lang w:val="en-GB"/>
          </w:rPr>
          <w:t xml:space="preserve">it was </w:t>
        </w:r>
      </w:ins>
      <w:r>
        <w:rPr>
          <w:lang w:val="en-GB"/>
        </w:rPr>
        <w:t>converted back to the non-log scale.</w:t>
      </w:r>
      <w:r>
        <w:rPr>
          <w:lang w:val="en-GB"/>
        </w:rPr>
        <w:br/>
        <w:t xml:space="preserve"> </w:t>
      </w:r>
    </w:p>
    <w:p w14:paraId="5B3457C4" w14:textId="76D258E8" w:rsidR="008938F6" w:rsidRPr="008938F6" w:rsidRDefault="008938F6" w:rsidP="008938F6">
      <w:pPr>
        <w:pStyle w:val="ListParagraph"/>
        <w:rPr>
          <w:lang w:val="en-GB"/>
        </w:rPr>
      </w:pPr>
      <m:oMathPara>
        <m:oMath>
          <m:r>
            <w:rPr>
              <w:rFonts w:ascii="Cambria Math" w:hAnsi="Cambria Math"/>
              <w:lang w:val="en-GB"/>
            </w:rPr>
            <m:t>OR overall=</m:t>
          </m:r>
          <m:sSup>
            <m:sSupPr>
              <m:ctrlPr>
                <w:rPr>
                  <w:rFonts w:ascii="Cambria Math" w:hAnsi="Cambria Math"/>
                  <w:i/>
                  <w:lang w:val="en-GB"/>
                </w:rPr>
              </m:ctrlPr>
            </m:sSupPr>
            <m:e>
              <m:r>
                <w:rPr>
                  <w:rFonts w:ascii="Cambria Math" w:hAnsi="Cambria Math"/>
                  <w:lang w:val="en-GB"/>
                </w:rPr>
                <m:t>e</m:t>
              </m:r>
            </m:e>
            <m:sup>
              <m:r>
                <w:rPr>
                  <w:rFonts w:ascii="Cambria Math" w:hAnsi="Cambria Math"/>
                  <w:lang w:val="en-GB"/>
                </w:rPr>
                <m:t>0</m:t>
              </m:r>
              <m:r>
                <w:ins w:id="229" w:author="Meggan Harris" w:date="2025-08-29T09:52:00Z">
                  <w:rPr>
                    <w:rFonts w:ascii="Cambria Math" w:hAnsi="Cambria Math"/>
                    <w:lang w:val="en-US"/>
                  </w:rPr>
                  <m:t>·</m:t>
                </w:ins>
              </m:r>
              <m:r>
                <w:del w:id="230" w:author="Meggan Harris" w:date="2025-08-29T09:52:00Z" w16du:dateUtc="2025-08-29T07:52:00Z">
                  <w:rPr>
                    <w:rFonts w:ascii="Cambria Math" w:hAnsi="Cambria Math"/>
                    <w:lang w:val="en-GB"/>
                  </w:rPr>
                  <m:t>.</m:t>
                </w:del>
              </m:r>
              <m:r>
                <w:rPr>
                  <w:rFonts w:ascii="Cambria Math" w:hAnsi="Cambria Math"/>
                  <w:lang w:val="en-GB"/>
                </w:rPr>
                <m:t>858×</m:t>
              </m:r>
              <m:r>
                <m:rPr>
                  <m:sty m:val="p"/>
                </m:rPr>
                <w:rPr>
                  <w:rFonts w:ascii="Cambria Math" w:hAnsi="Cambria Math"/>
                  <w:lang w:val="en-GB"/>
                </w:rPr>
                <m:t>ln⁡</m:t>
              </m:r>
              <m:r>
                <w:rPr>
                  <w:rFonts w:ascii="Cambria Math" w:hAnsi="Cambria Math"/>
                  <w:lang w:val="en-GB"/>
                </w:rPr>
                <m:t>(0</m:t>
              </m:r>
              <m:r>
                <w:ins w:id="231" w:author="Meggan Harris" w:date="2025-08-29T09:59:00Z">
                  <w:rPr>
                    <w:rFonts w:ascii="Cambria Math" w:hAnsi="Cambria Math"/>
                    <w:lang w:val="en-US"/>
                  </w:rPr>
                  <m:t>·</m:t>
                </w:ins>
              </m:r>
              <m:r>
                <w:del w:id="232" w:author="Meggan Harris" w:date="2025-08-29T09:59:00Z" w16du:dateUtc="2025-08-29T07:59:00Z">
                  <w:rPr>
                    <w:rFonts w:ascii="Cambria Math" w:hAnsi="Cambria Math"/>
                    <w:lang w:val="en-GB"/>
                  </w:rPr>
                  <m:t>.</m:t>
                </w:del>
              </m:r>
              <m:r>
                <w:rPr>
                  <w:rFonts w:ascii="Cambria Math" w:hAnsi="Cambria Math"/>
                  <w:lang w:val="en-GB"/>
                </w:rPr>
                <m:t>49))</m:t>
              </m:r>
            </m:sup>
          </m:sSup>
          <m:r>
            <w:rPr>
              <w:rFonts w:ascii="Cambria Math" w:hAnsi="Cambria Math"/>
              <w:lang w:val="en-GB"/>
            </w:rPr>
            <m:t>=0</m:t>
          </m:r>
          <m:r>
            <w:ins w:id="233" w:author="Meggan Harris" w:date="2025-08-29T09:52:00Z">
              <w:rPr>
                <w:rFonts w:ascii="Cambria Math" w:hAnsi="Cambria Math"/>
                <w:lang w:val="en-US"/>
              </w:rPr>
              <m:t>·</m:t>
            </w:ins>
          </m:r>
          <m:r>
            <w:del w:id="234" w:author="Meggan Harris" w:date="2025-08-29T09:52:00Z" w16du:dateUtc="2025-08-29T07:52:00Z">
              <w:rPr>
                <w:rFonts w:ascii="Cambria Math" w:hAnsi="Cambria Math"/>
                <w:lang w:val="en-GB"/>
              </w:rPr>
              <m:t>.</m:t>
            </w:del>
          </m:r>
          <m:r>
            <w:rPr>
              <w:rFonts w:ascii="Cambria Math" w:hAnsi="Cambria Math"/>
              <w:lang w:val="en-GB"/>
            </w:rPr>
            <m:t>542</m:t>
          </m:r>
        </m:oMath>
      </m:oMathPara>
    </w:p>
    <w:p w14:paraId="775A4B96" w14:textId="77777777" w:rsidR="00897EF6" w:rsidRDefault="00897EF6" w:rsidP="00087B20">
      <w:pPr>
        <w:pStyle w:val="ListParagraph"/>
        <w:rPr>
          <w:lang w:val="en-GB"/>
        </w:rPr>
      </w:pPr>
    </w:p>
    <w:p w14:paraId="4FBFE0F9" w14:textId="6E055C54" w:rsidR="00897EF6" w:rsidRDefault="00897EF6" w:rsidP="00087B20">
      <w:pPr>
        <w:pStyle w:val="ListParagraph"/>
        <w:rPr>
          <w:lang w:val="en-GB"/>
        </w:rPr>
      </w:pPr>
      <w:r>
        <w:rPr>
          <w:lang w:val="en-GB"/>
        </w:rPr>
        <w:t>The same method was applied for the confidence interval:</w:t>
      </w:r>
      <w:r>
        <w:rPr>
          <w:lang w:val="en-GB"/>
        </w:rPr>
        <w:br/>
      </w:r>
    </w:p>
    <w:p w14:paraId="3818DE5A" w14:textId="5CC3F5AC" w:rsidR="00897EF6" w:rsidRDefault="00000000" w:rsidP="00087B20">
      <w:pPr>
        <w:pStyle w:val="ListParagraph"/>
        <w:rPr>
          <w:lang w:val="en-GB"/>
        </w:rPr>
      </w:pPr>
      <m:oMathPara>
        <m:oMath>
          <m:d>
            <m:dPr>
              <m:begChr m:val="["/>
              <m:endChr m:val="]"/>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OR</m:t>
                  </m:r>
                </m:e>
                <m:sub>
                  <m:r>
                    <w:rPr>
                      <w:rFonts w:ascii="Cambria Math" w:hAnsi="Cambria Math"/>
                      <w:lang w:val="en-GB"/>
                    </w:rPr>
                    <m:t>lower</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OR</m:t>
                  </m:r>
                </m:e>
                <m:sub>
                  <m:r>
                    <w:rPr>
                      <w:rFonts w:ascii="Cambria Math" w:hAnsi="Cambria Math"/>
                      <w:lang w:val="en-GB"/>
                    </w:rPr>
                    <m:t>upper</m:t>
                  </m:r>
                </m:sub>
              </m:sSub>
            </m:e>
          </m:d>
          <m:r>
            <w:rPr>
              <w:rFonts w:ascii="Cambria Math" w:hAnsi="Cambria Math"/>
              <w:lang w:val="en-GB"/>
            </w:rPr>
            <m:t>→</m:t>
          </m:r>
          <m:d>
            <m:dPr>
              <m:begChr m:val="["/>
              <m:endChr m:val="]"/>
              <m:ctrlPr>
                <w:rPr>
                  <w:rFonts w:ascii="Cambria Math" w:hAnsi="Cambria Math"/>
                  <w:i/>
                  <w:lang w:val="en-GB"/>
                </w:rPr>
              </m:ctrlPr>
            </m:dPr>
            <m:e>
              <m:sSubSup>
                <m:sSubSupPr>
                  <m:ctrlPr>
                    <w:rPr>
                      <w:rFonts w:ascii="Cambria Math" w:hAnsi="Cambria Math"/>
                      <w:i/>
                      <w:lang w:val="en-GB"/>
                    </w:rPr>
                  </m:ctrlPr>
                </m:sSubSupPr>
                <m:e>
                  <m:r>
                    <w:rPr>
                      <w:rFonts w:ascii="Cambria Math" w:hAnsi="Cambria Math"/>
                      <w:lang w:val="en-GB"/>
                    </w:rPr>
                    <m:t>OR</m:t>
                  </m:r>
                </m:e>
                <m:sub>
                  <m:r>
                    <w:rPr>
                      <w:rFonts w:ascii="Cambria Math" w:hAnsi="Cambria Math"/>
                      <w:lang w:val="en-GB"/>
                    </w:rPr>
                    <m:t>lower</m:t>
                  </m:r>
                </m:sub>
                <m:sup>
                  <m:r>
                    <w:rPr>
                      <w:rFonts w:ascii="Cambria Math" w:hAnsi="Cambria Math"/>
                      <w:lang w:val="en-GB"/>
                    </w:rPr>
                    <m:t>0</m:t>
                  </m:r>
                  <m:r>
                    <w:ins w:id="235" w:author="Meggan Harris" w:date="2025-08-29T09:52:00Z">
                      <w:rPr>
                        <w:rFonts w:ascii="Cambria Math" w:hAnsi="Cambria Math"/>
                        <w:lang w:val="en-US"/>
                      </w:rPr>
                      <m:t>·</m:t>
                    </w:ins>
                  </m:r>
                  <m:r>
                    <w:del w:id="236" w:author="Meggan Harris" w:date="2025-08-29T09:52:00Z" w16du:dateUtc="2025-08-29T07:52:00Z">
                      <w:rPr>
                        <w:rFonts w:ascii="Cambria Math" w:hAnsi="Cambria Math"/>
                        <w:lang w:val="en-GB"/>
                      </w:rPr>
                      <m:t>.</m:t>
                    </w:del>
                  </m:r>
                  <m:r>
                    <w:rPr>
                      <w:rFonts w:ascii="Cambria Math" w:hAnsi="Cambria Math"/>
                      <w:lang w:val="en-GB"/>
                    </w:rPr>
                    <m:t>858</m:t>
                  </m:r>
                </m:sup>
              </m:sSubSup>
              <m:r>
                <w:rPr>
                  <w:rFonts w:ascii="Cambria Math" w:hAnsi="Cambria Math"/>
                  <w:lang w:val="en-GB"/>
                </w:rPr>
                <m:t xml:space="preserve">, </m:t>
              </m:r>
              <m:sSubSup>
                <m:sSubSupPr>
                  <m:ctrlPr>
                    <w:rPr>
                      <w:rFonts w:ascii="Cambria Math" w:hAnsi="Cambria Math"/>
                      <w:i/>
                      <w:lang w:val="en-GB"/>
                    </w:rPr>
                  </m:ctrlPr>
                </m:sSubSupPr>
                <m:e>
                  <m:r>
                    <w:rPr>
                      <w:rFonts w:ascii="Cambria Math" w:hAnsi="Cambria Math"/>
                      <w:lang w:val="en-GB"/>
                    </w:rPr>
                    <m:t>OR</m:t>
                  </m:r>
                </m:e>
                <m:sub>
                  <m:r>
                    <w:rPr>
                      <w:rFonts w:ascii="Cambria Math" w:hAnsi="Cambria Math"/>
                      <w:lang w:val="en-GB"/>
                    </w:rPr>
                    <m:t>upper</m:t>
                  </m:r>
                </m:sub>
                <m:sup>
                  <m:r>
                    <w:rPr>
                      <w:rFonts w:ascii="Cambria Math" w:hAnsi="Cambria Math"/>
                      <w:lang w:val="en-GB"/>
                    </w:rPr>
                    <m:t>0</m:t>
                  </m:r>
                  <m:r>
                    <w:ins w:id="237" w:author="Meggan Harris" w:date="2025-08-29T09:52:00Z">
                      <w:rPr>
                        <w:rFonts w:ascii="Cambria Math" w:hAnsi="Cambria Math"/>
                        <w:lang w:val="en-US"/>
                      </w:rPr>
                      <m:t>·</m:t>
                    </w:ins>
                  </m:r>
                  <m:r>
                    <w:del w:id="238" w:author="Meggan Harris" w:date="2025-08-29T09:52:00Z" w16du:dateUtc="2025-08-29T07:52:00Z">
                      <w:rPr>
                        <w:rFonts w:ascii="Cambria Math" w:hAnsi="Cambria Math"/>
                        <w:lang w:val="en-GB"/>
                      </w:rPr>
                      <m:t>.</m:t>
                    </w:del>
                  </m:r>
                  <m:r>
                    <w:rPr>
                      <w:rFonts w:ascii="Cambria Math" w:hAnsi="Cambria Math"/>
                      <w:lang w:val="en-GB"/>
                    </w:rPr>
                    <m:t>858</m:t>
                  </m:r>
                </m:sup>
              </m:sSubSup>
            </m:e>
          </m:d>
        </m:oMath>
      </m:oMathPara>
    </w:p>
    <w:p w14:paraId="18384475" w14:textId="77777777" w:rsidR="00897EF6" w:rsidRDefault="00897EF6" w:rsidP="00087B20">
      <w:pPr>
        <w:pStyle w:val="ListParagraph"/>
        <w:rPr>
          <w:lang w:val="en-GB"/>
        </w:rPr>
      </w:pPr>
    </w:p>
    <w:p w14:paraId="63FD1B4C" w14:textId="777894C8" w:rsidR="00897EF6" w:rsidRDefault="00897EF6" w:rsidP="00087B20">
      <w:pPr>
        <w:pStyle w:val="ListParagraph"/>
        <w:rPr>
          <w:lang w:val="en-GB"/>
        </w:rPr>
      </w:pPr>
      <w:r>
        <w:rPr>
          <w:lang w:val="en-GB"/>
        </w:rPr>
        <w:t>Final values used for the simulation</w:t>
      </w:r>
      <w:ins w:id="239" w:author="Meggan Harris" w:date="2025-08-29T09:43:00Z" w16du:dateUtc="2025-08-29T07:43:00Z">
        <w:r w:rsidR="00D771DF">
          <w:rPr>
            <w:lang w:val="en-GB"/>
          </w:rPr>
          <w:t xml:space="preserve"> were</w:t>
        </w:r>
      </w:ins>
      <w:r>
        <w:rPr>
          <w:lang w:val="en-GB"/>
        </w:rPr>
        <w:t>:</w:t>
      </w:r>
      <w:r>
        <w:rPr>
          <w:lang w:val="en-GB"/>
        </w:rPr>
        <w:br/>
      </w:r>
    </w:p>
    <w:p w14:paraId="7F765271" w14:textId="0212A3A5" w:rsidR="00F05433" w:rsidRPr="00F05433" w:rsidRDefault="00D771DF" w:rsidP="00087B20">
      <w:pPr>
        <w:pStyle w:val="ListParagraph"/>
        <w:rPr>
          <w:lang w:val="en-GB"/>
        </w:rPr>
      </w:pPr>
      <w:ins w:id="240" w:author="Meggan Harris" w:date="2025-08-29T09:43:00Z" w16du:dateUtc="2025-08-29T07:43:00Z">
        <w:r w:rsidRPr="00A134B0">
          <w:rPr>
            <w:highlight w:val="yellow"/>
            <w:lang w:val="en-GB"/>
            <w:rPrChange w:id="241" w:author="Meggan Harris" w:date="2025-08-29T10:58:00Z" w16du:dateUtc="2025-08-29T08:58:00Z">
              <w:rPr>
                <w:lang w:val="en-GB"/>
              </w:rPr>
            </w:rPrChange>
          </w:rPr>
          <w:t>OR</w:t>
        </w:r>
        <w:r>
          <w:rPr>
            <w:lang w:val="en-GB"/>
          </w:rPr>
          <w:t xml:space="preserve"> </w:t>
        </w:r>
      </w:ins>
      <w:r w:rsidR="00F05433" w:rsidRPr="00F05433">
        <w:rPr>
          <w:lang w:val="en-GB"/>
        </w:rPr>
        <w:t>0</w:t>
      </w:r>
      <w:ins w:id="242" w:author="Meggan Harris" w:date="2025-08-29T09:52:00Z">
        <w:r w:rsidR="00725E7E" w:rsidRPr="00725E7E">
          <w:rPr>
            <w:lang w:val="en-US"/>
          </w:rPr>
          <w:t>·</w:t>
        </w:r>
      </w:ins>
      <w:del w:id="243" w:author="Meggan Harris" w:date="2025-08-29T09:52:00Z" w16du:dateUtc="2025-08-29T07:52:00Z">
        <w:r w:rsidR="00F05433" w:rsidRPr="00F05433" w:rsidDel="00725E7E">
          <w:rPr>
            <w:lang w:val="en-GB"/>
          </w:rPr>
          <w:delText>.</w:delText>
        </w:r>
      </w:del>
      <w:r w:rsidR="00F05433" w:rsidRPr="00F05433">
        <w:rPr>
          <w:lang w:val="en-GB"/>
        </w:rPr>
        <w:t>54</w:t>
      </w:r>
      <w:r w:rsidR="00F05433" w:rsidRPr="00F05433">
        <w:rPr>
          <w:rFonts w:ascii="Arial" w:hAnsi="Arial" w:cs="Arial"/>
          <w:lang w:val="en-GB"/>
        </w:rPr>
        <w:t> </w:t>
      </w:r>
      <w:r w:rsidR="00F05433" w:rsidRPr="00F05433">
        <w:rPr>
          <w:lang w:val="en-GB"/>
        </w:rPr>
        <w:t>(95</w:t>
      </w:r>
      <w:r w:rsidR="00F05433" w:rsidRPr="00F05433">
        <w:rPr>
          <w:rFonts w:ascii="Arial" w:hAnsi="Arial" w:cs="Arial"/>
          <w:lang w:val="en-GB"/>
        </w:rPr>
        <w:t> </w:t>
      </w:r>
      <w:r w:rsidR="00F05433" w:rsidRPr="00F05433">
        <w:rPr>
          <w:lang w:val="en-GB"/>
        </w:rPr>
        <w:t>%</w:t>
      </w:r>
      <w:r w:rsidR="00F05433" w:rsidRPr="00F05433">
        <w:rPr>
          <w:rFonts w:ascii="Arial" w:hAnsi="Arial" w:cs="Arial"/>
          <w:lang w:val="en-GB"/>
        </w:rPr>
        <w:t> </w:t>
      </w:r>
      <w:r w:rsidR="00F05433" w:rsidRPr="00F05433">
        <w:rPr>
          <w:lang w:val="en-GB"/>
        </w:rPr>
        <w:t>CI</w:t>
      </w:r>
      <w:r w:rsidR="00F05433" w:rsidRPr="00F05433">
        <w:rPr>
          <w:rFonts w:ascii="Aptos" w:hAnsi="Aptos" w:cs="Aptos"/>
          <w:lang w:val="en-GB"/>
        </w:rPr>
        <w:t> </w:t>
      </w:r>
      <w:r w:rsidR="00F05433" w:rsidRPr="00F05433">
        <w:rPr>
          <w:lang w:val="en-GB"/>
        </w:rPr>
        <w:t>0</w:t>
      </w:r>
      <w:ins w:id="244" w:author="Meggan Harris" w:date="2025-08-29T09:52:00Z">
        <w:r w:rsidR="00725E7E" w:rsidRPr="00725E7E">
          <w:rPr>
            <w:lang w:val="en-US"/>
          </w:rPr>
          <w:t>·</w:t>
        </w:r>
      </w:ins>
      <w:del w:id="245" w:author="Meggan Harris" w:date="2025-08-29T09:52:00Z" w16du:dateUtc="2025-08-29T07:52:00Z">
        <w:r w:rsidR="00F05433" w:rsidRPr="00F05433" w:rsidDel="00725E7E">
          <w:rPr>
            <w:lang w:val="en-GB"/>
          </w:rPr>
          <w:delText>.</w:delText>
        </w:r>
      </w:del>
      <w:r w:rsidR="00F05433" w:rsidRPr="00F05433">
        <w:rPr>
          <w:lang w:val="en-GB"/>
        </w:rPr>
        <w:t>25</w:t>
      </w:r>
      <w:r w:rsidR="00F05433" w:rsidRPr="00F05433">
        <w:rPr>
          <w:rFonts w:ascii="Aptos" w:hAnsi="Aptos" w:cs="Aptos"/>
          <w:lang w:val="en-GB"/>
        </w:rPr>
        <w:t>–</w:t>
      </w:r>
      <w:r w:rsidR="00F05433" w:rsidRPr="00F05433">
        <w:rPr>
          <w:lang w:val="en-GB"/>
        </w:rPr>
        <w:t>1</w:t>
      </w:r>
      <w:ins w:id="246" w:author="Meggan Harris" w:date="2025-08-29T09:52:00Z">
        <w:r w:rsidR="00725E7E" w:rsidRPr="00725E7E">
          <w:rPr>
            <w:lang w:val="en-US"/>
          </w:rPr>
          <w:t>·</w:t>
        </w:r>
      </w:ins>
      <w:del w:id="247" w:author="Meggan Harris" w:date="2025-08-29T09:52:00Z" w16du:dateUtc="2025-08-29T07:52:00Z">
        <w:r w:rsidR="00F05433" w:rsidRPr="00F05433" w:rsidDel="00725E7E">
          <w:rPr>
            <w:lang w:val="en-GB"/>
          </w:rPr>
          <w:delText>.</w:delText>
        </w:r>
      </w:del>
      <w:r w:rsidR="00F05433" w:rsidRPr="00F05433">
        <w:rPr>
          <w:lang w:val="en-GB"/>
        </w:rPr>
        <w:t>18)</w:t>
      </w:r>
    </w:p>
    <w:p w14:paraId="0FEEEB7A" w14:textId="124B09C6" w:rsidR="00AC138D" w:rsidRDefault="00AC138D" w:rsidP="00087B20">
      <w:pPr>
        <w:pStyle w:val="ListParagraph"/>
        <w:rPr>
          <w:lang w:val="en-US"/>
        </w:rPr>
      </w:pPr>
      <w:r w:rsidRPr="00F05433">
        <w:rPr>
          <w:lang w:val="en-GB"/>
        </w:rPr>
        <w:br/>
      </w:r>
      <w:r>
        <w:rPr>
          <w:lang w:val="en-US"/>
        </w:rPr>
        <w:t>- In the OWSA</w:t>
      </w:r>
      <w:ins w:id="248" w:author="Meggan Harris" w:date="2025-08-29T09:43:00Z" w16du:dateUtc="2025-08-29T07:43:00Z">
        <w:r w:rsidR="00D771DF">
          <w:rPr>
            <w:lang w:val="en-US"/>
          </w:rPr>
          <w:t>,</w:t>
        </w:r>
      </w:ins>
      <w:r>
        <w:rPr>
          <w:lang w:val="en-US"/>
        </w:rPr>
        <w:t xml:space="preserve"> the range used was</w:t>
      </w:r>
      <w:ins w:id="249" w:author="Meggan Harris" w:date="2025-08-29T09:43:00Z" w16du:dateUtc="2025-08-29T07:43:00Z">
        <w:r w:rsidR="00D771DF">
          <w:rPr>
            <w:lang w:val="en-US"/>
          </w:rPr>
          <w:t xml:space="preserve"> </w:t>
        </w:r>
        <w:r w:rsidR="00D771DF" w:rsidRPr="00A134B0">
          <w:rPr>
            <w:highlight w:val="yellow"/>
            <w:lang w:val="en-US"/>
            <w:rPrChange w:id="250" w:author="Meggan Harris" w:date="2025-08-29T10:59:00Z" w16du:dateUtc="2025-08-29T08:59:00Z">
              <w:rPr>
                <w:lang w:val="en-US"/>
              </w:rPr>
            </w:rPrChange>
          </w:rPr>
          <w:t>OR</w:t>
        </w:r>
      </w:ins>
      <w:r>
        <w:rPr>
          <w:lang w:val="en-US"/>
        </w:rPr>
        <w:t xml:space="preserve"> 0</w:t>
      </w:r>
      <w:ins w:id="251" w:author="Meggan Harris" w:date="2025-08-29T09:52:00Z">
        <w:r w:rsidR="00725E7E" w:rsidRPr="00725E7E">
          <w:rPr>
            <w:lang w:val="en-US"/>
          </w:rPr>
          <w:t>·</w:t>
        </w:r>
      </w:ins>
      <w:del w:id="252" w:author="Meggan Harris" w:date="2025-08-29T09:52:00Z" w16du:dateUtc="2025-08-29T07:52:00Z">
        <w:r w:rsidDel="00725E7E">
          <w:rPr>
            <w:lang w:val="en-US"/>
          </w:rPr>
          <w:delText>.</w:delText>
        </w:r>
      </w:del>
      <w:r w:rsidR="00F05433">
        <w:rPr>
          <w:lang w:val="en-US"/>
        </w:rPr>
        <w:t>25</w:t>
      </w:r>
      <w:r>
        <w:rPr>
          <w:lang w:val="en-US"/>
        </w:rPr>
        <w:t>-1</w:t>
      </w:r>
      <w:ins w:id="253" w:author="Meggan Harris" w:date="2025-08-29T09:52:00Z">
        <w:r w:rsidR="00725E7E" w:rsidRPr="00725E7E">
          <w:rPr>
            <w:lang w:val="en-US"/>
          </w:rPr>
          <w:t>·</w:t>
        </w:r>
      </w:ins>
      <w:del w:id="254" w:author="Meggan Harris" w:date="2025-08-29T09:52:00Z" w16du:dateUtc="2025-08-29T07:52:00Z">
        <w:r w:rsidDel="00725E7E">
          <w:rPr>
            <w:lang w:val="en-US"/>
          </w:rPr>
          <w:delText>.</w:delText>
        </w:r>
      </w:del>
      <w:r w:rsidR="00F05433">
        <w:rPr>
          <w:lang w:val="en-US"/>
        </w:rPr>
        <w:t>18</w:t>
      </w:r>
      <w:r>
        <w:rPr>
          <w:lang w:val="en-US"/>
        </w:rPr>
        <w:t>.</w:t>
      </w:r>
      <w:r>
        <w:rPr>
          <w:lang w:val="en-US"/>
        </w:rPr>
        <w:br/>
        <w:t>- In the PSA</w:t>
      </w:r>
      <w:ins w:id="255" w:author="Meggan Harris" w:date="2025-08-29T09:43:00Z" w16du:dateUtc="2025-08-29T07:43:00Z">
        <w:r w:rsidR="00842F9E">
          <w:rPr>
            <w:lang w:val="en-US"/>
          </w:rPr>
          <w:t>,</w:t>
        </w:r>
      </w:ins>
      <w:r>
        <w:rPr>
          <w:lang w:val="en-US"/>
        </w:rPr>
        <w:t xml:space="preserve"> </w:t>
      </w:r>
      <w:r w:rsidR="00920714">
        <w:rPr>
          <w:lang w:val="en-US"/>
        </w:rPr>
        <w:t>0</w:t>
      </w:r>
      <w:ins w:id="256" w:author="Meggan Harris" w:date="2025-08-29T09:52:00Z">
        <w:r w:rsidR="00725E7E" w:rsidRPr="00725E7E">
          <w:rPr>
            <w:lang w:val="en-US"/>
          </w:rPr>
          <w:t>·</w:t>
        </w:r>
      </w:ins>
      <w:del w:id="257" w:author="Meggan Harris" w:date="2025-08-29T09:52:00Z" w16du:dateUtc="2025-08-29T07:52:00Z">
        <w:r w:rsidR="00920714" w:rsidDel="00725E7E">
          <w:rPr>
            <w:lang w:val="en-US"/>
          </w:rPr>
          <w:delText>.</w:delText>
        </w:r>
      </w:del>
      <w:r w:rsidR="00C050CD">
        <w:rPr>
          <w:lang w:val="en-US"/>
        </w:rPr>
        <w:t>24</w:t>
      </w:r>
      <w:r>
        <w:rPr>
          <w:lang w:val="en-US"/>
        </w:rPr>
        <w:t xml:space="preserve"> was used as</w:t>
      </w:r>
      <w:r w:rsidR="00774054">
        <w:rPr>
          <w:lang w:val="en-US"/>
        </w:rPr>
        <w:t xml:space="preserve"> a mean and 0</w:t>
      </w:r>
      <w:ins w:id="258" w:author="Meggan Harris" w:date="2025-08-29T09:52:00Z">
        <w:r w:rsidR="00725E7E" w:rsidRPr="00725E7E">
          <w:rPr>
            <w:lang w:val="en-US"/>
          </w:rPr>
          <w:t>·</w:t>
        </w:r>
      </w:ins>
      <w:del w:id="259" w:author="Meggan Harris" w:date="2025-08-29T09:52:00Z" w16du:dateUtc="2025-08-29T07:52:00Z">
        <w:r w:rsidR="00774054" w:rsidDel="00725E7E">
          <w:rPr>
            <w:lang w:val="en-US"/>
          </w:rPr>
          <w:delText>.</w:delText>
        </w:r>
      </w:del>
      <w:r w:rsidR="00F05433">
        <w:rPr>
          <w:lang w:val="en-US"/>
        </w:rPr>
        <w:t>25</w:t>
      </w:r>
      <w:r w:rsidR="00774054">
        <w:rPr>
          <w:lang w:val="en-US"/>
        </w:rPr>
        <w:t>-1</w:t>
      </w:r>
      <w:ins w:id="260" w:author="Meggan Harris" w:date="2025-08-29T09:52:00Z">
        <w:r w:rsidR="00725E7E" w:rsidRPr="00725E7E">
          <w:rPr>
            <w:lang w:val="en-US"/>
          </w:rPr>
          <w:t>·</w:t>
        </w:r>
      </w:ins>
      <w:del w:id="261" w:author="Meggan Harris" w:date="2025-08-29T09:52:00Z" w16du:dateUtc="2025-08-29T07:52:00Z">
        <w:r w:rsidR="00774054" w:rsidDel="00725E7E">
          <w:rPr>
            <w:lang w:val="en-US"/>
          </w:rPr>
          <w:delText>.</w:delText>
        </w:r>
      </w:del>
      <w:r w:rsidR="00F05433">
        <w:rPr>
          <w:lang w:val="en-US"/>
        </w:rPr>
        <w:t>18</w:t>
      </w:r>
      <w:r w:rsidR="00774054">
        <w:rPr>
          <w:lang w:val="en-US"/>
        </w:rPr>
        <w:t xml:space="preserve"> as the CI of a lognormal distribution.</w:t>
      </w:r>
    </w:p>
    <w:p w14:paraId="5BCC5AF2" w14:textId="77777777" w:rsidR="00AC138D" w:rsidRPr="00AC138D" w:rsidRDefault="00AC138D" w:rsidP="00AC138D">
      <w:pPr>
        <w:pStyle w:val="ListParagraph"/>
        <w:rPr>
          <w:lang w:val="en-US"/>
        </w:rPr>
      </w:pPr>
    </w:p>
    <w:p w14:paraId="7AA8E66F" w14:textId="03177F2C" w:rsidR="004F5656" w:rsidRDefault="00AC138D" w:rsidP="004F5656">
      <w:pPr>
        <w:pStyle w:val="ListParagraph"/>
        <w:numPr>
          <w:ilvl w:val="0"/>
          <w:numId w:val="1"/>
        </w:numPr>
        <w:rPr>
          <w:lang w:val="en-US"/>
        </w:rPr>
      </w:pPr>
      <w:r>
        <w:rPr>
          <w:lang w:val="en-US"/>
        </w:rPr>
        <w:t xml:space="preserve">Relative risk reduction of progression to </w:t>
      </w:r>
      <w:del w:id="262" w:author="Meggan Harris" w:date="2025-08-29T10:59:00Z" w16du:dateUtc="2025-08-29T08:59:00Z">
        <w:r w:rsidDel="00A134B0">
          <w:rPr>
            <w:lang w:val="en-US"/>
          </w:rPr>
          <w:delText xml:space="preserve">Digestive </w:delText>
        </w:r>
      </w:del>
      <w:ins w:id="263" w:author="Meggan Harris" w:date="2025-08-29T10:59:00Z" w16du:dateUtc="2025-08-29T08:59:00Z">
        <w:r w:rsidR="00A134B0">
          <w:rPr>
            <w:lang w:val="en-US"/>
          </w:rPr>
          <w:t>d</w:t>
        </w:r>
        <w:r w:rsidR="00A134B0">
          <w:rPr>
            <w:lang w:val="en-US"/>
          </w:rPr>
          <w:t xml:space="preserve">igestive </w:t>
        </w:r>
      </w:ins>
      <w:r>
        <w:rPr>
          <w:lang w:val="en-US"/>
        </w:rPr>
        <w:t>Chagas disease</w:t>
      </w:r>
      <w:r w:rsidR="00A44AC0">
        <w:rPr>
          <w:lang w:val="en-US"/>
        </w:rPr>
        <w:t xml:space="preserve"> </w:t>
      </w:r>
    </w:p>
    <w:p w14:paraId="18303A4E" w14:textId="77777777" w:rsidR="00920714" w:rsidRPr="00920714" w:rsidRDefault="00920714" w:rsidP="00920714">
      <w:pPr>
        <w:pStyle w:val="ListParagraph"/>
        <w:rPr>
          <w:lang w:val="en-US"/>
        </w:rPr>
      </w:pPr>
    </w:p>
    <w:p w14:paraId="3C406CD4" w14:textId="6EFC9CEA" w:rsidR="00920714" w:rsidRDefault="00920714" w:rsidP="00920714">
      <w:pPr>
        <w:pStyle w:val="ListParagraph"/>
        <w:rPr>
          <w:lang w:val="en-US"/>
        </w:rPr>
      </w:pPr>
      <w:r>
        <w:rPr>
          <w:lang w:val="en-US"/>
        </w:rPr>
        <w:t xml:space="preserve">The value chosen from the literature was: </w:t>
      </w:r>
      <w:ins w:id="264" w:author="Meggan Harris" w:date="2025-08-29T09:46:00Z" w16du:dateUtc="2025-08-29T07:46:00Z">
        <w:r w:rsidR="002C0BEF" w:rsidRPr="002C0BEF">
          <w:rPr>
            <w:highlight w:val="yellow"/>
            <w:lang w:val="en-US"/>
            <w:rPrChange w:id="265" w:author="Meggan Harris" w:date="2025-08-29T09:46:00Z" w16du:dateUtc="2025-08-29T07:46:00Z">
              <w:rPr>
                <w:lang w:val="en-US"/>
              </w:rPr>
            </w:rPrChange>
          </w:rPr>
          <w:t>RR</w:t>
        </w:r>
        <w:r w:rsidR="002C0BEF">
          <w:rPr>
            <w:lang w:val="en-US"/>
          </w:rPr>
          <w:t xml:space="preserve"> </w:t>
        </w:r>
      </w:ins>
      <w:r>
        <w:rPr>
          <w:lang w:val="en-US"/>
        </w:rPr>
        <w:t>0</w:t>
      </w:r>
      <w:ins w:id="266" w:author="Meggan Harris" w:date="2025-08-29T09:51:00Z">
        <w:r w:rsidR="00725E7E" w:rsidRPr="00725E7E">
          <w:rPr>
            <w:lang w:val="en-US"/>
          </w:rPr>
          <w:t>·</w:t>
        </w:r>
      </w:ins>
      <w:del w:id="267" w:author="Meggan Harris" w:date="2025-08-29T09:51:00Z" w16du:dateUtc="2025-08-29T07:51:00Z">
        <w:r w:rsidDel="00725E7E">
          <w:rPr>
            <w:lang w:val="en-US"/>
          </w:rPr>
          <w:delText>.</w:delText>
        </w:r>
      </w:del>
      <w:r>
        <w:rPr>
          <w:lang w:val="en-US"/>
        </w:rPr>
        <w:t>88 (CI 95%, 0</w:t>
      </w:r>
      <w:ins w:id="268" w:author="Meggan Harris" w:date="2025-08-29T09:51:00Z">
        <w:r w:rsidR="00725E7E" w:rsidRPr="00725E7E">
          <w:rPr>
            <w:lang w:val="en-US"/>
          </w:rPr>
          <w:t>·</w:t>
        </w:r>
      </w:ins>
      <w:del w:id="269" w:author="Meggan Harris" w:date="2025-08-29T09:51:00Z" w16du:dateUtc="2025-08-29T07:51:00Z">
        <w:r w:rsidDel="00725E7E">
          <w:rPr>
            <w:lang w:val="en-US"/>
          </w:rPr>
          <w:delText>.</w:delText>
        </w:r>
      </w:del>
      <w:r>
        <w:rPr>
          <w:lang w:val="en-US"/>
        </w:rPr>
        <w:t>55-1</w:t>
      </w:r>
      <w:ins w:id="270" w:author="Meggan Harris" w:date="2025-08-29T09:51:00Z">
        <w:r w:rsidR="00725E7E" w:rsidRPr="00725E7E">
          <w:rPr>
            <w:lang w:val="en-US"/>
          </w:rPr>
          <w:t>·</w:t>
        </w:r>
      </w:ins>
      <w:del w:id="271" w:author="Meggan Harris" w:date="2025-08-29T09:51:00Z" w16du:dateUtc="2025-08-29T07:51:00Z">
        <w:r w:rsidDel="00725E7E">
          <w:rPr>
            <w:lang w:val="en-US"/>
          </w:rPr>
          <w:delText>.</w:delText>
        </w:r>
      </w:del>
      <w:r>
        <w:rPr>
          <w:lang w:val="en-US"/>
        </w:rPr>
        <w:t xml:space="preserve">42), </w:t>
      </w:r>
      <w:r w:rsidR="00CD48F6">
        <w:rPr>
          <w:lang w:val="en-US"/>
        </w:rPr>
        <w:t xml:space="preserve"> </w:t>
      </w:r>
      <w:ins w:id="272" w:author="Meggan Harris" w:date="2025-08-29T10:59:00Z" w16du:dateUtc="2025-08-29T08:59:00Z">
        <w:r w:rsidR="00A134B0">
          <w:rPr>
            <w:lang w:val="en-US"/>
          </w:rPr>
          <w:t xml:space="preserve">from </w:t>
        </w:r>
      </w:ins>
      <w:r w:rsidR="00CD48F6">
        <w:rPr>
          <w:lang w:val="en-US"/>
        </w:rPr>
        <w:t>Nunes da Costa</w:t>
      </w:r>
      <w:r>
        <w:rPr>
          <w:lang w:val="en-US"/>
        </w:rPr>
        <w:t xml:space="preserve"> et al. 202</w:t>
      </w:r>
      <w:r w:rsidR="00CD48F6">
        <w:rPr>
          <w:lang w:val="en-US"/>
        </w:rPr>
        <w:t>1</w:t>
      </w:r>
      <w:r>
        <w:rPr>
          <w:lang w:val="en-US"/>
        </w:rPr>
        <w:t>.</w:t>
      </w:r>
      <w:r w:rsidR="00CD48F6">
        <w:rPr>
          <w:lang w:val="en-US"/>
        </w:rPr>
        <w:fldChar w:fldCharType="begin"/>
      </w:r>
      <w:r w:rsidR="00F05433">
        <w:rPr>
          <w:lang w:val="en-US"/>
        </w:rPr>
        <w:instrText xml:space="preserve"> ADDIN ZOTERO_ITEM CSL_CITATION {"citationID":"SOKhFbEY","properties":{"formattedCitation":"\\super 8\\nosupersub{}","plainCitation":"8","noteIndex":0},"citationItems":[{"id":86,"uris":["http://zotero.org/groups/5772643/items/NYTTL48N"],"itemData":{"id":86,"type":"article-journal","abstract":"American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Disease","volume":"15","author":[{"family":"Nunes Da Costa","given":"Erika Alessandra Pellison"},{"family":"Victória","given":"Cassiano"},{"family":"Fortaleza","given":"Carlos Magno Castelo Branco"}],"editor":[{"family":"Petersen","given":"Christine A."}],"issued":{"date-parts":[["2021",8,13]]}}}],"schema":"https://github.com/citation-style-language/schema/raw/master/csl-citation.json"} </w:instrText>
      </w:r>
      <w:r w:rsidR="00CD48F6">
        <w:rPr>
          <w:lang w:val="en-US"/>
        </w:rPr>
        <w:fldChar w:fldCharType="separate"/>
      </w:r>
      <w:r w:rsidR="00F05433" w:rsidRPr="00450D22">
        <w:rPr>
          <w:rFonts w:ascii="Aptos" w:hAnsi="Aptos" w:cs="Times New Roman"/>
          <w:vertAlign w:val="superscript"/>
          <w:lang w:val="en-GB"/>
        </w:rPr>
        <w:t>8</w:t>
      </w:r>
      <w:r w:rsidR="00CD48F6">
        <w:rPr>
          <w:lang w:val="en-US"/>
        </w:rPr>
        <w:fldChar w:fldCharType="end"/>
      </w:r>
      <w:r>
        <w:rPr>
          <w:lang w:val="en-US"/>
        </w:rPr>
        <w:t xml:space="preserve"> This is not a calibrated parameter.</w:t>
      </w:r>
      <w:r w:rsidR="00087B20">
        <w:rPr>
          <w:lang w:val="en-US"/>
        </w:rPr>
        <w:t xml:space="preserve"> With the adjustment for non-completers, </w:t>
      </w:r>
      <w:r w:rsidR="00F05433">
        <w:rPr>
          <w:lang w:val="en-US"/>
        </w:rPr>
        <w:t>following the same method as above</w:t>
      </w:r>
      <w:ins w:id="273" w:author="Meggan Harris" w:date="2025-08-29T09:46:00Z" w16du:dateUtc="2025-08-29T07:46:00Z">
        <w:r w:rsidR="002C0BEF">
          <w:rPr>
            <w:lang w:val="en-US"/>
          </w:rPr>
          <w:t xml:space="preserve">, it was </w:t>
        </w:r>
        <w:r w:rsidR="002C0BEF" w:rsidRPr="002C0BEF">
          <w:rPr>
            <w:highlight w:val="yellow"/>
            <w:lang w:val="en-US"/>
            <w:rPrChange w:id="274" w:author="Meggan Harris" w:date="2025-08-29T09:46:00Z" w16du:dateUtc="2025-08-29T07:46:00Z">
              <w:rPr>
                <w:lang w:val="en-US"/>
              </w:rPr>
            </w:rPrChange>
          </w:rPr>
          <w:t>RR</w:t>
        </w:r>
      </w:ins>
      <w:del w:id="275" w:author="Meggan Harris" w:date="2025-08-29T09:46:00Z" w16du:dateUtc="2025-08-29T07:46:00Z">
        <w:r w:rsidR="00F05433" w:rsidRPr="002C0BEF" w:rsidDel="002C0BEF">
          <w:rPr>
            <w:highlight w:val="yellow"/>
            <w:lang w:val="en-US"/>
            <w:rPrChange w:id="276" w:author="Meggan Harris" w:date="2025-08-29T09:46:00Z" w16du:dateUtc="2025-08-29T07:46:00Z">
              <w:rPr>
                <w:lang w:val="en-US"/>
              </w:rPr>
            </w:rPrChange>
          </w:rPr>
          <w:delText>:</w:delText>
        </w:r>
      </w:del>
      <w:r w:rsidR="00F05433">
        <w:rPr>
          <w:lang w:val="en-US"/>
        </w:rPr>
        <w:t xml:space="preserve"> </w:t>
      </w:r>
      <w:r w:rsidR="00F05433" w:rsidRPr="00F05433">
        <w:rPr>
          <w:lang w:val="en-GB"/>
        </w:rPr>
        <w:t>0</w:t>
      </w:r>
      <w:ins w:id="277" w:author="Meggan Harris" w:date="2025-08-29T09:51:00Z">
        <w:r w:rsidR="00725E7E" w:rsidRPr="00725E7E">
          <w:rPr>
            <w:lang w:val="en-US"/>
          </w:rPr>
          <w:t>·</w:t>
        </w:r>
      </w:ins>
      <w:del w:id="278" w:author="Meggan Harris" w:date="2025-08-29T09:51:00Z" w16du:dateUtc="2025-08-29T07:51:00Z">
        <w:r w:rsidR="00F05433" w:rsidRPr="00F05433" w:rsidDel="00725E7E">
          <w:rPr>
            <w:lang w:val="en-GB"/>
          </w:rPr>
          <w:delText>.</w:delText>
        </w:r>
      </w:del>
      <w:r w:rsidR="00F05433" w:rsidRPr="00F05433">
        <w:rPr>
          <w:lang w:val="en-GB"/>
        </w:rPr>
        <w:t>90</w:t>
      </w:r>
      <w:r w:rsidR="00F05433" w:rsidRPr="00F05433">
        <w:rPr>
          <w:rFonts w:ascii="Arial" w:hAnsi="Arial" w:cs="Arial"/>
          <w:lang w:val="en-GB"/>
        </w:rPr>
        <w:t> </w:t>
      </w:r>
      <w:r w:rsidR="00F05433" w:rsidRPr="00F05433">
        <w:rPr>
          <w:lang w:val="en-GB"/>
        </w:rPr>
        <w:t>(95</w:t>
      </w:r>
      <w:r w:rsidR="00F05433" w:rsidRPr="00F05433">
        <w:rPr>
          <w:rFonts w:ascii="Arial" w:hAnsi="Arial" w:cs="Arial"/>
          <w:lang w:val="en-GB"/>
        </w:rPr>
        <w:t> </w:t>
      </w:r>
      <w:r w:rsidR="00F05433" w:rsidRPr="00F05433">
        <w:rPr>
          <w:lang w:val="en-GB"/>
        </w:rPr>
        <w:t>%</w:t>
      </w:r>
      <w:r w:rsidR="00F05433" w:rsidRPr="00F05433">
        <w:rPr>
          <w:rFonts w:ascii="Arial" w:hAnsi="Arial" w:cs="Arial"/>
          <w:lang w:val="en-GB"/>
        </w:rPr>
        <w:t> </w:t>
      </w:r>
      <w:r w:rsidR="00F05433" w:rsidRPr="00F05433">
        <w:rPr>
          <w:lang w:val="en-GB"/>
        </w:rPr>
        <w:t>CI</w:t>
      </w:r>
      <w:r w:rsidR="00F05433" w:rsidRPr="00F05433">
        <w:rPr>
          <w:rFonts w:ascii="Aptos" w:hAnsi="Aptos" w:cs="Aptos"/>
          <w:lang w:val="en-GB"/>
        </w:rPr>
        <w:t> </w:t>
      </w:r>
      <w:r w:rsidR="00F05433" w:rsidRPr="00F05433">
        <w:rPr>
          <w:lang w:val="en-GB"/>
        </w:rPr>
        <w:t>0</w:t>
      </w:r>
      <w:ins w:id="279" w:author="Meggan Harris" w:date="2025-08-29T09:51:00Z">
        <w:r w:rsidR="00725E7E" w:rsidRPr="00725E7E">
          <w:rPr>
            <w:lang w:val="en-US"/>
          </w:rPr>
          <w:t>·</w:t>
        </w:r>
      </w:ins>
      <w:del w:id="280" w:author="Meggan Harris" w:date="2025-08-29T09:51:00Z" w16du:dateUtc="2025-08-29T07:51:00Z">
        <w:r w:rsidR="00F05433" w:rsidRPr="00F05433" w:rsidDel="00725E7E">
          <w:rPr>
            <w:lang w:val="en-GB"/>
          </w:rPr>
          <w:delText>.</w:delText>
        </w:r>
      </w:del>
      <w:r w:rsidR="00F05433" w:rsidRPr="00F05433">
        <w:rPr>
          <w:lang w:val="en-GB"/>
        </w:rPr>
        <w:t>60</w:t>
      </w:r>
      <w:r w:rsidR="00F05433" w:rsidRPr="00F05433">
        <w:rPr>
          <w:rFonts w:ascii="Aptos" w:hAnsi="Aptos" w:cs="Aptos"/>
          <w:lang w:val="en-GB"/>
        </w:rPr>
        <w:t>–</w:t>
      </w:r>
      <w:r w:rsidR="00F05433" w:rsidRPr="00F05433">
        <w:rPr>
          <w:lang w:val="en-GB"/>
        </w:rPr>
        <w:t>1</w:t>
      </w:r>
      <w:ins w:id="281" w:author="Meggan Harris" w:date="2025-08-29T09:51:00Z">
        <w:r w:rsidR="00725E7E" w:rsidRPr="00725E7E">
          <w:rPr>
            <w:lang w:val="en-US"/>
          </w:rPr>
          <w:t>·</w:t>
        </w:r>
      </w:ins>
      <w:del w:id="282" w:author="Meggan Harris" w:date="2025-08-29T09:51:00Z" w16du:dateUtc="2025-08-29T07:51:00Z">
        <w:r w:rsidR="00F05433" w:rsidRPr="00F05433" w:rsidDel="00725E7E">
          <w:rPr>
            <w:lang w:val="en-GB"/>
          </w:rPr>
          <w:delText>.</w:delText>
        </w:r>
      </w:del>
      <w:r w:rsidR="00F05433" w:rsidRPr="00F05433">
        <w:rPr>
          <w:lang w:val="en-GB"/>
        </w:rPr>
        <w:t>37)</w:t>
      </w:r>
      <w:r w:rsidR="00F05433">
        <w:rPr>
          <w:lang w:val="en-GB"/>
        </w:rPr>
        <w:t>.</w:t>
      </w:r>
      <w:r>
        <w:rPr>
          <w:lang w:val="en-US"/>
        </w:rPr>
        <w:br/>
        <w:t>- In the OWSA</w:t>
      </w:r>
      <w:ins w:id="283" w:author="Meggan Harris" w:date="2025-08-29T09:46:00Z" w16du:dateUtc="2025-08-29T07:46:00Z">
        <w:r w:rsidR="002C0BEF">
          <w:rPr>
            <w:lang w:val="en-US"/>
          </w:rPr>
          <w:t>,</w:t>
        </w:r>
      </w:ins>
      <w:r>
        <w:rPr>
          <w:lang w:val="en-US"/>
        </w:rPr>
        <w:t xml:space="preserve"> the range used was</w:t>
      </w:r>
      <w:ins w:id="284" w:author="Meggan Harris" w:date="2025-08-29T09:46:00Z" w16du:dateUtc="2025-08-29T07:46:00Z">
        <w:r w:rsidR="002C0BEF">
          <w:rPr>
            <w:lang w:val="en-US"/>
          </w:rPr>
          <w:t xml:space="preserve"> </w:t>
        </w:r>
        <w:r w:rsidR="002C0BEF" w:rsidRPr="002C0BEF">
          <w:rPr>
            <w:highlight w:val="yellow"/>
            <w:lang w:val="en-US"/>
            <w:rPrChange w:id="285" w:author="Meggan Harris" w:date="2025-08-29T09:46:00Z" w16du:dateUtc="2025-08-29T07:46:00Z">
              <w:rPr>
                <w:lang w:val="en-US"/>
              </w:rPr>
            </w:rPrChange>
          </w:rPr>
          <w:t>RR</w:t>
        </w:r>
      </w:ins>
      <w:r>
        <w:rPr>
          <w:lang w:val="en-US"/>
        </w:rPr>
        <w:t xml:space="preserve"> 0</w:t>
      </w:r>
      <w:ins w:id="286" w:author="Meggan Harris" w:date="2025-08-29T09:51:00Z">
        <w:r w:rsidR="00725E7E" w:rsidRPr="00725E7E">
          <w:rPr>
            <w:lang w:val="en-US"/>
          </w:rPr>
          <w:t>·</w:t>
        </w:r>
      </w:ins>
      <w:del w:id="287" w:author="Meggan Harris" w:date="2025-08-29T09:51:00Z" w16du:dateUtc="2025-08-29T07:51:00Z">
        <w:r w:rsidDel="00725E7E">
          <w:rPr>
            <w:lang w:val="en-US"/>
          </w:rPr>
          <w:delText>.</w:delText>
        </w:r>
      </w:del>
      <w:r w:rsidR="00F05433">
        <w:rPr>
          <w:lang w:val="en-US"/>
        </w:rPr>
        <w:t>60</w:t>
      </w:r>
      <w:r>
        <w:rPr>
          <w:lang w:val="en-US"/>
        </w:rPr>
        <w:t>-1</w:t>
      </w:r>
      <w:ins w:id="288" w:author="Meggan Harris" w:date="2025-08-29T09:51:00Z">
        <w:r w:rsidR="00725E7E" w:rsidRPr="00725E7E">
          <w:rPr>
            <w:lang w:val="en-US"/>
          </w:rPr>
          <w:t>·</w:t>
        </w:r>
      </w:ins>
      <w:del w:id="289" w:author="Meggan Harris" w:date="2025-08-29T09:51:00Z" w16du:dateUtc="2025-08-29T07:51:00Z">
        <w:r w:rsidDel="00725E7E">
          <w:rPr>
            <w:lang w:val="en-US"/>
          </w:rPr>
          <w:delText>.</w:delText>
        </w:r>
      </w:del>
      <w:r w:rsidR="00F05433">
        <w:rPr>
          <w:lang w:val="en-US"/>
        </w:rPr>
        <w:t>3</w:t>
      </w:r>
      <w:r>
        <w:rPr>
          <w:lang w:val="en-US"/>
        </w:rPr>
        <w:t>.</w:t>
      </w:r>
      <w:r>
        <w:rPr>
          <w:lang w:val="en-US"/>
        </w:rPr>
        <w:br/>
        <w:t>- In the PSA</w:t>
      </w:r>
      <w:ins w:id="290" w:author="Meggan Harris" w:date="2025-08-29T09:46:00Z" w16du:dateUtc="2025-08-29T07:46:00Z">
        <w:r w:rsidR="002C0BEF">
          <w:rPr>
            <w:lang w:val="en-US"/>
          </w:rPr>
          <w:t>,</w:t>
        </w:r>
      </w:ins>
      <w:r>
        <w:rPr>
          <w:lang w:val="en-US"/>
        </w:rPr>
        <w:t xml:space="preserve"> 0</w:t>
      </w:r>
      <w:ins w:id="291" w:author="Meggan Harris" w:date="2025-08-29T09:51:00Z">
        <w:r w:rsidR="00725E7E" w:rsidRPr="00725E7E">
          <w:rPr>
            <w:lang w:val="en-US"/>
          </w:rPr>
          <w:t>·</w:t>
        </w:r>
      </w:ins>
      <w:del w:id="292" w:author="Meggan Harris" w:date="2025-08-29T09:51:00Z" w16du:dateUtc="2025-08-29T07:51:00Z">
        <w:r w:rsidDel="00725E7E">
          <w:rPr>
            <w:lang w:val="en-US"/>
          </w:rPr>
          <w:delText>.</w:delText>
        </w:r>
      </w:del>
      <w:r w:rsidR="00F05433">
        <w:rPr>
          <w:lang w:val="en-US"/>
        </w:rPr>
        <w:t>90</w:t>
      </w:r>
      <w:r>
        <w:rPr>
          <w:lang w:val="en-US"/>
        </w:rPr>
        <w:t xml:space="preserve"> was used as</w:t>
      </w:r>
      <w:r w:rsidR="00774054">
        <w:rPr>
          <w:lang w:val="en-US"/>
        </w:rPr>
        <w:t xml:space="preserve"> the mean and 0</w:t>
      </w:r>
      <w:ins w:id="293" w:author="Meggan Harris" w:date="2025-08-29T09:51:00Z">
        <w:r w:rsidR="00725E7E" w:rsidRPr="00725E7E">
          <w:rPr>
            <w:lang w:val="en-US"/>
          </w:rPr>
          <w:t>·</w:t>
        </w:r>
      </w:ins>
      <w:del w:id="294" w:author="Meggan Harris" w:date="2025-08-29T09:51:00Z" w16du:dateUtc="2025-08-29T07:51:00Z">
        <w:r w:rsidR="00774054" w:rsidDel="00725E7E">
          <w:rPr>
            <w:lang w:val="en-US"/>
          </w:rPr>
          <w:delText>.</w:delText>
        </w:r>
      </w:del>
      <w:r w:rsidR="00F05433">
        <w:rPr>
          <w:lang w:val="en-US"/>
        </w:rPr>
        <w:t>60</w:t>
      </w:r>
      <w:r w:rsidR="00774054">
        <w:rPr>
          <w:lang w:val="en-US"/>
        </w:rPr>
        <w:t>-1</w:t>
      </w:r>
      <w:ins w:id="295" w:author="Meggan Harris" w:date="2025-08-29T09:51:00Z">
        <w:r w:rsidR="00725E7E" w:rsidRPr="00725E7E">
          <w:rPr>
            <w:lang w:val="en-US"/>
          </w:rPr>
          <w:t>·</w:t>
        </w:r>
      </w:ins>
      <w:del w:id="296" w:author="Meggan Harris" w:date="2025-08-29T09:51:00Z" w16du:dateUtc="2025-08-29T07:51:00Z">
        <w:r w:rsidR="00774054" w:rsidDel="00725E7E">
          <w:rPr>
            <w:lang w:val="en-US"/>
          </w:rPr>
          <w:delText>.</w:delText>
        </w:r>
      </w:del>
      <w:r w:rsidR="00F05433">
        <w:rPr>
          <w:lang w:val="en-US"/>
        </w:rPr>
        <w:t>37</w:t>
      </w:r>
      <w:r w:rsidR="00774054">
        <w:rPr>
          <w:lang w:val="en-US"/>
        </w:rPr>
        <w:t xml:space="preserve"> as the 95% CI of a lognormal distribution.</w:t>
      </w:r>
    </w:p>
    <w:p w14:paraId="6E85A5A2" w14:textId="77777777" w:rsidR="00920714" w:rsidRDefault="00920714" w:rsidP="00920714">
      <w:pPr>
        <w:pStyle w:val="ListParagraph"/>
        <w:rPr>
          <w:lang w:val="en-US"/>
        </w:rPr>
      </w:pPr>
    </w:p>
    <w:p w14:paraId="7E45D4F8" w14:textId="77777777" w:rsidR="00CB06BE" w:rsidRDefault="00CB06BE" w:rsidP="00920714">
      <w:pPr>
        <w:pStyle w:val="ListParagraph"/>
        <w:rPr>
          <w:lang w:val="en-US"/>
        </w:rPr>
      </w:pPr>
    </w:p>
    <w:p w14:paraId="4E6BD9C4" w14:textId="341346DE" w:rsidR="00CB06BE" w:rsidRPr="00991895" w:rsidRDefault="00CB06BE" w:rsidP="00991895">
      <w:pPr>
        <w:pStyle w:val="Heading2"/>
        <w:rPr>
          <w:lang w:val="en-US"/>
        </w:rPr>
      </w:pPr>
      <w:bookmarkStart w:id="297" w:name="_Toc207358178"/>
      <w:r w:rsidRPr="00991895">
        <w:rPr>
          <w:lang w:val="en-US"/>
        </w:rPr>
        <w:t xml:space="preserve">Calibration </w:t>
      </w:r>
      <w:r w:rsidR="00901F52">
        <w:rPr>
          <w:lang w:val="en-US"/>
        </w:rPr>
        <w:t xml:space="preserve">process and </w:t>
      </w:r>
      <w:r w:rsidRPr="00991895">
        <w:rPr>
          <w:lang w:val="en-US"/>
        </w:rPr>
        <w:t>results</w:t>
      </w:r>
      <w:bookmarkEnd w:id="297"/>
    </w:p>
    <w:p w14:paraId="4EA09BA1" w14:textId="6CE8D53B" w:rsidR="00F02523" w:rsidRDefault="00CB06BE" w:rsidP="00626EB5">
      <w:pPr>
        <w:pStyle w:val="ListParagraph"/>
        <w:ind w:left="0"/>
        <w:rPr>
          <w:lang w:val="en-US"/>
        </w:rPr>
        <w:pPrChange w:id="298" w:author="Meggan Harris" w:date="2025-08-29T09:47:00Z" w16du:dateUtc="2025-08-29T07:47:00Z">
          <w:pPr>
            <w:pStyle w:val="ListParagraph"/>
            <w:ind w:left="709" w:hanging="709"/>
          </w:pPr>
        </w:pPrChange>
      </w:pPr>
      <w:r>
        <w:rPr>
          <w:lang w:val="en-US"/>
        </w:rPr>
        <w:t>To calibrate the model</w:t>
      </w:r>
      <w:ins w:id="299" w:author="Meggan Harris" w:date="2025-08-29T09:48:00Z" w16du:dateUtc="2025-08-29T07:48:00Z">
        <w:r w:rsidR="00626EB5">
          <w:rPr>
            <w:lang w:val="en-US"/>
          </w:rPr>
          <w:t>,</w:t>
        </w:r>
      </w:ins>
      <w:r>
        <w:rPr>
          <w:lang w:val="en-US"/>
        </w:rPr>
        <w:t xml:space="preserve"> the parameters were given probability distributions, and the model was run </w:t>
      </w:r>
      <w:del w:id="300" w:author="Meggan Harris" w:date="2025-08-29T09:48:00Z" w16du:dateUtc="2025-08-29T07:48:00Z">
        <w:r w:rsidDel="00626EB5">
          <w:rPr>
            <w:lang w:val="en-US"/>
          </w:rPr>
          <w:delText>1</w:delText>
        </w:r>
        <w:r w:rsidR="00774054" w:rsidDel="00626EB5">
          <w:rPr>
            <w:lang w:val="en-US"/>
          </w:rPr>
          <w:delText>00</w:delText>
        </w:r>
        <w:r w:rsidR="002633A3" w:rsidDel="00626EB5">
          <w:rPr>
            <w:lang w:val="en-US"/>
          </w:rPr>
          <w:delText xml:space="preserve"> </w:delText>
        </w:r>
      </w:del>
      <w:ins w:id="301" w:author="Meggan Harris" w:date="2025-08-29T09:48:00Z" w16du:dateUtc="2025-08-29T07:48:00Z">
        <w:r w:rsidR="00626EB5">
          <w:rPr>
            <w:lang w:val="en-US"/>
          </w:rPr>
          <w:t>100</w:t>
        </w:r>
        <w:r w:rsidR="00626EB5">
          <w:rPr>
            <w:lang w:val="en-US"/>
          </w:rPr>
          <w:t> </w:t>
        </w:r>
      </w:ins>
      <w:r>
        <w:rPr>
          <w:lang w:val="en-US"/>
        </w:rPr>
        <w:t>000 times,</w:t>
      </w:r>
      <w:ins w:id="302" w:author="Meggan Harris" w:date="2025-08-29T09:48:00Z" w16du:dateUtc="2025-08-29T07:48:00Z">
        <w:r w:rsidR="009933BC">
          <w:rPr>
            <w:lang w:val="en-US"/>
          </w:rPr>
          <w:t xml:space="preserve"> comparing </w:t>
        </w:r>
      </w:ins>
      <w:del w:id="303" w:author="Meggan Harris" w:date="2025-08-29T09:48:00Z" w16du:dateUtc="2025-08-29T07:48:00Z">
        <w:r w:rsidDel="009933BC">
          <w:rPr>
            <w:lang w:val="en-US"/>
          </w:rPr>
          <w:delText xml:space="preserve"> </w:delText>
        </w:r>
      </w:del>
      <w:r w:rsidR="009F738B">
        <w:rPr>
          <w:lang w:val="en-US"/>
        </w:rPr>
        <w:t xml:space="preserve">deaths </w:t>
      </w:r>
      <w:r>
        <w:rPr>
          <w:lang w:val="en-US"/>
        </w:rPr>
        <w:t xml:space="preserve">due to Chagas </w:t>
      </w:r>
      <w:del w:id="304" w:author="Meggan Harris" w:date="2025-08-29T09:48:00Z" w16du:dateUtc="2025-08-29T07:48:00Z">
        <w:r w:rsidDel="009933BC">
          <w:rPr>
            <w:lang w:val="en-US"/>
          </w:rPr>
          <w:delText xml:space="preserve">Cardiac </w:delText>
        </w:r>
      </w:del>
      <w:ins w:id="305" w:author="Meggan Harris" w:date="2025-08-29T10:49:00Z" w16du:dateUtc="2025-08-29T08:49:00Z">
        <w:r w:rsidR="00632F6B">
          <w:rPr>
            <w:lang w:val="en-US"/>
          </w:rPr>
          <w:t>heart</w:t>
        </w:r>
      </w:ins>
      <w:ins w:id="306" w:author="Meggan Harris" w:date="2025-08-29T09:48:00Z" w16du:dateUtc="2025-08-29T07:48:00Z">
        <w:r w:rsidR="009933BC">
          <w:rPr>
            <w:lang w:val="en-US"/>
          </w:rPr>
          <w:t xml:space="preserve"> </w:t>
        </w:r>
      </w:ins>
      <w:r>
        <w:rPr>
          <w:lang w:val="en-US"/>
        </w:rPr>
        <w:t xml:space="preserve">disease </w:t>
      </w:r>
      <w:del w:id="307" w:author="Meggan Harris" w:date="2025-08-29T09:48:00Z" w16du:dateUtc="2025-08-29T07:48:00Z">
        <w:r w:rsidDel="009933BC">
          <w:rPr>
            <w:lang w:val="en-US"/>
          </w:rPr>
          <w:delText xml:space="preserve">was compared </w:delText>
        </w:r>
      </w:del>
      <w:r>
        <w:rPr>
          <w:lang w:val="en-US"/>
        </w:rPr>
        <w:t xml:space="preserve">to </w:t>
      </w:r>
      <w:r w:rsidR="009F738B">
        <w:rPr>
          <w:lang w:val="en-US"/>
        </w:rPr>
        <w:t xml:space="preserve">deaths </w:t>
      </w:r>
      <w:r>
        <w:rPr>
          <w:lang w:val="en-US"/>
        </w:rPr>
        <w:t>reported by Ramos-Rincón et al.</w:t>
      </w:r>
      <w:r w:rsidR="007215D0">
        <w:rPr>
          <w:lang w:val="en-US"/>
        </w:rPr>
        <w:fldChar w:fldCharType="begin"/>
      </w:r>
      <w:r w:rsidR="00F05433">
        <w:rPr>
          <w:lang w:val="en-US"/>
        </w:rPr>
        <w:instrText xml:space="preserve"> ADDIN ZOTERO_ITEM CSL_CITATION {"citationID":"DuOK9otv","properties":{"formattedCitation":"\\super 9\\nosupersub{}","plainCitation":"9","noteIndex":0},"citationItems":[{"id":120,"uris":["http://zotero.org/groups/5772643/items/9QB95GSD"],"itemData":{"id":120,"type":"article-journal","abstract":"Background. Chagas disease (CD) is associated with excess mortality in infected people in endemic countries, but little information is available in non-endemic countries. The aim of the study was to analyze mortality in patients admitted to the hospital with CD in Spain. Methods. A retrospective, observational study using the Spanish National Hospital Discharge Database. We used the CD diagnostic codes of the 9th and 10th International Classiﬁcation of Diseases to retrieve CD cases from the national public registry from 1997 to 2018. Results. Of the 5022 hospital admissions in people with CD, there were 56 deaths (case fatality rate (CFR) 1.1%, 95% conﬁdence interval (CI) 0.8%, 1.4%), 20 (35.7%) of which were considered directly related to CD. The median age was higher in those who died (54.5 vs. 38 years; p &lt; 0.001). The CFR increased with age, peaking in the 70–79-year (7.9%, odds ratio (OR) 6.27, 95% CI 1.27, 30.90) and 80–89-year (16.7%, OR 14.7, 95% CI 2.70, 79.90) age groups. Men comprised a higher proportion of those who died compared to survivors (50% vs. 22.6%; p &lt; 0.001). Non-survivors were more likely to have neoplasms (19.6% vs. 3.4%; p &lt; 0.001), heart failure (17.9% vs. 7.2%; p = 0.002), diabetes (12.5% vs. 3.7%; p = 0.001), chronic kidney failure (8.9% vs. 1.6%; p &lt; 0.001), and HIV (8.9% vs. 0.8%; p &lt; 0.001). In the multivariable analysis, the variables associated with mortality were age (adjusted OR (aOR) 1.05; 95% CI: 1.03, 1.07), male sex (aOR 1.79, 95% CI 1.03, 3.14), cancer (aOR: 4.84, 95% CI 2.13, 11.22), and HIV infection (aOR 14.10 95% CI 4.88, 40.73). Conclusions. The case fatality rate of CD hospitalization was about 1%. The mortality risk increased with age, male sex, cancer, and HIV infection.","container-title":"Microorganisms","DOI":"10.3390/microorganisms9091991","ISSN":"2076-2607","issue":"9","language":"en","license":"https://creativecommons.org/licenses/by/4.0/","note":"publisher: MDPI AG","page":"1991","source":"Crossref","title":"Chagas Disease-Related Mortality in Spain, 1997 to 2018","volume":"9","author":[{"family":"Ramos-Rincon","given":"Jose-Manuel"},{"family":"Llenas-García","given":"Jara"},{"family":"Pinargote-Celorio","given":"Hector"},{"family":"Sánchez-García","given":"Veronica"},{"family":"Wikman-Jorgensen","given":"Philip"},{"family":"Navarro","given":"Miriam"},{"family":"Gil-Anguita","given":"Concepción"},{"family":"Ramos-Sesma","given":"Violeta"},{"family":"Torrus-Tendero","given":"Diego"}],"issued":{"date-parts":[["2021",9,20]]}}}],"schema":"https://github.com/citation-style-language/schema/raw/master/csl-citation.json"} </w:instrText>
      </w:r>
      <w:r w:rsidR="007215D0">
        <w:rPr>
          <w:lang w:val="en-US"/>
        </w:rPr>
        <w:fldChar w:fldCharType="separate"/>
      </w:r>
      <w:r w:rsidR="00F05433" w:rsidRPr="00450D22">
        <w:rPr>
          <w:rFonts w:ascii="Aptos" w:hAnsi="Aptos" w:cs="Times New Roman"/>
          <w:vertAlign w:val="superscript"/>
          <w:lang w:val="en-GB"/>
        </w:rPr>
        <w:t>9</w:t>
      </w:r>
      <w:r w:rsidR="007215D0">
        <w:rPr>
          <w:lang w:val="en-US"/>
        </w:rPr>
        <w:fldChar w:fldCharType="end"/>
      </w:r>
      <w:r>
        <w:rPr>
          <w:lang w:val="en-US"/>
        </w:rPr>
        <w:t xml:space="preserve"> The sum of the mean squared difference of the point estimates of the model output and the published data reported w</w:t>
      </w:r>
      <w:del w:id="308" w:author="Meggan Harris" w:date="2025-08-29T09:48:00Z" w16du:dateUtc="2025-08-29T07:48:00Z">
        <w:r w:rsidDel="009933BC">
          <w:rPr>
            <w:lang w:val="en-US"/>
          </w:rPr>
          <w:delText>h</w:delText>
        </w:r>
      </w:del>
      <w:r>
        <w:rPr>
          <w:lang w:val="en-US"/>
        </w:rPr>
        <w:t xml:space="preserve">ere used to </w:t>
      </w:r>
      <w:r w:rsidR="009766EE">
        <w:rPr>
          <w:lang w:val="en-US"/>
        </w:rPr>
        <w:t>choose</w:t>
      </w:r>
      <w:r>
        <w:rPr>
          <w:lang w:val="en-US"/>
        </w:rPr>
        <w:t xml:space="preserve"> the best simulation and thus the set of parameters that best fit the data. </w:t>
      </w:r>
      <w:r w:rsidR="00774054">
        <w:rPr>
          <w:lang w:val="en-US"/>
        </w:rPr>
        <w:t>T</w:t>
      </w:r>
      <w:r>
        <w:rPr>
          <w:lang w:val="en-US"/>
        </w:rPr>
        <w:t xml:space="preserve">he mean squared difference was </w:t>
      </w:r>
      <w:r w:rsidR="00F018D7">
        <w:rPr>
          <w:lang w:val="en-US"/>
        </w:rPr>
        <w:t>4</w:t>
      </w:r>
      <w:ins w:id="309" w:author="Meggan Harris" w:date="2025-08-29T10:00:00Z">
        <w:r w:rsidR="00F96EE1" w:rsidRPr="00F96EE1">
          <w:rPr>
            <w:lang w:val="en-US"/>
          </w:rPr>
          <w:t>·</w:t>
        </w:r>
      </w:ins>
      <w:del w:id="310" w:author="Meggan Harris" w:date="2025-08-29T10:00:00Z" w16du:dateUtc="2025-08-29T08:00:00Z">
        <w:r w:rsidR="00F018D7" w:rsidDel="00F96EE1">
          <w:rPr>
            <w:lang w:val="en-US"/>
          </w:rPr>
          <w:delText>.</w:delText>
        </w:r>
      </w:del>
      <w:r w:rsidR="00F018D7">
        <w:rPr>
          <w:lang w:val="en-US"/>
        </w:rPr>
        <w:t>63</w:t>
      </w:r>
      <w:r>
        <w:rPr>
          <w:lang w:val="en-US"/>
        </w:rPr>
        <w:t xml:space="preserve">. </w:t>
      </w:r>
      <w:r w:rsidR="00774054">
        <w:rPr>
          <w:lang w:val="en-US"/>
        </w:rPr>
        <w:br/>
      </w:r>
    </w:p>
    <w:p w14:paraId="1EBD3E77" w14:textId="6689C6E8" w:rsidR="00774054" w:rsidRDefault="00774054" w:rsidP="000616FD">
      <w:pPr>
        <w:pStyle w:val="ListParagraph"/>
        <w:ind w:left="709" w:hanging="709"/>
        <w:rPr>
          <w:lang w:val="en-US"/>
        </w:rPr>
      </w:pPr>
      <w:r>
        <w:rPr>
          <w:lang w:val="en-US"/>
        </w:rPr>
        <w:t>T</w:t>
      </w:r>
      <w:r w:rsidR="00CB06BE">
        <w:rPr>
          <w:lang w:val="en-US"/>
        </w:rPr>
        <w:t>he best parameters were</w:t>
      </w:r>
      <w:r>
        <w:rPr>
          <w:lang w:val="en-US"/>
        </w:rPr>
        <w:t>:</w:t>
      </w:r>
    </w:p>
    <w:p w14:paraId="3AD79A6A" w14:textId="6BFD1812" w:rsidR="00774054" w:rsidRDefault="00774054" w:rsidP="000616FD">
      <w:pPr>
        <w:pStyle w:val="ListParagraph"/>
        <w:ind w:left="709" w:hanging="709"/>
        <w:rPr>
          <w:lang w:val="en-US"/>
        </w:rPr>
      </w:pPr>
      <w:r>
        <w:rPr>
          <w:lang w:val="en-US"/>
        </w:rPr>
        <w:t xml:space="preserve">Probability of developing </w:t>
      </w:r>
      <w:del w:id="311" w:author="Meggan Harris" w:date="2025-08-29T10:49:00Z" w16du:dateUtc="2025-08-29T08:49:00Z">
        <w:r w:rsidR="009F738B" w:rsidDel="00632F6B">
          <w:rPr>
            <w:lang w:val="en-US"/>
          </w:rPr>
          <w:delText>c</w:delText>
        </w:r>
        <w:r w:rsidDel="00632F6B">
          <w:rPr>
            <w:lang w:val="en-US"/>
          </w:rPr>
          <w:delText>ardiac</w:delText>
        </w:r>
      </w:del>
      <w:del w:id="312" w:author="Meggan Harris" w:date="2025-08-29T10:51:00Z" w16du:dateUtc="2025-08-29T08:51:00Z">
        <w:r w:rsidDel="00632F6B">
          <w:rPr>
            <w:lang w:val="en-US"/>
          </w:rPr>
          <w:delText xml:space="preserve"> Chagas disease</w:delText>
        </w:r>
      </w:del>
      <w:ins w:id="313" w:author="Meggan Harris" w:date="2025-08-29T10:51:00Z" w16du:dateUtc="2025-08-29T08:51:00Z">
        <w:r w:rsidR="00632F6B">
          <w:rPr>
            <w:lang w:val="en-US"/>
          </w:rPr>
          <w:t>Chagas heart disease</w:t>
        </w:r>
      </w:ins>
      <w:r>
        <w:rPr>
          <w:lang w:val="en-US"/>
        </w:rPr>
        <w:t xml:space="preserve">: </w:t>
      </w:r>
      <w:commentRangeStart w:id="314"/>
      <w:r>
        <w:rPr>
          <w:lang w:val="en-US"/>
        </w:rPr>
        <w:t>0</w:t>
      </w:r>
      <w:ins w:id="315" w:author="Meggan Harris" w:date="2025-08-29T09:51:00Z">
        <w:r w:rsidR="00725E7E" w:rsidRPr="00725E7E">
          <w:rPr>
            <w:lang w:val="en-US"/>
          </w:rPr>
          <w:t>·</w:t>
        </w:r>
      </w:ins>
      <w:del w:id="316" w:author="Meggan Harris" w:date="2025-08-29T09:51:00Z" w16du:dateUtc="2025-08-29T07:51:00Z">
        <w:r w:rsidDel="00725E7E">
          <w:rPr>
            <w:lang w:val="en-US"/>
          </w:rPr>
          <w:delText>.</w:delText>
        </w:r>
      </w:del>
      <w:r>
        <w:rPr>
          <w:lang w:val="en-US"/>
        </w:rPr>
        <w:t>0</w:t>
      </w:r>
      <w:r w:rsidR="00064176">
        <w:rPr>
          <w:lang w:val="en-US"/>
        </w:rPr>
        <w:t>1</w:t>
      </w:r>
      <w:r w:rsidR="002633A3">
        <w:rPr>
          <w:lang w:val="en-US"/>
        </w:rPr>
        <w:t>75</w:t>
      </w:r>
      <w:r w:rsidR="000616FD">
        <w:rPr>
          <w:lang w:val="en-US"/>
        </w:rPr>
        <w:t xml:space="preserve"> (fraction of one)</w:t>
      </w:r>
      <w:commentRangeEnd w:id="314"/>
      <w:r w:rsidR="00725E7E">
        <w:rPr>
          <w:rStyle w:val="CommentReference"/>
        </w:rPr>
        <w:commentReference w:id="314"/>
      </w:r>
    </w:p>
    <w:p w14:paraId="7842AF97" w14:textId="2AFC1E22" w:rsidR="00CB06BE" w:rsidRDefault="00774054" w:rsidP="000616FD">
      <w:pPr>
        <w:pStyle w:val="ListParagraph"/>
        <w:ind w:left="709" w:hanging="709"/>
        <w:rPr>
          <w:lang w:val="en-US"/>
        </w:rPr>
      </w:pPr>
      <w:r>
        <w:rPr>
          <w:lang w:val="en-US"/>
        </w:rPr>
        <w:t xml:space="preserve">Relative </w:t>
      </w:r>
      <w:del w:id="317" w:author="Meggan Harris" w:date="2025-08-29T11:00:00Z" w16du:dateUtc="2025-08-29T09:00:00Z">
        <w:r w:rsidDel="00A134B0">
          <w:rPr>
            <w:lang w:val="en-US"/>
          </w:rPr>
          <w:delText xml:space="preserve">Risk </w:delText>
        </w:r>
      </w:del>
      <w:ins w:id="318" w:author="Meggan Harris" w:date="2025-08-29T11:00:00Z" w16du:dateUtc="2025-08-29T09:00:00Z">
        <w:r w:rsidR="00A134B0">
          <w:rPr>
            <w:lang w:val="en-US"/>
          </w:rPr>
          <w:t>r</w:t>
        </w:r>
        <w:r w:rsidR="00A134B0">
          <w:rPr>
            <w:lang w:val="en-US"/>
          </w:rPr>
          <w:t xml:space="preserve">isk </w:t>
        </w:r>
      </w:ins>
      <w:r>
        <w:rPr>
          <w:lang w:val="en-US"/>
        </w:rPr>
        <w:t xml:space="preserve">of Chagas </w:t>
      </w:r>
      <w:del w:id="319" w:author="Meggan Harris" w:date="2025-08-29T10:49:00Z" w16du:dateUtc="2025-08-29T08:49:00Z">
        <w:r w:rsidDel="00632F6B">
          <w:rPr>
            <w:lang w:val="en-US"/>
          </w:rPr>
          <w:delText>cardiac</w:delText>
        </w:r>
      </w:del>
      <w:ins w:id="320" w:author="Meggan Harris" w:date="2025-08-29T10:49:00Z" w16du:dateUtc="2025-08-29T08:49:00Z">
        <w:r w:rsidR="00632F6B">
          <w:rPr>
            <w:lang w:val="en-US"/>
          </w:rPr>
          <w:t>heart</w:t>
        </w:r>
      </w:ins>
      <w:r>
        <w:rPr>
          <w:lang w:val="en-US"/>
        </w:rPr>
        <w:t xml:space="preserve"> disease mortality: </w:t>
      </w:r>
      <w:r w:rsidR="00064176">
        <w:rPr>
          <w:lang w:val="en-US"/>
        </w:rPr>
        <w:t>2</w:t>
      </w:r>
      <w:ins w:id="321" w:author="Meggan Harris" w:date="2025-08-29T09:51:00Z">
        <w:r w:rsidR="00725E7E" w:rsidRPr="00725E7E">
          <w:rPr>
            <w:lang w:val="en-US"/>
          </w:rPr>
          <w:t>·</w:t>
        </w:r>
      </w:ins>
      <w:del w:id="322" w:author="Meggan Harris" w:date="2025-08-29T09:51:00Z" w16du:dateUtc="2025-08-29T07:51:00Z">
        <w:r w:rsidR="00064176" w:rsidDel="00725E7E">
          <w:rPr>
            <w:lang w:val="en-US"/>
          </w:rPr>
          <w:delText>.</w:delText>
        </w:r>
      </w:del>
      <w:r w:rsidR="002633A3">
        <w:rPr>
          <w:lang w:val="en-US"/>
        </w:rPr>
        <w:t>45</w:t>
      </w:r>
    </w:p>
    <w:p w14:paraId="437F412F" w14:textId="650B5BF8" w:rsidR="00774054" w:rsidRDefault="00774054" w:rsidP="000616FD">
      <w:pPr>
        <w:pStyle w:val="ListParagraph"/>
        <w:ind w:left="709" w:hanging="709"/>
        <w:rPr>
          <w:lang w:val="en-US"/>
        </w:rPr>
      </w:pPr>
      <w:r>
        <w:rPr>
          <w:lang w:val="en-US"/>
        </w:rPr>
        <w:t xml:space="preserve">Relative risk of Chagas digestive disease mortality: </w:t>
      </w:r>
      <w:r w:rsidR="00064176">
        <w:rPr>
          <w:lang w:val="en-US"/>
        </w:rPr>
        <w:t>1</w:t>
      </w:r>
      <w:ins w:id="323" w:author="Meggan Harris" w:date="2025-08-29T09:51:00Z">
        <w:r w:rsidR="00725E7E" w:rsidRPr="00725E7E">
          <w:rPr>
            <w:lang w:val="en-US"/>
          </w:rPr>
          <w:t>·</w:t>
        </w:r>
      </w:ins>
      <w:del w:id="324" w:author="Meggan Harris" w:date="2025-08-29T09:51:00Z" w16du:dateUtc="2025-08-29T07:51:00Z">
        <w:r w:rsidR="00064176" w:rsidDel="00725E7E">
          <w:rPr>
            <w:lang w:val="en-US"/>
          </w:rPr>
          <w:delText>.</w:delText>
        </w:r>
      </w:del>
      <w:r w:rsidR="002633A3">
        <w:rPr>
          <w:lang w:val="en-US"/>
        </w:rPr>
        <w:t>06</w:t>
      </w:r>
    </w:p>
    <w:p w14:paraId="5BBF3E9E" w14:textId="120525E1" w:rsidR="00774054" w:rsidRDefault="00774054" w:rsidP="000616FD">
      <w:pPr>
        <w:pStyle w:val="ListParagraph"/>
        <w:ind w:left="709" w:hanging="709"/>
        <w:rPr>
          <w:lang w:val="en-US"/>
        </w:rPr>
      </w:pPr>
      <w:r>
        <w:rPr>
          <w:lang w:val="en-US"/>
        </w:rPr>
        <w:t xml:space="preserve">Probability of developing digestive Chagas disease: </w:t>
      </w:r>
      <w:commentRangeStart w:id="325"/>
      <w:r>
        <w:rPr>
          <w:lang w:val="en-US"/>
        </w:rPr>
        <w:t>0</w:t>
      </w:r>
      <w:ins w:id="326" w:author="Meggan Harris" w:date="2025-08-29T09:51:00Z">
        <w:r w:rsidR="00725E7E" w:rsidRPr="00725E7E">
          <w:rPr>
            <w:lang w:val="en-US"/>
          </w:rPr>
          <w:t>·</w:t>
        </w:r>
      </w:ins>
      <w:del w:id="327" w:author="Meggan Harris" w:date="2025-08-29T09:51:00Z" w16du:dateUtc="2025-08-29T07:51:00Z">
        <w:r w:rsidDel="00725E7E">
          <w:rPr>
            <w:lang w:val="en-US"/>
          </w:rPr>
          <w:delText>.</w:delText>
        </w:r>
      </w:del>
      <w:r>
        <w:rPr>
          <w:lang w:val="en-US"/>
        </w:rPr>
        <w:t>0</w:t>
      </w:r>
      <w:r w:rsidR="002633A3">
        <w:rPr>
          <w:lang w:val="en-US"/>
        </w:rPr>
        <w:t>14</w:t>
      </w:r>
      <w:r w:rsidR="000616FD">
        <w:rPr>
          <w:lang w:val="en-US"/>
        </w:rPr>
        <w:t xml:space="preserve"> (fraction of one)</w:t>
      </w:r>
      <w:commentRangeEnd w:id="325"/>
      <w:r w:rsidR="00725E7E">
        <w:rPr>
          <w:rStyle w:val="CommentReference"/>
        </w:rPr>
        <w:commentReference w:id="325"/>
      </w:r>
    </w:p>
    <w:p w14:paraId="3366A24F" w14:textId="3C7D8AAE" w:rsidR="00CB06BE" w:rsidRPr="002E3A0B" w:rsidRDefault="00CB06BE" w:rsidP="00F774B4">
      <w:pPr>
        <w:pStyle w:val="ListParagraph"/>
        <w:ind w:left="0"/>
        <w:rPr>
          <w:lang w:val="en-US"/>
        </w:rPr>
        <w:pPrChange w:id="328" w:author="Meggan Harris" w:date="2025-08-29T11:59:00Z" w16du:dateUtc="2025-08-29T09:59:00Z">
          <w:pPr>
            <w:pStyle w:val="ListParagraph"/>
          </w:pPr>
        </w:pPrChange>
      </w:pPr>
      <w:r>
        <w:rPr>
          <w:lang w:val="en-US"/>
        </w:rPr>
        <w:lastRenderedPageBreak/>
        <w:br/>
      </w:r>
      <w:r w:rsidR="000063A7">
        <w:rPr>
          <w:noProof/>
          <w:lang w:val="en-US"/>
        </w:rPr>
        <w:drawing>
          <wp:inline distT="0" distB="0" distL="0" distR="0" wp14:anchorId="339F5BC5" wp14:editId="490C262A">
            <wp:extent cx="4972050" cy="3068465"/>
            <wp:effectExtent l="0" t="0" r="0" b="0"/>
            <wp:docPr id="7405135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77043" cy="3071546"/>
                    </a:xfrm>
                    <a:prstGeom prst="rect">
                      <a:avLst/>
                    </a:prstGeom>
                    <a:noFill/>
                  </pic:spPr>
                </pic:pic>
              </a:graphicData>
            </a:graphic>
          </wp:inline>
        </w:drawing>
      </w:r>
    </w:p>
    <w:p w14:paraId="1AC4F4B0" w14:textId="500E0D65" w:rsidR="00CB06BE" w:rsidRDefault="00CB06BE" w:rsidP="00920714">
      <w:pPr>
        <w:pStyle w:val="ListParagraph"/>
        <w:rPr>
          <w:lang w:val="en-US"/>
        </w:rPr>
      </w:pPr>
    </w:p>
    <w:p w14:paraId="2E2B0187" w14:textId="1889A46C" w:rsidR="00CB06BE" w:rsidRPr="00F774B4" w:rsidRDefault="000151F1" w:rsidP="00F774B4">
      <w:pPr>
        <w:rPr>
          <w:lang w:val="en-US"/>
        </w:rPr>
        <w:pPrChange w:id="329" w:author="Meggan Harris" w:date="2025-08-29T11:59:00Z" w16du:dateUtc="2025-08-29T09:59:00Z">
          <w:pPr>
            <w:pStyle w:val="ListParagraph"/>
          </w:pPr>
        </w:pPrChange>
      </w:pPr>
      <w:r w:rsidRPr="00F774B4">
        <w:rPr>
          <w:b/>
          <w:bCs/>
          <w:lang w:val="en-US"/>
          <w:rPrChange w:id="330" w:author="Meggan Harris" w:date="2025-08-29T11:59:00Z" w16du:dateUtc="2025-08-29T09:59:00Z">
            <w:rPr>
              <w:lang w:val="en-US"/>
            </w:rPr>
          </w:rPrChange>
        </w:rPr>
        <w:t xml:space="preserve">Figure </w:t>
      </w:r>
      <w:ins w:id="331" w:author="Meggan Harris" w:date="2025-08-29T11:59:00Z" w16du:dateUtc="2025-08-29T09:59:00Z">
        <w:r w:rsidR="00F774B4" w:rsidRPr="00F774B4">
          <w:rPr>
            <w:b/>
            <w:bCs/>
            <w:lang w:val="en-US"/>
          </w:rPr>
          <w:t>S</w:t>
        </w:r>
      </w:ins>
      <w:r w:rsidRPr="00F774B4">
        <w:rPr>
          <w:b/>
          <w:bCs/>
          <w:lang w:val="en-US"/>
          <w:rPrChange w:id="332" w:author="Meggan Harris" w:date="2025-08-29T11:59:00Z" w16du:dateUtc="2025-08-29T09:59:00Z">
            <w:rPr>
              <w:lang w:val="en-US"/>
            </w:rPr>
          </w:rPrChange>
        </w:rPr>
        <w:t>2</w:t>
      </w:r>
      <w:r w:rsidRPr="00F774B4">
        <w:rPr>
          <w:lang w:val="en-US"/>
        </w:rPr>
        <w:t xml:space="preserve">. </w:t>
      </w:r>
      <w:r w:rsidR="00CB06BE" w:rsidRPr="00F774B4">
        <w:rPr>
          <w:lang w:val="en-US"/>
        </w:rPr>
        <w:t xml:space="preserve">Representation of published data (in </w:t>
      </w:r>
      <w:r w:rsidR="00F018D7" w:rsidRPr="00F774B4">
        <w:rPr>
          <w:lang w:val="en-US"/>
        </w:rPr>
        <w:t>red</w:t>
      </w:r>
      <w:r w:rsidR="00CB06BE" w:rsidRPr="00F774B4">
        <w:rPr>
          <w:lang w:val="en-US"/>
        </w:rPr>
        <w:t xml:space="preserve">) and modelled data (in </w:t>
      </w:r>
      <w:r w:rsidR="00F018D7" w:rsidRPr="00F774B4">
        <w:rPr>
          <w:lang w:val="en-US"/>
        </w:rPr>
        <w:t>blue</w:t>
      </w:r>
      <w:r w:rsidR="00CB06BE" w:rsidRPr="00F774B4">
        <w:rPr>
          <w:lang w:val="en-US"/>
        </w:rPr>
        <w:t>)</w:t>
      </w:r>
      <w:r w:rsidR="00774054" w:rsidRPr="00F774B4">
        <w:rPr>
          <w:lang w:val="en-US"/>
        </w:rPr>
        <w:t xml:space="preserve"> (from Ramos-Rincón et al)</w:t>
      </w:r>
      <w:r w:rsidR="00CB06BE" w:rsidRPr="00F774B4">
        <w:rPr>
          <w:lang w:val="en-US"/>
        </w:rPr>
        <w:t>.</w:t>
      </w:r>
      <w:r w:rsidR="007215D0" w:rsidRPr="00F774B4">
        <w:rPr>
          <w:lang w:val="en-US"/>
        </w:rPr>
        <w:fldChar w:fldCharType="begin"/>
      </w:r>
      <w:r w:rsidR="00F05433" w:rsidRPr="00F774B4">
        <w:rPr>
          <w:lang w:val="en-US"/>
        </w:rPr>
        <w:instrText xml:space="preserve"> ADDIN ZOTERO_ITEM CSL_CITATION {"citationID":"mfYRAU2g","properties":{"formattedCitation":"\\super 9\\nosupersub{}","plainCitation":"9","noteIndex":0},"citationItems":[{"id":120,"uris":["http://zotero.org/groups/5772643/items/9QB95GSD"],"itemData":{"id":120,"type":"article-journal","abstract":"Background. Chagas disease (CD) is associated with excess mortality in infected people in endemic countries, but little information is available in non-endemic countries. The aim of the study was to analyze mortality in patients admitted to the hospital with CD in Spain. Methods. A retrospective, observational study using the Spanish National Hospital Discharge Database. We used the CD diagnostic codes of the 9th and 10th International Classiﬁcation of Diseases to retrieve CD cases from the national public registry from 1997 to 2018. Results. Of the 5022 hospital admissions in people with CD, there were 56 deaths (case fatality rate (CFR) 1.1%, 95% conﬁdence interval (CI) 0.8%, 1.4%), 20 (35.7%) of which were considered directly related to CD. The median age was higher in those who died (54.5 vs. 38 years; p &lt; 0.001). The CFR increased with age, peaking in the 70–79-year (7.9%, odds ratio (OR) 6.27, 95% CI 1.27, 30.90) and 80–89-year (16.7%, OR 14.7, 95% CI 2.70, 79.90) age groups. Men comprised a higher proportion of those who died compared to survivors (50% vs. 22.6%; p &lt; 0.001). Non-survivors were more likely to have neoplasms (19.6% vs. 3.4%; p &lt; 0.001), heart failure (17.9% vs. 7.2%; p = 0.002), diabetes (12.5% vs. 3.7%; p = 0.001), chronic kidney failure (8.9% vs. 1.6%; p &lt; 0.001), and HIV (8.9% vs. 0.8%; p &lt; 0.001). In the multivariable analysis, the variables associated with mortality were age (adjusted OR (aOR) 1.05; 95% CI: 1.03, 1.07), male sex (aOR 1.79, 95% CI 1.03, 3.14), cancer (aOR: 4.84, 95% CI 2.13, 11.22), and HIV infection (aOR 14.10 95% CI 4.88, 40.73). Conclusions. The case fatality rate of CD hospitalization was about 1%. The mortality risk increased with age, male sex, cancer, and HIV infection.","container-title":"Microorganisms","DOI":"10.3390/microorganisms9091991","ISSN":"2076-2607","issue":"9","language":"en","license":"https://creativecommons.org/licenses/by/4.0/","note":"publisher: MDPI AG","page":"1991","source":"Crossref","title":"Chagas Disease-Related Mortality in Spain, 1997 to 2018","volume":"9","author":[{"family":"Ramos-Rincon","given":"Jose-Manuel"},{"family":"Llenas-García","given":"Jara"},{"family":"Pinargote-Celorio","given":"Hector"},{"family":"Sánchez-García","given":"Veronica"},{"family":"Wikman-Jorgensen","given":"Philip"},{"family":"Navarro","given":"Miriam"},{"family":"Gil-Anguita","given":"Concepción"},{"family":"Ramos-Sesma","given":"Violeta"},{"family":"Torrus-Tendero","given":"Diego"}],"issued":{"date-parts":[["2021",9,20]]}}}],"schema":"https://github.com/citation-style-language/schema/raw/master/csl-citation.json"} </w:instrText>
      </w:r>
      <w:r w:rsidR="007215D0" w:rsidRPr="00F774B4">
        <w:rPr>
          <w:lang w:val="en-US"/>
        </w:rPr>
        <w:fldChar w:fldCharType="separate"/>
      </w:r>
      <w:r w:rsidR="00F05433" w:rsidRPr="00F774B4">
        <w:rPr>
          <w:rFonts w:ascii="Aptos" w:hAnsi="Aptos" w:cs="Times New Roman"/>
          <w:vertAlign w:val="superscript"/>
          <w:lang w:val="en-GB"/>
        </w:rPr>
        <w:t>9</w:t>
      </w:r>
      <w:r w:rsidR="007215D0" w:rsidRPr="00F774B4">
        <w:rPr>
          <w:lang w:val="en-US"/>
        </w:rPr>
        <w:fldChar w:fldCharType="end"/>
      </w:r>
      <w:r w:rsidR="00CB06BE" w:rsidRPr="00F774B4">
        <w:rPr>
          <w:lang w:val="en-US"/>
        </w:rPr>
        <w:t xml:space="preserve"> Lines represent linear regression lines.</w:t>
      </w:r>
    </w:p>
    <w:p w14:paraId="4FF897D8" w14:textId="77777777" w:rsidR="00B22380" w:rsidRDefault="00B22380" w:rsidP="00920714">
      <w:pPr>
        <w:pStyle w:val="ListParagraph"/>
        <w:rPr>
          <w:lang w:val="en-US"/>
        </w:rPr>
      </w:pPr>
    </w:p>
    <w:p w14:paraId="59F91A9C" w14:textId="21E69502" w:rsidR="006F2869" w:rsidDel="00874A00" w:rsidRDefault="006F2869" w:rsidP="006F2869">
      <w:pPr>
        <w:rPr>
          <w:del w:id="333" w:author="Meggan Harris" w:date="2025-08-29T11:00:00Z" w16du:dateUtc="2025-08-29T09:00:00Z"/>
          <w:lang w:val="en-US"/>
        </w:rPr>
      </w:pPr>
    </w:p>
    <w:p w14:paraId="4AE66CAD" w14:textId="198C3354" w:rsidR="006F2869" w:rsidDel="00874A00" w:rsidRDefault="006F2869" w:rsidP="006F2869">
      <w:pPr>
        <w:rPr>
          <w:del w:id="334" w:author="Meggan Harris" w:date="2025-08-29T11:00:00Z" w16du:dateUtc="2025-08-29T09:00:00Z"/>
          <w:lang w:val="en-US"/>
        </w:rPr>
      </w:pPr>
    </w:p>
    <w:p w14:paraId="22CF0471" w14:textId="07CC8F62" w:rsidR="001F3655" w:rsidDel="00874A00" w:rsidRDefault="001F3655" w:rsidP="006F2869">
      <w:pPr>
        <w:rPr>
          <w:del w:id="335" w:author="Meggan Harris" w:date="2025-08-29T11:00:00Z" w16du:dateUtc="2025-08-29T09:00:00Z"/>
          <w:lang w:val="en-US"/>
        </w:rPr>
      </w:pPr>
    </w:p>
    <w:p w14:paraId="0509C135" w14:textId="02C365B0" w:rsidR="00F02523" w:rsidDel="00874A00" w:rsidRDefault="00F02523">
      <w:pPr>
        <w:rPr>
          <w:del w:id="336" w:author="Meggan Harris" w:date="2025-08-29T11:00:00Z" w16du:dateUtc="2025-08-29T09:00:00Z"/>
          <w:lang w:val="en-US"/>
        </w:rPr>
      </w:pPr>
      <w:del w:id="337" w:author="Meggan Harris" w:date="2025-08-29T11:00:00Z" w16du:dateUtc="2025-08-29T09:00:00Z">
        <w:r w:rsidDel="00874A00">
          <w:rPr>
            <w:lang w:val="en-US"/>
          </w:rPr>
          <w:br w:type="page"/>
        </w:r>
      </w:del>
    </w:p>
    <w:p w14:paraId="41BEDD27" w14:textId="100649BE" w:rsidR="001F3655" w:rsidRPr="006F2869" w:rsidDel="00874A00" w:rsidRDefault="001F3655" w:rsidP="006F2869">
      <w:pPr>
        <w:rPr>
          <w:del w:id="338" w:author="Meggan Harris" w:date="2025-08-29T11:00:00Z" w16du:dateUtc="2025-08-29T09:00:00Z"/>
          <w:lang w:val="en-US"/>
        </w:rPr>
      </w:pPr>
    </w:p>
    <w:p w14:paraId="4498EA1F" w14:textId="2720CA3B" w:rsidR="00B22380" w:rsidRDefault="006F2869" w:rsidP="006F2869">
      <w:pPr>
        <w:pStyle w:val="Heading2"/>
        <w:rPr>
          <w:lang w:val="en-US"/>
        </w:rPr>
      </w:pPr>
      <w:bookmarkStart w:id="339" w:name="_Toc207358179"/>
      <w:r>
        <w:rPr>
          <w:lang w:val="en-US"/>
        </w:rPr>
        <w:t>Simulation results</w:t>
      </w:r>
      <w:bookmarkEnd w:id="339"/>
    </w:p>
    <w:p w14:paraId="04C693D0" w14:textId="2574CA16" w:rsidR="007215D0" w:rsidRDefault="006F2869" w:rsidP="006F2869">
      <w:pPr>
        <w:rPr>
          <w:lang w:val="en-US"/>
        </w:rPr>
      </w:pPr>
      <w:r>
        <w:rPr>
          <w:lang w:val="en-US"/>
        </w:rPr>
        <w:t>Simulation of the untreated cohort</w:t>
      </w:r>
    </w:p>
    <w:p w14:paraId="1BD53B4E" w14:textId="4855E6B8" w:rsidR="006F2869" w:rsidRDefault="002B55C5" w:rsidP="006F2869">
      <w:pPr>
        <w:rPr>
          <w:lang w:val="en-US"/>
        </w:rPr>
      </w:pPr>
      <w:r>
        <w:rPr>
          <w:noProof/>
          <w:lang w:val="en-US"/>
        </w:rPr>
        <w:drawing>
          <wp:inline distT="0" distB="0" distL="0" distR="0" wp14:anchorId="213706F1" wp14:editId="6D4905EA">
            <wp:extent cx="5276378" cy="2924175"/>
            <wp:effectExtent l="0" t="0" r="635" b="0"/>
            <wp:docPr id="12367211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96828" cy="2935508"/>
                    </a:xfrm>
                    <a:prstGeom prst="rect">
                      <a:avLst/>
                    </a:prstGeom>
                    <a:noFill/>
                  </pic:spPr>
                </pic:pic>
              </a:graphicData>
            </a:graphic>
          </wp:inline>
        </w:drawing>
      </w:r>
    </w:p>
    <w:p w14:paraId="02AFC5CA" w14:textId="012DB99F" w:rsidR="006F2869" w:rsidRDefault="000151F1" w:rsidP="006F2869">
      <w:pPr>
        <w:rPr>
          <w:lang w:val="en-US"/>
        </w:rPr>
      </w:pPr>
      <w:r w:rsidRPr="00AF066F">
        <w:rPr>
          <w:b/>
          <w:bCs/>
          <w:lang w:val="en-US"/>
          <w:rPrChange w:id="340" w:author="Meggan Harris" w:date="2025-08-29T10:01:00Z" w16du:dateUtc="2025-08-29T08:01:00Z">
            <w:rPr>
              <w:lang w:val="en-US"/>
            </w:rPr>
          </w:rPrChange>
        </w:rPr>
        <w:t xml:space="preserve">Figure </w:t>
      </w:r>
      <w:ins w:id="341" w:author="Meggan Harris" w:date="2025-08-29T11:59:00Z" w16du:dateUtc="2025-08-29T09:59:00Z">
        <w:r w:rsidR="00F774B4">
          <w:rPr>
            <w:b/>
            <w:bCs/>
            <w:lang w:val="en-US"/>
          </w:rPr>
          <w:t>S</w:t>
        </w:r>
      </w:ins>
      <w:r w:rsidRPr="00AF066F">
        <w:rPr>
          <w:b/>
          <w:bCs/>
          <w:lang w:val="en-US"/>
          <w:rPrChange w:id="342" w:author="Meggan Harris" w:date="2025-08-29T10:01:00Z" w16du:dateUtc="2025-08-29T08:01:00Z">
            <w:rPr>
              <w:lang w:val="en-US"/>
            </w:rPr>
          </w:rPrChange>
        </w:rPr>
        <w:t>3</w:t>
      </w:r>
      <w:r>
        <w:rPr>
          <w:lang w:val="en-US"/>
        </w:rPr>
        <w:t xml:space="preserve">. </w:t>
      </w:r>
      <w:r w:rsidR="007215D0">
        <w:rPr>
          <w:lang w:val="en-US"/>
        </w:rPr>
        <w:t>The f</w:t>
      </w:r>
      <w:r w:rsidR="006F2869">
        <w:rPr>
          <w:lang w:val="en-US"/>
        </w:rPr>
        <w:t xml:space="preserve">igure </w:t>
      </w:r>
      <w:r w:rsidR="007215D0">
        <w:rPr>
          <w:lang w:val="en-US"/>
        </w:rPr>
        <w:t xml:space="preserve">above </w:t>
      </w:r>
      <w:r w:rsidR="006F2869">
        <w:rPr>
          <w:lang w:val="en-US"/>
        </w:rPr>
        <w:t xml:space="preserve">shows the evolution over time of the number of individuals in the different health states of Chagas </w:t>
      </w:r>
      <w:del w:id="343" w:author="Meggan Harris" w:date="2025-08-29T10:01:00Z" w16du:dateUtc="2025-08-29T08:01:00Z">
        <w:r w:rsidR="006F2869" w:rsidDel="00AF066F">
          <w:rPr>
            <w:lang w:val="en-US"/>
          </w:rPr>
          <w:delText xml:space="preserve">Disease </w:delText>
        </w:r>
      </w:del>
      <w:ins w:id="344" w:author="Meggan Harris" w:date="2025-08-29T10:01:00Z" w16du:dateUtc="2025-08-29T08:01:00Z">
        <w:r w:rsidR="00AF066F">
          <w:rPr>
            <w:lang w:val="en-US"/>
          </w:rPr>
          <w:t>d</w:t>
        </w:r>
        <w:r w:rsidR="00AF066F">
          <w:rPr>
            <w:lang w:val="en-US"/>
          </w:rPr>
          <w:t xml:space="preserve">isease </w:t>
        </w:r>
      </w:ins>
      <w:r w:rsidR="006F2869">
        <w:rPr>
          <w:lang w:val="en-US"/>
        </w:rPr>
        <w:t>during the simulation period in the untreated arm</w:t>
      </w:r>
      <w:r w:rsidR="007215D0">
        <w:rPr>
          <w:lang w:val="en-US"/>
        </w:rPr>
        <w:t>.</w:t>
      </w:r>
    </w:p>
    <w:p w14:paraId="085D7487" w14:textId="0F6E387D" w:rsidR="006F2869" w:rsidRDefault="006F2869" w:rsidP="006F2869">
      <w:pPr>
        <w:rPr>
          <w:lang w:val="en-US"/>
        </w:rPr>
      </w:pPr>
      <w:r>
        <w:rPr>
          <w:lang w:val="en-US"/>
        </w:rPr>
        <w:lastRenderedPageBreak/>
        <w:t>Simulation of the treated cohort</w:t>
      </w:r>
      <w:r w:rsidR="002B55C5">
        <w:rPr>
          <w:noProof/>
          <w:lang w:val="en-US"/>
        </w:rPr>
        <w:drawing>
          <wp:inline distT="0" distB="0" distL="0" distR="0" wp14:anchorId="19EA889E" wp14:editId="7033E141">
            <wp:extent cx="5904865" cy="3409950"/>
            <wp:effectExtent l="0" t="0" r="635" b="0"/>
            <wp:docPr id="133755353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17437" cy="3417210"/>
                    </a:xfrm>
                    <a:prstGeom prst="rect">
                      <a:avLst/>
                    </a:prstGeom>
                    <a:noFill/>
                  </pic:spPr>
                </pic:pic>
              </a:graphicData>
            </a:graphic>
          </wp:inline>
        </w:drawing>
      </w:r>
    </w:p>
    <w:p w14:paraId="45AC2BCE" w14:textId="06D4E531" w:rsidR="006F2869" w:rsidRDefault="000151F1" w:rsidP="006F2869">
      <w:pPr>
        <w:rPr>
          <w:lang w:val="en-US"/>
        </w:rPr>
      </w:pPr>
      <w:r w:rsidRPr="00AF066F">
        <w:rPr>
          <w:b/>
          <w:bCs/>
          <w:lang w:val="en-US"/>
          <w:rPrChange w:id="345" w:author="Meggan Harris" w:date="2025-08-29T10:01:00Z" w16du:dateUtc="2025-08-29T08:01:00Z">
            <w:rPr>
              <w:lang w:val="en-US"/>
            </w:rPr>
          </w:rPrChange>
        </w:rPr>
        <w:t xml:space="preserve">Figure </w:t>
      </w:r>
      <w:ins w:id="346" w:author="Meggan Harris" w:date="2025-08-29T11:59:00Z" w16du:dateUtc="2025-08-29T09:59:00Z">
        <w:r w:rsidR="000D38E6">
          <w:rPr>
            <w:b/>
            <w:bCs/>
            <w:lang w:val="en-US"/>
          </w:rPr>
          <w:t>S</w:t>
        </w:r>
      </w:ins>
      <w:del w:id="347" w:author="Meggan Harris" w:date="2025-08-29T11:00:00Z" w16du:dateUtc="2025-08-29T09:00:00Z">
        <w:r w:rsidRPr="00AF066F" w:rsidDel="00874A00">
          <w:rPr>
            <w:b/>
            <w:bCs/>
            <w:lang w:val="en-US"/>
            <w:rPrChange w:id="348" w:author="Meggan Harris" w:date="2025-08-29T10:01:00Z" w16du:dateUtc="2025-08-29T08:01:00Z">
              <w:rPr>
                <w:lang w:val="en-US"/>
              </w:rPr>
            </w:rPrChange>
          </w:rPr>
          <w:delText>5</w:delText>
        </w:r>
      </w:del>
      <w:ins w:id="349" w:author="Meggan Harris" w:date="2025-08-29T11:00:00Z" w16du:dateUtc="2025-08-29T09:00:00Z">
        <w:r w:rsidR="00874A00">
          <w:rPr>
            <w:b/>
            <w:bCs/>
            <w:lang w:val="en-US"/>
          </w:rPr>
          <w:t>4</w:t>
        </w:r>
      </w:ins>
      <w:r>
        <w:rPr>
          <w:lang w:val="en-US"/>
        </w:rPr>
        <w:t xml:space="preserve">. </w:t>
      </w:r>
      <w:r w:rsidR="007215D0">
        <w:rPr>
          <w:lang w:val="en-US"/>
        </w:rPr>
        <w:t xml:space="preserve">The figure above </w:t>
      </w:r>
      <w:r w:rsidR="006F2869">
        <w:rPr>
          <w:lang w:val="en-US"/>
        </w:rPr>
        <w:t xml:space="preserve">shows the evolution over time of the number of individuals in the different health states of Chagas </w:t>
      </w:r>
      <w:del w:id="350" w:author="Meggan Harris" w:date="2025-08-29T10:01:00Z" w16du:dateUtc="2025-08-29T08:01:00Z">
        <w:r w:rsidR="006F2869" w:rsidDel="00AF066F">
          <w:rPr>
            <w:lang w:val="en-US"/>
          </w:rPr>
          <w:delText xml:space="preserve">Disease </w:delText>
        </w:r>
      </w:del>
      <w:ins w:id="351" w:author="Meggan Harris" w:date="2025-08-29T10:01:00Z" w16du:dateUtc="2025-08-29T08:01:00Z">
        <w:r w:rsidR="00AF066F">
          <w:rPr>
            <w:lang w:val="en-US"/>
          </w:rPr>
          <w:t>d</w:t>
        </w:r>
        <w:r w:rsidR="00AF066F">
          <w:rPr>
            <w:lang w:val="en-US"/>
          </w:rPr>
          <w:t xml:space="preserve">isease </w:t>
        </w:r>
      </w:ins>
      <w:r w:rsidR="006F2869">
        <w:rPr>
          <w:lang w:val="en-US"/>
        </w:rPr>
        <w:t>during the simulation period in the treated arm</w:t>
      </w:r>
      <w:r w:rsidR="00A208C1">
        <w:rPr>
          <w:lang w:val="en-US"/>
        </w:rPr>
        <w:t>.</w:t>
      </w:r>
    </w:p>
    <w:p w14:paraId="431E2A75" w14:textId="77777777" w:rsidR="00A208C1" w:rsidRDefault="00A208C1" w:rsidP="006F2869">
      <w:pPr>
        <w:rPr>
          <w:lang w:val="en-US"/>
        </w:rPr>
      </w:pPr>
    </w:p>
    <w:p w14:paraId="255663DC" w14:textId="19A5A065" w:rsidR="00A208C1" w:rsidRDefault="00A208C1" w:rsidP="00A208C1">
      <w:pPr>
        <w:pStyle w:val="Heading1"/>
        <w:rPr>
          <w:lang w:val="en-US"/>
        </w:rPr>
      </w:pPr>
      <w:bookmarkStart w:id="352" w:name="_Toc207358180"/>
      <w:r>
        <w:rPr>
          <w:lang w:val="en-US"/>
        </w:rPr>
        <w:t>QALY weights and disutilities</w:t>
      </w:r>
      <w:bookmarkEnd w:id="352"/>
    </w:p>
    <w:p w14:paraId="7D2D15D9" w14:textId="77777777" w:rsidR="006F2869" w:rsidRDefault="006F2869" w:rsidP="006F2869">
      <w:pPr>
        <w:rPr>
          <w:lang w:val="en-US"/>
        </w:rPr>
      </w:pPr>
    </w:p>
    <w:p w14:paraId="610E77DD" w14:textId="6B8F8573" w:rsidR="00A208C1" w:rsidRDefault="0002725E" w:rsidP="006F2869">
      <w:pPr>
        <w:rPr>
          <w:lang w:val="en-US"/>
        </w:rPr>
      </w:pPr>
      <w:r>
        <w:rPr>
          <w:lang w:val="en-US"/>
        </w:rPr>
        <w:t>The QALY weig</w:t>
      </w:r>
      <w:ins w:id="353" w:author="Meggan Harris" w:date="2025-08-29T11:00:00Z" w16du:dateUtc="2025-08-29T09:00:00Z">
        <w:r w:rsidR="00874A00">
          <w:rPr>
            <w:lang w:val="en-US"/>
          </w:rPr>
          <w:t>h</w:t>
        </w:r>
      </w:ins>
      <w:r>
        <w:rPr>
          <w:lang w:val="en-US"/>
        </w:rPr>
        <w:t>t</w:t>
      </w:r>
      <w:del w:id="354" w:author="Meggan Harris" w:date="2025-08-29T11:00:00Z" w16du:dateUtc="2025-08-29T09:00:00Z">
        <w:r w:rsidDel="00874A00">
          <w:rPr>
            <w:lang w:val="en-US"/>
          </w:rPr>
          <w:delText>h</w:delText>
        </w:r>
      </w:del>
      <w:r>
        <w:rPr>
          <w:lang w:val="en-US"/>
        </w:rPr>
        <w:t>s used were:</w:t>
      </w:r>
    </w:p>
    <w:p w14:paraId="7D13D4C7" w14:textId="08120975" w:rsidR="0002725E" w:rsidRDefault="0002725E" w:rsidP="0002725E">
      <w:pPr>
        <w:rPr>
          <w:lang w:val="en-US"/>
        </w:rPr>
      </w:pPr>
      <w:r>
        <w:rPr>
          <w:lang w:val="en-US"/>
        </w:rPr>
        <w:t xml:space="preserve">For the </w:t>
      </w:r>
      <w:del w:id="355" w:author="Meggan Harris" w:date="2025-08-29T11:01:00Z" w16du:dateUtc="2025-08-29T09:01:00Z">
        <w:r w:rsidDel="00874A00">
          <w:rPr>
            <w:lang w:val="en-US"/>
          </w:rPr>
          <w:delText xml:space="preserve">Chronic </w:delText>
        </w:r>
      </w:del>
      <w:ins w:id="356" w:author="Meggan Harris" w:date="2025-08-29T11:01:00Z" w16du:dateUtc="2025-08-29T09:01:00Z">
        <w:r w:rsidR="00874A00">
          <w:rPr>
            <w:lang w:val="en-US"/>
          </w:rPr>
          <w:t>c</w:t>
        </w:r>
        <w:r w:rsidR="00874A00">
          <w:rPr>
            <w:lang w:val="en-US"/>
          </w:rPr>
          <w:t xml:space="preserve">hronic </w:t>
        </w:r>
      </w:ins>
      <w:r>
        <w:rPr>
          <w:lang w:val="en-US"/>
        </w:rPr>
        <w:t>indeterminate state</w:t>
      </w:r>
      <w:ins w:id="357" w:author="Meggan Harris" w:date="2025-08-29T10:02:00Z" w16du:dateUtc="2025-08-29T08:02:00Z">
        <w:r w:rsidR="00FE2E6C">
          <w:rPr>
            <w:lang w:val="en-US"/>
          </w:rPr>
          <w:t>:</w:t>
        </w:r>
      </w:ins>
      <w:r>
        <w:rPr>
          <w:lang w:val="en-US"/>
        </w:rPr>
        <w:t xml:space="preserve"> </w:t>
      </w:r>
      <w:r w:rsidRPr="0002725E">
        <w:rPr>
          <w:lang w:val="en-US"/>
        </w:rPr>
        <w:t>0</w:t>
      </w:r>
      <w:ins w:id="358" w:author="Meggan Harris" w:date="2025-08-29T09:54:00Z">
        <w:r w:rsidR="004901D6" w:rsidRPr="004901D6">
          <w:rPr>
            <w:lang w:val="en-US"/>
          </w:rPr>
          <w:t>·</w:t>
        </w:r>
      </w:ins>
      <w:del w:id="359" w:author="Meggan Harris" w:date="2025-08-29T09:54:00Z" w16du:dateUtc="2025-08-29T07:54:00Z">
        <w:r w:rsidRPr="0002725E" w:rsidDel="004901D6">
          <w:rPr>
            <w:lang w:val="en-US"/>
          </w:rPr>
          <w:delText>.</w:delText>
        </w:r>
      </w:del>
      <w:r w:rsidRPr="0002725E">
        <w:rPr>
          <w:lang w:val="en-US"/>
        </w:rPr>
        <w:t>9625,</w:t>
      </w:r>
      <w:r>
        <w:rPr>
          <w:lang w:val="en-US"/>
        </w:rPr>
        <w:t xml:space="preserve"> for Chagas </w:t>
      </w:r>
      <w:del w:id="360" w:author="Meggan Harris" w:date="2025-08-29T10:49:00Z" w16du:dateUtc="2025-08-29T08:49:00Z">
        <w:r w:rsidDel="00632F6B">
          <w:rPr>
            <w:lang w:val="en-US"/>
          </w:rPr>
          <w:delText>cardiac</w:delText>
        </w:r>
      </w:del>
      <w:ins w:id="361" w:author="Meggan Harris" w:date="2025-08-29T10:49:00Z" w16du:dateUtc="2025-08-29T08:49:00Z">
        <w:r w:rsidR="00632F6B">
          <w:rPr>
            <w:lang w:val="en-US"/>
          </w:rPr>
          <w:t>heart</w:t>
        </w:r>
      </w:ins>
      <w:r>
        <w:rPr>
          <w:lang w:val="en-US"/>
        </w:rPr>
        <w:t xml:space="preserve"> disease</w:t>
      </w:r>
      <w:ins w:id="362" w:author="Meggan Harris" w:date="2025-08-29T10:02:00Z" w16du:dateUtc="2025-08-29T08:02:00Z">
        <w:r w:rsidR="00FE2E6C">
          <w:rPr>
            <w:lang w:val="en-US"/>
          </w:rPr>
          <w:t>:</w:t>
        </w:r>
      </w:ins>
      <w:r>
        <w:rPr>
          <w:lang w:val="en-US"/>
        </w:rPr>
        <w:t xml:space="preserve"> 0</w:t>
      </w:r>
      <w:ins w:id="363" w:author="Meggan Harris" w:date="2025-08-29T09:54:00Z">
        <w:r w:rsidR="004901D6" w:rsidRPr="004901D6">
          <w:rPr>
            <w:lang w:val="en-US"/>
          </w:rPr>
          <w:t>·</w:t>
        </w:r>
      </w:ins>
      <w:del w:id="364" w:author="Meggan Harris" w:date="2025-08-29T09:54:00Z" w16du:dateUtc="2025-08-29T07:54:00Z">
        <w:r w:rsidDel="004901D6">
          <w:rPr>
            <w:lang w:val="en-US"/>
          </w:rPr>
          <w:delText>.</w:delText>
        </w:r>
      </w:del>
      <w:r>
        <w:rPr>
          <w:lang w:val="en-US"/>
        </w:rPr>
        <w:t>7171, for Chagas digestive disease</w:t>
      </w:r>
      <w:ins w:id="365" w:author="Meggan Harris" w:date="2025-08-29T10:02:00Z" w16du:dateUtc="2025-08-29T08:02:00Z">
        <w:r w:rsidR="00FE2E6C">
          <w:rPr>
            <w:lang w:val="en-US"/>
          </w:rPr>
          <w:t>:</w:t>
        </w:r>
      </w:ins>
      <w:r>
        <w:rPr>
          <w:lang w:val="en-US"/>
        </w:rPr>
        <w:t xml:space="preserve"> 0</w:t>
      </w:r>
      <w:ins w:id="366" w:author="Meggan Harris" w:date="2025-08-29T09:54:00Z">
        <w:r w:rsidR="004901D6" w:rsidRPr="004901D6">
          <w:rPr>
            <w:lang w:val="en-US"/>
          </w:rPr>
          <w:t>·</w:t>
        </w:r>
      </w:ins>
      <w:del w:id="367" w:author="Meggan Harris" w:date="2025-08-29T09:54:00Z" w16du:dateUtc="2025-08-29T07:54:00Z">
        <w:r w:rsidDel="004901D6">
          <w:rPr>
            <w:lang w:val="en-US"/>
          </w:rPr>
          <w:delText>.</w:delText>
        </w:r>
      </w:del>
      <w:r>
        <w:rPr>
          <w:lang w:val="en-US"/>
        </w:rPr>
        <w:t>80</w:t>
      </w:r>
      <w:ins w:id="368" w:author="Meggan Harris" w:date="2025-08-29T10:02:00Z" w16du:dateUtc="2025-08-29T08:02:00Z">
        <w:r w:rsidR="00FE2E6C">
          <w:rPr>
            <w:lang w:val="en-US"/>
          </w:rPr>
          <w:t>,</w:t>
        </w:r>
      </w:ins>
      <w:r>
        <w:rPr>
          <w:lang w:val="en-US"/>
        </w:rPr>
        <w:t xml:space="preserve"> and </w:t>
      </w:r>
      <w:ins w:id="369" w:author="Meggan Harris" w:date="2025-08-29T10:02:00Z" w16du:dateUtc="2025-08-29T08:02:00Z">
        <w:r w:rsidR="00FE2E6C">
          <w:rPr>
            <w:lang w:val="en-US"/>
          </w:rPr>
          <w:t>for death</w:t>
        </w:r>
        <w:r w:rsidR="00FE2E6C">
          <w:rPr>
            <w:lang w:val="en-US"/>
          </w:rPr>
          <w:t>:</w:t>
        </w:r>
        <w:r w:rsidR="00FE2E6C">
          <w:rPr>
            <w:lang w:val="en-US"/>
          </w:rPr>
          <w:t xml:space="preserve"> </w:t>
        </w:r>
      </w:ins>
      <w:r>
        <w:rPr>
          <w:lang w:val="en-US"/>
        </w:rPr>
        <w:t>0</w:t>
      </w:r>
      <w:ins w:id="370" w:author="Meggan Harris" w:date="2025-08-29T10:02:00Z" w16du:dateUtc="2025-08-29T08:02:00Z">
        <w:r w:rsidR="00FE2E6C">
          <w:rPr>
            <w:lang w:val="en-US"/>
          </w:rPr>
          <w:t>,</w:t>
        </w:r>
      </w:ins>
      <w:r>
        <w:rPr>
          <w:lang w:val="en-US"/>
        </w:rPr>
        <w:t xml:space="preserve"> </w:t>
      </w:r>
      <w:del w:id="371" w:author="Meggan Harris" w:date="2025-08-29T10:02:00Z" w16du:dateUtc="2025-08-29T08:02:00Z">
        <w:r w:rsidDel="00FE2E6C">
          <w:rPr>
            <w:lang w:val="en-US"/>
          </w:rPr>
          <w:delText xml:space="preserve">for death </w:delText>
        </w:r>
      </w:del>
      <w:r>
        <w:rPr>
          <w:lang w:val="en-US"/>
        </w:rPr>
        <w:t>in accordance with Requena-Méndez et al.</w:t>
      </w:r>
      <w:r w:rsidR="00C236B5">
        <w:rPr>
          <w:lang w:val="en-US"/>
        </w:rPr>
        <w:fldChar w:fldCharType="begin"/>
      </w:r>
      <w:r w:rsidR="00C236B5">
        <w:rPr>
          <w:lang w:val="en-US"/>
        </w:rPr>
        <w:instrText xml:space="preserve"> ADDIN ZOTERO_ITEM CSL_CITATION {"citationID":"I05Q5FjB","properties":{"formattedCitation":"\\super 10\\nosupersub{}","plainCitation":"10","noteIndex":0},"citationItems":[{"id":93,"uris":["http://zotero.org/groups/5772643/items/ES6U6JTY"],"itemData":{"id":93,"type":"article-journal","abstract":"Screening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volume":"0","author":[{"family":"Requena-Mendez","given":"Ana"},{"family":"Bussion","given":"Sheila"},{"family":"Aldasoro","given":"Edelweiss"},{"family":"Jackson","given":"Yves"},{"family":"Angheben","given":"Andrea"},{"family":"Moore","given":"David"},{"family":"Pinazo","given":"María-Jesús"},{"family":"Gascon","given":"Joaquim"},{"family":"Muñoz","given":"Jose"},{"family":"Sicuri","given":"Elisa"}],"issued":{"date-parts":[["2017",1,1]]}}}],"schema":"https://github.com/citation-style-language/schema/raw/master/csl-citation.json"} </w:instrText>
      </w:r>
      <w:r w:rsidR="00C236B5">
        <w:rPr>
          <w:lang w:val="en-US"/>
        </w:rPr>
        <w:fldChar w:fldCharType="separate"/>
      </w:r>
      <w:r w:rsidR="00C236B5" w:rsidRPr="00C236B5">
        <w:rPr>
          <w:rFonts w:ascii="Aptos" w:hAnsi="Aptos" w:cs="Times New Roman"/>
          <w:vertAlign w:val="superscript"/>
          <w:lang w:val="en-GB"/>
        </w:rPr>
        <w:t>10</w:t>
      </w:r>
      <w:r w:rsidR="00C236B5">
        <w:rPr>
          <w:lang w:val="en-US"/>
        </w:rPr>
        <w:fldChar w:fldCharType="end"/>
      </w:r>
    </w:p>
    <w:p w14:paraId="4E50BCD5" w14:textId="2957B65A" w:rsidR="0002725E" w:rsidRDefault="0002725E" w:rsidP="0002725E">
      <w:pPr>
        <w:rPr>
          <w:lang w:val="en-US"/>
        </w:rPr>
      </w:pPr>
      <w:r>
        <w:rPr>
          <w:lang w:val="en-US"/>
        </w:rPr>
        <w:t xml:space="preserve">To adjust for adverse effects, a </w:t>
      </w:r>
      <w:r w:rsidR="00C236B5">
        <w:rPr>
          <w:lang w:val="en-US"/>
        </w:rPr>
        <w:t>u</w:t>
      </w:r>
      <w:r>
        <w:rPr>
          <w:lang w:val="en-US"/>
        </w:rPr>
        <w:t>tility decrement was</w:t>
      </w:r>
      <w:r w:rsidR="00C236B5">
        <w:rPr>
          <w:lang w:val="en-US"/>
        </w:rPr>
        <w:t xml:space="preserve"> calculated</w:t>
      </w:r>
      <w:r w:rsidR="002B1C7C">
        <w:rPr>
          <w:lang w:val="en-US"/>
        </w:rPr>
        <w:t>, considering the incidence, a utility decrement and duration of the adverse effects. The decrement was</w:t>
      </w:r>
      <w:r w:rsidR="00C236B5">
        <w:rPr>
          <w:lang w:val="en-US"/>
        </w:rPr>
        <w:t xml:space="preserve"> applied </w:t>
      </w:r>
      <w:r w:rsidR="002B1C7C">
        <w:rPr>
          <w:lang w:val="en-US"/>
        </w:rPr>
        <w:t xml:space="preserve">only </w:t>
      </w:r>
      <w:r w:rsidR="00C236B5">
        <w:rPr>
          <w:lang w:val="en-US"/>
        </w:rPr>
        <w:t>once.</w:t>
      </w:r>
    </w:p>
    <w:p w14:paraId="55ED3A8B" w14:textId="77777777" w:rsidR="0002725E" w:rsidRDefault="0002725E" w:rsidP="006F2869">
      <w:pPr>
        <w:rPr>
          <w:lang w:val="en-US"/>
        </w:rPr>
      </w:pPr>
    </w:p>
    <w:tbl>
      <w:tblPr>
        <w:tblW w:w="95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Change w:id="372" w:author="Meggan Harris" w:date="2025-08-29T11:11:00Z" w16du:dateUtc="2025-08-29T09:11:00Z">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PrChange>
      </w:tblPr>
      <w:tblGrid>
        <w:gridCol w:w="3114"/>
        <w:gridCol w:w="1074"/>
        <w:gridCol w:w="1440"/>
        <w:gridCol w:w="957"/>
        <w:gridCol w:w="2961"/>
        <w:tblGridChange w:id="373">
          <w:tblGrid>
            <w:gridCol w:w="1734"/>
            <w:gridCol w:w="1074"/>
            <w:gridCol w:w="306"/>
            <w:gridCol w:w="1074"/>
            <w:gridCol w:w="60"/>
            <w:gridCol w:w="957"/>
            <w:gridCol w:w="423"/>
            <w:gridCol w:w="957"/>
            <w:gridCol w:w="1581"/>
            <w:gridCol w:w="1380"/>
          </w:tblGrid>
        </w:tblGridChange>
      </w:tblGrid>
      <w:tr w:rsidR="00A17F25" w:rsidRPr="00A208C1" w14:paraId="51F2AFE9" w14:textId="77777777" w:rsidTr="00A17F25">
        <w:trPr>
          <w:tblHeader/>
          <w:tblCellSpacing w:w="15" w:type="dxa"/>
          <w:trPrChange w:id="374" w:author="Meggan Harris" w:date="2025-08-29T11:11:00Z" w16du:dateUtc="2025-08-29T09:11:00Z">
            <w:trPr>
              <w:gridAfter w:val="0"/>
              <w:tblHeader/>
              <w:tblCellSpacing w:w="15" w:type="dxa"/>
            </w:trPr>
          </w:trPrChange>
        </w:trPr>
        <w:tc>
          <w:tcPr>
            <w:tcW w:w="3069" w:type="dxa"/>
            <w:vAlign w:val="bottom"/>
            <w:hideMark/>
            <w:tcPrChange w:id="375" w:author="Meggan Harris" w:date="2025-08-29T11:11:00Z" w16du:dateUtc="2025-08-29T09:11:00Z">
              <w:tcPr>
                <w:tcW w:w="1689" w:type="dxa"/>
                <w:vAlign w:val="bottom"/>
                <w:hideMark/>
              </w:tcPr>
            </w:tcPrChange>
          </w:tcPr>
          <w:p w14:paraId="6BB87446" w14:textId="6789B0A0" w:rsidR="00A208C1" w:rsidRPr="00A208C1" w:rsidRDefault="00A208C1" w:rsidP="00204344">
            <w:pPr>
              <w:rPr>
                <w:b/>
                <w:bCs/>
              </w:rPr>
            </w:pPr>
            <w:r w:rsidRPr="00A208C1">
              <w:rPr>
                <w:b/>
                <w:bCs/>
              </w:rPr>
              <w:t xml:space="preserve">Adverse </w:t>
            </w:r>
            <w:del w:id="376" w:author="Meggan Harris" w:date="2025-08-29T10:04:00Z" w16du:dateUtc="2025-08-29T08:04:00Z">
              <w:r w:rsidRPr="00A208C1" w:rsidDel="00F96182">
                <w:rPr>
                  <w:b/>
                  <w:bCs/>
                </w:rPr>
                <w:delText>Event</w:delText>
              </w:r>
            </w:del>
            <w:ins w:id="377" w:author="Meggan Harris" w:date="2025-08-29T10:04:00Z" w16du:dateUtc="2025-08-29T08:04:00Z">
              <w:r w:rsidR="00F96182">
                <w:rPr>
                  <w:b/>
                  <w:bCs/>
                </w:rPr>
                <w:t>e</w:t>
              </w:r>
              <w:r w:rsidR="00F96182" w:rsidRPr="00A208C1">
                <w:rPr>
                  <w:b/>
                  <w:bCs/>
                </w:rPr>
                <w:t>vent</w:t>
              </w:r>
            </w:ins>
          </w:p>
        </w:tc>
        <w:tc>
          <w:tcPr>
            <w:tcW w:w="1044" w:type="dxa"/>
            <w:vAlign w:val="bottom"/>
            <w:hideMark/>
            <w:tcPrChange w:id="378" w:author="Meggan Harris" w:date="2025-08-29T11:11:00Z" w16du:dateUtc="2025-08-29T09:11:00Z">
              <w:tcPr>
                <w:tcW w:w="1044" w:type="dxa"/>
                <w:vAlign w:val="bottom"/>
                <w:hideMark/>
              </w:tcPr>
            </w:tcPrChange>
          </w:tcPr>
          <w:p w14:paraId="1E518FE0" w14:textId="77777777" w:rsidR="00A208C1" w:rsidRPr="00A208C1" w:rsidRDefault="00A208C1" w:rsidP="00204344">
            <w:pPr>
              <w:rPr>
                <w:b/>
                <w:bCs/>
              </w:rPr>
            </w:pPr>
            <w:r w:rsidRPr="00A208C1">
              <w:rPr>
                <w:b/>
                <w:bCs/>
              </w:rPr>
              <w:t>Incidence</w:t>
            </w:r>
          </w:p>
        </w:tc>
        <w:tc>
          <w:tcPr>
            <w:tcW w:w="1410" w:type="dxa"/>
            <w:vAlign w:val="bottom"/>
            <w:hideMark/>
            <w:tcPrChange w:id="379" w:author="Meggan Harris" w:date="2025-08-29T11:11:00Z" w16du:dateUtc="2025-08-29T09:11:00Z">
              <w:tcPr>
                <w:tcW w:w="1410" w:type="dxa"/>
                <w:gridSpan w:val="3"/>
                <w:vAlign w:val="bottom"/>
                <w:hideMark/>
              </w:tcPr>
            </w:tcPrChange>
          </w:tcPr>
          <w:p w14:paraId="3A095453" w14:textId="73716FF5" w:rsidR="00A208C1" w:rsidRPr="00A208C1" w:rsidRDefault="00A208C1" w:rsidP="00204344">
            <w:pPr>
              <w:rPr>
                <w:b/>
                <w:bCs/>
              </w:rPr>
            </w:pPr>
            <w:r w:rsidRPr="00A208C1">
              <w:rPr>
                <w:b/>
                <w:bCs/>
              </w:rPr>
              <w:t xml:space="preserve">Utility </w:t>
            </w:r>
            <w:del w:id="380" w:author="Meggan Harris" w:date="2025-08-29T10:04:00Z" w16du:dateUtc="2025-08-29T08:04:00Z">
              <w:r w:rsidRPr="00A208C1" w:rsidDel="00F96182">
                <w:rPr>
                  <w:b/>
                  <w:bCs/>
                </w:rPr>
                <w:delText>Decrement</w:delText>
              </w:r>
            </w:del>
            <w:ins w:id="381" w:author="Meggan Harris" w:date="2025-08-29T10:04:00Z" w16du:dateUtc="2025-08-29T08:04:00Z">
              <w:r w:rsidR="00F96182">
                <w:rPr>
                  <w:b/>
                  <w:bCs/>
                </w:rPr>
                <w:t>d</w:t>
              </w:r>
              <w:r w:rsidR="00F96182" w:rsidRPr="00A208C1">
                <w:rPr>
                  <w:b/>
                  <w:bCs/>
                </w:rPr>
                <w:t>ecrement</w:t>
              </w:r>
            </w:ins>
          </w:p>
        </w:tc>
        <w:tc>
          <w:tcPr>
            <w:tcW w:w="927" w:type="dxa"/>
            <w:vAlign w:val="bottom"/>
            <w:hideMark/>
            <w:tcPrChange w:id="382" w:author="Meggan Harris" w:date="2025-08-29T11:11:00Z" w16du:dateUtc="2025-08-29T09:11:00Z">
              <w:tcPr>
                <w:tcW w:w="927" w:type="dxa"/>
                <w:vAlign w:val="bottom"/>
                <w:hideMark/>
              </w:tcPr>
            </w:tcPrChange>
          </w:tcPr>
          <w:p w14:paraId="12F4C6BA" w14:textId="77777777" w:rsidR="00A208C1" w:rsidRPr="00A208C1" w:rsidRDefault="00A208C1" w:rsidP="00204344">
            <w:pPr>
              <w:rPr>
                <w:b/>
                <w:bCs/>
              </w:rPr>
            </w:pPr>
            <w:r w:rsidRPr="00A208C1">
              <w:rPr>
                <w:b/>
                <w:bCs/>
              </w:rPr>
              <w:t>Duration</w:t>
            </w:r>
          </w:p>
        </w:tc>
        <w:tc>
          <w:tcPr>
            <w:tcW w:w="2916" w:type="dxa"/>
            <w:vAlign w:val="bottom"/>
            <w:hideMark/>
            <w:tcPrChange w:id="383" w:author="Meggan Harris" w:date="2025-08-29T11:11:00Z" w16du:dateUtc="2025-08-29T09:11:00Z">
              <w:tcPr>
                <w:tcW w:w="2916" w:type="dxa"/>
                <w:gridSpan w:val="3"/>
                <w:vAlign w:val="bottom"/>
                <w:hideMark/>
              </w:tcPr>
            </w:tcPrChange>
          </w:tcPr>
          <w:p w14:paraId="5378877D" w14:textId="46199A45" w:rsidR="00A208C1" w:rsidRPr="00A208C1" w:rsidRDefault="00A208C1" w:rsidP="00204344">
            <w:pPr>
              <w:rPr>
                <w:b/>
                <w:bCs/>
              </w:rPr>
            </w:pPr>
            <w:r w:rsidRPr="00A208C1">
              <w:rPr>
                <w:b/>
                <w:bCs/>
              </w:rPr>
              <w:t xml:space="preserve">QALY </w:t>
            </w:r>
            <w:del w:id="384" w:author="Meggan Harris" w:date="2025-08-29T10:04:00Z" w16du:dateUtc="2025-08-29T08:04:00Z">
              <w:r w:rsidRPr="00A208C1" w:rsidDel="00F96182">
                <w:rPr>
                  <w:b/>
                  <w:bCs/>
                </w:rPr>
                <w:delText xml:space="preserve">Loss </w:delText>
              </w:r>
            </w:del>
            <w:ins w:id="385" w:author="Meggan Harris" w:date="2025-08-29T10:04:00Z" w16du:dateUtc="2025-08-29T08:04:00Z">
              <w:r w:rsidR="00F96182">
                <w:rPr>
                  <w:b/>
                  <w:bCs/>
                </w:rPr>
                <w:t>l</w:t>
              </w:r>
              <w:r w:rsidR="00F96182" w:rsidRPr="00A208C1">
                <w:rPr>
                  <w:b/>
                  <w:bCs/>
                </w:rPr>
                <w:t xml:space="preserve">oss </w:t>
              </w:r>
            </w:ins>
            <w:r w:rsidRPr="00A208C1">
              <w:rPr>
                <w:b/>
                <w:bCs/>
              </w:rPr>
              <w:t xml:space="preserve">per </w:t>
            </w:r>
            <w:del w:id="386" w:author="Meggan Harris" w:date="2025-08-29T10:04:00Z" w16du:dateUtc="2025-08-29T08:04:00Z">
              <w:r w:rsidRPr="00A208C1" w:rsidDel="00F96182">
                <w:rPr>
                  <w:b/>
                  <w:bCs/>
                </w:rPr>
                <w:delText>Patient</w:delText>
              </w:r>
            </w:del>
            <w:ins w:id="387" w:author="Meggan Harris" w:date="2025-08-29T10:04:00Z" w16du:dateUtc="2025-08-29T08:04:00Z">
              <w:r w:rsidR="00F96182">
                <w:rPr>
                  <w:b/>
                  <w:bCs/>
                </w:rPr>
                <w:t>p</w:t>
              </w:r>
              <w:r w:rsidR="00F96182" w:rsidRPr="00A208C1">
                <w:rPr>
                  <w:b/>
                  <w:bCs/>
                </w:rPr>
                <w:t>atient</w:t>
              </w:r>
            </w:ins>
          </w:p>
        </w:tc>
      </w:tr>
      <w:tr w:rsidR="00A17F25" w:rsidRPr="00A208C1" w14:paraId="0BE98EC8" w14:textId="77777777" w:rsidTr="00A17F25">
        <w:trPr>
          <w:tblCellSpacing w:w="15" w:type="dxa"/>
          <w:trPrChange w:id="388" w:author="Meggan Harris" w:date="2025-08-29T11:11:00Z" w16du:dateUtc="2025-08-29T09:11:00Z">
            <w:trPr>
              <w:gridAfter w:val="0"/>
              <w:tblCellSpacing w:w="15" w:type="dxa"/>
            </w:trPr>
          </w:trPrChange>
        </w:trPr>
        <w:tc>
          <w:tcPr>
            <w:tcW w:w="3069" w:type="dxa"/>
            <w:vAlign w:val="center"/>
            <w:hideMark/>
            <w:tcPrChange w:id="389" w:author="Meggan Harris" w:date="2025-08-29T11:11:00Z" w16du:dateUtc="2025-08-29T09:11:00Z">
              <w:tcPr>
                <w:tcW w:w="1689" w:type="dxa"/>
                <w:vAlign w:val="center"/>
                <w:hideMark/>
              </w:tcPr>
            </w:tcPrChange>
          </w:tcPr>
          <w:p w14:paraId="66534DE4" w14:textId="77777777" w:rsidR="00A208C1" w:rsidRPr="00A208C1" w:rsidRDefault="00A208C1" w:rsidP="00A208C1">
            <w:pPr>
              <w:rPr>
                <w:lang w:val="en-GB"/>
              </w:rPr>
            </w:pPr>
            <w:r w:rsidRPr="00A208C1">
              <w:rPr>
                <w:lang w:val="en-GB"/>
              </w:rPr>
              <w:t>Mild–moderate rash or pruritus</w:t>
            </w:r>
          </w:p>
        </w:tc>
        <w:tc>
          <w:tcPr>
            <w:tcW w:w="1044" w:type="dxa"/>
            <w:vAlign w:val="center"/>
            <w:hideMark/>
            <w:tcPrChange w:id="390" w:author="Meggan Harris" w:date="2025-08-29T11:11:00Z" w16du:dateUtc="2025-08-29T09:11:00Z">
              <w:tcPr>
                <w:tcW w:w="1044" w:type="dxa"/>
                <w:vAlign w:val="center"/>
                <w:hideMark/>
              </w:tcPr>
            </w:tcPrChange>
          </w:tcPr>
          <w:p w14:paraId="24E01246" w14:textId="5787581A" w:rsidR="00A208C1" w:rsidRPr="00A208C1" w:rsidRDefault="00C236B5" w:rsidP="00A208C1">
            <w:r>
              <w:rPr>
                <w:rFonts w:ascii="Arial" w:hAnsi="Arial" w:cs="Arial"/>
              </w:rPr>
              <w:t>34</w:t>
            </w:r>
            <w:r w:rsidR="00A208C1" w:rsidRPr="00A208C1">
              <w:rPr>
                <w:rFonts w:ascii="Arial" w:hAnsi="Arial" w:cs="Arial"/>
              </w:rPr>
              <w:t> </w:t>
            </w:r>
            <w:r w:rsidR="00A208C1" w:rsidRPr="00A208C1">
              <w:t>%</w:t>
            </w:r>
            <w:r>
              <w:fldChar w:fldCharType="begin"/>
            </w:r>
            <w:r>
              <w:instrText xml:space="preserve"> ADDIN ZOTERO_ITEM CSL_CITATION {"citationID":"v8nrch90","properties":{"formattedCitation":"\\super 7\\nosupersub{}","plainCitation":"7","noteIndex":0},"citationItems":[{"id":17,"uris":["http://zotero.org/groups/5772643/items/4FWUZ283"],"itemData":{"id":17,"type":"article-journal","abstract":"Drug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fldChar w:fldCharType="separate"/>
            </w:r>
            <w:r w:rsidRPr="00C236B5">
              <w:rPr>
                <w:rFonts w:ascii="Aptos" w:hAnsi="Aptos" w:cs="Times New Roman"/>
                <w:vertAlign w:val="superscript"/>
              </w:rPr>
              <w:t>7</w:t>
            </w:r>
            <w:r>
              <w:fldChar w:fldCharType="end"/>
            </w:r>
          </w:p>
        </w:tc>
        <w:tc>
          <w:tcPr>
            <w:tcW w:w="1410" w:type="dxa"/>
            <w:vAlign w:val="center"/>
            <w:hideMark/>
            <w:tcPrChange w:id="391" w:author="Meggan Harris" w:date="2025-08-29T11:11:00Z" w16du:dateUtc="2025-08-29T09:11:00Z">
              <w:tcPr>
                <w:tcW w:w="1410" w:type="dxa"/>
                <w:gridSpan w:val="3"/>
                <w:vAlign w:val="center"/>
                <w:hideMark/>
              </w:tcPr>
            </w:tcPrChange>
          </w:tcPr>
          <w:p w14:paraId="4329D73A" w14:textId="3F359E0E" w:rsidR="00A208C1" w:rsidRPr="00A208C1" w:rsidRDefault="00A208C1" w:rsidP="00A208C1">
            <w:r w:rsidRPr="00A208C1">
              <w:t>0</w:t>
            </w:r>
            <w:del w:id="392" w:author="Meggan Harris" w:date="2025-08-29T09:54:00Z" w16du:dateUtc="2025-08-29T07:54:00Z">
              <w:r w:rsidRPr="00A208C1" w:rsidDel="004901D6">
                <w:delText>.</w:delText>
              </w:r>
            </w:del>
            <w:ins w:id="393" w:author="Meggan Harris" w:date="2025-08-29T09:54:00Z" w16du:dateUtc="2025-08-29T07:54:00Z">
              <w:r w:rsidR="004901D6">
                <w:t>·</w:t>
              </w:r>
            </w:ins>
            <w:r w:rsidR="00984120">
              <w:t>1</w:t>
            </w:r>
            <w:r w:rsidR="00984120">
              <w:fldChar w:fldCharType="begin"/>
            </w:r>
            <w:r w:rsidR="00984120">
              <w:instrText xml:space="preserve"> ADDIN ZOTERO_ITEM CSL_CITATION {"citationID":"Of7dTzgb","properties":{"formattedCitation":"\\super 11\\nosupersub{}","plainCitation":"11","noteIndex":0},"citationItems":[{"id":166,"uris":["http://zotero.org/groups/5772643/items/DVA9YYQX"],"itemData":{"id":166,"type":"article-journal","abstract":"Background Chemotherapy offers cancer patients the potential beneﬁts of improved mortality and morbidity but may cause detrimental outcomes due to adverse drug events (ADEs), some of which requiring time-consuming, resource-intensive and costly clinical management. To appropriately assess chemotherapy agents in an economic evaluation, ADE-related parameters such as the incidence, (dis)utility and cost of ADEs should be reﬂected within the model parameters. To date, there has been no systematic summary of the existing literature that quantiﬁes the utilities of ADEs due to healthcare interventions in general and chemotherapy treatments in particular.","container-title":"PharmacoEconomics","DOI":"10.1007/s40273-013-0033-x","ISSN":"1170-7690, 1179-2027","issue":"4","language":"en","license":"http://www.springer.com/tdm","note":"publisher: Springer Science and Business Media LLC","page":"277-288","source":"Crossref","title":"A Systematic Review of Utility Values for Chemotherapy-Related Adverse Events","volume":"31","author":[{"family":"Shabaruddin","given":"Fatiha H."},{"family":"Chen","given":"Li-Chia"},{"family":"Elliott","given":"Rachel A."},{"family":"Payne","given":"Katherine"}],"issued":{"date-parts":[["2013",4]]}}}],"schema":"https://github.com/citation-style-language/schema/raw/master/csl-citation.json"} </w:instrText>
            </w:r>
            <w:r w:rsidR="00984120">
              <w:fldChar w:fldCharType="separate"/>
            </w:r>
            <w:r w:rsidR="00984120" w:rsidRPr="00984120">
              <w:rPr>
                <w:rFonts w:ascii="Aptos" w:hAnsi="Aptos" w:cs="Times New Roman"/>
                <w:vertAlign w:val="superscript"/>
              </w:rPr>
              <w:t>11</w:t>
            </w:r>
            <w:r w:rsidR="00984120">
              <w:fldChar w:fldCharType="end"/>
            </w:r>
          </w:p>
        </w:tc>
        <w:tc>
          <w:tcPr>
            <w:tcW w:w="927" w:type="dxa"/>
            <w:vAlign w:val="center"/>
            <w:hideMark/>
            <w:tcPrChange w:id="394" w:author="Meggan Harris" w:date="2025-08-29T11:11:00Z" w16du:dateUtc="2025-08-29T09:11:00Z">
              <w:tcPr>
                <w:tcW w:w="927" w:type="dxa"/>
                <w:vAlign w:val="center"/>
                <w:hideMark/>
              </w:tcPr>
            </w:tcPrChange>
          </w:tcPr>
          <w:p w14:paraId="3732B712" w14:textId="77777777" w:rsidR="00A208C1" w:rsidRPr="00A208C1" w:rsidRDefault="00A208C1" w:rsidP="00A208C1">
            <w:r w:rsidRPr="00A208C1">
              <w:t>2</w:t>
            </w:r>
            <w:r w:rsidRPr="00A208C1">
              <w:rPr>
                <w:rFonts w:ascii="Arial" w:hAnsi="Arial" w:cs="Arial"/>
              </w:rPr>
              <w:t> </w:t>
            </w:r>
            <w:r w:rsidRPr="00A208C1">
              <w:t>weeks</w:t>
            </w:r>
          </w:p>
        </w:tc>
        <w:tc>
          <w:tcPr>
            <w:tcW w:w="2916" w:type="dxa"/>
            <w:vAlign w:val="center"/>
            <w:hideMark/>
            <w:tcPrChange w:id="395" w:author="Meggan Harris" w:date="2025-08-29T11:11:00Z" w16du:dateUtc="2025-08-29T09:11:00Z">
              <w:tcPr>
                <w:tcW w:w="2916" w:type="dxa"/>
                <w:gridSpan w:val="3"/>
                <w:vAlign w:val="center"/>
                <w:hideMark/>
              </w:tcPr>
            </w:tcPrChange>
          </w:tcPr>
          <w:p w14:paraId="2FA5EFB4" w14:textId="75361232" w:rsidR="00A208C1" w:rsidRPr="00A208C1" w:rsidRDefault="00A208C1" w:rsidP="00A208C1">
            <w:r w:rsidRPr="00A208C1">
              <w:t>0</w:t>
            </w:r>
            <w:del w:id="396" w:author="Meggan Harris" w:date="2025-08-29T09:54:00Z" w16du:dateUtc="2025-08-29T07:54:00Z">
              <w:r w:rsidRPr="00A208C1" w:rsidDel="004901D6">
                <w:delText>.</w:delText>
              </w:r>
            </w:del>
            <w:ins w:id="397" w:author="Meggan Harris" w:date="2025-08-29T09:54:00Z" w16du:dateUtc="2025-08-29T07:54:00Z">
              <w:r w:rsidR="004901D6">
                <w:t>·</w:t>
              </w:r>
            </w:ins>
            <w:r w:rsidR="00C236B5">
              <w:t>34</w:t>
            </w:r>
            <w:r w:rsidRPr="00A208C1">
              <w:rPr>
                <w:rFonts w:ascii="Arial" w:hAnsi="Arial" w:cs="Arial"/>
              </w:rPr>
              <w:t> </w:t>
            </w:r>
            <w:r w:rsidRPr="00A208C1">
              <w:rPr>
                <w:rFonts w:ascii="Aptos" w:hAnsi="Aptos" w:cs="Aptos"/>
              </w:rPr>
              <w:t>×</w:t>
            </w:r>
            <w:r w:rsidRPr="00A208C1">
              <w:rPr>
                <w:rFonts w:ascii="Arial" w:hAnsi="Arial" w:cs="Arial"/>
              </w:rPr>
              <w:t> </w:t>
            </w:r>
            <w:r w:rsidRPr="00A208C1">
              <w:t>0</w:t>
            </w:r>
            <w:del w:id="398" w:author="Meggan Harris" w:date="2025-08-29T09:54:00Z" w16du:dateUtc="2025-08-29T07:54:00Z">
              <w:r w:rsidRPr="00A208C1" w:rsidDel="004901D6">
                <w:delText>.</w:delText>
              </w:r>
            </w:del>
            <w:ins w:id="399" w:author="Meggan Harris" w:date="2025-08-29T09:54:00Z" w16du:dateUtc="2025-08-29T07:54:00Z">
              <w:r w:rsidR="004901D6">
                <w:t>·</w:t>
              </w:r>
            </w:ins>
            <w:r w:rsidR="00984120">
              <w:t>1</w:t>
            </w:r>
            <w:r w:rsidRPr="00A208C1">
              <w:rPr>
                <w:rFonts w:ascii="Arial" w:hAnsi="Arial" w:cs="Arial"/>
              </w:rPr>
              <w:t> </w:t>
            </w:r>
            <w:r w:rsidRPr="00A208C1">
              <w:rPr>
                <w:rFonts w:ascii="Aptos" w:hAnsi="Aptos" w:cs="Aptos"/>
              </w:rPr>
              <w:t>×</w:t>
            </w:r>
            <w:r w:rsidRPr="00A208C1">
              <w:rPr>
                <w:rFonts w:ascii="Arial" w:hAnsi="Arial" w:cs="Arial"/>
              </w:rPr>
              <w:t> </w:t>
            </w:r>
            <w:r w:rsidRPr="00A208C1">
              <w:t>(2/52)</w:t>
            </w:r>
            <w:r w:rsidRPr="00A208C1">
              <w:rPr>
                <w:rFonts w:ascii="Arial" w:hAnsi="Arial" w:cs="Arial"/>
              </w:rPr>
              <w:t> </w:t>
            </w:r>
            <w:r w:rsidRPr="00A208C1">
              <w:rPr>
                <w:rFonts w:ascii="Aptos" w:hAnsi="Aptos" w:cs="Aptos"/>
              </w:rPr>
              <w:t>≈</w:t>
            </w:r>
            <w:r w:rsidRPr="00A208C1">
              <w:rPr>
                <w:rFonts w:ascii="Arial" w:hAnsi="Arial" w:cs="Arial"/>
              </w:rPr>
              <w:t> </w:t>
            </w:r>
            <w:r w:rsidRPr="00A208C1">
              <w:t>0</w:t>
            </w:r>
            <w:del w:id="400" w:author="Meggan Harris" w:date="2025-08-29T09:54:00Z" w16du:dateUtc="2025-08-29T07:54:00Z">
              <w:r w:rsidRPr="00A208C1" w:rsidDel="004901D6">
                <w:delText>.</w:delText>
              </w:r>
            </w:del>
            <w:ins w:id="401" w:author="Meggan Harris" w:date="2025-08-29T09:54:00Z" w16du:dateUtc="2025-08-29T07:54:00Z">
              <w:r w:rsidR="004901D6">
                <w:t>·</w:t>
              </w:r>
            </w:ins>
            <w:r w:rsidRPr="00A208C1">
              <w:t>00</w:t>
            </w:r>
            <w:r w:rsidR="00CE261E">
              <w:t>13</w:t>
            </w:r>
          </w:p>
        </w:tc>
      </w:tr>
      <w:tr w:rsidR="00A17F25" w:rsidRPr="00A208C1" w14:paraId="10FC43AA" w14:textId="77777777" w:rsidTr="00A17F25">
        <w:trPr>
          <w:tblCellSpacing w:w="15" w:type="dxa"/>
          <w:trPrChange w:id="402" w:author="Meggan Harris" w:date="2025-08-29T11:11:00Z" w16du:dateUtc="2025-08-29T09:11:00Z">
            <w:trPr>
              <w:gridAfter w:val="0"/>
              <w:tblCellSpacing w:w="15" w:type="dxa"/>
            </w:trPr>
          </w:trPrChange>
        </w:trPr>
        <w:tc>
          <w:tcPr>
            <w:tcW w:w="3069" w:type="dxa"/>
            <w:vAlign w:val="center"/>
            <w:hideMark/>
            <w:tcPrChange w:id="403" w:author="Meggan Harris" w:date="2025-08-29T11:11:00Z" w16du:dateUtc="2025-08-29T09:11:00Z">
              <w:tcPr>
                <w:tcW w:w="1689" w:type="dxa"/>
                <w:vAlign w:val="center"/>
                <w:hideMark/>
              </w:tcPr>
            </w:tcPrChange>
          </w:tcPr>
          <w:p w14:paraId="1A173F96" w14:textId="77777777" w:rsidR="00A208C1" w:rsidRPr="00A208C1" w:rsidRDefault="00A208C1" w:rsidP="00A208C1">
            <w:r w:rsidRPr="00A208C1">
              <w:t>Gastrointestinal upset</w:t>
            </w:r>
          </w:p>
        </w:tc>
        <w:tc>
          <w:tcPr>
            <w:tcW w:w="1044" w:type="dxa"/>
            <w:vAlign w:val="center"/>
            <w:hideMark/>
            <w:tcPrChange w:id="404" w:author="Meggan Harris" w:date="2025-08-29T11:11:00Z" w16du:dateUtc="2025-08-29T09:11:00Z">
              <w:tcPr>
                <w:tcW w:w="1044" w:type="dxa"/>
                <w:vAlign w:val="center"/>
                <w:hideMark/>
              </w:tcPr>
            </w:tcPrChange>
          </w:tcPr>
          <w:p w14:paraId="08EF286D" w14:textId="3033A5AD" w:rsidR="00A208C1" w:rsidRPr="00A208C1" w:rsidRDefault="00A208C1" w:rsidP="00A208C1">
            <w:r w:rsidRPr="00A208C1">
              <w:t>1</w:t>
            </w:r>
            <w:r w:rsidR="0005755F">
              <w:t>3</w:t>
            </w:r>
            <w:r w:rsidRPr="00A208C1">
              <w:rPr>
                <w:rFonts w:ascii="Arial" w:hAnsi="Arial" w:cs="Arial"/>
              </w:rPr>
              <w:t> </w:t>
            </w:r>
            <w:r w:rsidRPr="00A208C1">
              <w:t>%</w:t>
            </w:r>
            <w:r w:rsidR="00984120">
              <w:fldChar w:fldCharType="begin"/>
            </w:r>
            <w:r w:rsidR="00984120">
              <w:instrText xml:space="preserve"> ADDIN ZOTERO_ITEM CSL_CITATION {"citationID":"jyG18GPz","properties":{"formattedCitation":"\\super 7\\nosupersub{}","plainCitation":"7","noteIndex":0},"citationItems":[{"id":17,"uris":["http://zotero.org/groups/5772643/items/4FWUZ283"],"itemData":{"id":17,"type":"article-journal","abstract":"Drug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984120">
              <w:fldChar w:fldCharType="separate"/>
            </w:r>
            <w:r w:rsidR="00984120" w:rsidRPr="00984120">
              <w:rPr>
                <w:rFonts w:ascii="Aptos" w:hAnsi="Aptos" w:cs="Times New Roman"/>
                <w:vertAlign w:val="superscript"/>
              </w:rPr>
              <w:t>7</w:t>
            </w:r>
            <w:r w:rsidR="00984120">
              <w:fldChar w:fldCharType="end"/>
            </w:r>
          </w:p>
        </w:tc>
        <w:tc>
          <w:tcPr>
            <w:tcW w:w="1410" w:type="dxa"/>
            <w:vAlign w:val="center"/>
            <w:hideMark/>
            <w:tcPrChange w:id="405" w:author="Meggan Harris" w:date="2025-08-29T11:11:00Z" w16du:dateUtc="2025-08-29T09:11:00Z">
              <w:tcPr>
                <w:tcW w:w="1410" w:type="dxa"/>
                <w:gridSpan w:val="3"/>
                <w:vAlign w:val="center"/>
                <w:hideMark/>
              </w:tcPr>
            </w:tcPrChange>
          </w:tcPr>
          <w:p w14:paraId="59EE8349" w14:textId="3664EF91" w:rsidR="00A208C1" w:rsidRPr="00A208C1" w:rsidRDefault="00A208C1" w:rsidP="00A208C1">
            <w:r w:rsidRPr="00A208C1">
              <w:t>0</w:t>
            </w:r>
            <w:del w:id="406" w:author="Meggan Harris" w:date="2025-08-29T09:54:00Z" w16du:dateUtc="2025-08-29T07:54:00Z">
              <w:r w:rsidRPr="00A208C1" w:rsidDel="004901D6">
                <w:delText>.</w:delText>
              </w:r>
            </w:del>
            <w:ins w:id="407" w:author="Meggan Harris" w:date="2025-08-29T09:54:00Z" w16du:dateUtc="2025-08-29T07:54:00Z">
              <w:r w:rsidR="004901D6">
                <w:t>·</w:t>
              </w:r>
            </w:ins>
            <w:r w:rsidR="00984120">
              <w:t>1</w:t>
            </w:r>
            <w:r w:rsidR="00984120">
              <w:fldChar w:fldCharType="begin"/>
            </w:r>
            <w:r w:rsidR="00984120">
              <w:instrText xml:space="preserve"> ADDIN ZOTERO_ITEM CSL_CITATION {"citationID":"PuKwpy2P","properties":{"formattedCitation":"\\super 11\\nosupersub{}","plainCitation":"11","noteIndex":0},"citationItems":[{"id":166,"uris":["http://zotero.org/groups/5772643/items/DVA9YYQX"],"itemData":{"id":166,"type":"article-journal","abstract":"Background Chemotherapy offers cancer patients the potential beneﬁts of improved mortality and morbidity but may cause detrimental outcomes due to adverse drug events (ADEs), some of which requiring time-consuming, resource-intensive and costly clinical management. To appropriately assess chemotherapy agents in an economic evaluation, ADE-related parameters such as the incidence, (dis)utility and cost of ADEs should be reﬂected within the model parameters. To date, there has been no systematic summary of the existing literature that quantiﬁes the utilities of ADEs due to healthcare interventions in general and chemotherapy treatments in particular.","container-title":"PharmacoEconomics","DOI":"10.1007/s40273-013-0033-x","ISSN":"1170-7690, 1179-2027","issue":"4","language":"en","license":"http://www.springer.com/tdm","note":"publisher: Springer Science and Business Media LLC","page":"277-288","source":"Crossref","title":"A Systematic Review of Utility Values for Chemotherapy-Related Adverse Events","volume":"31","author":[{"family":"Shabaruddin","given":"Fatiha H."},{"family":"Chen","given":"Li-Chia"},{"family":"Elliott","given":"Rachel A."},{"family":"Payne","given":"Katherine"}],"issued":{"date-parts":[["2013",4]]}}}],"schema":"https://github.com/citation-style-language/schema/raw/master/csl-citation.json"} </w:instrText>
            </w:r>
            <w:r w:rsidR="00984120">
              <w:fldChar w:fldCharType="separate"/>
            </w:r>
            <w:r w:rsidR="00984120" w:rsidRPr="00984120">
              <w:rPr>
                <w:rFonts w:ascii="Aptos" w:hAnsi="Aptos" w:cs="Times New Roman"/>
                <w:vertAlign w:val="superscript"/>
              </w:rPr>
              <w:t>11</w:t>
            </w:r>
            <w:r w:rsidR="00984120">
              <w:fldChar w:fldCharType="end"/>
            </w:r>
          </w:p>
        </w:tc>
        <w:tc>
          <w:tcPr>
            <w:tcW w:w="927" w:type="dxa"/>
            <w:vAlign w:val="center"/>
            <w:hideMark/>
            <w:tcPrChange w:id="408" w:author="Meggan Harris" w:date="2025-08-29T11:11:00Z" w16du:dateUtc="2025-08-29T09:11:00Z">
              <w:tcPr>
                <w:tcW w:w="927" w:type="dxa"/>
                <w:vAlign w:val="center"/>
                <w:hideMark/>
              </w:tcPr>
            </w:tcPrChange>
          </w:tcPr>
          <w:p w14:paraId="2E2F6F5F" w14:textId="77777777" w:rsidR="00A208C1" w:rsidRPr="00A208C1" w:rsidRDefault="00A208C1" w:rsidP="00A208C1">
            <w:r w:rsidRPr="00A208C1">
              <w:t>1</w:t>
            </w:r>
            <w:r w:rsidRPr="00A208C1">
              <w:rPr>
                <w:rFonts w:ascii="Arial" w:hAnsi="Arial" w:cs="Arial"/>
              </w:rPr>
              <w:t> </w:t>
            </w:r>
            <w:r w:rsidRPr="00A208C1">
              <w:t>week</w:t>
            </w:r>
          </w:p>
        </w:tc>
        <w:tc>
          <w:tcPr>
            <w:tcW w:w="2916" w:type="dxa"/>
            <w:vAlign w:val="center"/>
            <w:hideMark/>
            <w:tcPrChange w:id="409" w:author="Meggan Harris" w:date="2025-08-29T11:11:00Z" w16du:dateUtc="2025-08-29T09:11:00Z">
              <w:tcPr>
                <w:tcW w:w="2916" w:type="dxa"/>
                <w:gridSpan w:val="3"/>
                <w:vAlign w:val="center"/>
                <w:hideMark/>
              </w:tcPr>
            </w:tcPrChange>
          </w:tcPr>
          <w:p w14:paraId="6CD05FE8" w14:textId="5E7E2252" w:rsidR="00A208C1" w:rsidRPr="00A208C1" w:rsidRDefault="00A208C1" w:rsidP="00A208C1">
            <w:r w:rsidRPr="00A208C1">
              <w:t>0</w:t>
            </w:r>
            <w:del w:id="410" w:author="Meggan Harris" w:date="2025-08-29T09:54:00Z" w16du:dateUtc="2025-08-29T07:54:00Z">
              <w:r w:rsidRPr="00A208C1" w:rsidDel="004901D6">
                <w:delText>.</w:delText>
              </w:r>
            </w:del>
            <w:ins w:id="411" w:author="Meggan Harris" w:date="2025-08-29T09:54:00Z" w16du:dateUtc="2025-08-29T07:54:00Z">
              <w:r w:rsidR="004901D6">
                <w:t>·</w:t>
              </w:r>
            </w:ins>
            <w:r w:rsidRPr="00A208C1">
              <w:t>1</w:t>
            </w:r>
            <w:r w:rsidR="00CE261E">
              <w:t>3</w:t>
            </w:r>
            <w:r w:rsidRPr="00A208C1">
              <w:rPr>
                <w:rFonts w:ascii="Arial" w:hAnsi="Arial" w:cs="Arial"/>
              </w:rPr>
              <w:t> </w:t>
            </w:r>
            <w:r w:rsidRPr="00A208C1">
              <w:rPr>
                <w:rFonts w:ascii="Aptos" w:hAnsi="Aptos" w:cs="Aptos"/>
              </w:rPr>
              <w:t>×</w:t>
            </w:r>
            <w:r w:rsidRPr="00A208C1">
              <w:rPr>
                <w:rFonts w:ascii="Arial" w:hAnsi="Arial" w:cs="Arial"/>
              </w:rPr>
              <w:t> </w:t>
            </w:r>
            <w:r w:rsidRPr="00A208C1">
              <w:t>0</w:t>
            </w:r>
            <w:del w:id="412" w:author="Meggan Harris" w:date="2025-08-29T09:54:00Z" w16du:dateUtc="2025-08-29T07:54:00Z">
              <w:r w:rsidRPr="00A208C1" w:rsidDel="004901D6">
                <w:delText>.</w:delText>
              </w:r>
            </w:del>
            <w:ins w:id="413" w:author="Meggan Harris" w:date="2025-08-29T09:54:00Z" w16du:dateUtc="2025-08-29T07:54:00Z">
              <w:r w:rsidR="004901D6">
                <w:t>·</w:t>
              </w:r>
            </w:ins>
            <w:r w:rsidR="00984120">
              <w:t>1</w:t>
            </w:r>
            <w:r w:rsidRPr="00A208C1">
              <w:rPr>
                <w:rFonts w:ascii="Arial" w:hAnsi="Arial" w:cs="Arial"/>
              </w:rPr>
              <w:t> </w:t>
            </w:r>
            <w:r w:rsidRPr="00A208C1">
              <w:rPr>
                <w:rFonts w:ascii="Aptos" w:hAnsi="Aptos" w:cs="Aptos"/>
              </w:rPr>
              <w:t>×</w:t>
            </w:r>
            <w:r w:rsidRPr="00A208C1">
              <w:rPr>
                <w:rFonts w:ascii="Arial" w:hAnsi="Arial" w:cs="Arial"/>
              </w:rPr>
              <w:t> </w:t>
            </w:r>
            <w:r w:rsidRPr="00A208C1">
              <w:t>(1/52)</w:t>
            </w:r>
            <w:r w:rsidRPr="00A208C1">
              <w:rPr>
                <w:rFonts w:ascii="Arial" w:hAnsi="Arial" w:cs="Arial"/>
              </w:rPr>
              <w:t> </w:t>
            </w:r>
            <w:r w:rsidRPr="00A208C1">
              <w:rPr>
                <w:rFonts w:ascii="Aptos" w:hAnsi="Aptos" w:cs="Aptos"/>
              </w:rPr>
              <w:t>≈</w:t>
            </w:r>
            <w:r w:rsidRPr="00A208C1">
              <w:rPr>
                <w:rFonts w:ascii="Arial" w:hAnsi="Arial" w:cs="Arial"/>
              </w:rPr>
              <w:t> </w:t>
            </w:r>
            <w:r w:rsidRPr="00A208C1">
              <w:t>0</w:t>
            </w:r>
            <w:del w:id="414" w:author="Meggan Harris" w:date="2025-08-29T09:54:00Z" w16du:dateUtc="2025-08-29T07:54:00Z">
              <w:r w:rsidR="00CE261E" w:rsidDel="004901D6">
                <w:delText>.</w:delText>
              </w:r>
            </w:del>
            <w:ins w:id="415" w:author="Meggan Harris" w:date="2025-08-29T09:54:00Z" w16du:dateUtc="2025-08-29T07:54:00Z">
              <w:r w:rsidR="004901D6">
                <w:t>·</w:t>
              </w:r>
            </w:ins>
            <w:r w:rsidR="00CE261E">
              <w:t>00025</w:t>
            </w:r>
          </w:p>
        </w:tc>
      </w:tr>
      <w:tr w:rsidR="00A17F25" w:rsidRPr="00A208C1" w14:paraId="3CD47B8E" w14:textId="77777777" w:rsidTr="00A17F25">
        <w:trPr>
          <w:tblCellSpacing w:w="15" w:type="dxa"/>
          <w:trPrChange w:id="416" w:author="Meggan Harris" w:date="2025-08-29T11:11:00Z" w16du:dateUtc="2025-08-29T09:11:00Z">
            <w:trPr>
              <w:gridAfter w:val="0"/>
              <w:tblCellSpacing w:w="15" w:type="dxa"/>
            </w:trPr>
          </w:trPrChange>
        </w:trPr>
        <w:tc>
          <w:tcPr>
            <w:tcW w:w="3069" w:type="dxa"/>
            <w:vAlign w:val="center"/>
            <w:hideMark/>
            <w:tcPrChange w:id="417" w:author="Meggan Harris" w:date="2025-08-29T11:11:00Z" w16du:dateUtc="2025-08-29T09:11:00Z">
              <w:tcPr>
                <w:tcW w:w="1689" w:type="dxa"/>
                <w:vAlign w:val="center"/>
                <w:hideMark/>
              </w:tcPr>
            </w:tcPrChange>
          </w:tcPr>
          <w:p w14:paraId="38BC9851" w14:textId="77777777" w:rsidR="00A208C1" w:rsidRPr="00A208C1" w:rsidRDefault="00A208C1" w:rsidP="00A208C1">
            <w:pPr>
              <w:rPr>
                <w:lang w:val="en-GB"/>
              </w:rPr>
            </w:pPr>
            <w:r w:rsidRPr="00A208C1">
              <w:rPr>
                <w:lang w:val="en-GB"/>
              </w:rPr>
              <w:t>Neurological symptoms (e.g. neuropathy)</w:t>
            </w:r>
          </w:p>
        </w:tc>
        <w:tc>
          <w:tcPr>
            <w:tcW w:w="1044" w:type="dxa"/>
            <w:vAlign w:val="center"/>
            <w:hideMark/>
            <w:tcPrChange w:id="418" w:author="Meggan Harris" w:date="2025-08-29T11:11:00Z" w16du:dateUtc="2025-08-29T09:11:00Z">
              <w:tcPr>
                <w:tcW w:w="1044" w:type="dxa"/>
                <w:vAlign w:val="center"/>
                <w:hideMark/>
              </w:tcPr>
            </w:tcPrChange>
          </w:tcPr>
          <w:p w14:paraId="362C20CF" w14:textId="058C2D74" w:rsidR="00A208C1" w:rsidRPr="00A208C1" w:rsidRDefault="0005755F" w:rsidP="00A208C1">
            <w:r>
              <w:t>10</w:t>
            </w:r>
            <w:ins w:id="419" w:author="Meggan Harris" w:date="2025-08-29T10:00:00Z">
              <w:r w:rsidR="00F96EE1" w:rsidRPr="00F96EE1">
                <w:rPr>
                  <w:lang w:val="en-US"/>
                </w:rPr>
                <w:t>·</w:t>
              </w:r>
            </w:ins>
            <w:del w:id="420" w:author="Meggan Harris" w:date="2025-08-29T10:00:00Z" w16du:dateUtc="2025-08-29T08:00:00Z">
              <w:r w:rsidDel="00F96EE1">
                <w:delText>.</w:delText>
              </w:r>
            </w:del>
            <w:r w:rsidR="00A208C1" w:rsidRPr="00A208C1">
              <w:t>5</w:t>
            </w:r>
            <w:r w:rsidR="00A208C1" w:rsidRPr="00A208C1">
              <w:rPr>
                <w:rFonts w:ascii="Arial" w:hAnsi="Arial" w:cs="Arial"/>
              </w:rPr>
              <w:t> </w:t>
            </w:r>
            <w:r w:rsidR="00A208C1" w:rsidRPr="00A208C1">
              <w:t>%</w:t>
            </w:r>
            <w:r w:rsidR="00984120">
              <w:fldChar w:fldCharType="begin"/>
            </w:r>
            <w:r w:rsidR="00984120">
              <w:instrText xml:space="preserve"> ADDIN ZOTERO_ITEM CSL_CITATION {"citationID":"fWCSNOgm","properties":{"formattedCitation":"\\super 7\\nosupersub{}","plainCitation":"7","noteIndex":0},"citationItems":[{"id":17,"uris":["http://zotero.org/groups/5772643/items/4FWUZ283"],"itemData":{"id":17,"type":"article-journal","abstract":"Drug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984120">
              <w:fldChar w:fldCharType="separate"/>
            </w:r>
            <w:r w:rsidR="00984120" w:rsidRPr="00984120">
              <w:rPr>
                <w:rFonts w:ascii="Aptos" w:hAnsi="Aptos" w:cs="Times New Roman"/>
                <w:vertAlign w:val="superscript"/>
              </w:rPr>
              <w:t>7</w:t>
            </w:r>
            <w:r w:rsidR="00984120">
              <w:fldChar w:fldCharType="end"/>
            </w:r>
          </w:p>
        </w:tc>
        <w:tc>
          <w:tcPr>
            <w:tcW w:w="1410" w:type="dxa"/>
            <w:vAlign w:val="center"/>
            <w:hideMark/>
            <w:tcPrChange w:id="421" w:author="Meggan Harris" w:date="2025-08-29T11:11:00Z" w16du:dateUtc="2025-08-29T09:11:00Z">
              <w:tcPr>
                <w:tcW w:w="1410" w:type="dxa"/>
                <w:gridSpan w:val="3"/>
                <w:vAlign w:val="center"/>
                <w:hideMark/>
              </w:tcPr>
            </w:tcPrChange>
          </w:tcPr>
          <w:p w14:paraId="55F386AE" w14:textId="27F77E4E" w:rsidR="00A208C1" w:rsidRPr="00A208C1" w:rsidRDefault="00A208C1" w:rsidP="00A208C1">
            <w:r w:rsidRPr="00A208C1">
              <w:t>0</w:t>
            </w:r>
            <w:del w:id="422" w:author="Meggan Harris" w:date="2025-08-29T09:54:00Z" w16du:dateUtc="2025-08-29T07:54:00Z">
              <w:r w:rsidRPr="00A208C1" w:rsidDel="004901D6">
                <w:delText>.</w:delText>
              </w:r>
            </w:del>
            <w:ins w:id="423" w:author="Meggan Harris" w:date="2025-08-29T09:54:00Z" w16du:dateUtc="2025-08-29T07:54:00Z">
              <w:r w:rsidR="004901D6">
                <w:t>·</w:t>
              </w:r>
            </w:ins>
            <w:r w:rsidRPr="00A208C1">
              <w:t>1</w:t>
            </w:r>
            <w:r w:rsidR="00984120">
              <w:fldChar w:fldCharType="begin"/>
            </w:r>
            <w:r w:rsidR="00984120">
              <w:instrText xml:space="preserve"> ADDIN ZOTERO_ITEM CSL_CITATION {"citationID":"L7o6cUZU","properties":{"formattedCitation":"\\super 11\\nosupersub{}","plainCitation":"11","noteIndex":0},"citationItems":[{"id":166,"uris":["http://zotero.org/groups/5772643/items/DVA9YYQX"],"itemData":{"id":166,"type":"article-journal","abstract":"Background Chemotherapy offers cancer patients the potential beneﬁts of improved mortality and morbidity but may cause detrimental outcomes due to adverse drug events (ADEs), some of which requiring time-consuming, resource-intensive and costly clinical management. To appropriately assess chemotherapy agents in an economic evaluation, ADE-related parameters such as the incidence, (dis)utility and cost of ADEs should be reﬂected within the model parameters. To date, there has been no systematic summary of the existing literature that quantiﬁes the utilities of ADEs due to healthcare interventions in general and chemotherapy treatments in particular.","container-title":"PharmacoEconomics","DOI":"10.1007/s40273-013-0033-x","ISSN":"1170-7690, 1179-2027","issue":"4","language":"en","license":"http://www.springer.com/tdm","note":"publisher: Springer Science and Business Media LLC","page":"277-288","source":"Crossref","title":"A Systematic Review of Utility Values for Chemotherapy-Related Adverse Events","volume":"31","author":[{"family":"Shabaruddin","given":"Fatiha H."},{"family":"Chen","given":"Li-Chia"},{"family":"Elliott","given":"Rachel A."},{"family":"Payne","given":"Katherine"}],"issued":{"date-parts":[["2013",4]]}}}],"schema":"https://github.com/citation-style-language/schema/raw/master/csl-citation.json"} </w:instrText>
            </w:r>
            <w:r w:rsidR="00984120">
              <w:fldChar w:fldCharType="separate"/>
            </w:r>
            <w:r w:rsidR="00984120" w:rsidRPr="00984120">
              <w:rPr>
                <w:rFonts w:ascii="Aptos" w:hAnsi="Aptos" w:cs="Times New Roman"/>
                <w:vertAlign w:val="superscript"/>
              </w:rPr>
              <w:t>11</w:t>
            </w:r>
            <w:r w:rsidR="00984120">
              <w:fldChar w:fldCharType="end"/>
            </w:r>
          </w:p>
        </w:tc>
        <w:tc>
          <w:tcPr>
            <w:tcW w:w="927" w:type="dxa"/>
            <w:vAlign w:val="center"/>
            <w:hideMark/>
            <w:tcPrChange w:id="424" w:author="Meggan Harris" w:date="2025-08-29T11:11:00Z" w16du:dateUtc="2025-08-29T09:11:00Z">
              <w:tcPr>
                <w:tcW w:w="927" w:type="dxa"/>
                <w:vAlign w:val="center"/>
                <w:hideMark/>
              </w:tcPr>
            </w:tcPrChange>
          </w:tcPr>
          <w:p w14:paraId="7A82A71C" w14:textId="77777777" w:rsidR="00A208C1" w:rsidRPr="00A208C1" w:rsidRDefault="00A208C1" w:rsidP="00A208C1">
            <w:r w:rsidRPr="00A208C1">
              <w:t>3</w:t>
            </w:r>
            <w:r w:rsidRPr="00A208C1">
              <w:rPr>
                <w:rFonts w:ascii="Arial" w:hAnsi="Arial" w:cs="Arial"/>
              </w:rPr>
              <w:t> </w:t>
            </w:r>
            <w:r w:rsidRPr="00A208C1">
              <w:t>weeks</w:t>
            </w:r>
          </w:p>
        </w:tc>
        <w:tc>
          <w:tcPr>
            <w:tcW w:w="2916" w:type="dxa"/>
            <w:vAlign w:val="center"/>
            <w:hideMark/>
            <w:tcPrChange w:id="425" w:author="Meggan Harris" w:date="2025-08-29T11:11:00Z" w16du:dateUtc="2025-08-29T09:11:00Z">
              <w:tcPr>
                <w:tcW w:w="2916" w:type="dxa"/>
                <w:gridSpan w:val="3"/>
                <w:vAlign w:val="center"/>
                <w:hideMark/>
              </w:tcPr>
            </w:tcPrChange>
          </w:tcPr>
          <w:p w14:paraId="0151DE94" w14:textId="2D8A4992" w:rsidR="00A208C1" w:rsidRPr="00A208C1" w:rsidRDefault="00A208C1" w:rsidP="00A208C1">
            <w:r w:rsidRPr="00A208C1">
              <w:t>0</w:t>
            </w:r>
            <w:del w:id="426" w:author="Meggan Harris" w:date="2025-08-29T09:54:00Z" w16du:dateUtc="2025-08-29T07:54:00Z">
              <w:r w:rsidRPr="00A208C1" w:rsidDel="004901D6">
                <w:delText>.</w:delText>
              </w:r>
            </w:del>
            <w:ins w:id="427" w:author="Meggan Harris" w:date="2025-08-29T09:54:00Z" w16du:dateUtc="2025-08-29T07:54:00Z">
              <w:r w:rsidR="004901D6">
                <w:t>·</w:t>
              </w:r>
            </w:ins>
            <w:r w:rsidR="00CE261E">
              <w:t>105</w:t>
            </w:r>
            <w:r w:rsidRPr="00A208C1">
              <w:rPr>
                <w:rFonts w:ascii="Arial" w:hAnsi="Arial" w:cs="Arial"/>
              </w:rPr>
              <w:t> </w:t>
            </w:r>
            <w:r w:rsidRPr="00A208C1">
              <w:rPr>
                <w:rFonts w:ascii="Aptos" w:hAnsi="Aptos" w:cs="Aptos"/>
              </w:rPr>
              <w:t>×</w:t>
            </w:r>
            <w:r w:rsidRPr="00A208C1">
              <w:rPr>
                <w:rFonts w:ascii="Arial" w:hAnsi="Arial" w:cs="Arial"/>
              </w:rPr>
              <w:t> </w:t>
            </w:r>
            <w:r w:rsidRPr="00A208C1">
              <w:t>0</w:t>
            </w:r>
            <w:del w:id="428" w:author="Meggan Harris" w:date="2025-08-29T09:54:00Z" w16du:dateUtc="2025-08-29T07:54:00Z">
              <w:r w:rsidRPr="00A208C1" w:rsidDel="004901D6">
                <w:delText>.</w:delText>
              </w:r>
            </w:del>
            <w:ins w:id="429" w:author="Meggan Harris" w:date="2025-08-29T09:54:00Z" w16du:dateUtc="2025-08-29T07:54:00Z">
              <w:r w:rsidR="004901D6">
                <w:t>·</w:t>
              </w:r>
            </w:ins>
            <w:r w:rsidR="00984120">
              <w:t>1</w:t>
            </w:r>
            <w:r w:rsidRPr="00A208C1">
              <w:rPr>
                <w:rFonts w:ascii="Arial" w:hAnsi="Arial" w:cs="Arial"/>
              </w:rPr>
              <w:t> </w:t>
            </w:r>
            <w:r w:rsidRPr="00A208C1">
              <w:rPr>
                <w:rFonts w:ascii="Aptos" w:hAnsi="Aptos" w:cs="Aptos"/>
              </w:rPr>
              <w:t>×</w:t>
            </w:r>
            <w:r w:rsidRPr="00A208C1">
              <w:rPr>
                <w:rFonts w:ascii="Arial" w:hAnsi="Arial" w:cs="Arial"/>
              </w:rPr>
              <w:t> </w:t>
            </w:r>
            <w:r w:rsidRPr="00A208C1">
              <w:t>(3/52)</w:t>
            </w:r>
            <w:r w:rsidRPr="00A208C1">
              <w:rPr>
                <w:rFonts w:ascii="Arial" w:hAnsi="Arial" w:cs="Arial"/>
              </w:rPr>
              <w:t> </w:t>
            </w:r>
            <w:r w:rsidRPr="00A208C1">
              <w:rPr>
                <w:rFonts w:ascii="Aptos" w:hAnsi="Aptos" w:cs="Aptos"/>
              </w:rPr>
              <w:t>≈</w:t>
            </w:r>
            <w:r w:rsidRPr="00A208C1">
              <w:rPr>
                <w:rFonts w:ascii="Arial" w:hAnsi="Arial" w:cs="Arial"/>
              </w:rPr>
              <w:t> </w:t>
            </w:r>
            <w:r w:rsidRPr="00A208C1">
              <w:t>0</w:t>
            </w:r>
            <w:del w:id="430" w:author="Meggan Harris" w:date="2025-08-29T09:54:00Z" w16du:dateUtc="2025-08-29T07:54:00Z">
              <w:r w:rsidRPr="00A208C1" w:rsidDel="004901D6">
                <w:delText>.</w:delText>
              </w:r>
            </w:del>
            <w:ins w:id="431" w:author="Meggan Harris" w:date="2025-08-29T09:54:00Z" w16du:dateUtc="2025-08-29T07:54:00Z">
              <w:r w:rsidR="004901D6">
                <w:t>·</w:t>
              </w:r>
            </w:ins>
            <w:r w:rsidR="00CE261E">
              <w:t>0006</w:t>
            </w:r>
          </w:p>
        </w:tc>
      </w:tr>
      <w:tr w:rsidR="00A17F25" w:rsidRPr="00A208C1" w14:paraId="5971866C" w14:textId="77777777" w:rsidTr="00A17F25">
        <w:trPr>
          <w:tblCellSpacing w:w="15" w:type="dxa"/>
          <w:trPrChange w:id="432" w:author="Meggan Harris" w:date="2025-08-29T11:11:00Z" w16du:dateUtc="2025-08-29T09:11:00Z">
            <w:trPr>
              <w:gridAfter w:val="0"/>
              <w:tblCellSpacing w:w="15" w:type="dxa"/>
            </w:trPr>
          </w:trPrChange>
        </w:trPr>
        <w:tc>
          <w:tcPr>
            <w:tcW w:w="3069" w:type="dxa"/>
            <w:vAlign w:val="center"/>
            <w:hideMark/>
            <w:tcPrChange w:id="433" w:author="Meggan Harris" w:date="2025-08-29T11:11:00Z" w16du:dateUtc="2025-08-29T09:11:00Z">
              <w:tcPr>
                <w:tcW w:w="1689" w:type="dxa"/>
                <w:vAlign w:val="center"/>
                <w:hideMark/>
              </w:tcPr>
            </w:tcPrChange>
          </w:tcPr>
          <w:p w14:paraId="3E94BB5F" w14:textId="77777777" w:rsidR="00A208C1" w:rsidRPr="00A208C1" w:rsidRDefault="00A208C1" w:rsidP="00A208C1">
            <w:proofErr w:type="gramStart"/>
            <w:r w:rsidRPr="00A208C1">
              <w:rPr>
                <w:b/>
                <w:bCs/>
              </w:rPr>
              <w:t>Total</w:t>
            </w:r>
            <w:proofErr w:type="gramEnd"/>
            <w:r w:rsidRPr="00A208C1">
              <w:rPr>
                <w:b/>
                <w:bCs/>
              </w:rPr>
              <w:t xml:space="preserve"> expected</w:t>
            </w:r>
          </w:p>
        </w:tc>
        <w:tc>
          <w:tcPr>
            <w:tcW w:w="1044" w:type="dxa"/>
            <w:vAlign w:val="center"/>
            <w:hideMark/>
            <w:tcPrChange w:id="434" w:author="Meggan Harris" w:date="2025-08-29T11:11:00Z" w16du:dateUtc="2025-08-29T09:11:00Z">
              <w:tcPr>
                <w:tcW w:w="1044" w:type="dxa"/>
                <w:vAlign w:val="center"/>
                <w:hideMark/>
              </w:tcPr>
            </w:tcPrChange>
          </w:tcPr>
          <w:p w14:paraId="6AE50712" w14:textId="77777777" w:rsidR="00A208C1" w:rsidRPr="00A208C1" w:rsidRDefault="00A208C1" w:rsidP="00A208C1"/>
        </w:tc>
        <w:tc>
          <w:tcPr>
            <w:tcW w:w="1410" w:type="dxa"/>
            <w:vAlign w:val="center"/>
            <w:hideMark/>
            <w:tcPrChange w:id="435" w:author="Meggan Harris" w:date="2025-08-29T11:11:00Z" w16du:dateUtc="2025-08-29T09:11:00Z">
              <w:tcPr>
                <w:tcW w:w="1410" w:type="dxa"/>
                <w:gridSpan w:val="3"/>
                <w:vAlign w:val="center"/>
                <w:hideMark/>
              </w:tcPr>
            </w:tcPrChange>
          </w:tcPr>
          <w:p w14:paraId="6F4D3C64" w14:textId="77777777" w:rsidR="00A208C1" w:rsidRPr="00A208C1" w:rsidRDefault="00A208C1" w:rsidP="00A208C1"/>
        </w:tc>
        <w:tc>
          <w:tcPr>
            <w:tcW w:w="927" w:type="dxa"/>
            <w:vAlign w:val="center"/>
            <w:hideMark/>
            <w:tcPrChange w:id="436" w:author="Meggan Harris" w:date="2025-08-29T11:11:00Z" w16du:dateUtc="2025-08-29T09:11:00Z">
              <w:tcPr>
                <w:tcW w:w="927" w:type="dxa"/>
                <w:vAlign w:val="center"/>
                <w:hideMark/>
              </w:tcPr>
            </w:tcPrChange>
          </w:tcPr>
          <w:p w14:paraId="0112B61A" w14:textId="77777777" w:rsidR="00A208C1" w:rsidRPr="00A208C1" w:rsidRDefault="00A208C1" w:rsidP="00A208C1"/>
        </w:tc>
        <w:tc>
          <w:tcPr>
            <w:tcW w:w="2916" w:type="dxa"/>
            <w:vAlign w:val="center"/>
            <w:hideMark/>
            <w:tcPrChange w:id="437" w:author="Meggan Harris" w:date="2025-08-29T11:11:00Z" w16du:dateUtc="2025-08-29T09:11:00Z">
              <w:tcPr>
                <w:tcW w:w="2916" w:type="dxa"/>
                <w:gridSpan w:val="3"/>
                <w:vAlign w:val="center"/>
                <w:hideMark/>
              </w:tcPr>
            </w:tcPrChange>
          </w:tcPr>
          <w:p w14:paraId="45E0BAF8" w14:textId="2D353876" w:rsidR="00A208C1" w:rsidRPr="00A208C1" w:rsidRDefault="00A208C1" w:rsidP="00A208C1">
            <w:r w:rsidRPr="00A208C1">
              <w:rPr>
                <w:b/>
                <w:bCs/>
              </w:rPr>
              <w:t>≈</w:t>
            </w:r>
            <w:r w:rsidRPr="00A208C1">
              <w:rPr>
                <w:rFonts w:ascii="Arial" w:hAnsi="Arial" w:cs="Arial"/>
                <w:b/>
                <w:bCs/>
              </w:rPr>
              <w:t> </w:t>
            </w:r>
            <w:r w:rsidRPr="00A208C1">
              <w:rPr>
                <w:b/>
                <w:bCs/>
              </w:rPr>
              <w:t>0</w:t>
            </w:r>
            <w:del w:id="438" w:author="Meggan Harris" w:date="2025-08-29T09:54:00Z" w16du:dateUtc="2025-08-29T07:54:00Z">
              <w:r w:rsidRPr="00A208C1" w:rsidDel="004901D6">
                <w:rPr>
                  <w:b/>
                  <w:bCs/>
                </w:rPr>
                <w:delText>.</w:delText>
              </w:r>
            </w:del>
            <w:ins w:id="439" w:author="Meggan Harris" w:date="2025-08-29T09:54:00Z" w16du:dateUtc="2025-08-29T07:54:00Z">
              <w:r w:rsidR="004901D6">
                <w:rPr>
                  <w:b/>
                  <w:bCs/>
                </w:rPr>
                <w:t>·</w:t>
              </w:r>
            </w:ins>
            <w:r w:rsidRPr="00A208C1">
              <w:rPr>
                <w:b/>
                <w:bCs/>
              </w:rPr>
              <w:t>00</w:t>
            </w:r>
            <w:r w:rsidR="00CE261E">
              <w:rPr>
                <w:b/>
                <w:bCs/>
              </w:rPr>
              <w:t>215</w:t>
            </w:r>
            <w:r w:rsidRPr="00A208C1">
              <w:rPr>
                <w:b/>
                <w:bCs/>
              </w:rPr>
              <w:t xml:space="preserve"> QALYs</w:t>
            </w:r>
          </w:p>
        </w:tc>
      </w:tr>
    </w:tbl>
    <w:p w14:paraId="2906CDB0" w14:textId="77777777" w:rsidR="0020152E" w:rsidRDefault="0020152E" w:rsidP="004438BA">
      <w:pPr>
        <w:rPr>
          <w:ins w:id="440" w:author="Meggan Harris" w:date="2025-08-29T11:01:00Z" w16du:dateUtc="2025-08-29T09:01:00Z"/>
          <w:lang w:val="en-US"/>
        </w:rPr>
      </w:pPr>
    </w:p>
    <w:p w14:paraId="6859F88F" w14:textId="47F8A60B" w:rsidR="004438BA" w:rsidRPr="004438BA" w:rsidRDefault="004438BA" w:rsidP="004438BA">
      <w:pPr>
        <w:rPr>
          <w:lang w:val="en-US"/>
        </w:rPr>
      </w:pPr>
      <w:r w:rsidRPr="004438BA">
        <w:rPr>
          <w:lang w:val="en-US"/>
        </w:rPr>
        <w:t>The total cohort of patients comprised 55</w:t>
      </w:r>
      <w:r w:rsidR="00B54585">
        <w:rPr>
          <w:lang w:val="en-US"/>
        </w:rPr>
        <w:t>,</w:t>
      </w:r>
      <w:r w:rsidRPr="004438BA">
        <w:rPr>
          <w:lang w:val="en-US"/>
        </w:rPr>
        <w:t>02</w:t>
      </w:r>
      <w:r>
        <w:rPr>
          <w:lang w:val="en-US"/>
        </w:rPr>
        <w:t>6</w:t>
      </w:r>
      <w:r w:rsidRPr="004438BA">
        <w:rPr>
          <w:lang w:val="en-US"/>
        </w:rPr>
        <w:t xml:space="preserve"> migrants, so a total of 55</w:t>
      </w:r>
      <w:r w:rsidR="00B54585">
        <w:rPr>
          <w:lang w:val="en-US"/>
        </w:rPr>
        <w:t>,</w:t>
      </w:r>
      <w:r w:rsidRPr="004438BA">
        <w:rPr>
          <w:lang w:val="en-US"/>
        </w:rPr>
        <w:t>026</w:t>
      </w:r>
      <w:ins w:id="441" w:author="Meggan Harris" w:date="2025-08-29T10:04:00Z" w16du:dateUtc="2025-08-29T08:04:00Z">
        <w:r w:rsidR="00F96182">
          <w:rPr>
            <w:lang w:val="en-US"/>
          </w:rPr>
          <w:t>×</w:t>
        </w:r>
      </w:ins>
      <w:del w:id="442" w:author="Meggan Harris" w:date="2025-08-29T10:04:00Z" w16du:dateUtc="2025-08-29T08:04:00Z">
        <w:r w:rsidRPr="004438BA" w:rsidDel="00F96182">
          <w:rPr>
            <w:lang w:val="en-US"/>
          </w:rPr>
          <w:delText>*</w:delText>
        </w:r>
      </w:del>
      <w:r w:rsidRPr="004438BA">
        <w:rPr>
          <w:lang w:val="en-US"/>
        </w:rPr>
        <w:t>0</w:t>
      </w:r>
      <w:ins w:id="443" w:author="Meggan Harris" w:date="2025-08-29T10:00:00Z">
        <w:r w:rsidR="00F96EE1" w:rsidRPr="00F96EE1">
          <w:rPr>
            <w:lang w:val="en-US"/>
          </w:rPr>
          <w:t>·</w:t>
        </w:r>
      </w:ins>
      <w:del w:id="444" w:author="Meggan Harris" w:date="2025-08-29T10:00:00Z" w16du:dateUtc="2025-08-29T08:00:00Z">
        <w:r w:rsidRPr="004438BA" w:rsidDel="00F96EE1">
          <w:rPr>
            <w:lang w:val="en-US"/>
          </w:rPr>
          <w:delText>.</w:delText>
        </w:r>
      </w:del>
      <w:r w:rsidRPr="004438BA">
        <w:rPr>
          <w:lang w:val="en-US"/>
        </w:rPr>
        <w:t>00215=118</w:t>
      </w:r>
      <w:ins w:id="445" w:author="Meggan Harris" w:date="2025-08-29T10:00:00Z">
        <w:r w:rsidR="00F96EE1" w:rsidRPr="00F96EE1">
          <w:rPr>
            <w:lang w:val="en-US"/>
          </w:rPr>
          <w:t>·</w:t>
        </w:r>
      </w:ins>
      <w:del w:id="446" w:author="Meggan Harris" w:date="2025-08-29T10:00:00Z" w16du:dateUtc="2025-08-29T08:00:00Z">
        <w:r w:rsidRPr="004438BA" w:rsidDel="00F96EE1">
          <w:rPr>
            <w:lang w:val="en-US"/>
          </w:rPr>
          <w:delText>.</w:delText>
        </w:r>
      </w:del>
      <w:r w:rsidRPr="004438BA">
        <w:rPr>
          <w:lang w:val="en-US"/>
        </w:rPr>
        <w:t xml:space="preserve">308 </w:t>
      </w:r>
      <w:r>
        <w:rPr>
          <w:lang w:val="en-US"/>
        </w:rPr>
        <w:t xml:space="preserve">QALYs </w:t>
      </w:r>
      <w:r w:rsidRPr="004438BA">
        <w:rPr>
          <w:lang w:val="en-US"/>
        </w:rPr>
        <w:t>w</w:t>
      </w:r>
      <w:r>
        <w:rPr>
          <w:lang w:val="en-US"/>
        </w:rPr>
        <w:t>ere</w:t>
      </w:r>
      <w:r w:rsidRPr="004438BA">
        <w:rPr>
          <w:lang w:val="en-US"/>
        </w:rPr>
        <w:t xml:space="preserve"> subtracted to account for the adverse events when the cohort of treated patients was simulated.</w:t>
      </w:r>
    </w:p>
    <w:p w14:paraId="607F0F76" w14:textId="4ECEA342" w:rsidR="00B22380" w:rsidDel="00F96182" w:rsidRDefault="00B22380" w:rsidP="00991895">
      <w:pPr>
        <w:pStyle w:val="Heading1"/>
        <w:rPr>
          <w:del w:id="447" w:author="Meggan Harris" w:date="2025-08-29T10:05:00Z" w16du:dateUtc="2025-08-29T08:05:00Z"/>
          <w:lang w:val="en-US"/>
        </w:rPr>
      </w:pPr>
      <w:bookmarkStart w:id="448" w:name="_Toc207358181"/>
      <w:r>
        <w:rPr>
          <w:lang w:val="en-US"/>
        </w:rPr>
        <w:t>Costs</w:t>
      </w:r>
      <w:bookmarkEnd w:id="448"/>
    </w:p>
    <w:p w14:paraId="5F6B2C5D" w14:textId="77777777" w:rsidR="00320AA7" w:rsidRPr="00F96182" w:rsidRDefault="00320AA7" w:rsidP="00F96182">
      <w:pPr>
        <w:pStyle w:val="Heading1"/>
        <w:rPr>
          <w:lang w:val="en-US"/>
        </w:rPr>
        <w:pPrChange w:id="449" w:author="Meggan Harris" w:date="2025-08-29T10:05:00Z" w16du:dateUtc="2025-08-29T08:05:00Z">
          <w:pPr>
            <w:pStyle w:val="ListParagraph"/>
          </w:pPr>
        </w:pPrChange>
      </w:pPr>
    </w:p>
    <w:p w14:paraId="5E99BC47" w14:textId="57D4C62E" w:rsidR="00320AA7" w:rsidRPr="00F96182" w:rsidRDefault="00320AA7" w:rsidP="00F96182">
      <w:pPr>
        <w:rPr>
          <w:lang w:val="en-US"/>
        </w:rPr>
        <w:pPrChange w:id="450" w:author="Meggan Harris" w:date="2025-08-29T10:05:00Z" w16du:dateUtc="2025-08-29T08:05:00Z">
          <w:pPr>
            <w:pStyle w:val="ListParagraph"/>
          </w:pPr>
        </w:pPrChange>
      </w:pPr>
      <w:r w:rsidRPr="00F96182">
        <w:rPr>
          <w:lang w:val="en-US"/>
        </w:rPr>
        <w:t>We estimated costs for the different states as follows:</w:t>
      </w:r>
    </w:p>
    <w:p w14:paraId="78C5D04B" w14:textId="31F6997F" w:rsidR="00320AA7" w:rsidRDefault="00320AA7" w:rsidP="00991895">
      <w:pPr>
        <w:pStyle w:val="Heading2"/>
        <w:rPr>
          <w:lang w:val="en-US"/>
        </w:rPr>
      </w:pPr>
      <w:bookmarkStart w:id="451" w:name="_Toc207358182"/>
      <w:r>
        <w:rPr>
          <w:lang w:val="en-US"/>
        </w:rPr>
        <w:t xml:space="preserve">Chronic </w:t>
      </w:r>
      <w:r w:rsidR="00F02523">
        <w:rPr>
          <w:lang w:val="en-US"/>
        </w:rPr>
        <w:t xml:space="preserve">indeterminate Chagas disease </w:t>
      </w:r>
      <w:r>
        <w:rPr>
          <w:lang w:val="en-US"/>
        </w:rPr>
        <w:t>state, treated</w:t>
      </w:r>
      <w:bookmarkEnd w:id="451"/>
      <w:del w:id="452" w:author="Meggan Harris" w:date="2025-08-29T11:01:00Z" w16du:dateUtc="2025-08-29T09:01:00Z">
        <w:r w:rsidR="00B54585" w:rsidDel="0020152E">
          <w:rPr>
            <w:lang w:val="en-US"/>
          </w:rPr>
          <w:delText>.</w:delText>
        </w:r>
      </w:del>
      <w:r w:rsidR="00B54585">
        <w:rPr>
          <w:lang w:val="en-US"/>
        </w:rPr>
        <w:t xml:space="preserve"> </w:t>
      </w:r>
    </w:p>
    <w:p w14:paraId="1C63AFD0" w14:textId="0BD08816" w:rsidR="00320AA7" w:rsidRPr="00F96182" w:rsidRDefault="00461244" w:rsidP="00F96182">
      <w:pPr>
        <w:rPr>
          <w:lang w:val="en-US"/>
        </w:rPr>
        <w:pPrChange w:id="453" w:author="Meggan Harris" w:date="2025-08-29T10:05:00Z" w16du:dateUtc="2025-08-29T08:05:00Z">
          <w:pPr>
            <w:pStyle w:val="ListParagraph"/>
          </w:pPr>
        </w:pPrChange>
      </w:pPr>
      <w:r w:rsidRPr="00F96182">
        <w:rPr>
          <w:lang w:val="en-US"/>
        </w:rPr>
        <w:t xml:space="preserve">This state represents patients infected with </w:t>
      </w:r>
      <w:del w:id="454" w:author="Meggan Harris" w:date="2025-08-29T10:33:00Z" w16du:dateUtc="2025-08-29T08:33:00Z">
        <w:r w:rsidRPr="00FC72A7" w:rsidDel="00FC72A7">
          <w:rPr>
            <w:i/>
            <w:iCs/>
            <w:lang w:val="en-US"/>
            <w:rPrChange w:id="455" w:author="Meggan Harris" w:date="2025-08-29T10:32:00Z" w16du:dateUtc="2025-08-29T08:32:00Z">
              <w:rPr>
                <w:lang w:val="en-US"/>
              </w:rPr>
            </w:rPrChange>
          </w:rPr>
          <w:delText>Trypanosoma cruzi</w:delText>
        </w:r>
      </w:del>
      <w:ins w:id="456" w:author="Meggan Harris" w:date="2025-08-29T10:33:00Z" w16du:dateUtc="2025-08-29T08:33:00Z">
        <w:r w:rsidR="00FC72A7" w:rsidRPr="00FC72A7">
          <w:rPr>
            <w:i/>
            <w:iCs/>
            <w:lang w:val="en-US"/>
          </w:rPr>
          <w:t>T. cruzi</w:t>
        </w:r>
      </w:ins>
      <w:r w:rsidRPr="00F96182">
        <w:rPr>
          <w:lang w:val="en-US"/>
        </w:rPr>
        <w:t xml:space="preserve"> but</w:t>
      </w:r>
      <w:ins w:id="457" w:author="Meggan Harris" w:date="2025-08-29T11:01:00Z" w16du:dateUtc="2025-08-29T09:01:00Z">
        <w:r w:rsidR="0020152E">
          <w:rPr>
            <w:lang w:val="en-US"/>
          </w:rPr>
          <w:t xml:space="preserve"> who</w:t>
        </w:r>
      </w:ins>
      <w:r w:rsidRPr="00F96182">
        <w:rPr>
          <w:lang w:val="en-US"/>
        </w:rPr>
        <w:t xml:space="preserve"> have not yet developed organ </w:t>
      </w:r>
      <w:r w:rsidR="00450D22" w:rsidRPr="00F96182">
        <w:rPr>
          <w:lang w:val="en-US"/>
        </w:rPr>
        <w:t>involvement</w:t>
      </w:r>
      <w:r w:rsidRPr="00F96182">
        <w:rPr>
          <w:lang w:val="en-US"/>
        </w:rPr>
        <w:t>. The costs include treatment</w:t>
      </w:r>
      <w:r w:rsidR="00B54585" w:rsidRPr="00F96182">
        <w:rPr>
          <w:lang w:val="en-US"/>
        </w:rPr>
        <w:t xml:space="preserve"> (</w:t>
      </w:r>
      <w:r w:rsidRPr="00F96182">
        <w:rPr>
          <w:lang w:val="en-US"/>
        </w:rPr>
        <w:t>only applied in treated simulations</w:t>
      </w:r>
      <w:r w:rsidR="00B54585" w:rsidRPr="00F96182">
        <w:rPr>
          <w:lang w:val="en-US"/>
        </w:rPr>
        <w:t>)</w:t>
      </w:r>
      <w:r w:rsidRPr="00F96182">
        <w:rPr>
          <w:lang w:val="en-US"/>
        </w:rPr>
        <w:t xml:space="preserve"> and cost of follow-up and treatment of complications derived from untreated disease. These costs are applied according to the reported frequency of these complications in the different published Spanish cohorts.</w:t>
      </w:r>
    </w:p>
    <w:p w14:paraId="510606DE" w14:textId="4E6B38D6" w:rsidR="00320AA7" w:rsidRPr="009B46FA" w:rsidRDefault="009B46FA" w:rsidP="009B46FA">
      <w:pPr>
        <w:rPr>
          <w:lang w:val="en-US"/>
        </w:rPr>
        <w:pPrChange w:id="458" w:author="Meggan Harris" w:date="2025-08-29T10:07:00Z" w16du:dateUtc="2025-08-29T08:07:00Z">
          <w:pPr>
            <w:pStyle w:val="ListParagraph"/>
          </w:pPr>
        </w:pPrChange>
      </w:pPr>
      <w:moveToRangeStart w:id="459" w:author="Meggan Harris" w:date="2025-08-29T10:07:00Z" w:name="move207354456"/>
      <w:moveTo w:id="460" w:author="Meggan Harris" w:date="2025-08-29T10:07:00Z" w16du:dateUtc="2025-08-29T08:07:00Z">
        <w:r w:rsidRPr="009B46FA">
          <w:rPr>
            <w:b/>
            <w:bCs/>
            <w:lang w:val="en-US"/>
            <w:rPrChange w:id="461" w:author="Meggan Harris" w:date="2025-08-29T10:07:00Z" w16du:dateUtc="2025-08-29T08:07:00Z">
              <w:rPr>
                <w:b/>
                <w:bCs/>
                <w:i/>
                <w:iCs/>
                <w:lang w:val="en-US"/>
              </w:rPr>
            </w:rPrChange>
          </w:rPr>
          <w:t xml:space="preserve">Table </w:t>
        </w:r>
      </w:moveTo>
      <w:ins w:id="462" w:author="Meggan Harris" w:date="2025-08-29T11:59:00Z" w16du:dateUtc="2025-08-29T09:59:00Z">
        <w:r w:rsidR="008E0350">
          <w:rPr>
            <w:b/>
            <w:bCs/>
            <w:lang w:val="en-US"/>
          </w:rPr>
          <w:t>S</w:t>
        </w:r>
      </w:ins>
      <w:moveTo w:id="463" w:author="Meggan Harris" w:date="2025-08-29T10:07:00Z" w16du:dateUtc="2025-08-29T08:07:00Z">
        <w:r w:rsidRPr="009B46FA">
          <w:rPr>
            <w:b/>
            <w:bCs/>
            <w:lang w:val="en-US"/>
            <w:rPrChange w:id="464" w:author="Meggan Harris" w:date="2025-08-29T10:07:00Z" w16du:dateUtc="2025-08-29T08:07:00Z">
              <w:rPr>
                <w:b/>
                <w:bCs/>
                <w:i/>
                <w:iCs/>
                <w:lang w:val="en-US"/>
              </w:rPr>
            </w:rPrChange>
          </w:rPr>
          <w:t>1.</w:t>
        </w:r>
        <w:r w:rsidRPr="000151F1">
          <w:rPr>
            <w:b/>
            <w:bCs/>
            <w:i/>
            <w:iCs/>
            <w:lang w:val="en-US"/>
          </w:rPr>
          <w:t xml:space="preserve"> </w:t>
        </w:r>
        <w:r w:rsidRPr="009B46FA">
          <w:rPr>
            <w:lang w:val="en-US"/>
            <w:rPrChange w:id="465" w:author="Meggan Harris" w:date="2025-08-29T10:07:00Z" w16du:dateUtc="2025-08-29T08:07:00Z">
              <w:rPr>
                <w:b/>
                <w:bCs/>
                <w:i/>
                <w:iCs/>
                <w:lang w:val="en-US"/>
              </w:rPr>
            </w:rPrChange>
          </w:rPr>
          <w:t xml:space="preserve">Costs of treatment and follow-up of patients with </w:t>
        </w:r>
        <w:del w:id="466" w:author="Meggan Harris" w:date="2025-08-29T10:07:00Z" w16du:dateUtc="2025-08-29T08:07:00Z">
          <w:r w:rsidRPr="009B46FA" w:rsidDel="009B46FA">
            <w:rPr>
              <w:lang w:val="en-US"/>
              <w:rPrChange w:id="467" w:author="Meggan Harris" w:date="2025-08-29T10:07:00Z" w16du:dateUtc="2025-08-29T08:07:00Z">
                <w:rPr>
                  <w:b/>
                  <w:bCs/>
                  <w:i/>
                  <w:iCs/>
                  <w:lang w:val="en-US"/>
                </w:rPr>
              </w:rPrChange>
            </w:rPr>
            <w:delText>C</w:delText>
          </w:r>
        </w:del>
      </w:moveTo>
      <w:ins w:id="468" w:author="Meggan Harris" w:date="2025-08-29T10:07:00Z" w16du:dateUtc="2025-08-29T08:07:00Z">
        <w:r>
          <w:rPr>
            <w:lang w:val="en-US"/>
          </w:rPr>
          <w:t>c</w:t>
        </w:r>
      </w:ins>
      <w:moveTo w:id="469" w:author="Meggan Harris" w:date="2025-08-29T10:07:00Z" w16du:dateUtc="2025-08-29T08:07:00Z">
        <w:r w:rsidRPr="009B46FA">
          <w:rPr>
            <w:lang w:val="en-US"/>
            <w:rPrChange w:id="470" w:author="Meggan Harris" w:date="2025-08-29T10:07:00Z" w16du:dateUtc="2025-08-29T08:07:00Z">
              <w:rPr>
                <w:b/>
                <w:bCs/>
                <w:i/>
                <w:iCs/>
                <w:lang w:val="en-US"/>
              </w:rPr>
            </w:rPrChange>
          </w:rPr>
          <w:t>hronic indeterminate Chagas disease.</w:t>
        </w:r>
      </w:moveTo>
      <w:moveToRangeEnd w:id="459"/>
    </w:p>
    <w:tbl>
      <w:tblPr>
        <w:tblStyle w:val="PlainTable4"/>
        <w:tblW w:w="10156" w:type="dxa"/>
        <w:tblLayout w:type="fixed"/>
        <w:tblLook w:val="04A0" w:firstRow="1" w:lastRow="0" w:firstColumn="1" w:lastColumn="0" w:noHBand="0" w:noVBand="1"/>
        <w:tblPrChange w:id="471" w:author="Meggan Harris" w:date="2025-08-29T10:37:00Z" w16du:dateUtc="2025-08-29T08:37:00Z">
          <w:tblPr>
            <w:tblStyle w:val="PlainTable4"/>
            <w:tblW w:w="10156" w:type="dxa"/>
            <w:tblLayout w:type="fixed"/>
            <w:tblLook w:val="04A0" w:firstRow="1" w:lastRow="0" w:firstColumn="1" w:lastColumn="0" w:noHBand="0" w:noVBand="1"/>
          </w:tblPr>
        </w:tblPrChange>
      </w:tblPr>
      <w:tblGrid>
        <w:gridCol w:w="2733"/>
        <w:gridCol w:w="1090"/>
        <w:gridCol w:w="2409"/>
        <w:gridCol w:w="993"/>
        <w:gridCol w:w="2931"/>
        <w:tblGridChange w:id="472">
          <w:tblGrid>
            <w:gridCol w:w="5"/>
            <w:gridCol w:w="2728"/>
            <w:gridCol w:w="5"/>
            <w:gridCol w:w="1090"/>
            <w:gridCol w:w="765"/>
            <w:gridCol w:w="1644"/>
            <w:gridCol w:w="567"/>
            <w:gridCol w:w="426"/>
            <w:gridCol w:w="895"/>
            <w:gridCol w:w="2031"/>
            <w:gridCol w:w="5"/>
          </w:tblGrid>
        </w:tblGridChange>
      </w:tblGrid>
      <w:tr w:rsidR="004901D6" w:rsidRPr="00C410B4" w14:paraId="506B24DC" w14:textId="2C1F73A7" w:rsidTr="00754AA6">
        <w:trPr>
          <w:cnfStyle w:val="100000000000" w:firstRow="1" w:lastRow="0" w:firstColumn="0" w:lastColumn="0" w:oddVBand="0" w:evenVBand="0" w:oddHBand="0" w:evenHBand="0" w:firstRowFirstColumn="0" w:firstRowLastColumn="0" w:lastRowFirstColumn="0" w:lastRowLastColumn="0"/>
          <w:trPrChange w:id="473" w:author="Meggan Harris" w:date="2025-08-29T10:37:00Z" w16du:dateUtc="2025-08-29T08:37:00Z">
            <w:trPr>
              <w:gridAfter w:val="0"/>
            </w:trPr>
          </w:trPrChange>
        </w:trPr>
        <w:tc>
          <w:tcPr>
            <w:cnfStyle w:val="001000000000" w:firstRow="0" w:lastRow="0" w:firstColumn="1" w:lastColumn="0" w:oddVBand="0" w:evenVBand="0" w:oddHBand="0" w:evenHBand="0" w:firstRowFirstColumn="0" w:firstRowLastColumn="0" w:lastRowFirstColumn="0" w:lastRowLastColumn="0"/>
            <w:tcW w:w="2733" w:type="dxa"/>
            <w:tcBorders>
              <w:top w:val="single" w:sz="4" w:space="0" w:color="auto"/>
              <w:left w:val="single" w:sz="4" w:space="0" w:color="auto"/>
              <w:bottom w:val="single" w:sz="4" w:space="0" w:color="auto"/>
              <w:right w:val="single" w:sz="4" w:space="0" w:color="auto"/>
            </w:tcBorders>
            <w:hideMark/>
            <w:tcPrChange w:id="474" w:author="Meggan Harris" w:date="2025-08-29T10:37:00Z" w16du:dateUtc="2025-08-29T08:37:00Z">
              <w:tcPr>
                <w:tcW w:w="2733" w:type="dxa"/>
                <w:gridSpan w:val="2"/>
                <w:hideMark/>
              </w:tcPr>
            </w:tcPrChange>
          </w:tcPr>
          <w:p w14:paraId="588D5324" w14:textId="77777777" w:rsidR="00DB7EEF" w:rsidRPr="00754AA6" w:rsidRDefault="00DB7EEF" w:rsidP="009B46FA">
            <w:pPr>
              <w:pStyle w:val="ListParagraph"/>
              <w:tabs>
                <w:tab w:val="left" w:pos="0"/>
              </w:tabs>
              <w:ind w:left="84" w:hanging="84"/>
              <w:cnfStyle w:val="101000000000" w:firstRow="1" w:lastRow="0" w:firstColumn="1" w:lastColumn="0" w:oddVBand="0" w:evenVBand="0" w:oddHBand="0" w:evenHBand="0" w:firstRowFirstColumn="0" w:firstRowLastColumn="0" w:lastRowFirstColumn="0" w:lastRowLastColumn="0"/>
              <w:rPr>
                <w:b w:val="0"/>
                <w:bCs w:val="0"/>
                <w:sz w:val="20"/>
                <w:szCs w:val="20"/>
                <w:rPrChange w:id="475" w:author="Meggan Harris" w:date="2025-08-29T10:37:00Z" w16du:dateUtc="2025-08-29T08:37:00Z">
                  <w:rPr>
                    <w:b w:val="0"/>
                    <w:bCs w:val="0"/>
                  </w:rPr>
                </w:rPrChange>
              </w:rPr>
              <w:pPrChange w:id="476" w:author="Meggan Harris" w:date="2025-08-29T10:06:00Z" w16du:dateUtc="2025-08-29T08:06:00Z">
                <w:pPr>
                  <w:pStyle w:val="ListParagraph"/>
                  <w:tabs>
                    <w:tab w:val="left" w:pos="84"/>
                  </w:tabs>
                  <w:ind w:left="84"/>
                  <w:cnfStyle w:val="101000000000" w:firstRow="1" w:lastRow="0" w:firstColumn="1" w:lastColumn="0" w:oddVBand="0" w:evenVBand="0" w:oddHBand="0" w:evenHBand="0" w:firstRowFirstColumn="0" w:firstRowLastColumn="0" w:lastRowFirstColumn="0" w:lastRowLastColumn="0"/>
                </w:pPr>
              </w:pPrChange>
            </w:pPr>
            <w:r w:rsidRPr="00754AA6">
              <w:rPr>
                <w:sz w:val="20"/>
                <w:szCs w:val="20"/>
                <w:rPrChange w:id="477" w:author="Meggan Harris" w:date="2025-08-29T10:37:00Z" w16du:dateUtc="2025-08-29T08:37:00Z">
                  <w:rPr/>
                </w:rPrChange>
              </w:rPr>
              <w:t>Item</w:t>
            </w:r>
          </w:p>
        </w:tc>
        <w:tc>
          <w:tcPr>
            <w:tcW w:w="1090" w:type="dxa"/>
            <w:tcBorders>
              <w:top w:val="single" w:sz="4" w:space="0" w:color="auto"/>
              <w:left w:val="single" w:sz="4" w:space="0" w:color="auto"/>
              <w:bottom w:val="single" w:sz="4" w:space="0" w:color="auto"/>
              <w:right w:val="single" w:sz="4" w:space="0" w:color="auto"/>
            </w:tcBorders>
            <w:hideMark/>
            <w:tcPrChange w:id="478" w:author="Meggan Harris" w:date="2025-08-29T10:37:00Z" w16du:dateUtc="2025-08-29T08:37:00Z">
              <w:tcPr>
                <w:tcW w:w="1860" w:type="dxa"/>
                <w:gridSpan w:val="3"/>
                <w:hideMark/>
              </w:tcPr>
            </w:tcPrChange>
          </w:tcPr>
          <w:p w14:paraId="40BB7EDE" w14:textId="52003FCF" w:rsidR="00DB7EEF" w:rsidRPr="00754AA6" w:rsidRDefault="00DB7EEF" w:rsidP="009B46FA">
            <w:pPr>
              <w:pStyle w:val="ListParagraph"/>
              <w:tabs>
                <w:tab w:val="left" w:pos="84"/>
              </w:tabs>
              <w:ind w:left="0"/>
              <w:cnfStyle w:val="100000000000" w:firstRow="1" w:lastRow="0" w:firstColumn="0" w:lastColumn="0" w:oddVBand="0" w:evenVBand="0" w:oddHBand="0" w:evenHBand="0" w:firstRowFirstColumn="0" w:firstRowLastColumn="0" w:lastRowFirstColumn="0" w:lastRowLastColumn="0"/>
              <w:rPr>
                <w:b w:val="0"/>
                <w:bCs w:val="0"/>
                <w:sz w:val="20"/>
                <w:szCs w:val="20"/>
                <w:rPrChange w:id="479" w:author="Meggan Harris" w:date="2025-08-29T10:37:00Z" w16du:dateUtc="2025-08-29T08:37:00Z">
                  <w:rPr>
                    <w:b w:val="0"/>
                    <w:bCs w:val="0"/>
                  </w:rPr>
                </w:rPrChange>
              </w:rPr>
              <w:pPrChange w:id="480" w:author="Meggan Harris" w:date="2025-08-29T10:06:00Z" w16du:dateUtc="2025-08-29T08:06:00Z">
                <w:pPr>
                  <w:pStyle w:val="ListParagraph"/>
                  <w:jc w:val="center"/>
                  <w:cnfStyle w:val="100000000000" w:firstRow="1" w:lastRow="0" w:firstColumn="0" w:lastColumn="0" w:oddVBand="0" w:evenVBand="0" w:oddHBand="0" w:evenHBand="0" w:firstRowFirstColumn="0" w:firstRowLastColumn="0" w:lastRowFirstColumn="0" w:lastRowLastColumn="0"/>
                </w:pPr>
              </w:pPrChange>
            </w:pPr>
            <w:r w:rsidRPr="00754AA6">
              <w:rPr>
                <w:sz w:val="20"/>
                <w:szCs w:val="20"/>
                <w:rPrChange w:id="481" w:author="Meggan Harris" w:date="2025-08-29T10:37:00Z" w16du:dateUtc="2025-08-29T08:37:00Z">
                  <w:rPr/>
                </w:rPrChange>
              </w:rPr>
              <w:t xml:space="preserve">Unit </w:t>
            </w:r>
            <w:del w:id="482" w:author="Meggan Harris" w:date="2025-08-29T10:07:00Z" w16du:dateUtc="2025-08-29T08:07:00Z">
              <w:r w:rsidRPr="00754AA6" w:rsidDel="009B46FA">
                <w:rPr>
                  <w:sz w:val="20"/>
                  <w:szCs w:val="20"/>
                  <w:rPrChange w:id="483" w:author="Meggan Harris" w:date="2025-08-29T10:37:00Z" w16du:dateUtc="2025-08-29T08:37:00Z">
                    <w:rPr/>
                  </w:rPrChange>
                </w:rPr>
                <w:delText xml:space="preserve">Cost </w:delText>
              </w:r>
            </w:del>
            <w:ins w:id="484" w:author="Meggan Harris" w:date="2025-08-29T10:07:00Z" w16du:dateUtc="2025-08-29T08:07:00Z">
              <w:r w:rsidR="009B46FA" w:rsidRPr="00754AA6">
                <w:rPr>
                  <w:sz w:val="20"/>
                  <w:szCs w:val="20"/>
                  <w:rPrChange w:id="485" w:author="Meggan Harris" w:date="2025-08-29T10:37:00Z" w16du:dateUtc="2025-08-29T08:37:00Z">
                    <w:rPr/>
                  </w:rPrChange>
                </w:rPr>
                <w:t>c</w:t>
              </w:r>
              <w:r w:rsidR="009B46FA" w:rsidRPr="00754AA6">
                <w:rPr>
                  <w:sz w:val="20"/>
                  <w:szCs w:val="20"/>
                  <w:rPrChange w:id="486" w:author="Meggan Harris" w:date="2025-08-29T10:37:00Z" w16du:dateUtc="2025-08-29T08:37:00Z">
                    <w:rPr/>
                  </w:rPrChange>
                </w:rPr>
                <w:t xml:space="preserve">ost </w:t>
              </w:r>
            </w:ins>
            <w:r w:rsidRPr="00754AA6">
              <w:rPr>
                <w:sz w:val="20"/>
                <w:szCs w:val="20"/>
                <w:rPrChange w:id="487" w:author="Meggan Harris" w:date="2025-08-29T10:37:00Z" w16du:dateUtc="2025-08-29T08:37:00Z">
                  <w:rPr/>
                </w:rPrChange>
              </w:rPr>
              <w:t>(€)</w:t>
            </w:r>
          </w:p>
        </w:tc>
        <w:tc>
          <w:tcPr>
            <w:tcW w:w="2409" w:type="dxa"/>
            <w:tcBorders>
              <w:top w:val="single" w:sz="4" w:space="0" w:color="auto"/>
              <w:left w:val="single" w:sz="4" w:space="0" w:color="auto"/>
              <w:bottom w:val="single" w:sz="4" w:space="0" w:color="auto"/>
              <w:right w:val="single" w:sz="4" w:space="0" w:color="auto"/>
            </w:tcBorders>
            <w:hideMark/>
            <w:tcPrChange w:id="488" w:author="Meggan Harris" w:date="2025-08-29T10:37:00Z" w16du:dateUtc="2025-08-29T08:37:00Z">
              <w:tcPr>
                <w:tcW w:w="2211" w:type="dxa"/>
                <w:gridSpan w:val="2"/>
                <w:hideMark/>
              </w:tcPr>
            </w:tcPrChange>
          </w:tcPr>
          <w:p w14:paraId="73FEEEF9" w14:textId="3C5DFB65" w:rsidR="00DB7EEF" w:rsidRPr="00754AA6" w:rsidRDefault="00DB7EEF" w:rsidP="009B46FA">
            <w:pPr>
              <w:pStyle w:val="ListParagraph"/>
              <w:tabs>
                <w:tab w:val="left" w:pos="84"/>
              </w:tabs>
              <w:ind w:left="0"/>
              <w:cnfStyle w:val="100000000000" w:firstRow="1" w:lastRow="0" w:firstColumn="0" w:lastColumn="0" w:oddVBand="0" w:evenVBand="0" w:oddHBand="0" w:evenHBand="0" w:firstRowFirstColumn="0" w:firstRowLastColumn="0" w:lastRowFirstColumn="0" w:lastRowLastColumn="0"/>
              <w:rPr>
                <w:b w:val="0"/>
                <w:bCs w:val="0"/>
                <w:sz w:val="20"/>
                <w:szCs w:val="20"/>
                <w:rPrChange w:id="489" w:author="Meggan Harris" w:date="2025-08-29T10:37:00Z" w16du:dateUtc="2025-08-29T08:37:00Z">
                  <w:rPr>
                    <w:b w:val="0"/>
                    <w:bCs w:val="0"/>
                  </w:rPr>
                </w:rPrChange>
              </w:rPr>
              <w:pPrChange w:id="490" w:author="Meggan Harris" w:date="2025-08-29T10:06:00Z" w16du:dateUtc="2025-08-29T08:06:00Z">
                <w:pPr>
                  <w:pStyle w:val="ListParagraph"/>
                  <w:jc w:val="center"/>
                  <w:cnfStyle w:val="100000000000" w:firstRow="1" w:lastRow="0" w:firstColumn="0" w:lastColumn="0" w:oddVBand="0" w:evenVBand="0" w:oddHBand="0" w:evenHBand="0" w:firstRowFirstColumn="0" w:firstRowLastColumn="0" w:lastRowFirstColumn="0" w:lastRowLastColumn="0"/>
                </w:pPr>
              </w:pPrChange>
            </w:pPr>
            <w:r w:rsidRPr="00754AA6">
              <w:rPr>
                <w:sz w:val="20"/>
                <w:szCs w:val="20"/>
                <w:rPrChange w:id="491" w:author="Meggan Harris" w:date="2025-08-29T10:37:00Z" w16du:dateUtc="2025-08-29T08:37:00Z">
                  <w:rPr/>
                </w:rPrChange>
              </w:rPr>
              <w:t xml:space="preserve">Annual </w:t>
            </w:r>
            <w:del w:id="492" w:author="Meggan Harris" w:date="2025-08-29T10:07:00Z" w16du:dateUtc="2025-08-29T08:07:00Z">
              <w:r w:rsidRPr="00754AA6" w:rsidDel="009B46FA">
                <w:rPr>
                  <w:sz w:val="20"/>
                  <w:szCs w:val="20"/>
                  <w:rPrChange w:id="493" w:author="Meggan Harris" w:date="2025-08-29T10:37:00Z" w16du:dateUtc="2025-08-29T08:37:00Z">
                    <w:rPr/>
                  </w:rPrChange>
                </w:rPr>
                <w:delText>Units</w:delText>
              </w:r>
            </w:del>
            <w:ins w:id="494" w:author="Meggan Harris" w:date="2025-08-29T10:07:00Z" w16du:dateUtc="2025-08-29T08:07:00Z">
              <w:r w:rsidR="009B46FA" w:rsidRPr="00754AA6">
                <w:rPr>
                  <w:sz w:val="20"/>
                  <w:szCs w:val="20"/>
                  <w:rPrChange w:id="495" w:author="Meggan Harris" w:date="2025-08-29T10:37:00Z" w16du:dateUtc="2025-08-29T08:37:00Z">
                    <w:rPr/>
                  </w:rPrChange>
                </w:rPr>
                <w:t>u</w:t>
              </w:r>
              <w:r w:rsidR="009B46FA" w:rsidRPr="00754AA6">
                <w:rPr>
                  <w:sz w:val="20"/>
                  <w:szCs w:val="20"/>
                  <w:rPrChange w:id="496" w:author="Meggan Harris" w:date="2025-08-29T10:37:00Z" w16du:dateUtc="2025-08-29T08:37:00Z">
                    <w:rPr/>
                  </w:rPrChange>
                </w:rPr>
                <w:t>nits</w:t>
              </w:r>
            </w:ins>
          </w:p>
        </w:tc>
        <w:tc>
          <w:tcPr>
            <w:tcW w:w="993" w:type="dxa"/>
            <w:tcBorders>
              <w:top w:val="single" w:sz="4" w:space="0" w:color="auto"/>
              <w:left w:val="single" w:sz="4" w:space="0" w:color="auto"/>
              <w:bottom w:val="single" w:sz="4" w:space="0" w:color="auto"/>
              <w:right w:val="single" w:sz="4" w:space="0" w:color="auto"/>
            </w:tcBorders>
            <w:hideMark/>
            <w:tcPrChange w:id="497" w:author="Meggan Harris" w:date="2025-08-29T10:37:00Z" w16du:dateUtc="2025-08-29T08:37:00Z">
              <w:tcPr>
                <w:tcW w:w="1321" w:type="dxa"/>
                <w:gridSpan w:val="2"/>
                <w:hideMark/>
              </w:tcPr>
            </w:tcPrChange>
          </w:tcPr>
          <w:p w14:paraId="1622CEFB" w14:textId="28C8FE4F" w:rsidR="00DB7EEF" w:rsidRPr="00754AA6" w:rsidRDefault="00DB7EEF" w:rsidP="009B46FA">
            <w:pPr>
              <w:pStyle w:val="ListParagraph"/>
              <w:tabs>
                <w:tab w:val="left" w:pos="84"/>
                <w:tab w:val="left" w:pos="399"/>
              </w:tabs>
              <w:ind w:left="0"/>
              <w:cnfStyle w:val="100000000000" w:firstRow="1" w:lastRow="0" w:firstColumn="0" w:lastColumn="0" w:oddVBand="0" w:evenVBand="0" w:oddHBand="0" w:evenHBand="0" w:firstRowFirstColumn="0" w:firstRowLastColumn="0" w:lastRowFirstColumn="0" w:lastRowLastColumn="0"/>
              <w:rPr>
                <w:b w:val="0"/>
                <w:bCs w:val="0"/>
                <w:sz w:val="20"/>
                <w:szCs w:val="20"/>
                <w:rPrChange w:id="498" w:author="Meggan Harris" w:date="2025-08-29T10:37:00Z" w16du:dateUtc="2025-08-29T08:37:00Z">
                  <w:rPr>
                    <w:b w:val="0"/>
                    <w:bCs w:val="0"/>
                  </w:rPr>
                </w:rPrChange>
              </w:rPr>
              <w:pPrChange w:id="499" w:author="Meggan Harris" w:date="2025-08-29T10:06:00Z" w16du:dateUtc="2025-08-29T08:06:00Z">
                <w:pPr>
                  <w:pStyle w:val="ListParagraph"/>
                  <w:tabs>
                    <w:tab w:val="left" w:pos="399"/>
                  </w:tabs>
                  <w:ind w:left="399"/>
                  <w:cnfStyle w:val="100000000000" w:firstRow="1" w:lastRow="0" w:firstColumn="0" w:lastColumn="0" w:oddVBand="0" w:evenVBand="0" w:oddHBand="0" w:evenHBand="0" w:firstRowFirstColumn="0" w:firstRowLastColumn="0" w:lastRowFirstColumn="0" w:lastRowLastColumn="0"/>
                </w:pPr>
              </w:pPrChange>
            </w:pPr>
            <w:r w:rsidRPr="00754AA6">
              <w:rPr>
                <w:sz w:val="20"/>
                <w:szCs w:val="20"/>
                <w:rPrChange w:id="500" w:author="Meggan Harris" w:date="2025-08-29T10:37:00Z" w16du:dateUtc="2025-08-29T08:37:00Z">
                  <w:rPr/>
                </w:rPrChange>
              </w:rPr>
              <w:t xml:space="preserve">Annual </w:t>
            </w:r>
            <w:del w:id="501" w:author="Meggan Harris" w:date="2025-08-29T10:07:00Z" w16du:dateUtc="2025-08-29T08:07:00Z">
              <w:r w:rsidRPr="00754AA6" w:rsidDel="009B46FA">
                <w:rPr>
                  <w:sz w:val="20"/>
                  <w:szCs w:val="20"/>
                  <w:rPrChange w:id="502" w:author="Meggan Harris" w:date="2025-08-29T10:37:00Z" w16du:dateUtc="2025-08-29T08:37:00Z">
                    <w:rPr/>
                  </w:rPrChange>
                </w:rPr>
                <w:delText xml:space="preserve">Cost </w:delText>
              </w:r>
            </w:del>
            <w:ins w:id="503" w:author="Meggan Harris" w:date="2025-08-29T10:07:00Z" w16du:dateUtc="2025-08-29T08:07:00Z">
              <w:r w:rsidR="009B46FA" w:rsidRPr="00754AA6">
                <w:rPr>
                  <w:sz w:val="20"/>
                  <w:szCs w:val="20"/>
                  <w:rPrChange w:id="504" w:author="Meggan Harris" w:date="2025-08-29T10:37:00Z" w16du:dateUtc="2025-08-29T08:37:00Z">
                    <w:rPr/>
                  </w:rPrChange>
                </w:rPr>
                <w:t>c</w:t>
              </w:r>
              <w:r w:rsidR="009B46FA" w:rsidRPr="00754AA6">
                <w:rPr>
                  <w:sz w:val="20"/>
                  <w:szCs w:val="20"/>
                  <w:rPrChange w:id="505" w:author="Meggan Harris" w:date="2025-08-29T10:37:00Z" w16du:dateUtc="2025-08-29T08:37:00Z">
                    <w:rPr/>
                  </w:rPrChange>
                </w:rPr>
                <w:t xml:space="preserve">ost </w:t>
              </w:r>
            </w:ins>
            <w:r w:rsidRPr="00754AA6">
              <w:rPr>
                <w:sz w:val="20"/>
                <w:szCs w:val="20"/>
                <w:rPrChange w:id="506" w:author="Meggan Harris" w:date="2025-08-29T10:37:00Z" w16du:dateUtc="2025-08-29T08:37:00Z">
                  <w:rPr/>
                </w:rPrChange>
              </w:rPr>
              <w:t>(€)</w:t>
            </w:r>
          </w:p>
        </w:tc>
        <w:tc>
          <w:tcPr>
            <w:tcW w:w="2931" w:type="dxa"/>
            <w:tcBorders>
              <w:top w:val="single" w:sz="4" w:space="0" w:color="auto"/>
              <w:left w:val="single" w:sz="4" w:space="0" w:color="auto"/>
              <w:bottom w:val="single" w:sz="4" w:space="0" w:color="auto"/>
              <w:right w:val="single" w:sz="4" w:space="0" w:color="auto"/>
            </w:tcBorders>
            <w:tcPrChange w:id="507" w:author="Meggan Harris" w:date="2025-08-29T10:37:00Z" w16du:dateUtc="2025-08-29T08:37:00Z">
              <w:tcPr>
                <w:tcW w:w="2031" w:type="dxa"/>
              </w:tcPr>
            </w:tcPrChange>
          </w:tcPr>
          <w:p w14:paraId="4DA49E5D" w14:textId="4F892E29" w:rsidR="00DB7EEF" w:rsidRPr="00754AA6" w:rsidRDefault="00DB7EEF" w:rsidP="009B46FA">
            <w:pPr>
              <w:pStyle w:val="ListParagraph"/>
              <w:tabs>
                <w:tab w:val="left" w:pos="84"/>
              </w:tabs>
              <w:ind w:left="107" w:hanging="107"/>
              <w:cnfStyle w:val="100000000000" w:firstRow="1" w:lastRow="0" w:firstColumn="0" w:lastColumn="0" w:oddVBand="0" w:evenVBand="0" w:oddHBand="0" w:evenHBand="0" w:firstRowFirstColumn="0" w:firstRowLastColumn="0" w:lastRowFirstColumn="0" w:lastRowLastColumn="0"/>
              <w:rPr>
                <w:b w:val="0"/>
                <w:bCs w:val="0"/>
                <w:sz w:val="20"/>
                <w:szCs w:val="20"/>
                <w:rPrChange w:id="508" w:author="Meggan Harris" w:date="2025-08-29T10:37:00Z" w16du:dateUtc="2025-08-29T08:37:00Z">
                  <w:rPr>
                    <w:b w:val="0"/>
                    <w:bCs w:val="0"/>
                  </w:rPr>
                </w:rPrChange>
              </w:rPr>
              <w:pPrChange w:id="509" w:author="Meggan Harris" w:date="2025-08-29T10:06:00Z" w16du:dateUtc="2025-08-29T08:06:00Z">
                <w:pPr>
                  <w:pStyle w:val="ListParagraph"/>
                  <w:ind w:left="107" w:hanging="107"/>
                  <w:jc w:val="both"/>
                  <w:cnfStyle w:val="100000000000" w:firstRow="1" w:lastRow="0" w:firstColumn="0" w:lastColumn="0" w:oddVBand="0" w:evenVBand="0" w:oddHBand="0" w:evenHBand="0" w:firstRowFirstColumn="0" w:firstRowLastColumn="0" w:lastRowFirstColumn="0" w:lastRowLastColumn="0"/>
                </w:pPr>
              </w:pPrChange>
            </w:pPr>
            <w:r w:rsidRPr="00754AA6">
              <w:rPr>
                <w:sz w:val="20"/>
                <w:szCs w:val="20"/>
                <w:rPrChange w:id="510" w:author="Meggan Harris" w:date="2025-08-29T10:37:00Z" w16du:dateUtc="2025-08-29T08:37:00Z">
                  <w:rPr/>
                </w:rPrChange>
              </w:rPr>
              <w:t>Source</w:t>
            </w:r>
          </w:p>
        </w:tc>
      </w:tr>
      <w:tr w:rsidR="004901D6" w:rsidRPr="00EF46C4" w14:paraId="673A95B4" w14:textId="3F5C47AD" w:rsidTr="00754AA6">
        <w:trPr>
          <w:cnfStyle w:val="000000100000" w:firstRow="0" w:lastRow="0" w:firstColumn="0" w:lastColumn="0" w:oddVBand="0" w:evenVBand="0" w:oddHBand="1" w:evenHBand="0" w:firstRowFirstColumn="0" w:firstRowLastColumn="0" w:lastRowFirstColumn="0" w:lastRowLastColumn="0"/>
          <w:trPrChange w:id="511" w:author="Meggan Harris" w:date="2025-08-29T10:37:00Z" w16du:dateUtc="2025-08-29T08:37:00Z">
            <w:trPr>
              <w:gridAfter w:val="0"/>
            </w:trPr>
          </w:trPrChange>
        </w:trPr>
        <w:tc>
          <w:tcPr>
            <w:cnfStyle w:val="001000000000" w:firstRow="0" w:lastRow="0" w:firstColumn="1" w:lastColumn="0" w:oddVBand="0" w:evenVBand="0" w:oddHBand="0" w:evenHBand="0" w:firstRowFirstColumn="0" w:firstRowLastColumn="0" w:lastRowFirstColumn="0" w:lastRowLastColumn="0"/>
            <w:tcW w:w="2733" w:type="dxa"/>
            <w:tcBorders>
              <w:top w:val="single" w:sz="4" w:space="0" w:color="auto"/>
              <w:left w:val="single" w:sz="4" w:space="0" w:color="auto"/>
              <w:bottom w:val="single" w:sz="4" w:space="0" w:color="auto"/>
              <w:right w:val="single" w:sz="4" w:space="0" w:color="auto"/>
            </w:tcBorders>
            <w:shd w:val="clear" w:color="auto" w:fill="auto"/>
            <w:hideMark/>
            <w:tcPrChange w:id="512" w:author="Meggan Harris" w:date="2025-08-29T10:37:00Z" w16du:dateUtc="2025-08-29T08:37:00Z">
              <w:tcPr>
                <w:tcW w:w="2733" w:type="dxa"/>
                <w:gridSpan w:val="2"/>
                <w:hideMark/>
              </w:tcPr>
            </w:tcPrChange>
          </w:tcPr>
          <w:p w14:paraId="3971F62C" w14:textId="77777777" w:rsidR="00DB7EEF" w:rsidRPr="001D2C21" w:rsidRDefault="00DB7EEF" w:rsidP="009B46FA">
            <w:pPr>
              <w:pStyle w:val="ListParagraph"/>
              <w:tabs>
                <w:tab w:val="left" w:pos="0"/>
              </w:tabs>
              <w:ind w:left="84" w:hanging="84"/>
              <w:cnfStyle w:val="001000100000" w:firstRow="0" w:lastRow="0" w:firstColumn="1" w:lastColumn="0" w:oddVBand="0" w:evenVBand="0" w:oddHBand="1" w:evenHBand="0" w:firstRowFirstColumn="0" w:firstRowLastColumn="0" w:lastRowFirstColumn="0" w:lastRowLastColumn="0"/>
              <w:rPr>
                <w:b w:val="0"/>
                <w:bCs w:val="0"/>
                <w:sz w:val="18"/>
                <w:szCs w:val="18"/>
                <w:rPrChange w:id="513" w:author="Meggan Harris" w:date="2025-08-29T10:37:00Z" w16du:dateUtc="2025-08-29T08:37:00Z">
                  <w:rPr>
                    <w:sz w:val="18"/>
                    <w:szCs w:val="18"/>
                  </w:rPr>
                </w:rPrChange>
              </w:rPr>
              <w:pPrChange w:id="514" w:author="Meggan Harris" w:date="2025-08-29T10:06:00Z" w16du:dateUtc="2025-08-29T08:06:00Z">
                <w:pPr>
                  <w:pStyle w:val="ListParagraph"/>
                  <w:tabs>
                    <w:tab w:val="left" w:pos="84"/>
                  </w:tabs>
                  <w:ind w:left="84"/>
                  <w:cnfStyle w:val="001000100000" w:firstRow="0" w:lastRow="0" w:firstColumn="1" w:lastColumn="0" w:oddVBand="0" w:evenVBand="0" w:oddHBand="1" w:evenHBand="0" w:firstRowFirstColumn="0" w:firstRowLastColumn="0" w:lastRowFirstColumn="0" w:lastRowLastColumn="0"/>
                </w:pPr>
              </w:pPrChange>
            </w:pPr>
            <w:r w:rsidRPr="001D2C21">
              <w:rPr>
                <w:b w:val="0"/>
                <w:bCs w:val="0"/>
                <w:sz w:val="18"/>
                <w:szCs w:val="18"/>
                <w:rPrChange w:id="515" w:author="Meggan Harris" w:date="2025-08-29T10:37:00Z" w16du:dateUtc="2025-08-29T08:37:00Z">
                  <w:rPr>
                    <w:sz w:val="18"/>
                    <w:szCs w:val="18"/>
                  </w:rPr>
                </w:rPrChange>
              </w:rPr>
              <w:t>Treatment</w:t>
            </w:r>
          </w:p>
        </w:tc>
        <w:tc>
          <w:tcPr>
            <w:tcW w:w="1090" w:type="dxa"/>
            <w:tcBorders>
              <w:top w:val="single" w:sz="4" w:space="0" w:color="auto"/>
              <w:left w:val="single" w:sz="4" w:space="0" w:color="auto"/>
              <w:bottom w:val="single" w:sz="4" w:space="0" w:color="auto"/>
              <w:right w:val="single" w:sz="4" w:space="0" w:color="auto"/>
            </w:tcBorders>
            <w:shd w:val="clear" w:color="auto" w:fill="auto"/>
            <w:hideMark/>
            <w:tcPrChange w:id="516" w:author="Meggan Harris" w:date="2025-08-29T10:37:00Z" w16du:dateUtc="2025-08-29T08:37:00Z">
              <w:tcPr>
                <w:tcW w:w="1860" w:type="dxa"/>
                <w:gridSpan w:val="3"/>
                <w:hideMark/>
              </w:tcPr>
            </w:tcPrChange>
          </w:tcPr>
          <w:p w14:paraId="63FDBF30" w14:textId="12ED528A" w:rsidR="00DB7EEF" w:rsidRPr="00B5151E" w:rsidRDefault="00DB7EEF" w:rsidP="009B46FA">
            <w:pPr>
              <w:pStyle w:val="ListParagraph"/>
              <w:tabs>
                <w:tab w:val="left" w:pos="84"/>
              </w:tabs>
              <w:ind w:left="0"/>
              <w:cnfStyle w:val="000000100000" w:firstRow="0" w:lastRow="0" w:firstColumn="0" w:lastColumn="0" w:oddVBand="0" w:evenVBand="0" w:oddHBand="1" w:evenHBand="0" w:firstRowFirstColumn="0" w:firstRowLastColumn="0" w:lastRowFirstColumn="0" w:lastRowLastColumn="0"/>
              <w:rPr>
                <w:sz w:val="18"/>
                <w:szCs w:val="18"/>
              </w:rPr>
              <w:pPrChange w:id="517" w:author="Meggan Harris" w:date="2025-08-29T10:06:00Z" w16du:dateUtc="2025-08-29T08:06:00Z">
                <w:pPr>
                  <w:pStyle w:val="ListParagraph"/>
                  <w:jc w:val="center"/>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131</w:t>
            </w:r>
            <w:del w:id="518" w:author="Meggan Harris" w:date="2025-08-29T09:55:00Z" w16du:dateUtc="2025-08-29T07:55:00Z">
              <w:r w:rsidRPr="00B5151E" w:rsidDel="004901D6">
                <w:rPr>
                  <w:sz w:val="18"/>
                  <w:szCs w:val="18"/>
                </w:rPr>
                <w:delText>.</w:delText>
              </w:r>
            </w:del>
            <w:ins w:id="519" w:author="Meggan Harris" w:date="2025-08-29T09:55:00Z" w16du:dateUtc="2025-08-29T07:55:00Z">
              <w:r w:rsidR="004901D6">
                <w:rPr>
                  <w:sz w:val="18"/>
                  <w:szCs w:val="18"/>
                </w:rPr>
                <w:t>·</w:t>
              </w:r>
            </w:ins>
            <w:r w:rsidRPr="00B5151E">
              <w:rPr>
                <w:sz w:val="18"/>
                <w:szCs w:val="18"/>
              </w:rPr>
              <w:t>00</w:t>
            </w:r>
          </w:p>
        </w:tc>
        <w:tc>
          <w:tcPr>
            <w:tcW w:w="2409" w:type="dxa"/>
            <w:tcBorders>
              <w:top w:val="single" w:sz="4" w:space="0" w:color="auto"/>
              <w:left w:val="single" w:sz="4" w:space="0" w:color="auto"/>
              <w:bottom w:val="single" w:sz="4" w:space="0" w:color="auto"/>
              <w:right w:val="single" w:sz="4" w:space="0" w:color="auto"/>
            </w:tcBorders>
            <w:shd w:val="clear" w:color="auto" w:fill="auto"/>
            <w:hideMark/>
            <w:tcPrChange w:id="520" w:author="Meggan Harris" w:date="2025-08-29T10:37:00Z" w16du:dateUtc="2025-08-29T08:37:00Z">
              <w:tcPr>
                <w:tcW w:w="2211" w:type="dxa"/>
                <w:gridSpan w:val="2"/>
                <w:hideMark/>
              </w:tcPr>
            </w:tcPrChange>
          </w:tcPr>
          <w:p w14:paraId="189C800A" w14:textId="77777777" w:rsidR="00DB7EEF" w:rsidRPr="00B5151E" w:rsidRDefault="00DB7EEF" w:rsidP="009B46FA">
            <w:pPr>
              <w:pStyle w:val="ListParagraph"/>
              <w:tabs>
                <w:tab w:val="left" w:pos="84"/>
              </w:tabs>
              <w:ind w:left="0"/>
              <w:cnfStyle w:val="000000100000" w:firstRow="0" w:lastRow="0" w:firstColumn="0" w:lastColumn="0" w:oddVBand="0" w:evenVBand="0" w:oddHBand="1" w:evenHBand="0" w:firstRowFirstColumn="0" w:firstRowLastColumn="0" w:lastRowFirstColumn="0" w:lastRowLastColumn="0"/>
              <w:rPr>
                <w:sz w:val="18"/>
                <w:szCs w:val="18"/>
              </w:rPr>
              <w:pPrChange w:id="521" w:author="Meggan Harris" w:date="2025-08-29T10:06:00Z" w16du:dateUtc="2025-08-29T08:06:00Z">
                <w:pPr>
                  <w:pStyle w:val="ListParagraph"/>
                  <w:jc w:val="center"/>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Once</w:t>
            </w:r>
          </w:p>
        </w:tc>
        <w:tc>
          <w:tcPr>
            <w:tcW w:w="993" w:type="dxa"/>
            <w:tcBorders>
              <w:top w:val="single" w:sz="4" w:space="0" w:color="auto"/>
              <w:left w:val="single" w:sz="4" w:space="0" w:color="auto"/>
              <w:bottom w:val="single" w:sz="4" w:space="0" w:color="auto"/>
              <w:right w:val="single" w:sz="4" w:space="0" w:color="auto"/>
            </w:tcBorders>
            <w:shd w:val="clear" w:color="auto" w:fill="auto"/>
            <w:hideMark/>
            <w:tcPrChange w:id="522" w:author="Meggan Harris" w:date="2025-08-29T10:37:00Z" w16du:dateUtc="2025-08-29T08:37:00Z">
              <w:tcPr>
                <w:tcW w:w="1321" w:type="dxa"/>
                <w:gridSpan w:val="2"/>
                <w:hideMark/>
              </w:tcPr>
            </w:tcPrChange>
          </w:tcPr>
          <w:p w14:paraId="46E8ACD1" w14:textId="2908319D" w:rsidR="00DB7EEF" w:rsidRPr="00B5151E" w:rsidRDefault="00B54585" w:rsidP="009B46FA">
            <w:pPr>
              <w:pStyle w:val="ListParagraph"/>
              <w:tabs>
                <w:tab w:val="left" w:pos="84"/>
                <w:tab w:val="left" w:pos="399"/>
              </w:tabs>
              <w:ind w:left="0"/>
              <w:cnfStyle w:val="000000100000" w:firstRow="0" w:lastRow="0" w:firstColumn="0" w:lastColumn="0" w:oddVBand="0" w:evenVBand="0" w:oddHBand="1" w:evenHBand="0" w:firstRowFirstColumn="0" w:firstRowLastColumn="0" w:lastRowFirstColumn="0" w:lastRowLastColumn="0"/>
              <w:rPr>
                <w:sz w:val="18"/>
                <w:szCs w:val="18"/>
              </w:rPr>
              <w:pPrChange w:id="523" w:author="Meggan Harris" w:date="2025-08-29T10:06:00Z" w16du:dateUtc="2025-08-29T08:06:00Z">
                <w:pPr>
                  <w:pStyle w:val="ListParagraph"/>
                  <w:tabs>
                    <w:tab w:val="left" w:pos="399"/>
                  </w:tabs>
                  <w:ind w:left="399"/>
                  <w:cnfStyle w:val="000000100000" w:firstRow="0" w:lastRow="0" w:firstColumn="0" w:lastColumn="0" w:oddVBand="0" w:evenVBand="0" w:oddHBand="1" w:evenHBand="0" w:firstRowFirstColumn="0" w:firstRowLastColumn="0" w:lastRowFirstColumn="0" w:lastRowLastColumn="0"/>
                </w:pPr>
              </w:pPrChange>
            </w:pPr>
            <w:r>
              <w:rPr>
                <w:sz w:val="18"/>
                <w:szCs w:val="18"/>
              </w:rPr>
              <w:t>0</w:t>
            </w:r>
            <w:del w:id="524" w:author="Meggan Harris" w:date="2025-08-29T09:55:00Z" w16du:dateUtc="2025-08-29T07:55:00Z">
              <w:r w:rsidR="00DB7EEF" w:rsidRPr="00B5151E" w:rsidDel="004901D6">
                <w:rPr>
                  <w:sz w:val="18"/>
                  <w:szCs w:val="18"/>
                </w:rPr>
                <w:delText>.</w:delText>
              </w:r>
            </w:del>
            <w:ins w:id="525" w:author="Meggan Harris" w:date="2025-08-29T09:55:00Z" w16du:dateUtc="2025-08-29T07:55:00Z">
              <w:r w:rsidR="004901D6">
                <w:rPr>
                  <w:sz w:val="18"/>
                  <w:szCs w:val="18"/>
                </w:rPr>
                <w:t>·</w:t>
              </w:r>
            </w:ins>
            <w:r w:rsidR="00DB7EEF" w:rsidRPr="00B5151E">
              <w:rPr>
                <w:sz w:val="18"/>
                <w:szCs w:val="18"/>
              </w:rPr>
              <w:t>00</w:t>
            </w:r>
          </w:p>
        </w:tc>
        <w:tc>
          <w:tcPr>
            <w:tcW w:w="2931" w:type="dxa"/>
            <w:tcBorders>
              <w:top w:val="single" w:sz="4" w:space="0" w:color="auto"/>
              <w:left w:val="single" w:sz="4" w:space="0" w:color="auto"/>
              <w:bottom w:val="single" w:sz="4" w:space="0" w:color="auto"/>
              <w:right w:val="single" w:sz="4" w:space="0" w:color="auto"/>
            </w:tcBorders>
            <w:shd w:val="clear" w:color="auto" w:fill="auto"/>
            <w:tcPrChange w:id="526" w:author="Meggan Harris" w:date="2025-08-29T10:37:00Z" w16du:dateUtc="2025-08-29T08:37:00Z">
              <w:tcPr>
                <w:tcW w:w="2031" w:type="dxa"/>
              </w:tcPr>
            </w:tcPrChange>
          </w:tcPr>
          <w:p w14:paraId="52369548" w14:textId="1FC0436E" w:rsidR="00DB7EEF" w:rsidRPr="00B5151E" w:rsidRDefault="00DB7EEF" w:rsidP="009B46FA">
            <w:pPr>
              <w:pStyle w:val="ListParagraph"/>
              <w:tabs>
                <w:tab w:val="left" w:pos="84"/>
              </w:tabs>
              <w:ind w:left="2"/>
              <w:cnfStyle w:val="000000100000" w:firstRow="0" w:lastRow="0" w:firstColumn="0" w:lastColumn="0" w:oddVBand="0" w:evenVBand="0" w:oddHBand="1" w:evenHBand="0" w:firstRowFirstColumn="0" w:firstRowLastColumn="0" w:lastRowFirstColumn="0" w:lastRowLastColumn="0"/>
              <w:rPr>
                <w:sz w:val="18"/>
                <w:szCs w:val="18"/>
                <w:lang w:val="en-US"/>
              </w:rPr>
              <w:pPrChange w:id="527" w:author="Meggan Harris" w:date="2025-08-29T10:06:00Z" w16du:dateUtc="2025-08-29T08:06:00Z">
                <w:pPr>
                  <w:pStyle w:val="ListParagraph"/>
                  <w:ind w:left="2"/>
                  <w:cnfStyle w:val="000000100000" w:firstRow="0" w:lastRow="0" w:firstColumn="0" w:lastColumn="0" w:oddVBand="0" w:evenVBand="0" w:oddHBand="1" w:evenHBand="0" w:firstRowFirstColumn="0" w:firstRowLastColumn="0" w:lastRowFirstColumn="0" w:lastRowLastColumn="0"/>
                </w:pPr>
              </w:pPrChange>
            </w:pPr>
            <w:r w:rsidRPr="00B5151E">
              <w:rPr>
                <w:sz w:val="18"/>
                <w:szCs w:val="18"/>
                <w:lang w:val="en-US"/>
              </w:rPr>
              <w:t>Direct query to the Department of foreign medicines of the Spanish Agency of Medicines and Medical Devices.</w:t>
            </w:r>
          </w:p>
        </w:tc>
      </w:tr>
      <w:tr w:rsidR="004901D6" w:rsidRPr="00C410B4" w14:paraId="24D03902" w14:textId="1309D868" w:rsidTr="00754AA6">
        <w:trPr>
          <w:trPrChange w:id="528" w:author="Meggan Harris" w:date="2025-08-29T10:37:00Z" w16du:dateUtc="2025-08-29T08:37:00Z">
            <w:trPr>
              <w:gridAfter w:val="0"/>
            </w:trPr>
          </w:trPrChange>
        </w:trPr>
        <w:tc>
          <w:tcPr>
            <w:cnfStyle w:val="001000000000" w:firstRow="0" w:lastRow="0" w:firstColumn="1" w:lastColumn="0" w:oddVBand="0" w:evenVBand="0" w:oddHBand="0" w:evenHBand="0" w:firstRowFirstColumn="0" w:firstRowLastColumn="0" w:lastRowFirstColumn="0" w:lastRowLastColumn="0"/>
            <w:tcW w:w="2733" w:type="dxa"/>
            <w:tcBorders>
              <w:top w:val="single" w:sz="4" w:space="0" w:color="auto"/>
              <w:left w:val="single" w:sz="4" w:space="0" w:color="auto"/>
              <w:bottom w:val="single" w:sz="4" w:space="0" w:color="auto"/>
              <w:right w:val="single" w:sz="4" w:space="0" w:color="auto"/>
            </w:tcBorders>
            <w:hideMark/>
            <w:tcPrChange w:id="529" w:author="Meggan Harris" w:date="2025-08-29T10:37:00Z" w16du:dateUtc="2025-08-29T08:37:00Z">
              <w:tcPr>
                <w:tcW w:w="2733" w:type="dxa"/>
                <w:gridSpan w:val="2"/>
                <w:hideMark/>
              </w:tcPr>
            </w:tcPrChange>
          </w:tcPr>
          <w:p w14:paraId="4D8E1B0B" w14:textId="4B3A6178" w:rsidR="00DB7EEF" w:rsidRPr="001D2C21" w:rsidRDefault="00DB7EEF" w:rsidP="009B46FA">
            <w:pPr>
              <w:pStyle w:val="ListParagraph"/>
              <w:tabs>
                <w:tab w:val="left" w:pos="0"/>
              </w:tabs>
              <w:ind w:left="84" w:hanging="84"/>
              <w:rPr>
                <w:b w:val="0"/>
                <w:bCs w:val="0"/>
                <w:sz w:val="18"/>
                <w:szCs w:val="18"/>
                <w:rPrChange w:id="530" w:author="Meggan Harris" w:date="2025-08-29T10:37:00Z" w16du:dateUtc="2025-08-29T08:37:00Z">
                  <w:rPr>
                    <w:sz w:val="18"/>
                    <w:szCs w:val="18"/>
                  </w:rPr>
                </w:rPrChange>
              </w:rPr>
              <w:pPrChange w:id="531" w:author="Meggan Harris" w:date="2025-08-29T10:06:00Z" w16du:dateUtc="2025-08-29T08:06:00Z">
                <w:pPr>
                  <w:pStyle w:val="ListParagraph"/>
                  <w:tabs>
                    <w:tab w:val="left" w:pos="84"/>
                  </w:tabs>
                  <w:ind w:left="84"/>
                </w:pPr>
              </w:pPrChange>
            </w:pPr>
            <w:r w:rsidRPr="001D2C21">
              <w:rPr>
                <w:b w:val="0"/>
                <w:bCs w:val="0"/>
                <w:sz w:val="18"/>
                <w:szCs w:val="18"/>
                <w:rPrChange w:id="532" w:author="Meggan Harris" w:date="2025-08-29T10:37:00Z" w16du:dateUtc="2025-08-29T08:37:00Z">
                  <w:rPr>
                    <w:sz w:val="18"/>
                    <w:szCs w:val="18"/>
                  </w:rPr>
                </w:rPrChange>
              </w:rPr>
              <w:t xml:space="preserve">Complete </w:t>
            </w:r>
            <w:del w:id="533" w:author="Meggan Harris" w:date="2025-08-29T10:29:00Z" w16du:dateUtc="2025-08-29T08:29:00Z">
              <w:r w:rsidRPr="001D2C21" w:rsidDel="003A1CF8">
                <w:rPr>
                  <w:b w:val="0"/>
                  <w:bCs w:val="0"/>
                  <w:sz w:val="18"/>
                  <w:szCs w:val="18"/>
                  <w:rPrChange w:id="534" w:author="Meggan Harris" w:date="2025-08-29T10:37:00Z" w16du:dateUtc="2025-08-29T08:37:00Z">
                    <w:rPr>
                      <w:sz w:val="18"/>
                      <w:szCs w:val="18"/>
                    </w:rPr>
                  </w:rPrChange>
                </w:rPr>
                <w:delText xml:space="preserve">Blood </w:delText>
              </w:r>
            </w:del>
            <w:ins w:id="535" w:author="Meggan Harris" w:date="2025-08-29T10:29:00Z" w16du:dateUtc="2025-08-29T08:29:00Z">
              <w:r w:rsidR="003A1CF8" w:rsidRPr="001D2C21">
                <w:rPr>
                  <w:b w:val="0"/>
                  <w:bCs w:val="0"/>
                  <w:sz w:val="18"/>
                  <w:szCs w:val="18"/>
                  <w:rPrChange w:id="536" w:author="Meggan Harris" w:date="2025-08-29T10:37:00Z" w16du:dateUtc="2025-08-29T08:37:00Z">
                    <w:rPr>
                      <w:sz w:val="18"/>
                      <w:szCs w:val="18"/>
                    </w:rPr>
                  </w:rPrChange>
                </w:rPr>
                <w:t>b</w:t>
              </w:r>
              <w:r w:rsidR="003A1CF8" w:rsidRPr="001D2C21">
                <w:rPr>
                  <w:b w:val="0"/>
                  <w:bCs w:val="0"/>
                  <w:sz w:val="18"/>
                  <w:szCs w:val="18"/>
                  <w:rPrChange w:id="537" w:author="Meggan Harris" w:date="2025-08-29T10:37:00Z" w16du:dateUtc="2025-08-29T08:37:00Z">
                    <w:rPr>
                      <w:sz w:val="18"/>
                      <w:szCs w:val="18"/>
                    </w:rPr>
                  </w:rPrChange>
                </w:rPr>
                <w:t xml:space="preserve">lood </w:t>
              </w:r>
            </w:ins>
            <w:del w:id="538" w:author="Meggan Harris" w:date="2025-08-29T10:29:00Z" w16du:dateUtc="2025-08-29T08:29:00Z">
              <w:r w:rsidRPr="001D2C21" w:rsidDel="003A1CF8">
                <w:rPr>
                  <w:b w:val="0"/>
                  <w:bCs w:val="0"/>
                  <w:sz w:val="18"/>
                  <w:szCs w:val="18"/>
                  <w:rPrChange w:id="539" w:author="Meggan Harris" w:date="2025-08-29T10:37:00Z" w16du:dateUtc="2025-08-29T08:37:00Z">
                    <w:rPr>
                      <w:sz w:val="18"/>
                      <w:szCs w:val="18"/>
                    </w:rPr>
                  </w:rPrChange>
                </w:rPr>
                <w:delText xml:space="preserve">Count </w:delText>
              </w:r>
            </w:del>
            <w:ins w:id="540" w:author="Meggan Harris" w:date="2025-08-29T10:29:00Z" w16du:dateUtc="2025-08-29T08:29:00Z">
              <w:r w:rsidR="003A1CF8" w:rsidRPr="001D2C21">
                <w:rPr>
                  <w:b w:val="0"/>
                  <w:bCs w:val="0"/>
                  <w:sz w:val="18"/>
                  <w:szCs w:val="18"/>
                  <w:rPrChange w:id="541" w:author="Meggan Harris" w:date="2025-08-29T10:37:00Z" w16du:dateUtc="2025-08-29T08:37:00Z">
                    <w:rPr>
                      <w:sz w:val="18"/>
                      <w:szCs w:val="18"/>
                    </w:rPr>
                  </w:rPrChange>
                </w:rPr>
                <w:t>c</w:t>
              </w:r>
              <w:r w:rsidR="003A1CF8" w:rsidRPr="001D2C21">
                <w:rPr>
                  <w:b w:val="0"/>
                  <w:bCs w:val="0"/>
                  <w:sz w:val="18"/>
                  <w:szCs w:val="18"/>
                  <w:rPrChange w:id="542" w:author="Meggan Harris" w:date="2025-08-29T10:37:00Z" w16du:dateUtc="2025-08-29T08:37:00Z">
                    <w:rPr>
                      <w:sz w:val="18"/>
                      <w:szCs w:val="18"/>
                    </w:rPr>
                  </w:rPrChange>
                </w:rPr>
                <w:t>ount</w:t>
              </w:r>
            </w:ins>
            <w:del w:id="543" w:author="Meggan Harris" w:date="2025-08-29T11:06:00Z" w16du:dateUtc="2025-08-29T09:06:00Z">
              <w:r w:rsidRPr="001D2C21" w:rsidDel="0072604D">
                <w:rPr>
                  <w:b w:val="0"/>
                  <w:bCs w:val="0"/>
                  <w:sz w:val="18"/>
                  <w:szCs w:val="18"/>
                  <w:rPrChange w:id="544" w:author="Meggan Harris" w:date="2025-08-29T10:37:00Z" w16du:dateUtc="2025-08-29T08:37:00Z">
                    <w:rPr>
                      <w:sz w:val="18"/>
                      <w:szCs w:val="18"/>
                    </w:rPr>
                  </w:rPrChange>
                </w:rPr>
                <w:delText>(CBC)</w:delText>
              </w:r>
            </w:del>
          </w:p>
        </w:tc>
        <w:tc>
          <w:tcPr>
            <w:tcW w:w="1090" w:type="dxa"/>
            <w:tcBorders>
              <w:top w:val="single" w:sz="4" w:space="0" w:color="auto"/>
              <w:left w:val="single" w:sz="4" w:space="0" w:color="auto"/>
              <w:bottom w:val="single" w:sz="4" w:space="0" w:color="auto"/>
              <w:right w:val="single" w:sz="4" w:space="0" w:color="auto"/>
            </w:tcBorders>
            <w:hideMark/>
            <w:tcPrChange w:id="545" w:author="Meggan Harris" w:date="2025-08-29T10:37:00Z" w16du:dateUtc="2025-08-29T08:37:00Z">
              <w:tcPr>
                <w:tcW w:w="1860" w:type="dxa"/>
                <w:gridSpan w:val="3"/>
                <w:hideMark/>
              </w:tcPr>
            </w:tcPrChange>
          </w:tcPr>
          <w:p w14:paraId="5FB04A1D" w14:textId="358437BF" w:rsidR="00DB7EEF" w:rsidRPr="00B5151E" w:rsidRDefault="00DB7EEF" w:rsidP="009B46FA">
            <w:pPr>
              <w:pStyle w:val="ListParagraph"/>
              <w:tabs>
                <w:tab w:val="left" w:pos="84"/>
              </w:tabs>
              <w:ind w:left="0"/>
              <w:cnfStyle w:val="000000000000" w:firstRow="0" w:lastRow="0" w:firstColumn="0" w:lastColumn="0" w:oddVBand="0" w:evenVBand="0" w:oddHBand="0" w:evenHBand="0" w:firstRowFirstColumn="0" w:firstRowLastColumn="0" w:lastRowFirstColumn="0" w:lastRowLastColumn="0"/>
              <w:rPr>
                <w:sz w:val="18"/>
                <w:szCs w:val="18"/>
              </w:rPr>
              <w:pPrChange w:id="546" w:author="Meggan Harris" w:date="2025-08-29T10:06:00Z" w16du:dateUtc="2025-08-29T08:06:00Z">
                <w:pPr>
                  <w:pStyle w:val="ListParagraph"/>
                  <w:jc w:val="center"/>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10</w:t>
            </w:r>
            <w:del w:id="547" w:author="Meggan Harris" w:date="2025-08-29T09:55:00Z" w16du:dateUtc="2025-08-29T07:55:00Z">
              <w:r w:rsidRPr="00B5151E" w:rsidDel="004901D6">
                <w:rPr>
                  <w:sz w:val="18"/>
                  <w:szCs w:val="18"/>
                </w:rPr>
                <w:delText>.</w:delText>
              </w:r>
            </w:del>
            <w:ins w:id="548" w:author="Meggan Harris" w:date="2025-08-29T09:55:00Z" w16du:dateUtc="2025-08-29T07:55:00Z">
              <w:r w:rsidR="004901D6">
                <w:rPr>
                  <w:sz w:val="18"/>
                  <w:szCs w:val="18"/>
                </w:rPr>
                <w:t>·</w:t>
              </w:r>
            </w:ins>
            <w:r w:rsidRPr="00B5151E">
              <w:rPr>
                <w:sz w:val="18"/>
                <w:szCs w:val="18"/>
              </w:rPr>
              <w:t>00</w:t>
            </w:r>
          </w:p>
        </w:tc>
        <w:tc>
          <w:tcPr>
            <w:tcW w:w="2409" w:type="dxa"/>
            <w:tcBorders>
              <w:top w:val="single" w:sz="4" w:space="0" w:color="auto"/>
              <w:left w:val="single" w:sz="4" w:space="0" w:color="auto"/>
              <w:bottom w:val="single" w:sz="4" w:space="0" w:color="auto"/>
              <w:right w:val="single" w:sz="4" w:space="0" w:color="auto"/>
            </w:tcBorders>
            <w:hideMark/>
            <w:tcPrChange w:id="549" w:author="Meggan Harris" w:date="2025-08-29T10:37:00Z" w16du:dateUtc="2025-08-29T08:37:00Z">
              <w:tcPr>
                <w:tcW w:w="2211" w:type="dxa"/>
                <w:gridSpan w:val="2"/>
                <w:hideMark/>
              </w:tcPr>
            </w:tcPrChange>
          </w:tcPr>
          <w:p w14:paraId="09182191" w14:textId="77777777" w:rsidR="00DB7EEF" w:rsidRPr="00B5151E" w:rsidRDefault="00DB7EEF" w:rsidP="009B46FA">
            <w:pPr>
              <w:pStyle w:val="ListParagraph"/>
              <w:tabs>
                <w:tab w:val="left" w:pos="84"/>
              </w:tabs>
              <w:ind w:left="0"/>
              <w:cnfStyle w:val="000000000000" w:firstRow="0" w:lastRow="0" w:firstColumn="0" w:lastColumn="0" w:oddVBand="0" w:evenVBand="0" w:oddHBand="0" w:evenHBand="0" w:firstRowFirstColumn="0" w:firstRowLastColumn="0" w:lastRowFirstColumn="0" w:lastRowLastColumn="0"/>
              <w:rPr>
                <w:sz w:val="18"/>
                <w:szCs w:val="18"/>
              </w:rPr>
              <w:pPrChange w:id="550" w:author="Meggan Harris" w:date="2025-08-29T10:06:00Z" w16du:dateUtc="2025-08-29T08:06:00Z">
                <w:pPr>
                  <w:pStyle w:val="ListParagraph"/>
                  <w:jc w:val="center"/>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2</w:t>
            </w:r>
          </w:p>
        </w:tc>
        <w:tc>
          <w:tcPr>
            <w:tcW w:w="993" w:type="dxa"/>
            <w:tcBorders>
              <w:top w:val="single" w:sz="4" w:space="0" w:color="auto"/>
              <w:left w:val="single" w:sz="4" w:space="0" w:color="auto"/>
              <w:bottom w:val="single" w:sz="4" w:space="0" w:color="auto"/>
              <w:right w:val="single" w:sz="4" w:space="0" w:color="auto"/>
            </w:tcBorders>
            <w:hideMark/>
            <w:tcPrChange w:id="551" w:author="Meggan Harris" w:date="2025-08-29T10:37:00Z" w16du:dateUtc="2025-08-29T08:37:00Z">
              <w:tcPr>
                <w:tcW w:w="1321" w:type="dxa"/>
                <w:gridSpan w:val="2"/>
                <w:hideMark/>
              </w:tcPr>
            </w:tcPrChange>
          </w:tcPr>
          <w:p w14:paraId="7DCC61C8" w14:textId="3A6422B6" w:rsidR="00DB7EEF" w:rsidRPr="00B5151E" w:rsidRDefault="00DB7EEF" w:rsidP="009B46FA">
            <w:pPr>
              <w:pStyle w:val="ListParagraph"/>
              <w:tabs>
                <w:tab w:val="left" w:pos="84"/>
                <w:tab w:val="left" w:pos="399"/>
              </w:tabs>
              <w:ind w:left="0"/>
              <w:cnfStyle w:val="000000000000" w:firstRow="0" w:lastRow="0" w:firstColumn="0" w:lastColumn="0" w:oddVBand="0" w:evenVBand="0" w:oddHBand="0" w:evenHBand="0" w:firstRowFirstColumn="0" w:firstRowLastColumn="0" w:lastRowFirstColumn="0" w:lastRowLastColumn="0"/>
              <w:rPr>
                <w:sz w:val="18"/>
                <w:szCs w:val="18"/>
              </w:rPr>
              <w:pPrChange w:id="552" w:author="Meggan Harris" w:date="2025-08-29T10:06:00Z" w16du:dateUtc="2025-08-29T08:06:00Z">
                <w:pPr>
                  <w:pStyle w:val="ListParagraph"/>
                  <w:tabs>
                    <w:tab w:val="left" w:pos="399"/>
                  </w:tabs>
                  <w:ind w:left="399"/>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20</w:t>
            </w:r>
            <w:del w:id="553" w:author="Meggan Harris" w:date="2025-08-29T09:55:00Z" w16du:dateUtc="2025-08-29T07:55:00Z">
              <w:r w:rsidRPr="00B5151E" w:rsidDel="004901D6">
                <w:rPr>
                  <w:sz w:val="18"/>
                  <w:szCs w:val="18"/>
                </w:rPr>
                <w:delText>.</w:delText>
              </w:r>
            </w:del>
            <w:ins w:id="554" w:author="Meggan Harris" w:date="2025-08-29T09:55:00Z" w16du:dateUtc="2025-08-29T07:55:00Z">
              <w:r w:rsidR="004901D6">
                <w:rPr>
                  <w:sz w:val="18"/>
                  <w:szCs w:val="18"/>
                </w:rPr>
                <w:t>·</w:t>
              </w:r>
            </w:ins>
            <w:r w:rsidRPr="00B5151E">
              <w:rPr>
                <w:sz w:val="18"/>
                <w:szCs w:val="18"/>
              </w:rPr>
              <w:t>00</w:t>
            </w:r>
          </w:p>
        </w:tc>
        <w:tc>
          <w:tcPr>
            <w:tcW w:w="2931" w:type="dxa"/>
            <w:tcBorders>
              <w:top w:val="single" w:sz="4" w:space="0" w:color="auto"/>
              <w:left w:val="single" w:sz="4" w:space="0" w:color="auto"/>
              <w:bottom w:val="single" w:sz="4" w:space="0" w:color="auto"/>
              <w:right w:val="single" w:sz="4" w:space="0" w:color="auto"/>
            </w:tcBorders>
            <w:tcPrChange w:id="555" w:author="Meggan Harris" w:date="2025-08-29T10:37:00Z" w16du:dateUtc="2025-08-29T08:37:00Z">
              <w:tcPr>
                <w:tcW w:w="2031" w:type="dxa"/>
              </w:tcPr>
            </w:tcPrChange>
          </w:tcPr>
          <w:p w14:paraId="7BBFBACF" w14:textId="5D6E7CB7" w:rsidR="00DB7EEF" w:rsidRPr="00B5151E" w:rsidRDefault="00DB7EEF" w:rsidP="009B46FA">
            <w:pPr>
              <w:tabs>
                <w:tab w:val="left" w:pos="84"/>
              </w:tabs>
              <w:cnfStyle w:val="000000000000" w:firstRow="0" w:lastRow="0" w:firstColumn="0" w:lastColumn="0" w:oddVBand="0" w:evenVBand="0" w:oddHBand="0" w:evenHBand="0" w:firstRowFirstColumn="0" w:firstRowLastColumn="0" w:lastRowFirstColumn="0" w:lastRowLastColumn="0"/>
              <w:rPr>
                <w:sz w:val="18"/>
                <w:szCs w:val="18"/>
              </w:rPr>
              <w:pPrChange w:id="556" w:author="Meggan Harris" w:date="2025-08-29T10:06:00Z" w16du:dateUtc="2025-08-29T08:06:00Z">
                <w:pPr>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{"citationID":"cfiTJAhD","properties":{"formattedCitation":"\\super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r w:rsidRPr="00B5151E">
              <w:rPr>
                <w:sz w:val="18"/>
                <w:szCs w:val="18"/>
              </w:rPr>
              <w:t xml:space="preserve"> </w:t>
            </w:r>
          </w:p>
        </w:tc>
      </w:tr>
      <w:tr w:rsidR="004901D6" w:rsidRPr="00C410B4" w14:paraId="389B331E" w14:textId="056E9DC6" w:rsidTr="00754AA6">
        <w:trPr>
          <w:cnfStyle w:val="000000100000" w:firstRow="0" w:lastRow="0" w:firstColumn="0" w:lastColumn="0" w:oddVBand="0" w:evenVBand="0" w:oddHBand="1" w:evenHBand="0" w:firstRowFirstColumn="0" w:firstRowLastColumn="0" w:lastRowFirstColumn="0" w:lastRowLastColumn="0"/>
          <w:trPrChange w:id="557" w:author="Meggan Harris" w:date="2025-08-29T10:37:00Z" w16du:dateUtc="2025-08-29T08:37:00Z">
            <w:trPr>
              <w:gridAfter w:val="0"/>
            </w:trPr>
          </w:trPrChange>
        </w:trPr>
        <w:tc>
          <w:tcPr>
            <w:cnfStyle w:val="001000000000" w:firstRow="0" w:lastRow="0" w:firstColumn="1" w:lastColumn="0" w:oddVBand="0" w:evenVBand="0" w:oddHBand="0" w:evenHBand="0" w:firstRowFirstColumn="0" w:firstRowLastColumn="0" w:lastRowFirstColumn="0" w:lastRowLastColumn="0"/>
            <w:tcW w:w="2733" w:type="dxa"/>
            <w:tcBorders>
              <w:top w:val="single" w:sz="4" w:space="0" w:color="auto"/>
              <w:left w:val="single" w:sz="4" w:space="0" w:color="auto"/>
              <w:bottom w:val="single" w:sz="4" w:space="0" w:color="auto"/>
              <w:right w:val="single" w:sz="4" w:space="0" w:color="auto"/>
            </w:tcBorders>
            <w:shd w:val="clear" w:color="auto" w:fill="auto"/>
            <w:hideMark/>
            <w:tcPrChange w:id="558" w:author="Meggan Harris" w:date="2025-08-29T10:37:00Z" w16du:dateUtc="2025-08-29T08:37:00Z">
              <w:tcPr>
                <w:tcW w:w="2733" w:type="dxa"/>
                <w:gridSpan w:val="2"/>
                <w:hideMark/>
              </w:tcPr>
            </w:tcPrChange>
          </w:tcPr>
          <w:p w14:paraId="6327C53C" w14:textId="03F39C6D" w:rsidR="00DB7EEF" w:rsidRPr="001D2C21" w:rsidRDefault="00DB7EEF" w:rsidP="009B46FA">
            <w:pPr>
              <w:pStyle w:val="ListParagraph"/>
              <w:tabs>
                <w:tab w:val="left" w:pos="0"/>
              </w:tabs>
              <w:ind w:left="84" w:hanging="84"/>
              <w:cnfStyle w:val="001000100000" w:firstRow="0" w:lastRow="0" w:firstColumn="1" w:lastColumn="0" w:oddVBand="0" w:evenVBand="0" w:oddHBand="1" w:evenHBand="0" w:firstRowFirstColumn="0" w:firstRowLastColumn="0" w:lastRowFirstColumn="0" w:lastRowLastColumn="0"/>
              <w:rPr>
                <w:b w:val="0"/>
                <w:bCs w:val="0"/>
                <w:sz w:val="18"/>
                <w:szCs w:val="18"/>
                <w:rPrChange w:id="559" w:author="Meggan Harris" w:date="2025-08-29T10:37:00Z" w16du:dateUtc="2025-08-29T08:37:00Z">
                  <w:rPr>
                    <w:sz w:val="18"/>
                    <w:szCs w:val="18"/>
                  </w:rPr>
                </w:rPrChange>
              </w:rPr>
              <w:pPrChange w:id="560" w:author="Meggan Harris" w:date="2025-08-29T10:06:00Z" w16du:dateUtc="2025-08-29T08:06:00Z">
                <w:pPr>
                  <w:pStyle w:val="ListParagraph"/>
                  <w:tabs>
                    <w:tab w:val="left" w:pos="84"/>
                  </w:tabs>
                  <w:ind w:left="84"/>
                  <w:cnfStyle w:val="001000100000" w:firstRow="0" w:lastRow="0" w:firstColumn="1" w:lastColumn="0" w:oddVBand="0" w:evenVBand="0" w:oddHBand="1" w:evenHBand="0" w:firstRowFirstColumn="0" w:firstRowLastColumn="0" w:lastRowFirstColumn="0" w:lastRowLastColumn="0"/>
                </w:pPr>
              </w:pPrChange>
            </w:pPr>
            <w:r w:rsidRPr="001D2C21">
              <w:rPr>
                <w:b w:val="0"/>
                <w:bCs w:val="0"/>
                <w:sz w:val="18"/>
                <w:szCs w:val="18"/>
                <w:rPrChange w:id="561" w:author="Meggan Harris" w:date="2025-08-29T10:37:00Z" w16du:dateUtc="2025-08-29T08:37:00Z">
                  <w:rPr>
                    <w:sz w:val="18"/>
                    <w:szCs w:val="18"/>
                  </w:rPr>
                </w:rPrChange>
              </w:rPr>
              <w:t xml:space="preserve">Basic </w:t>
            </w:r>
            <w:del w:id="562" w:author="Meggan Harris" w:date="2025-08-29T10:29:00Z" w16du:dateUtc="2025-08-29T08:29:00Z">
              <w:r w:rsidRPr="001D2C21" w:rsidDel="003A1CF8">
                <w:rPr>
                  <w:b w:val="0"/>
                  <w:bCs w:val="0"/>
                  <w:sz w:val="18"/>
                  <w:szCs w:val="18"/>
                  <w:rPrChange w:id="563" w:author="Meggan Harris" w:date="2025-08-29T10:37:00Z" w16du:dateUtc="2025-08-29T08:37:00Z">
                    <w:rPr>
                      <w:sz w:val="18"/>
                      <w:szCs w:val="18"/>
                    </w:rPr>
                  </w:rPrChange>
                </w:rPr>
                <w:delText>Biochemistry</w:delText>
              </w:r>
            </w:del>
            <w:ins w:id="564" w:author="Meggan Harris" w:date="2025-08-29T10:29:00Z" w16du:dateUtc="2025-08-29T08:29:00Z">
              <w:r w:rsidR="003A1CF8" w:rsidRPr="001D2C21">
                <w:rPr>
                  <w:b w:val="0"/>
                  <w:bCs w:val="0"/>
                  <w:sz w:val="18"/>
                  <w:szCs w:val="18"/>
                  <w:rPrChange w:id="565" w:author="Meggan Harris" w:date="2025-08-29T10:37:00Z" w16du:dateUtc="2025-08-29T08:37:00Z">
                    <w:rPr>
                      <w:sz w:val="18"/>
                      <w:szCs w:val="18"/>
                    </w:rPr>
                  </w:rPrChange>
                </w:rPr>
                <w:t>b</w:t>
              </w:r>
              <w:r w:rsidR="003A1CF8" w:rsidRPr="001D2C21">
                <w:rPr>
                  <w:b w:val="0"/>
                  <w:bCs w:val="0"/>
                  <w:sz w:val="18"/>
                  <w:szCs w:val="18"/>
                  <w:rPrChange w:id="566" w:author="Meggan Harris" w:date="2025-08-29T10:37:00Z" w16du:dateUtc="2025-08-29T08:37:00Z">
                    <w:rPr>
                      <w:sz w:val="18"/>
                      <w:szCs w:val="18"/>
                    </w:rPr>
                  </w:rPrChange>
                </w:rPr>
                <w:t>iochemistry</w:t>
              </w:r>
            </w:ins>
          </w:p>
        </w:tc>
        <w:tc>
          <w:tcPr>
            <w:tcW w:w="1090" w:type="dxa"/>
            <w:tcBorders>
              <w:top w:val="single" w:sz="4" w:space="0" w:color="auto"/>
              <w:left w:val="single" w:sz="4" w:space="0" w:color="auto"/>
              <w:bottom w:val="single" w:sz="4" w:space="0" w:color="auto"/>
              <w:right w:val="single" w:sz="4" w:space="0" w:color="auto"/>
            </w:tcBorders>
            <w:shd w:val="clear" w:color="auto" w:fill="auto"/>
            <w:hideMark/>
            <w:tcPrChange w:id="567" w:author="Meggan Harris" w:date="2025-08-29T10:37:00Z" w16du:dateUtc="2025-08-29T08:37:00Z">
              <w:tcPr>
                <w:tcW w:w="1860" w:type="dxa"/>
                <w:gridSpan w:val="3"/>
                <w:hideMark/>
              </w:tcPr>
            </w:tcPrChange>
          </w:tcPr>
          <w:p w14:paraId="07C681E4" w14:textId="2C5B7C65" w:rsidR="00DB7EEF" w:rsidRPr="00B5151E" w:rsidRDefault="00DB7EEF" w:rsidP="009B46FA">
            <w:pPr>
              <w:pStyle w:val="ListParagraph"/>
              <w:tabs>
                <w:tab w:val="left" w:pos="84"/>
              </w:tabs>
              <w:ind w:left="0"/>
              <w:cnfStyle w:val="000000100000" w:firstRow="0" w:lastRow="0" w:firstColumn="0" w:lastColumn="0" w:oddVBand="0" w:evenVBand="0" w:oddHBand="1" w:evenHBand="0" w:firstRowFirstColumn="0" w:firstRowLastColumn="0" w:lastRowFirstColumn="0" w:lastRowLastColumn="0"/>
              <w:rPr>
                <w:sz w:val="18"/>
                <w:szCs w:val="18"/>
              </w:rPr>
              <w:pPrChange w:id="568" w:author="Meggan Harris" w:date="2025-08-29T10:06:00Z" w16du:dateUtc="2025-08-29T08:06:00Z">
                <w:pPr>
                  <w:pStyle w:val="ListParagraph"/>
                  <w:jc w:val="center"/>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20</w:t>
            </w:r>
            <w:del w:id="569" w:author="Meggan Harris" w:date="2025-08-29T09:55:00Z" w16du:dateUtc="2025-08-29T07:55:00Z">
              <w:r w:rsidRPr="00B5151E" w:rsidDel="004901D6">
                <w:rPr>
                  <w:sz w:val="18"/>
                  <w:szCs w:val="18"/>
                </w:rPr>
                <w:delText>.</w:delText>
              </w:r>
            </w:del>
            <w:ins w:id="570" w:author="Meggan Harris" w:date="2025-08-29T09:55:00Z" w16du:dateUtc="2025-08-29T07:55:00Z">
              <w:r w:rsidR="004901D6">
                <w:rPr>
                  <w:sz w:val="18"/>
                  <w:szCs w:val="18"/>
                </w:rPr>
                <w:t>·</w:t>
              </w:r>
            </w:ins>
            <w:r w:rsidRPr="00B5151E">
              <w:rPr>
                <w:sz w:val="18"/>
                <w:szCs w:val="18"/>
              </w:rPr>
              <w:t>00</w:t>
            </w:r>
          </w:p>
        </w:tc>
        <w:tc>
          <w:tcPr>
            <w:tcW w:w="2409" w:type="dxa"/>
            <w:tcBorders>
              <w:top w:val="single" w:sz="4" w:space="0" w:color="auto"/>
              <w:left w:val="single" w:sz="4" w:space="0" w:color="auto"/>
              <w:bottom w:val="single" w:sz="4" w:space="0" w:color="auto"/>
              <w:right w:val="single" w:sz="4" w:space="0" w:color="auto"/>
            </w:tcBorders>
            <w:shd w:val="clear" w:color="auto" w:fill="auto"/>
            <w:hideMark/>
            <w:tcPrChange w:id="571" w:author="Meggan Harris" w:date="2025-08-29T10:37:00Z" w16du:dateUtc="2025-08-29T08:37:00Z">
              <w:tcPr>
                <w:tcW w:w="2211" w:type="dxa"/>
                <w:gridSpan w:val="2"/>
                <w:hideMark/>
              </w:tcPr>
            </w:tcPrChange>
          </w:tcPr>
          <w:p w14:paraId="6571BB4D" w14:textId="77777777" w:rsidR="00DB7EEF" w:rsidRPr="00B5151E" w:rsidRDefault="00DB7EEF" w:rsidP="009B46FA">
            <w:pPr>
              <w:pStyle w:val="ListParagraph"/>
              <w:tabs>
                <w:tab w:val="left" w:pos="84"/>
              </w:tabs>
              <w:ind w:left="0"/>
              <w:cnfStyle w:val="000000100000" w:firstRow="0" w:lastRow="0" w:firstColumn="0" w:lastColumn="0" w:oddVBand="0" w:evenVBand="0" w:oddHBand="1" w:evenHBand="0" w:firstRowFirstColumn="0" w:firstRowLastColumn="0" w:lastRowFirstColumn="0" w:lastRowLastColumn="0"/>
              <w:rPr>
                <w:sz w:val="18"/>
                <w:szCs w:val="18"/>
              </w:rPr>
              <w:pPrChange w:id="572" w:author="Meggan Harris" w:date="2025-08-29T10:06:00Z" w16du:dateUtc="2025-08-29T08:06:00Z">
                <w:pPr>
                  <w:pStyle w:val="ListParagraph"/>
                  <w:jc w:val="center"/>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2</w:t>
            </w:r>
          </w:p>
        </w:tc>
        <w:tc>
          <w:tcPr>
            <w:tcW w:w="993" w:type="dxa"/>
            <w:tcBorders>
              <w:top w:val="single" w:sz="4" w:space="0" w:color="auto"/>
              <w:left w:val="single" w:sz="4" w:space="0" w:color="auto"/>
              <w:bottom w:val="single" w:sz="4" w:space="0" w:color="auto"/>
              <w:right w:val="single" w:sz="4" w:space="0" w:color="auto"/>
            </w:tcBorders>
            <w:shd w:val="clear" w:color="auto" w:fill="auto"/>
            <w:hideMark/>
            <w:tcPrChange w:id="573" w:author="Meggan Harris" w:date="2025-08-29T10:37:00Z" w16du:dateUtc="2025-08-29T08:37:00Z">
              <w:tcPr>
                <w:tcW w:w="1321" w:type="dxa"/>
                <w:gridSpan w:val="2"/>
                <w:hideMark/>
              </w:tcPr>
            </w:tcPrChange>
          </w:tcPr>
          <w:p w14:paraId="572B7102" w14:textId="2E946F51" w:rsidR="00DB7EEF" w:rsidRPr="00B5151E" w:rsidRDefault="00B54585" w:rsidP="009B46FA">
            <w:pPr>
              <w:pStyle w:val="ListParagraph"/>
              <w:tabs>
                <w:tab w:val="left" w:pos="84"/>
                <w:tab w:val="left" w:pos="399"/>
              </w:tabs>
              <w:ind w:left="0"/>
              <w:cnfStyle w:val="000000100000" w:firstRow="0" w:lastRow="0" w:firstColumn="0" w:lastColumn="0" w:oddVBand="0" w:evenVBand="0" w:oddHBand="1" w:evenHBand="0" w:firstRowFirstColumn="0" w:firstRowLastColumn="0" w:lastRowFirstColumn="0" w:lastRowLastColumn="0"/>
              <w:rPr>
                <w:sz w:val="18"/>
                <w:szCs w:val="18"/>
              </w:rPr>
              <w:pPrChange w:id="574" w:author="Meggan Harris" w:date="2025-08-29T10:06:00Z" w16du:dateUtc="2025-08-29T08:06:00Z">
                <w:pPr>
                  <w:pStyle w:val="ListParagraph"/>
                  <w:tabs>
                    <w:tab w:val="left" w:pos="399"/>
                  </w:tabs>
                  <w:ind w:left="399"/>
                  <w:cnfStyle w:val="000000100000" w:firstRow="0" w:lastRow="0" w:firstColumn="0" w:lastColumn="0" w:oddVBand="0" w:evenVBand="0" w:oddHBand="1" w:evenHBand="0" w:firstRowFirstColumn="0" w:firstRowLastColumn="0" w:lastRowFirstColumn="0" w:lastRowLastColumn="0"/>
                </w:pPr>
              </w:pPrChange>
            </w:pPr>
            <w:r>
              <w:rPr>
                <w:sz w:val="18"/>
                <w:szCs w:val="18"/>
              </w:rPr>
              <w:t>4</w:t>
            </w:r>
            <w:r w:rsidR="00DB7EEF" w:rsidRPr="00B5151E">
              <w:rPr>
                <w:sz w:val="18"/>
                <w:szCs w:val="18"/>
              </w:rPr>
              <w:t>0</w:t>
            </w:r>
            <w:del w:id="575" w:author="Meggan Harris" w:date="2025-08-29T09:55:00Z" w16du:dateUtc="2025-08-29T07:55:00Z">
              <w:r w:rsidR="00DB7EEF" w:rsidRPr="00B5151E" w:rsidDel="004901D6">
                <w:rPr>
                  <w:sz w:val="18"/>
                  <w:szCs w:val="18"/>
                </w:rPr>
                <w:delText>.</w:delText>
              </w:r>
            </w:del>
            <w:ins w:id="576" w:author="Meggan Harris" w:date="2025-08-29T09:55:00Z" w16du:dateUtc="2025-08-29T07:55:00Z">
              <w:r w:rsidR="004901D6">
                <w:rPr>
                  <w:sz w:val="18"/>
                  <w:szCs w:val="18"/>
                </w:rPr>
                <w:t>·</w:t>
              </w:r>
            </w:ins>
            <w:r w:rsidR="00DB7EEF" w:rsidRPr="00B5151E">
              <w:rPr>
                <w:sz w:val="18"/>
                <w:szCs w:val="18"/>
              </w:rPr>
              <w:t>00</w:t>
            </w:r>
          </w:p>
        </w:tc>
        <w:tc>
          <w:tcPr>
            <w:tcW w:w="2931" w:type="dxa"/>
            <w:tcBorders>
              <w:top w:val="single" w:sz="4" w:space="0" w:color="auto"/>
              <w:left w:val="single" w:sz="4" w:space="0" w:color="auto"/>
              <w:bottom w:val="single" w:sz="4" w:space="0" w:color="auto"/>
              <w:right w:val="single" w:sz="4" w:space="0" w:color="auto"/>
            </w:tcBorders>
            <w:shd w:val="clear" w:color="auto" w:fill="auto"/>
            <w:tcPrChange w:id="577" w:author="Meggan Harris" w:date="2025-08-29T10:37:00Z" w16du:dateUtc="2025-08-29T08:37:00Z">
              <w:tcPr>
                <w:tcW w:w="2031" w:type="dxa"/>
              </w:tcPr>
            </w:tcPrChange>
          </w:tcPr>
          <w:p w14:paraId="7FA77118" w14:textId="7E3944E8" w:rsidR="00DB7EEF" w:rsidRPr="00B5151E" w:rsidRDefault="00DB7EEF" w:rsidP="009B46FA">
            <w:pPr>
              <w:tabs>
                <w:tab w:val="left" w:pos="84"/>
              </w:tabs>
              <w:cnfStyle w:val="000000100000" w:firstRow="0" w:lastRow="0" w:firstColumn="0" w:lastColumn="0" w:oddVBand="0" w:evenVBand="0" w:oddHBand="1" w:evenHBand="0" w:firstRowFirstColumn="0" w:firstRowLastColumn="0" w:lastRowFirstColumn="0" w:lastRowLastColumn="0"/>
              <w:rPr>
                <w:sz w:val="18"/>
                <w:szCs w:val="18"/>
              </w:rPr>
              <w:pPrChange w:id="578" w:author="Meggan Harris" w:date="2025-08-29T10:06:00Z" w16du:dateUtc="2025-08-29T08:06:00Z">
                <w:pPr>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{"citationID":"GNaCH5W7","properties":{"formattedCitation":"\\super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4901D6" w:rsidRPr="00C410B4" w14:paraId="6A119CCD" w14:textId="55AAA073" w:rsidTr="00754AA6">
        <w:trPr>
          <w:trPrChange w:id="579" w:author="Meggan Harris" w:date="2025-08-29T10:37:00Z" w16du:dateUtc="2025-08-29T08:37:00Z">
            <w:trPr>
              <w:gridAfter w:val="0"/>
            </w:trPr>
          </w:trPrChange>
        </w:trPr>
        <w:tc>
          <w:tcPr>
            <w:cnfStyle w:val="001000000000" w:firstRow="0" w:lastRow="0" w:firstColumn="1" w:lastColumn="0" w:oddVBand="0" w:evenVBand="0" w:oddHBand="0" w:evenHBand="0" w:firstRowFirstColumn="0" w:firstRowLastColumn="0" w:lastRowFirstColumn="0" w:lastRowLastColumn="0"/>
            <w:tcW w:w="2733" w:type="dxa"/>
            <w:tcBorders>
              <w:top w:val="single" w:sz="4" w:space="0" w:color="auto"/>
              <w:left w:val="single" w:sz="4" w:space="0" w:color="auto"/>
              <w:bottom w:val="single" w:sz="4" w:space="0" w:color="auto"/>
              <w:right w:val="single" w:sz="4" w:space="0" w:color="auto"/>
            </w:tcBorders>
            <w:hideMark/>
            <w:tcPrChange w:id="580" w:author="Meggan Harris" w:date="2025-08-29T10:37:00Z" w16du:dateUtc="2025-08-29T08:37:00Z">
              <w:tcPr>
                <w:tcW w:w="2733" w:type="dxa"/>
                <w:gridSpan w:val="2"/>
                <w:hideMark/>
              </w:tcPr>
            </w:tcPrChange>
          </w:tcPr>
          <w:p w14:paraId="3504D420" w14:textId="77777777" w:rsidR="00DB7EEF" w:rsidRPr="001D2C21" w:rsidRDefault="00DB7EEF" w:rsidP="009B46FA">
            <w:pPr>
              <w:pStyle w:val="ListParagraph"/>
              <w:tabs>
                <w:tab w:val="left" w:pos="0"/>
              </w:tabs>
              <w:ind w:left="84" w:hanging="84"/>
              <w:rPr>
                <w:b w:val="0"/>
                <w:bCs w:val="0"/>
                <w:sz w:val="18"/>
                <w:szCs w:val="18"/>
                <w:rPrChange w:id="581" w:author="Meggan Harris" w:date="2025-08-29T10:37:00Z" w16du:dateUtc="2025-08-29T08:37:00Z">
                  <w:rPr>
                    <w:sz w:val="18"/>
                    <w:szCs w:val="18"/>
                  </w:rPr>
                </w:rPrChange>
              </w:rPr>
              <w:pPrChange w:id="582" w:author="Meggan Harris" w:date="2025-08-29T10:06:00Z" w16du:dateUtc="2025-08-29T08:06:00Z">
                <w:pPr>
                  <w:pStyle w:val="ListParagraph"/>
                  <w:tabs>
                    <w:tab w:val="left" w:pos="84"/>
                  </w:tabs>
                  <w:ind w:left="84"/>
                </w:pPr>
              </w:pPrChange>
            </w:pPr>
            <w:r w:rsidRPr="001D2C21">
              <w:rPr>
                <w:b w:val="0"/>
                <w:bCs w:val="0"/>
                <w:sz w:val="18"/>
                <w:szCs w:val="18"/>
                <w:rPrChange w:id="583" w:author="Meggan Harris" w:date="2025-08-29T10:37:00Z" w16du:dateUtc="2025-08-29T08:37:00Z">
                  <w:rPr>
                    <w:sz w:val="18"/>
                    <w:szCs w:val="18"/>
                  </w:rPr>
                </w:rPrChange>
              </w:rPr>
              <w:t>ECG</w:t>
            </w:r>
          </w:p>
        </w:tc>
        <w:tc>
          <w:tcPr>
            <w:tcW w:w="1090" w:type="dxa"/>
            <w:tcBorders>
              <w:top w:val="single" w:sz="4" w:space="0" w:color="auto"/>
              <w:left w:val="single" w:sz="4" w:space="0" w:color="auto"/>
              <w:bottom w:val="single" w:sz="4" w:space="0" w:color="auto"/>
              <w:right w:val="single" w:sz="4" w:space="0" w:color="auto"/>
            </w:tcBorders>
            <w:hideMark/>
            <w:tcPrChange w:id="584" w:author="Meggan Harris" w:date="2025-08-29T10:37:00Z" w16du:dateUtc="2025-08-29T08:37:00Z">
              <w:tcPr>
                <w:tcW w:w="1860" w:type="dxa"/>
                <w:gridSpan w:val="3"/>
                <w:hideMark/>
              </w:tcPr>
            </w:tcPrChange>
          </w:tcPr>
          <w:p w14:paraId="154A9B61" w14:textId="4CBFF8A5" w:rsidR="00DB7EEF" w:rsidRPr="00B5151E" w:rsidRDefault="00DB7EEF" w:rsidP="009B46FA">
            <w:pPr>
              <w:pStyle w:val="ListParagraph"/>
              <w:tabs>
                <w:tab w:val="left" w:pos="84"/>
              </w:tabs>
              <w:ind w:left="0"/>
              <w:cnfStyle w:val="000000000000" w:firstRow="0" w:lastRow="0" w:firstColumn="0" w:lastColumn="0" w:oddVBand="0" w:evenVBand="0" w:oddHBand="0" w:evenHBand="0" w:firstRowFirstColumn="0" w:firstRowLastColumn="0" w:lastRowFirstColumn="0" w:lastRowLastColumn="0"/>
              <w:rPr>
                <w:sz w:val="18"/>
                <w:szCs w:val="18"/>
              </w:rPr>
              <w:pPrChange w:id="585" w:author="Meggan Harris" w:date="2025-08-29T10:06:00Z" w16du:dateUtc="2025-08-29T08:06:00Z">
                <w:pPr>
                  <w:pStyle w:val="ListParagraph"/>
                  <w:jc w:val="center"/>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40</w:t>
            </w:r>
            <w:del w:id="586" w:author="Meggan Harris" w:date="2025-08-29T09:55:00Z" w16du:dateUtc="2025-08-29T07:55:00Z">
              <w:r w:rsidRPr="00B5151E" w:rsidDel="004901D6">
                <w:rPr>
                  <w:sz w:val="18"/>
                  <w:szCs w:val="18"/>
                </w:rPr>
                <w:delText>.</w:delText>
              </w:r>
            </w:del>
            <w:ins w:id="587" w:author="Meggan Harris" w:date="2025-08-29T09:55:00Z" w16du:dateUtc="2025-08-29T07:55:00Z">
              <w:r w:rsidR="004901D6">
                <w:rPr>
                  <w:sz w:val="18"/>
                  <w:szCs w:val="18"/>
                </w:rPr>
                <w:t>·</w:t>
              </w:r>
            </w:ins>
            <w:r w:rsidRPr="00B5151E">
              <w:rPr>
                <w:sz w:val="18"/>
                <w:szCs w:val="18"/>
              </w:rPr>
              <w:t>00</w:t>
            </w:r>
          </w:p>
        </w:tc>
        <w:tc>
          <w:tcPr>
            <w:tcW w:w="2409" w:type="dxa"/>
            <w:tcBorders>
              <w:top w:val="single" w:sz="4" w:space="0" w:color="auto"/>
              <w:left w:val="single" w:sz="4" w:space="0" w:color="auto"/>
              <w:bottom w:val="single" w:sz="4" w:space="0" w:color="auto"/>
              <w:right w:val="single" w:sz="4" w:space="0" w:color="auto"/>
            </w:tcBorders>
            <w:hideMark/>
            <w:tcPrChange w:id="588" w:author="Meggan Harris" w:date="2025-08-29T10:37:00Z" w16du:dateUtc="2025-08-29T08:37:00Z">
              <w:tcPr>
                <w:tcW w:w="2211" w:type="dxa"/>
                <w:gridSpan w:val="2"/>
                <w:hideMark/>
              </w:tcPr>
            </w:tcPrChange>
          </w:tcPr>
          <w:p w14:paraId="6A37A437" w14:textId="34D4264F" w:rsidR="00DB7EEF" w:rsidRPr="00B5151E" w:rsidRDefault="00950505" w:rsidP="009B46FA">
            <w:pPr>
              <w:pStyle w:val="ListParagraph"/>
              <w:tabs>
                <w:tab w:val="left" w:pos="84"/>
              </w:tabs>
              <w:ind w:left="0"/>
              <w:cnfStyle w:val="000000000000" w:firstRow="0" w:lastRow="0" w:firstColumn="0" w:lastColumn="0" w:oddVBand="0" w:evenVBand="0" w:oddHBand="0" w:evenHBand="0" w:firstRowFirstColumn="0" w:firstRowLastColumn="0" w:lastRowFirstColumn="0" w:lastRowLastColumn="0"/>
              <w:rPr>
                <w:sz w:val="18"/>
                <w:szCs w:val="18"/>
              </w:rPr>
              <w:pPrChange w:id="589" w:author="Meggan Harris" w:date="2025-08-29T10:06:00Z" w16du:dateUtc="2025-08-29T08:06:00Z">
                <w:pPr>
                  <w:pStyle w:val="ListParagraph"/>
                  <w:jc w:val="center"/>
                  <w:cnfStyle w:val="000000000000" w:firstRow="0" w:lastRow="0" w:firstColumn="0" w:lastColumn="0" w:oddVBand="0" w:evenVBand="0" w:oddHBand="0" w:evenHBand="0" w:firstRowFirstColumn="0" w:firstRowLastColumn="0" w:lastRowFirstColumn="0" w:lastRowLastColumn="0"/>
                </w:pPr>
              </w:pPrChange>
            </w:pPr>
            <w:r>
              <w:rPr>
                <w:sz w:val="18"/>
                <w:szCs w:val="18"/>
              </w:rPr>
              <w:t>1</w:t>
            </w:r>
          </w:p>
        </w:tc>
        <w:tc>
          <w:tcPr>
            <w:tcW w:w="993" w:type="dxa"/>
            <w:tcBorders>
              <w:top w:val="single" w:sz="4" w:space="0" w:color="auto"/>
              <w:left w:val="single" w:sz="4" w:space="0" w:color="auto"/>
              <w:bottom w:val="single" w:sz="4" w:space="0" w:color="auto"/>
              <w:right w:val="single" w:sz="4" w:space="0" w:color="auto"/>
            </w:tcBorders>
            <w:hideMark/>
            <w:tcPrChange w:id="590" w:author="Meggan Harris" w:date="2025-08-29T10:37:00Z" w16du:dateUtc="2025-08-29T08:37:00Z">
              <w:tcPr>
                <w:tcW w:w="1321" w:type="dxa"/>
                <w:gridSpan w:val="2"/>
                <w:hideMark/>
              </w:tcPr>
            </w:tcPrChange>
          </w:tcPr>
          <w:p w14:paraId="73A3B2DC" w14:textId="0F7F500B" w:rsidR="00DB7EEF" w:rsidRPr="00B5151E" w:rsidRDefault="00950505" w:rsidP="009B46FA">
            <w:pPr>
              <w:pStyle w:val="ListParagraph"/>
              <w:tabs>
                <w:tab w:val="left" w:pos="84"/>
                <w:tab w:val="left" w:pos="399"/>
              </w:tabs>
              <w:ind w:left="0"/>
              <w:cnfStyle w:val="000000000000" w:firstRow="0" w:lastRow="0" w:firstColumn="0" w:lastColumn="0" w:oddVBand="0" w:evenVBand="0" w:oddHBand="0" w:evenHBand="0" w:firstRowFirstColumn="0" w:firstRowLastColumn="0" w:lastRowFirstColumn="0" w:lastRowLastColumn="0"/>
              <w:rPr>
                <w:sz w:val="18"/>
                <w:szCs w:val="18"/>
              </w:rPr>
              <w:pPrChange w:id="591" w:author="Meggan Harris" w:date="2025-08-29T10:06:00Z" w16du:dateUtc="2025-08-29T08:06:00Z">
                <w:pPr>
                  <w:pStyle w:val="ListParagraph"/>
                  <w:tabs>
                    <w:tab w:val="left" w:pos="399"/>
                  </w:tabs>
                  <w:ind w:left="399"/>
                  <w:cnfStyle w:val="000000000000" w:firstRow="0" w:lastRow="0" w:firstColumn="0" w:lastColumn="0" w:oddVBand="0" w:evenVBand="0" w:oddHBand="0" w:evenHBand="0" w:firstRowFirstColumn="0" w:firstRowLastColumn="0" w:lastRowFirstColumn="0" w:lastRowLastColumn="0"/>
                </w:pPr>
              </w:pPrChange>
            </w:pPr>
            <w:r>
              <w:rPr>
                <w:sz w:val="18"/>
                <w:szCs w:val="18"/>
              </w:rPr>
              <w:t>4</w:t>
            </w:r>
            <w:r w:rsidR="00DB7EEF" w:rsidRPr="00B5151E">
              <w:rPr>
                <w:sz w:val="18"/>
                <w:szCs w:val="18"/>
              </w:rPr>
              <w:t>0</w:t>
            </w:r>
            <w:del w:id="592" w:author="Meggan Harris" w:date="2025-08-29T09:55:00Z" w16du:dateUtc="2025-08-29T07:55:00Z">
              <w:r w:rsidR="00DB7EEF" w:rsidRPr="00B5151E" w:rsidDel="004901D6">
                <w:rPr>
                  <w:sz w:val="18"/>
                  <w:szCs w:val="18"/>
                </w:rPr>
                <w:delText>.</w:delText>
              </w:r>
            </w:del>
            <w:ins w:id="593" w:author="Meggan Harris" w:date="2025-08-29T09:55:00Z" w16du:dateUtc="2025-08-29T07:55:00Z">
              <w:r w:rsidR="004901D6">
                <w:rPr>
                  <w:sz w:val="18"/>
                  <w:szCs w:val="18"/>
                </w:rPr>
                <w:t>·</w:t>
              </w:r>
            </w:ins>
            <w:r w:rsidR="00DB7EEF" w:rsidRPr="00B5151E">
              <w:rPr>
                <w:sz w:val="18"/>
                <w:szCs w:val="18"/>
              </w:rPr>
              <w:t>00</w:t>
            </w:r>
          </w:p>
        </w:tc>
        <w:tc>
          <w:tcPr>
            <w:tcW w:w="2931" w:type="dxa"/>
            <w:tcBorders>
              <w:top w:val="single" w:sz="4" w:space="0" w:color="auto"/>
              <w:left w:val="single" w:sz="4" w:space="0" w:color="auto"/>
              <w:bottom w:val="single" w:sz="4" w:space="0" w:color="auto"/>
              <w:right w:val="single" w:sz="4" w:space="0" w:color="auto"/>
            </w:tcBorders>
            <w:tcPrChange w:id="594" w:author="Meggan Harris" w:date="2025-08-29T10:37:00Z" w16du:dateUtc="2025-08-29T08:37:00Z">
              <w:tcPr>
                <w:tcW w:w="2031" w:type="dxa"/>
              </w:tcPr>
            </w:tcPrChange>
          </w:tcPr>
          <w:p w14:paraId="0DDA4A00" w14:textId="44A64AE4" w:rsidR="00DB7EEF" w:rsidRPr="00B5151E" w:rsidRDefault="00DB7EEF" w:rsidP="009B46FA">
            <w:pPr>
              <w:tabs>
                <w:tab w:val="left" w:pos="84"/>
              </w:tabs>
              <w:cnfStyle w:val="000000000000" w:firstRow="0" w:lastRow="0" w:firstColumn="0" w:lastColumn="0" w:oddVBand="0" w:evenVBand="0" w:oddHBand="0" w:evenHBand="0" w:firstRowFirstColumn="0" w:firstRowLastColumn="0" w:lastRowFirstColumn="0" w:lastRowLastColumn="0"/>
              <w:rPr>
                <w:sz w:val="18"/>
                <w:szCs w:val="18"/>
              </w:rPr>
              <w:pPrChange w:id="595" w:author="Meggan Harris" w:date="2025-08-29T10:06:00Z" w16du:dateUtc="2025-08-29T08:06:00Z">
                <w:pPr>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{"citationID":"u8bBPVDU","properties":{"formattedCitation":"\\super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4901D6" w:rsidRPr="00C410B4" w14:paraId="4021FE46" w14:textId="0A559CE6" w:rsidTr="00754AA6">
        <w:trPr>
          <w:cnfStyle w:val="000000100000" w:firstRow="0" w:lastRow="0" w:firstColumn="0" w:lastColumn="0" w:oddVBand="0" w:evenVBand="0" w:oddHBand="1" w:evenHBand="0" w:firstRowFirstColumn="0" w:firstRowLastColumn="0" w:lastRowFirstColumn="0" w:lastRowLastColumn="0"/>
          <w:trPrChange w:id="596" w:author="Meggan Harris" w:date="2025-08-29T10:37:00Z" w16du:dateUtc="2025-08-29T08:37:00Z">
            <w:trPr>
              <w:gridAfter w:val="0"/>
            </w:trPr>
          </w:trPrChange>
        </w:trPr>
        <w:tc>
          <w:tcPr>
            <w:cnfStyle w:val="001000000000" w:firstRow="0" w:lastRow="0" w:firstColumn="1" w:lastColumn="0" w:oddVBand="0" w:evenVBand="0" w:oddHBand="0" w:evenHBand="0" w:firstRowFirstColumn="0" w:firstRowLastColumn="0" w:lastRowFirstColumn="0" w:lastRowLastColumn="0"/>
            <w:tcW w:w="2733" w:type="dxa"/>
            <w:tcBorders>
              <w:top w:val="single" w:sz="4" w:space="0" w:color="auto"/>
              <w:left w:val="single" w:sz="4" w:space="0" w:color="auto"/>
              <w:bottom w:val="single" w:sz="4" w:space="0" w:color="auto"/>
              <w:right w:val="single" w:sz="4" w:space="0" w:color="auto"/>
            </w:tcBorders>
            <w:shd w:val="clear" w:color="auto" w:fill="auto"/>
            <w:hideMark/>
            <w:tcPrChange w:id="597" w:author="Meggan Harris" w:date="2025-08-29T10:37:00Z" w16du:dateUtc="2025-08-29T08:37:00Z">
              <w:tcPr>
                <w:tcW w:w="2733" w:type="dxa"/>
                <w:gridSpan w:val="2"/>
                <w:hideMark/>
              </w:tcPr>
            </w:tcPrChange>
          </w:tcPr>
          <w:p w14:paraId="40B9607B" w14:textId="77777777" w:rsidR="00DB7EEF" w:rsidRPr="001D2C21" w:rsidRDefault="00DB7EEF" w:rsidP="009B46FA">
            <w:pPr>
              <w:pStyle w:val="ListParagraph"/>
              <w:tabs>
                <w:tab w:val="left" w:pos="0"/>
              </w:tabs>
              <w:ind w:left="84" w:hanging="84"/>
              <w:cnfStyle w:val="001000100000" w:firstRow="0" w:lastRow="0" w:firstColumn="1" w:lastColumn="0" w:oddVBand="0" w:evenVBand="0" w:oddHBand="1" w:evenHBand="0" w:firstRowFirstColumn="0" w:firstRowLastColumn="0" w:lastRowFirstColumn="0" w:lastRowLastColumn="0"/>
              <w:rPr>
                <w:b w:val="0"/>
                <w:bCs w:val="0"/>
                <w:sz w:val="18"/>
                <w:szCs w:val="18"/>
                <w:rPrChange w:id="598" w:author="Meggan Harris" w:date="2025-08-29T10:37:00Z" w16du:dateUtc="2025-08-29T08:37:00Z">
                  <w:rPr>
                    <w:sz w:val="18"/>
                    <w:szCs w:val="18"/>
                  </w:rPr>
                </w:rPrChange>
              </w:rPr>
              <w:pPrChange w:id="599" w:author="Meggan Harris" w:date="2025-08-29T10:06:00Z" w16du:dateUtc="2025-08-29T08:06:00Z">
                <w:pPr>
                  <w:pStyle w:val="ListParagraph"/>
                  <w:tabs>
                    <w:tab w:val="left" w:pos="84"/>
                  </w:tabs>
                  <w:ind w:left="84"/>
                  <w:cnfStyle w:val="001000100000" w:firstRow="0" w:lastRow="0" w:firstColumn="1" w:lastColumn="0" w:oddVBand="0" w:evenVBand="0" w:oddHBand="1" w:evenHBand="0" w:firstRowFirstColumn="0" w:firstRowLastColumn="0" w:lastRowFirstColumn="0" w:lastRowLastColumn="0"/>
                </w:pPr>
              </w:pPrChange>
            </w:pPr>
            <w:r w:rsidRPr="001D2C21">
              <w:rPr>
                <w:b w:val="0"/>
                <w:bCs w:val="0"/>
                <w:sz w:val="18"/>
                <w:szCs w:val="18"/>
                <w:rPrChange w:id="600" w:author="Meggan Harris" w:date="2025-08-29T10:37:00Z" w16du:dateUtc="2025-08-29T08:37:00Z">
                  <w:rPr>
                    <w:sz w:val="18"/>
                    <w:szCs w:val="18"/>
                  </w:rPr>
                </w:rPrChange>
              </w:rPr>
              <w:t>Echocardiogram</w:t>
            </w:r>
          </w:p>
        </w:tc>
        <w:tc>
          <w:tcPr>
            <w:tcW w:w="1090" w:type="dxa"/>
            <w:tcBorders>
              <w:top w:val="single" w:sz="4" w:space="0" w:color="auto"/>
              <w:left w:val="single" w:sz="4" w:space="0" w:color="auto"/>
              <w:bottom w:val="single" w:sz="4" w:space="0" w:color="auto"/>
              <w:right w:val="single" w:sz="4" w:space="0" w:color="auto"/>
            </w:tcBorders>
            <w:shd w:val="clear" w:color="auto" w:fill="auto"/>
            <w:hideMark/>
            <w:tcPrChange w:id="601" w:author="Meggan Harris" w:date="2025-08-29T10:37:00Z" w16du:dateUtc="2025-08-29T08:37:00Z">
              <w:tcPr>
                <w:tcW w:w="1860" w:type="dxa"/>
                <w:gridSpan w:val="3"/>
                <w:hideMark/>
              </w:tcPr>
            </w:tcPrChange>
          </w:tcPr>
          <w:p w14:paraId="22B719C4" w14:textId="7BB2B67E" w:rsidR="00DB7EEF" w:rsidRPr="00B5151E" w:rsidRDefault="00DB7EEF" w:rsidP="009B46FA">
            <w:pPr>
              <w:pStyle w:val="ListParagraph"/>
              <w:tabs>
                <w:tab w:val="left" w:pos="84"/>
              </w:tabs>
              <w:ind w:left="0"/>
              <w:cnfStyle w:val="000000100000" w:firstRow="0" w:lastRow="0" w:firstColumn="0" w:lastColumn="0" w:oddVBand="0" w:evenVBand="0" w:oddHBand="1" w:evenHBand="0" w:firstRowFirstColumn="0" w:firstRowLastColumn="0" w:lastRowFirstColumn="0" w:lastRowLastColumn="0"/>
              <w:rPr>
                <w:sz w:val="18"/>
                <w:szCs w:val="18"/>
              </w:rPr>
              <w:pPrChange w:id="602" w:author="Meggan Harris" w:date="2025-08-29T10:06:00Z" w16du:dateUtc="2025-08-29T08:06:00Z">
                <w:pPr>
                  <w:pStyle w:val="ListParagraph"/>
                  <w:jc w:val="center"/>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100</w:t>
            </w:r>
            <w:del w:id="603" w:author="Meggan Harris" w:date="2025-08-29T09:55:00Z" w16du:dateUtc="2025-08-29T07:55:00Z">
              <w:r w:rsidRPr="00B5151E" w:rsidDel="004901D6">
                <w:rPr>
                  <w:sz w:val="18"/>
                  <w:szCs w:val="18"/>
                </w:rPr>
                <w:delText>.</w:delText>
              </w:r>
            </w:del>
            <w:ins w:id="604" w:author="Meggan Harris" w:date="2025-08-29T09:55:00Z" w16du:dateUtc="2025-08-29T07:55:00Z">
              <w:r w:rsidR="004901D6">
                <w:rPr>
                  <w:sz w:val="18"/>
                  <w:szCs w:val="18"/>
                </w:rPr>
                <w:t>·</w:t>
              </w:r>
            </w:ins>
            <w:r w:rsidRPr="00B5151E">
              <w:rPr>
                <w:sz w:val="18"/>
                <w:szCs w:val="18"/>
              </w:rPr>
              <w:t>00</w:t>
            </w:r>
          </w:p>
        </w:tc>
        <w:tc>
          <w:tcPr>
            <w:tcW w:w="2409" w:type="dxa"/>
            <w:tcBorders>
              <w:top w:val="single" w:sz="4" w:space="0" w:color="auto"/>
              <w:left w:val="single" w:sz="4" w:space="0" w:color="auto"/>
              <w:bottom w:val="single" w:sz="4" w:space="0" w:color="auto"/>
              <w:right w:val="single" w:sz="4" w:space="0" w:color="auto"/>
            </w:tcBorders>
            <w:shd w:val="clear" w:color="auto" w:fill="auto"/>
            <w:hideMark/>
            <w:tcPrChange w:id="605" w:author="Meggan Harris" w:date="2025-08-29T10:37:00Z" w16du:dateUtc="2025-08-29T08:37:00Z">
              <w:tcPr>
                <w:tcW w:w="2211" w:type="dxa"/>
                <w:gridSpan w:val="2"/>
                <w:hideMark/>
              </w:tcPr>
            </w:tcPrChange>
          </w:tcPr>
          <w:p w14:paraId="656427D4" w14:textId="46EBD46B" w:rsidR="00DB7EEF" w:rsidRPr="00B5151E" w:rsidRDefault="00950505" w:rsidP="009B46FA">
            <w:pPr>
              <w:pStyle w:val="ListParagraph"/>
              <w:tabs>
                <w:tab w:val="left" w:pos="84"/>
              </w:tabs>
              <w:ind w:left="0"/>
              <w:cnfStyle w:val="000000100000" w:firstRow="0" w:lastRow="0" w:firstColumn="0" w:lastColumn="0" w:oddVBand="0" w:evenVBand="0" w:oddHBand="1" w:evenHBand="0" w:firstRowFirstColumn="0" w:firstRowLastColumn="0" w:lastRowFirstColumn="0" w:lastRowLastColumn="0"/>
              <w:rPr>
                <w:sz w:val="18"/>
                <w:szCs w:val="18"/>
              </w:rPr>
              <w:pPrChange w:id="606" w:author="Meggan Harris" w:date="2025-08-29T10:06:00Z" w16du:dateUtc="2025-08-29T08:06:00Z">
                <w:pPr>
                  <w:pStyle w:val="ListParagraph"/>
                  <w:jc w:val="center"/>
                  <w:cnfStyle w:val="000000100000" w:firstRow="0" w:lastRow="0" w:firstColumn="0" w:lastColumn="0" w:oddVBand="0" w:evenVBand="0" w:oddHBand="1" w:evenHBand="0" w:firstRowFirstColumn="0" w:firstRowLastColumn="0" w:lastRowFirstColumn="0" w:lastRowLastColumn="0"/>
                </w:pPr>
              </w:pPrChange>
            </w:pPr>
            <w:r>
              <w:rPr>
                <w:sz w:val="18"/>
                <w:szCs w:val="18"/>
              </w:rPr>
              <w:t>Baseline and every 5 years</w:t>
            </w:r>
          </w:p>
        </w:tc>
        <w:tc>
          <w:tcPr>
            <w:tcW w:w="993" w:type="dxa"/>
            <w:tcBorders>
              <w:top w:val="single" w:sz="4" w:space="0" w:color="auto"/>
              <w:left w:val="single" w:sz="4" w:space="0" w:color="auto"/>
              <w:bottom w:val="single" w:sz="4" w:space="0" w:color="auto"/>
              <w:right w:val="single" w:sz="4" w:space="0" w:color="auto"/>
            </w:tcBorders>
            <w:shd w:val="clear" w:color="auto" w:fill="auto"/>
            <w:hideMark/>
            <w:tcPrChange w:id="607" w:author="Meggan Harris" w:date="2025-08-29T10:37:00Z" w16du:dateUtc="2025-08-29T08:37:00Z">
              <w:tcPr>
                <w:tcW w:w="1321" w:type="dxa"/>
                <w:gridSpan w:val="2"/>
                <w:hideMark/>
              </w:tcPr>
            </w:tcPrChange>
          </w:tcPr>
          <w:p w14:paraId="4E58CFA0" w14:textId="222E72C4" w:rsidR="00DB7EEF" w:rsidRPr="00B5151E" w:rsidRDefault="00B54585" w:rsidP="009B46FA">
            <w:pPr>
              <w:pStyle w:val="ListParagraph"/>
              <w:tabs>
                <w:tab w:val="left" w:pos="84"/>
                <w:tab w:val="left" w:pos="399"/>
              </w:tabs>
              <w:ind w:left="0"/>
              <w:cnfStyle w:val="000000100000" w:firstRow="0" w:lastRow="0" w:firstColumn="0" w:lastColumn="0" w:oddVBand="0" w:evenVBand="0" w:oddHBand="1" w:evenHBand="0" w:firstRowFirstColumn="0" w:firstRowLastColumn="0" w:lastRowFirstColumn="0" w:lastRowLastColumn="0"/>
              <w:rPr>
                <w:sz w:val="18"/>
                <w:szCs w:val="18"/>
              </w:rPr>
              <w:pPrChange w:id="608" w:author="Meggan Harris" w:date="2025-08-29T10:06:00Z" w16du:dateUtc="2025-08-29T08:06:00Z">
                <w:pPr>
                  <w:pStyle w:val="ListParagraph"/>
                  <w:tabs>
                    <w:tab w:val="left" w:pos="399"/>
                  </w:tabs>
                  <w:ind w:left="399"/>
                  <w:cnfStyle w:val="000000100000" w:firstRow="0" w:lastRow="0" w:firstColumn="0" w:lastColumn="0" w:oddVBand="0" w:evenVBand="0" w:oddHBand="1" w:evenHBand="0" w:firstRowFirstColumn="0" w:firstRowLastColumn="0" w:lastRowFirstColumn="0" w:lastRowLastColumn="0"/>
                </w:pPr>
              </w:pPrChange>
            </w:pPr>
            <w:r>
              <w:rPr>
                <w:sz w:val="18"/>
                <w:szCs w:val="18"/>
              </w:rPr>
              <w:t>20</w:t>
            </w:r>
            <w:del w:id="609" w:author="Meggan Harris" w:date="2025-08-29T09:55:00Z" w16du:dateUtc="2025-08-29T07:55:00Z">
              <w:r w:rsidR="00DB7EEF" w:rsidRPr="00B5151E" w:rsidDel="004901D6">
                <w:rPr>
                  <w:sz w:val="18"/>
                  <w:szCs w:val="18"/>
                </w:rPr>
                <w:delText>.</w:delText>
              </w:r>
            </w:del>
            <w:ins w:id="610" w:author="Meggan Harris" w:date="2025-08-29T09:55:00Z" w16du:dateUtc="2025-08-29T07:55:00Z">
              <w:r w:rsidR="004901D6">
                <w:rPr>
                  <w:sz w:val="18"/>
                  <w:szCs w:val="18"/>
                </w:rPr>
                <w:t>·</w:t>
              </w:r>
            </w:ins>
            <w:r w:rsidR="00DB7EEF" w:rsidRPr="00B5151E">
              <w:rPr>
                <w:sz w:val="18"/>
                <w:szCs w:val="18"/>
              </w:rPr>
              <w:t>00</w:t>
            </w:r>
          </w:p>
        </w:tc>
        <w:tc>
          <w:tcPr>
            <w:tcW w:w="2931" w:type="dxa"/>
            <w:tcBorders>
              <w:top w:val="single" w:sz="4" w:space="0" w:color="auto"/>
              <w:left w:val="single" w:sz="4" w:space="0" w:color="auto"/>
              <w:bottom w:val="single" w:sz="4" w:space="0" w:color="auto"/>
              <w:right w:val="single" w:sz="4" w:space="0" w:color="auto"/>
            </w:tcBorders>
            <w:shd w:val="clear" w:color="auto" w:fill="auto"/>
            <w:tcPrChange w:id="611" w:author="Meggan Harris" w:date="2025-08-29T10:37:00Z" w16du:dateUtc="2025-08-29T08:37:00Z">
              <w:tcPr>
                <w:tcW w:w="2031" w:type="dxa"/>
              </w:tcPr>
            </w:tcPrChange>
          </w:tcPr>
          <w:p w14:paraId="1170CE31" w14:textId="539A3F00" w:rsidR="00DB7EEF" w:rsidRPr="00B5151E" w:rsidRDefault="00DB7EEF" w:rsidP="009B46FA">
            <w:pPr>
              <w:tabs>
                <w:tab w:val="left" w:pos="84"/>
              </w:tabs>
              <w:cnfStyle w:val="000000100000" w:firstRow="0" w:lastRow="0" w:firstColumn="0" w:lastColumn="0" w:oddVBand="0" w:evenVBand="0" w:oddHBand="1" w:evenHBand="0" w:firstRowFirstColumn="0" w:firstRowLastColumn="0" w:lastRowFirstColumn="0" w:lastRowLastColumn="0"/>
              <w:rPr>
                <w:sz w:val="18"/>
                <w:szCs w:val="18"/>
              </w:rPr>
              <w:pPrChange w:id="612" w:author="Meggan Harris" w:date="2025-08-29T10:06:00Z" w16du:dateUtc="2025-08-29T08:06:00Z">
                <w:pPr>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{"citationID":"J2FEbflU","properties":{"formattedCitation":"\\super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4901D6" w:rsidRPr="00C410B4" w14:paraId="4CCBE46A" w14:textId="2FA2EED7" w:rsidTr="00754AA6">
        <w:trPr>
          <w:trPrChange w:id="613" w:author="Meggan Harris" w:date="2025-08-29T10:37:00Z" w16du:dateUtc="2025-08-29T08:37:00Z">
            <w:trPr>
              <w:gridAfter w:val="0"/>
            </w:trPr>
          </w:trPrChange>
        </w:trPr>
        <w:tc>
          <w:tcPr>
            <w:cnfStyle w:val="001000000000" w:firstRow="0" w:lastRow="0" w:firstColumn="1" w:lastColumn="0" w:oddVBand="0" w:evenVBand="0" w:oddHBand="0" w:evenHBand="0" w:firstRowFirstColumn="0" w:firstRowLastColumn="0" w:lastRowFirstColumn="0" w:lastRowLastColumn="0"/>
            <w:tcW w:w="2733" w:type="dxa"/>
            <w:tcBorders>
              <w:top w:val="single" w:sz="4" w:space="0" w:color="auto"/>
              <w:left w:val="single" w:sz="4" w:space="0" w:color="auto"/>
              <w:bottom w:val="single" w:sz="4" w:space="0" w:color="auto"/>
              <w:right w:val="single" w:sz="4" w:space="0" w:color="auto"/>
            </w:tcBorders>
            <w:hideMark/>
            <w:tcPrChange w:id="614" w:author="Meggan Harris" w:date="2025-08-29T10:37:00Z" w16du:dateUtc="2025-08-29T08:37:00Z">
              <w:tcPr>
                <w:tcW w:w="2733" w:type="dxa"/>
                <w:gridSpan w:val="2"/>
                <w:hideMark/>
              </w:tcPr>
            </w:tcPrChange>
          </w:tcPr>
          <w:p w14:paraId="73249267" w14:textId="605F5F48" w:rsidR="00DB7EEF" w:rsidRPr="001D2C21" w:rsidRDefault="00DB7EEF" w:rsidP="009B46FA">
            <w:pPr>
              <w:pStyle w:val="ListParagraph"/>
              <w:tabs>
                <w:tab w:val="left" w:pos="0"/>
              </w:tabs>
              <w:ind w:left="84" w:hanging="84"/>
              <w:rPr>
                <w:b w:val="0"/>
                <w:bCs w:val="0"/>
                <w:sz w:val="18"/>
                <w:szCs w:val="18"/>
                <w:rPrChange w:id="615" w:author="Meggan Harris" w:date="2025-08-29T10:37:00Z" w16du:dateUtc="2025-08-29T08:37:00Z">
                  <w:rPr>
                    <w:sz w:val="18"/>
                    <w:szCs w:val="18"/>
                  </w:rPr>
                </w:rPrChange>
              </w:rPr>
              <w:pPrChange w:id="616" w:author="Meggan Harris" w:date="2025-08-29T10:06:00Z" w16du:dateUtc="2025-08-29T08:06:00Z">
                <w:pPr>
                  <w:pStyle w:val="ListParagraph"/>
                  <w:tabs>
                    <w:tab w:val="left" w:pos="84"/>
                  </w:tabs>
                  <w:ind w:left="84"/>
                </w:pPr>
              </w:pPrChange>
            </w:pPr>
            <w:del w:id="617" w:author="Meggan Harris" w:date="2025-08-29T10:33:00Z" w16du:dateUtc="2025-08-29T08:33:00Z">
              <w:r w:rsidRPr="001D2C21" w:rsidDel="00FC72A7">
                <w:rPr>
                  <w:b w:val="0"/>
                  <w:bCs w:val="0"/>
                  <w:i/>
                  <w:iCs/>
                  <w:sz w:val="18"/>
                  <w:szCs w:val="18"/>
                  <w:rPrChange w:id="618" w:author="Meggan Harris" w:date="2025-08-29T10:37:00Z" w16du:dateUtc="2025-08-29T08:37:00Z">
                    <w:rPr>
                      <w:i/>
                      <w:iCs/>
                      <w:sz w:val="18"/>
                      <w:szCs w:val="18"/>
                    </w:rPr>
                  </w:rPrChange>
                </w:rPr>
                <w:delText>Trypanosoma cruzi</w:delText>
              </w:r>
            </w:del>
            <w:ins w:id="619" w:author="Meggan Harris" w:date="2025-08-29T10:33:00Z" w16du:dateUtc="2025-08-29T08:33:00Z">
              <w:r w:rsidR="00FC72A7" w:rsidRPr="001D2C21">
                <w:rPr>
                  <w:b w:val="0"/>
                  <w:bCs w:val="0"/>
                  <w:i/>
                  <w:iCs/>
                  <w:sz w:val="18"/>
                  <w:szCs w:val="18"/>
                  <w:rPrChange w:id="620" w:author="Meggan Harris" w:date="2025-08-29T10:37:00Z" w16du:dateUtc="2025-08-29T08:37:00Z">
                    <w:rPr>
                      <w:i/>
                      <w:iCs/>
                      <w:sz w:val="18"/>
                      <w:szCs w:val="18"/>
                    </w:rPr>
                  </w:rPrChange>
                </w:rPr>
                <w:t>T. cruzi</w:t>
              </w:r>
            </w:ins>
            <w:r w:rsidRPr="001D2C21">
              <w:rPr>
                <w:b w:val="0"/>
                <w:bCs w:val="0"/>
                <w:sz w:val="18"/>
                <w:szCs w:val="18"/>
                <w:rPrChange w:id="621" w:author="Meggan Harris" w:date="2025-08-29T10:37:00Z" w16du:dateUtc="2025-08-29T08:37:00Z">
                  <w:rPr>
                    <w:sz w:val="18"/>
                    <w:szCs w:val="18"/>
                  </w:rPr>
                </w:rPrChange>
              </w:rPr>
              <w:t xml:space="preserve"> </w:t>
            </w:r>
            <w:del w:id="622" w:author="Meggan Harris" w:date="2025-08-29T10:29:00Z" w16du:dateUtc="2025-08-29T08:29:00Z">
              <w:r w:rsidRPr="001D2C21" w:rsidDel="003A1CF8">
                <w:rPr>
                  <w:b w:val="0"/>
                  <w:bCs w:val="0"/>
                  <w:sz w:val="18"/>
                  <w:szCs w:val="18"/>
                  <w:rPrChange w:id="623" w:author="Meggan Harris" w:date="2025-08-29T10:37:00Z" w16du:dateUtc="2025-08-29T08:37:00Z">
                    <w:rPr>
                      <w:sz w:val="18"/>
                      <w:szCs w:val="18"/>
                    </w:rPr>
                  </w:rPrChange>
                </w:rPr>
                <w:delText>Serology</w:delText>
              </w:r>
            </w:del>
            <w:ins w:id="624" w:author="Meggan Harris" w:date="2025-08-29T10:29:00Z" w16du:dateUtc="2025-08-29T08:29:00Z">
              <w:r w:rsidR="003A1CF8" w:rsidRPr="001D2C21">
                <w:rPr>
                  <w:b w:val="0"/>
                  <w:bCs w:val="0"/>
                  <w:sz w:val="18"/>
                  <w:szCs w:val="18"/>
                  <w:rPrChange w:id="625" w:author="Meggan Harris" w:date="2025-08-29T10:37:00Z" w16du:dateUtc="2025-08-29T08:37:00Z">
                    <w:rPr>
                      <w:sz w:val="18"/>
                      <w:szCs w:val="18"/>
                    </w:rPr>
                  </w:rPrChange>
                </w:rPr>
                <w:t>s</w:t>
              </w:r>
              <w:r w:rsidR="003A1CF8" w:rsidRPr="001D2C21">
                <w:rPr>
                  <w:b w:val="0"/>
                  <w:bCs w:val="0"/>
                  <w:sz w:val="18"/>
                  <w:szCs w:val="18"/>
                  <w:rPrChange w:id="626" w:author="Meggan Harris" w:date="2025-08-29T10:37:00Z" w16du:dateUtc="2025-08-29T08:37:00Z">
                    <w:rPr>
                      <w:sz w:val="18"/>
                      <w:szCs w:val="18"/>
                    </w:rPr>
                  </w:rPrChange>
                </w:rPr>
                <w:t>erology</w:t>
              </w:r>
            </w:ins>
          </w:p>
        </w:tc>
        <w:tc>
          <w:tcPr>
            <w:tcW w:w="1090" w:type="dxa"/>
            <w:tcBorders>
              <w:top w:val="single" w:sz="4" w:space="0" w:color="auto"/>
              <w:left w:val="single" w:sz="4" w:space="0" w:color="auto"/>
              <w:bottom w:val="single" w:sz="4" w:space="0" w:color="auto"/>
              <w:right w:val="single" w:sz="4" w:space="0" w:color="auto"/>
            </w:tcBorders>
            <w:hideMark/>
            <w:tcPrChange w:id="627" w:author="Meggan Harris" w:date="2025-08-29T10:37:00Z" w16du:dateUtc="2025-08-29T08:37:00Z">
              <w:tcPr>
                <w:tcW w:w="1860" w:type="dxa"/>
                <w:gridSpan w:val="3"/>
                <w:hideMark/>
              </w:tcPr>
            </w:tcPrChange>
          </w:tcPr>
          <w:p w14:paraId="5D11647D" w14:textId="120FF6D6" w:rsidR="00DB7EEF" w:rsidRPr="00B5151E" w:rsidRDefault="00DB7EEF" w:rsidP="009B46FA">
            <w:pPr>
              <w:pStyle w:val="ListParagraph"/>
              <w:tabs>
                <w:tab w:val="left" w:pos="84"/>
              </w:tabs>
              <w:ind w:left="0"/>
              <w:cnfStyle w:val="000000000000" w:firstRow="0" w:lastRow="0" w:firstColumn="0" w:lastColumn="0" w:oddVBand="0" w:evenVBand="0" w:oddHBand="0" w:evenHBand="0" w:firstRowFirstColumn="0" w:firstRowLastColumn="0" w:lastRowFirstColumn="0" w:lastRowLastColumn="0"/>
              <w:rPr>
                <w:sz w:val="18"/>
                <w:szCs w:val="18"/>
              </w:rPr>
              <w:pPrChange w:id="628" w:author="Meggan Harris" w:date="2025-08-29T10:06:00Z" w16du:dateUtc="2025-08-29T08:06:00Z">
                <w:pPr>
                  <w:pStyle w:val="ListParagraph"/>
                  <w:jc w:val="center"/>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20</w:t>
            </w:r>
            <w:del w:id="629" w:author="Meggan Harris" w:date="2025-08-29T09:55:00Z" w16du:dateUtc="2025-08-29T07:55:00Z">
              <w:r w:rsidRPr="00B5151E" w:rsidDel="004901D6">
                <w:rPr>
                  <w:sz w:val="18"/>
                  <w:szCs w:val="18"/>
                </w:rPr>
                <w:delText>.</w:delText>
              </w:r>
            </w:del>
            <w:ins w:id="630" w:author="Meggan Harris" w:date="2025-08-29T09:55:00Z" w16du:dateUtc="2025-08-29T07:55:00Z">
              <w:r w:rsidR="004901D6">
                <w:rPr>
                  <w:sz w:val="18"/>
                  <w:szCs w:val="18"/>
                </w:rPr>
                <w:t>·</w:t>
              </w:r>
            </w:ins>
            <w:r w:rsidRPr="00B5151E">
              <w:rPr>
                <w:sz w:val="18"/>
                <w:szCs w:val="18"/>
              </w:rPr>
              <w:t>00</w:t>
            </w:r>
          </w:p>
        </w:tc>
        <w:tc>
          <w:tcPr>
            <w:tcW w:w="2409" w:type="dxa"/>
            <w:tcBorders>
              <w:top w:val="single" w:sz="4" w:space="0" w:color="auto"/>
              <w:left w:val="single" w:sz="4" w:space="0" w:color="auto"/>
              <w:bottom w:val="single" w:sz="4" w:space="0" w:color="auto"/>
              <w:right w:val="single" w:sz="4" w:space="0" w:color="auto"/>
            </w:tcBorders>
            <w:hideMark/>
            <w:tcPrChange w:id="631" w:author="Meggan Harris" w:date="2025-08-29T10:37:00Z" w16du:dateUtc="2025-08-29T08:37:00Z">
              <w:tcPr>
                <w:tcW w:w="2211" w:type="dxa"/>
                <w:gridSpan w:val="2"/>
                <w:hideMark/>
              </w:tcPr>
            </w:tcPrChange>
          </w:tcPr>
          <w:p w14:paraId="7F48FEFA" w14:textId="359D190A" w:rsidR="00DB7EEF" w:rsidRPr="00450D22" w:rsidRDefault="00DB7EEF" w:rsidP="009B46FA">
            <w:pPr>
              <w:pStyle w:val="ListParagraph"/>
              <w:tabs>
                <w:tab w:val="left" w:pos="84"/>
              </w:tabs>
              <w:ind w:left="0"/>
              <w:cnfStyle w:val="000000000000" w:firstRow="0" w:lastRow="0" w:firstColumn="0" w:lastColumn="0" w:oddVBand="0" w:evenVBand="0" w:oddHBand="0" w:evenHBand="0" w:firstRowFirstColumn="0" w:firstRowLastColumn="0" w:lastRowFirstColumn="0" w:lastRowLastColumn="0"/>
              <w:rPr>
                <w:sz w:val="18"/>
                <w:szCs w:val="18"/>
                <w:lang w:val="en-US"/>
              </w:rPr>
              <w:pPrChange w:id="632" w:author="Meggan Harris" w:date="2025-08-29T10:06:00Z" w16du:dateUtc="2025-08-29T08:06:00Z">
                <w:pPr>
                  <w:pStyle w:val="ListParagraph"/>
                  <w:jc w:val="center"/>
                  <w:cnfStyle w:val="000000000000" w:firstRow="0" w:lastRow="0" w:firstColumn="0" w:lastColumn="0" w:oddVBand="0" w:evenVBand="0" w:oddHBand="0" w:evenHBand="0" w:firstRowFirstColumn="0" w:firstRowLastColumn="0" w:lastRowFirstColumn="0" w:lastRowLastColumn="0"/>
                </w:pPr>
              </w:pPrChange>
            </w:pPr>
            <w:r w:rsidRPr="00450D22">
              <w:rPr>
                <w:sz w:val="18"/>
                <w:szCs w:val="18"/>
                <w:lang w:val="en-US"/>
              </w:rPr>
              <w:t>2</w:t>
            </w:r>
            <w:r w:rsidR="00450D22" w:rsidRPr="00450D22">
              <w:rPr>
                <w:sz w:val="18"/>
                <w:szCs w:val="18"/>
                <w:lang w:val="en-US"/>
              </w:rPr>
              <w:t xml:space="preserve"> first 2 years and then a</w:t>
            </w:r>
            <w:r w:rsidR="00450D22">
              <w:rPr>
                <w:sz w:val="18"/>
                <w:szCs w:val="18"/>
                <w:lang w:val="en-US"/>
              </w:rPr>
              <w:t>nnually</w:t>
            </w:r>
          </w:p>
        </w:tc>
        <w:tc>
          <w:tcPr>
            <w:tcW w:w="993" w:type="dxa"/>
            <w:tcBorders>
              <w:top w:val="single" w:sz="4" w:space="0" w:color="auto"/>
              <w:left w:val="single" w:sz="4" w:space="0" w:color="auto"/>
              <w:bottom w:val="single" w:sz="4" w:space="0" w:color="auto"/>
              <w:right w:val="single" w:sz="4" w:space="0" w:color="auto"/>
            </w:tcBorders>
            <w:hideMark/>
            <w:tcPrChange w:id="633" w:author="Meggan Harris" w:date="2025-08-29T10:37:00Z" w16du:dateUtc="2025-08-29T08:37:00Z">
              <w:tcPr>
                <w:tcW w:w="1321" w:type="dxa"/>
                <w:gridSpan w:val="2"/>
                <w:hideMark/>
              </w:tcPr>
            </w:tcPrChange>
          </w:tcPr>
          <w:p w14:paraId="2E6AA86B" w14:textId="6AF58897" w:rsidR="00DB7EEF" w:rsidRPr="00B5151E" w:rsidRDefault="00B54585" w:rsidP="009B46FA">
            <w:pPr>
              <w:pStyle w:val="ListParagraph"/>
              <w:tabs>
                <w:tab w:val="left" w:pos="84"/>
                <w:tab w:val="left" w:pos="399"/>
              </w:tabs>
              <w:ind w:left="0"/>
              <w:cnfStyle w:val="000000000000" w:firstRow="0" w:lastRow="0" w:firstColumn="0" w:lastColumn="0" w:oddVBand="0" w:evenVBand="0" w:oddHBand="0" w:evenHBand="0" w:firstRowFirstColumn="0" w:firstRowLastColumn="0" w:lastRowFirstColumn="0" w:lastRowLastColumn="0"/>
              <w:rPr>
                <w:sz w:val="18"/>
                <w:szCs w:val="18"/>
              </w:rPr>
              <w:pPrChange w:id="634" w:author="Meggan Harris" w:date="2025-08-29T10:06:00Z" w16du:dateUtc="2025-08-29T08:06:00Z">
                <w:pPr>
                  <w:pStyle w:val="ListParagraph"/>
                  <w:tabs>
                    <w:tab w:val="left" w:pos="399"/>
                  </w:tabs>
                  <w:ind w:left="399"/>
                  <w:cnfStyle w:val="000000000000" w:firstRow="0" w:lastRow="0" w:firstColumn="0" w:lastColumn="0" w:oddVBand="0" w:evenVBand="0" w:oddHBand="0" w:evenHBand="0" w:firstRowFirstColumn="0" w:firstRowLastColumn="0" w:lastRowFirstColumn="0" w:lastRowLastColumn="0"/>
                </w:pPr>
              </w:pPrChange>
            </w:pPr>
            <w:r>
              <w:rPr>
                <w:sz w:val="18"/>
                <w:szCs w:val="18"/>
              </w:rPr>
              <w:t>20</w:t>
            </w:r>
            <w:del w:id="635" w:author="Meggan Harris" w:date="2025-08-29T09:55:00Z" w16du:dateUtc="2025-08-29T07:55:00Z">
              <w:r w:rsidR="00DB7EEF" w:rsidRPr="00B5151E" w:rsidDel="004901D6">
                <w:rPr>
                  <w:sz w:val="18"/>
                  <w:szCs w:val="18"/>
                </w:rPr>
                <w:delText>.</w:delText>
              </w:r>
            </w:del>
            <w:ins w:id="636" w:author="Meggan Harris" w:date="2025-08-29T09:55:00Z" w16du:dateUtc="2025-08-29T07:55:00Z">
              <w:r w:rsidR="004901D6">
                <w:rPr>
                  <w:sz w:val="18"/>
                  <w:szCs w:val="18"/>
                </w:rPr>
                <w:t>·</w:t>
              </w:r>
            </w:ins>
            <w:r w:rsidR="00DB7EEF" w:rsidRPr="00B5151E">
              <w:rPr>
                <w:sz w:val="18"/>
                <w:szCs w:val="18"/>
              </w:rPr>
              <w:t>00</w:t>
            </w:r>
          </w:p>
        </w:tc>
        <w:tc>
          <w:tcPr>
            <w:tcW w:w="2931" w:type="dxa"/>
            <w:tcBorders>
              <w:top w:val="single" w:sz="4" w:space="0" w:color="auto"/>
              <w:left w:val="single" w:sz="4" w:space="0" w:color="auto"/>
              <w:bottom w:val="single" w:sz="4" w:space="0" w:color="auto"/>
              <w:right w:val="single" w:sz="4" w:space="0" w:color="auto"/>
            </w:tcBorders>
            <w:tcPrChange w:id="637" w:author="Meggan Harris" w:date="2025-08-29T10:37:00Z" w16du:dateUtc="2025-08-29T08:37:00Z">
              <w:tcPr>
                <w:tcW w:w="2031" w:type="dxa"/>
              </w:tcPr>
            </w:tcPrChange>
          </w:tcPr>
          <w:p w14:paraId="18B17B0F" w14:textId="4235492F" w:rsidR="00DB7EEF" w:rsidRPr="00B5151E" w:rsidRDefault="00DB7EEF" w:rsidP="009B46FA">
            <w:pPr>
              <w:tabs>
                <w:tab w:val="left" w:pos="84"/>
              </w:tabs>
              <w:cnfStyle w:val="000000000000" w:firstRow="0" w:lastRow="0" w:firstColumn="0" w:lastColumn="0" w:oddVBand="0" w:evenVBand="0" w:oddHBand="0" w:evenHBand="0" w:firstRowFirstColumn="0" w:firstRowLastColumn="0" w:lastRowFirstColumn="0" w:lastRowLastColumn="0"/>
              <w:rPr>
                <w:sz w:val="18"/>
                <w:szCs w:val="18"/>
              </w:rPr>
              <w:pPrChange w:id="638" w:author="Meggan Harris" w:date="2025-08-29T10:06:00Z" w16du:dateUtc="2025-08-29T08:06:00Z">
                <w:pPr>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BOE 2023.</w:t>
            </w:r>
            <w:r w:rsidRPr="00B5151E">
              <w:rPr>
                <w:sz w:val="18"/>
                <w:szCs w:val="18"/>
              </w:rPr>
              <w:fldChar w:fldCharType="begin"/>
            </w:r>
            <w:r w:rsidR="00984120">
              <w:rPr>
                <w:sz w:val="18"/>
                <w:szCs w:val="18"/>
              </w:rPr>
              <w:instrText xml:space="preserve"> ADDIN ZOTERO_ITEM CSL_CITATION {"citationID":"ghc83wcE","properties":{"formattedCitation":"\\super 13\\nosupersub{}","plainCitation":"13","noteIndex":0},"citationItems":[{"id":121,"uris":["http://zotero.org/groups/5772643/items/QCAU26Q8"],"itemData":{"id":121,"type":"article-journal","container-title":"Boletín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13</w:t>
            </w:r>
            <w:r w:rsidRPr="00B5151E">
              <w:rPr>
                <w:sz w:val="18"/>
                <w:szCs w:val="18"/>
              </w:rPr>
              <w:fldChar w:fldCharType="end"/>
            </w:r>
          </w:p>
        </w:tc>
      </w:tr>
      <w:tr w:rsidR="004901D6" w:rsidRPr="00C410B4" w14:paraId="32A7F35B" w14:textId="6BCAB6D4" w:rsidTr="00754AA6">
        <w:trPr>
          <w:cnfStyle w:val="000000100000" w:firstRow="0" w:lastRow="0" w:firstColumn="0" w:lastColumn="0" w:oddVBand="0" w:evenVBand="0" w:oddHBand="1" w:evenHBand="0" w:firstRowFirstColumn="0" w:firstRowLastColumn="0" w:lastRowFirstColumn="0" w:lastRowLastColumn="0"/>
          <w:trPrChange w:id="639" w:author="Meggan Harris" w:date="2025-08-29T10:37:00Z" w16du:dateUtc="2025-08-29T08:37:00Z">
            <w:trPr>
              <w:gridAfter w:val="0"/>
            </w:trPr>
          </w:trPrChange>
        </w:trPr>
        <w:tc>
          <w:tcPr>
            <w:cnfStyle w:val="001000000000" w:firstRow="0" w:lastRow="0" w:firstColumn="1" w:lastColumn="0" w:oddVBand="0" w:evenVBand="0" w:oddHBand="0" w:evenHBand="0" w:firstRowFirstColumn="0" w:firstRowLastColumn="0" w:lastRowFirstColumn="0" w:lastRowLastColumn="0"/>
            <w:tcW w:w="2733" w:type="dxa"/>
            <w:tcBorders>
              <w:top w:val="single" w:sz="4" w:space="0" w:color="auto"/>
              <w:left w:val="single" w:sz="4" w:space="0" w:color="auto"/>
              <w:bottom w:val="single" w:sz="4" w:space="0" w:color="auto"/>
              <w:right w:val="single" w:sz="4" w:space="0" w:color="auto"/>
            </w:tcBorders>
            <w:shd w:val="clear" w:color="auto" w:fill="auto"/>
            <w:hideMark/>
            <w:tcPrChange w:id="640" w:author="Meggan Harris" w:date="2025-08-29T10:37:00Z" w16du:dateUtc="2025-08-29T08:37:00Z">
              <w:tcPr>
                <w:tcW w:w="2733" w:type="dxa"/>
                <w:gridSpan w:val="2"/>
                <w:hideMark/>
              </w:tcPr>
            </w:tcPrChange>
          </w:tcPr>
          <w:p w14:paraId="4506A4A7" w14:textId="5854638C" w:rsidR="00DB7EEF" w:rsidRPr="001D2C21" w:rsidRDefault="00DB7EEF" w:rsidP="009B46FA">
            <w:pPr>
              <w:pStyle w:val="ListParagraph"/>
              <w:tabs>
                <w:tab w:val="left" w:pos="0"/>
              </w:tabs>
              <w:ind w:left="84" w:hanging="84"/>
              <w:cnfStyle w:val="001000100000" w:firstRow="0" w:lastRow="0" w:firstColumn="1" w:lastColumn="0" w:oddVBand="0" w:evenVBand="0" w:oddHBand="1" w:evenHBand="0" w:firstRowFirstColumn="0" w:firstRowLastColumn="0" w:lastRowFirstColumn="0" w:lastRowLastColumn="0"/>
              <w:rPr>
                <w:b w:val="0"/>
                <w:bCs w:val="0"/>
                <w:sz w:val="18"/>
                <w:szCs w:val="18"/>
                <w:rPrChange w:id="641" w:author="Meggan Harris" w:date="2025-08-29T10:37:00Z" w16du:dateUtc="2025-08-29T08:37:00Z">
                  <w:rPr>
                    <w:sz w:val="18"/>
                    <w:szCs w:val="18"/>
                  </w:rPr>
                </w:rPrChange>
              </w:rPr>
              <w:pPrChange w:id="642" w:author="Meggan Harris" w:date="2025-08-29T10:06:00Z" w16du:dateUtc="2025-08-29T08:06:00Z">
                <w:pPr>
                  <w:pStyle w:val="ListParagraph"/>
                  <w:tabs>
                    <w:tab w:val="left" w:pos="84"/>
                  </w:tabs>
                  <w:ind w:left="84"/>
                  <w:cnfStyle w:val="001000100000" w:firstRow="0" w:lastRow="0" w:firstColumn="1" w:lastColumn="0" w:oddVBand="0" w:evenVBand="0" w:oddHBand="1" w:evenHBand="0" w:firstRowFirstColumn="0" w:firstRowLastColumn="0" w:lastRowFirstColumn="0" w:lastRowLastColumn="0"/>
                </w:pPr>
              </w:pPrChange>
            </w:pPr>
            <w:del w:id="643" w:author="Meggan Harris" w:date="2025-08-29T10:33:00Z" w16du:dateUtc="2025-08-29T08:33:00Z">
              <w:r w:rsidRPr="001D2C21" w:rsidDel="00FC72A7">
                <w:rPr>
                  <w:b w:val="0"/>
                  <w:bCs w:val="0"/>
                  <w:i/>
                  <w:iCs/>
                  <w:sz w:val="18"/>
                  <w:szCs w:val="18"/>
                  <w:rPrChange w:id="644" w:author="Meggan Harris" w:date="2025-08-29T10:37:00Z" w16du:dateUtc="2025-08-29T08:37:00Z">
                    <w:rPr>
                      <w:i/>
                      <w:iCs/>
                      <w:sz w:val="18"/>
                      <w:szCs w:val="18"/>
                    </w:rPr>
                  </w:rPrChange>
                </w:rPr>
                <w:delText>Trypanosoma cruzi</w:delText>
              </w:r>
            </w:del>
            <w:ins w:id="645" w:author="Meggan Harris" w:date="2025-08-29T10:33:00Z" w16du:dateUtc="2025-08-29T08:33:00Z">
              <w:r w:rsidR="00FC72A7" w:rsidRPr="001D2C21">
                <w:rPr>
                  <w:b w:val="0"/>
                  <w:bCs w:val="0"/>
                  <w:i/>
                  <w:iCs/>
                  <w:sz w:val="18"/>
                  <w:szCs w:val="18"/>
                  <w:rPrChange w:id="646" w:author="Meggan Harris" w:date="2025-08-29T10:37:00Z" w16du:dateUtc="2025-08-29T08:37:00Z">
                    <w:rPr>
                      <w:i/>
                      <w:iCs/>
                      <w:sz w:val="18"/>
                      <w:szCs w:val="18"/>
                    </w:rPr>
                  </w:rPrChange>
                </w:rPr>
                <w:t>T. cruzi</w:t>
              </w:r>
            </w:ins>
            <w:r w:rsidRPr="001D2C21">
              <w:rPr>
                <w:b w:val="0"/>
                <w:bCs w:val="0"/>
                <w:sz w:val="18"/>
                <w:szCs w:val="18"/>
                <w:rPrChange w:id="647" w:author="Meggan Harris" w:date="2025-08-29T10:37:00Z" w16du:dateUtc="2025-08-29T08:37:00Z">
                  <w:rPr>
                    <w:sz w:val="18"/>
                    <w:szCs w:val="18"/>
                  </w:rPr>
                </w:rPrChange>
              </w:rPr>
              <w:t xml:space="preserve"> PCR</w:t>
            </w:r>
          </w:p>
        </w:tc>
        <w:tc>
          <w:tcPr>
            <w:tcW w:w="1090" w:type="dxa"/>
            <w:tcBorders>
              <w:top w:val="single" w:sz="4" w:space="0" w:color="auto"/>
              <w:left w:val="single" w:sz="4" w:space="0" w:color="auto"/>
              <w:bottom w:val="single" w:sz="4" w:space="0" w:color="auto"/>
              <w:right w:val="single" w:sz="4" w:space="0" w:color="auto"/>
            </w:tcBorders>
            <w:shd w:val="clear" w:color="auto" w:fill="auto"/>
            <w:hideMark/>
            <w:tcPrChange w:id="648" w:author="Meggan Harris" w:date="2025-08-29T10:37:00Z" w16du:dateUtc="2025-08-29T08:37:00Z">
              <w:tcPr>
                <w:tcW w:w="1860" w:type="dxa"/>
                <w:gridSpan w:val="3"/>
                <w:hideMark/>
              </w:tcPr>
            </w:tcPrChange>
          </w:tcPr>
          <w:p w14:paraId="2AE774F5" w14:textId="097D3B59" w:rsidR="00DB7EEF" w:rsidRPr="00B5151E" w:rsidRDefault="00DB7EEF" w:rsidP="009B46FA">
            <w:pPr>
              <w:pStyle w:val="ListParagraph"/>
              <w:tabs>
                <w:tab w:val="left" w:pos="84"/>
              </w:tabs>
              <w:ind w:left="0"/>
              <w:cnfStyle w:val="000000100000" w:firstRow="0" w:lastRow="0" w:firstColumn="0" w:lastColumn="0" w:oddVBand="0" w:evenVBand="0" w:oddHBand="1" w:evenHBand="0" w:firstRowFirstColumn="0" w:firstRowLastColumn="0" w:lastRowFirstColumn="0" w:lastRowLastColumn="0"/>
              <w:rPr>
                <w:sz w:val="18"/>
                <w:szCs w:val="18"/>
              </w:rPr>
              <w:pPrChange w:id="649" w:author="Meggan Harris" w:date="2025-08-29T10:06:00Z" w16du:dateUtc="2025-08-29T08:06:00Z">
                <w:pPr>
                  <w:pStyle w:val="ListParagraph"/>
                  <w:jc w:val="center"/>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44</w:t>
            </w:r>
            <w:del w:id="650" w:author="Meggan Harris" w:date="2025-08-29T09:55:00Z" w16du:dateUtc="2025-08-29T07:55:00Z">
              <w:r w:rsidRPr="00B5151E" w:rsidDel="004901D6">
                <w:rPr>
                  <w:sz w:val="18"/>
                  <w:szCs w:val="18"/>
                </w:rPr>
                <w:delText>.</w:delText>
              </w:r>
            </w:del>
            <w:ins w:id="651" w:author="Meggan Harris" w:date="2025-08-29T09:55:00Z" w16du:dateUtc="2025-08-29T07:55:00Z">
              <w:r w:rsidR="004901D6">
                <w:rPr>
                  <w:sz w:val="18"/>
                  <w:szCs w:val="18"/>
                </w:rPr>
                <w:t>·</w:t>
              </w:r>
            </w:ins>
            <w:r w:rsidRPr="00B5151E">
              <w:rPr>
                <w:sz w:val="18"/>
                <w:szCs w:val="18"/>
              </w:rPr>
              <w:t>26</w:t>
            </w:r>
          </w:p>
        </w:tc>
        <w:tc>
          <w:tcPr>
            <w:tcW w:w="2409" w:type="dxa"/>
            <w:tcBorders>
              <w:top w:val="single" w:sz="4" w:space="0" w:color="auto"/>
              <w:left w:val="single" w:sz="4" w:space="0" w:color="auto"/>
              <w:bottom w:val="single" w:sz="4" w:space="0" w:color="auto"/>
              <w:right w:val="single" w:sz="4" w:space="0" w:color="auto"/>
            </w:tcBorders>
            <w:shd w:val="clear" w:color="auto" w:fill="auto"/>
            <w:hideMark/>
            <w:tcPrChange w:id="652" w:author="Meggan Harris" w:date="2025-08-29T10:37:00Z" w16du:dateUtc="2025-08-29T08:37:00Z">
              <w:tcPr>
                <w:tcW w:w="2211" w:type="dxa"/>
                <w:gridSpan w:val="2"/>
                <w:hideMark/>
              </w:tcPr>
            </w:tcPrChange>
          </w:tcPr>
          <w:p w14:paraId="0C7EB020" w14:textId="7F3D1CF4" w:rsidR="00DB7EEF" w:rsidRPr="00950505" w:rsidRDefault="00950505" w:rsidP="009B46FA">
            <w:pPr>
              <w:pStyle w:val="ListParagraph"/>
              <w:tabs>
                <w:tab w:val="left" w:pos="84"/>
              </w:tabs>
              <w:ind w:left="0"/>
              <w:cnfStyle w:val="000000100000" w:firstRow="0" w:lastRow="0" w:firstColumn="0" w:lastColumn="0" w:oddVBand="0" w:evenVBand="0" w:oddHBand="1" w:evenHBand="0" w:firstRowFirstColumn="0" w:firstRowLastColumn="0" w:lastRowFirstColumn="0" w:lastRowLastColumn="0"/>
              <w:rPr>
                <w:sz w:val="18"/>
                <w:szCs w:val="18"/>
                <w:lang w:val="en-US"/>
              </w:rPr>
              <w:pPrChange w:id="653" w:author="Meggan Harris" w:date="2025-08-29T10:06:00Z" w16du:dateUtc="2025-08-29T08:06:00Z">
                <w:pPr>
                  <w:pStyle w:val="ListParagraph"/>
                  <w:jc w:val="center"/>
                  <w:cnfStyle w:val="000000100000" w:firstRow="0" w:lastRow="0" w:firstColumn="0" w:lastColumn="0" w:oddVBand="0" w:evenVBand="0" w:oddHBand="1" w:evenHBand="0" w:firstRowFirstColumn="0" w:firstRowLastColumn="0" w:lastRowFirstColumn="0" w:lastRowLastColumn="0"/>
                </w:pPr>
              </w:pPrChange>
            </w:pPr>
            <w:r w:rsidRPr="00450D22">
              <w:rPr>
                <w:sz w:val="18"/>
                <w:szCs w:val="18"/>
                <w:lang w:val="en-US"/>
              </w:rPr>
              <w:t>2 first 2 years and then a</w:t>
            </w:r>
            <w:r>
              <w:rPr>
                <w:sz w:val="18"/>
                <w:szCs w:val="18"/>
                <w:lang w:val="en-US"/>
              </w:rPr>
              <w:t>nnually</w:t>
            </w:r>
          </w:p>
        </w:tc>
        <w:tc>
          <w:tcPr>
            <w:tcW w:w="993" w:type="dxa"/>
            <w:tcBorders>
              <w:top w:val="single" w:sz="4" w:space="0" w:color="auto"/>
              <w:left w:val="single" w:sz="4" w:space="0" w:color="auto"/>
              <w:bottom w:val="single" w:sz="4" w:space="0" w:color="auto"/>
              <w:right w:val="single" w:sz="4" w:space="0" w:color="auto"/>
            </w:tcBorders>
            <w:shd w:val="clear" w:color="auto" w:fill="auto"/>
            <w:hideMark/>
            <w:tcPrChange w:id="654" w:author="Meggan Harris" w:date="2025-08-29T10:37:00Z" w16du:dateUtc="2025-08-29T08:37:00Z">
              <w:tcPr>
                <w:tcW w:w="1321" w:type="dxa"/>
                <w:gridSpan w:val="2"/>
                <w:hideMark/>
              </w:tcPr>
            </w:tcPrChange>
          </w:tcPr>
          <w:p w14:paraId="73377C49" w14:textId="6885FC51" w:rsidR="00DB7EEF" w:rsidRPr="00B5151E" w:rsidRDefault="00B54585" w:rsidP="009B46FA">
            <w:pPr>
              <w:pStyle w:val="ListParagraph"/>
              <w:tabs>
                <w:tab w:val="left" w:pos="84"/>
                <w:tab w:val="left" w:pos="399"/>
              </w:tabs>
              <w:ind w:left="0"/>
              <w:cnfStyle w:val="000000100000" w:firstRow="0" w:lastRow="0" w:firstColumn="0" w:lastColumn="0" w:oddVBand="0" w:evenVBand="0" w:oddHBand="1" w:evenHBand="0" w:firstRowFirstColumn="0" w:firstRowLastColumn="0" w:lastRowFirstColumn="0" w:lastRowLastColumn="0"/>
              <w:rPr>
                <w:sz w:val="18"/>
                <w:szCs w:val="18"/>
              </w:rPr>
              <w:pPrChange w:id="655" w:author="Meggan Harris" w:date="2025-08-29T10:06:00Z" w16du:dateUtc="2025-08-29T08:06:00Z">
                <w:pPr>
                  <w:pStyle w:val="ListParagraph"/>
                  <w:tabs>
                    <w:tab w:val="left" w:pos="399"/>
                  </w:tabs>
                  <w:ind w:left="399"/>
                  <w:cnfStyle w:val="000000100000" w:firstRow="0" w:lastRow="0" w:firstColumn="0" w:lastColumn="0" w:oddVBand="0" w:evenVBand="0" w:oddHBand="1" w:evenHBand="0" w:firstRowFirstColumn="0" w:firstRowLastColumn="0" w:lastRowFirstColumn="0" w:lastRowLastColumn="0"/>
                </w:pPr>
              </w:pPrChange>
            </w:pPr>
            <w:r>
              <w:rPr>
                <w:sz w:val="18"/>
                <w:szCs w:val="18"/>
              </w:rPr>
              <w:t>44</w:t>
            </w:r>
            <w:del w:id="656" w:author="Meggan Harris" w:date="2025-08-29T09:55:00Z" w16du:dateUtc="2025-08-29T07:55:00Z">
              <w:r w:rsidR="00DB7EEF" w:rsidRPr="00B5151E" w:rsidDel="004901D6">
                <w:rPr>
                  <w:sz w:val="18"/>
                  <w:szCs w:val="18"/>
                </w:rPr>
                <w:delText>.</w:delText>
              </w:r>
            </w:del>
            <w:ins w:id="657" w:author="Meggan Harris" w:date="2025-08-29T09:55:00Z" w16du:dateUtc="2025-08-29T07:55:00Z">
              <w:r w:rsidR="004901D6">
                <w:rPr>
                  <w:sz w:val="18"/>
                  <w:szCs w:val="18"/>
                </w:rPr>
                <w:t>·</w:t>
              </w:r>
            </w:ins>
            <w:r>
              <w:rPr>
                <w:sz w:val="18"/>
                <w:szCs w:val="18"/>
              </w:rPr>
              <w:t>26</w:t>
            </w:r>
          </w:p>
        </w:tc>
        <w:tc>
          <w:tcPr>
            <w:tcW w:w="2931" w:type="dxa"/>
            <w:tcBorders>
              <w:top w:val="single" w:sz="4" w:space="0" w:color="auto"/>
              <w:left w:val="single" w:sz="4" w:space="0" w:color="auto"/>
              <w:bottom w:val="single" w:sz="4" w:space="0" w:color="auto"/>
              <w:right w:val="single" w:sz="4" w:space="0" w:color="auto"/>
            </w:tcBorders>
            <w:shd w:val="clear" w:color="auto" w:fill="auto"/>
            <w:tcPrChange w:id="658" w:author="Meggan Harris" w:date="2025-08-29T10:37:00Z" w16du:dateUtc="2025-08-29T08:37:00Z">
              <w:tcPr>
                <w:tcW w:w="2031" w:type="dxa"/>
              </w:tcPr>
            </w:tcPrChange>
          </w:tcPr>
          <w:p w14:paraId="5AD4CEB0" w14:textId="3E780D3F" w:rsidR="00DB7EEF" w:rsidRPr="00B5151E" w:rsidRDefault="00DB7EEF" w:rsidP="009B46FA">
            <w:pPr>
              <w:tabs>
                <w:tab w:val="left" w:pos="84"/>
              </w:tabs>
              <w:cnfStyle w:val="000000100000" w:firstRow="0" w:lastRow="0" w:firstColumn="0" w:lastColumn="0" w:oddVBand="0" w:evenVBand="0" w:oddHBand="1" w:evenHBand="0" w:firstRowFirstColumn="0" w:firstRowLastColumn="0" w:lastRowFirstColumn="0" w:lastRowLastColumn="0"/>
              <w:rPr>
                <w:sz w:val="18"/>
                <w:szCs w:val="18"/>
              </w:rPr>
              <w:pPrChange w:id="659" w:author="Meggan Harris" w:date="2025-08-29T10:06:00Z" w16du:dateUtc="2025-08-29T08:06:00Z">
                <w:pPr>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BOE 2023.</w:t>
            </w:r>
            <w:r w:rsidRPr="00B5151E">
              <w:rPr>
                <w:sz w:val="18"/>
                <w:szCs w:val="18"/>
              </w:rPr>
              <w:fldChar w:fldCharType="begin"/>
            </w:r>
            <w:r w:rsidR="00984120">
              <w:rPr>
                <w:sz w:val="18"/>
                <w:szCs w:val="18"/>
              </w:rPr>
              <w:instrText xml:space="preserve"> ADDIN ZOTERO_ITEM CSL_CITATION {"citationID":"2Gy94c2q","properties":{"formattedCitation":"\\super 13\\nosupersub{}","plainCitation":"13","noteIndex":0},"citationItems":[{"id":121,"uris":["http://zotero.org/groups/5772643/items/QCAU26Q8"],"itemData":{"id":121,"type":"article-journal","container-title":"Boletín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13</w:t>
            </w:r>
            <w:r w:rsidRPr="00B5151E">
              <w:rPr>
                <w:sz w:val="18"/>
                <w:szCs w:val="18"/>
              </w:rPr>
              <w:fldChar w:fldCharType="end"/>
            </w:r>
          </w:p>
        </w:tc>
      </w:tr>
      <w:tr w:rsidR="004901D6" w:rsidRPr="00C410B4" w14:paraId="6F197F5B" w14:textId="310A1087" w:rsidTr="00754AA6">
        <w:trPr>
          <w:trPrChange w:id="660" w:author="Meggan Harris" w:date="2025-08-29T10:37:00Z" w16du:dateUtc="2025-08-29T08:37:00Z">
            <w:trPr>
              <w:gridAfter w:val="0"/>
            </w:trPr>
          </w:trPrChange>
        </w:trPr>
        <w:tc>
          <w:tcPr>
            <w:cnfStyle w:val="001000000000" w:firstRow="0" w:lastRow="0" w:firstColumn="1" w:lastColumn="0" w:oddVBand="0" w:evenVBand="0" w:oddHBand="0" w:evenHBand="0" w:firstRowFirstColumn="0" w:firstRowLastColumn="0" w:lastRowFirstColumn="0" w:lastRowLastColumn="0"/>
            <w:tcW w:w="2733" w:type="dxa"/>
            <w:tcBorders>
              <w:top w:val="single" w:sz="4" w:space="0" w:color="auto"/>
              <w:left w:val="single" w:sz="4" w:space="0" w:color="auto"/>
              <w:bottom w:val="single" w:sz="4" w:space="0" w:color="auto"/>
              <w:right w:val="single" w:sz="4" w:space="0" w:color="auto"/>
            </w:tcBorders>
            <w:hideMark/>
            <w:tcPrChange w:id="661" w:author="Meggan Harris" w:date="2025-08-29T10:37:00Z" w16du:dateUtc="2025-08-29T08:37:00Z">
              <w:tcPr>
                <w:tcW w:w="2733" w:type="dxa"/>
                <w:gridSpan w:val="2"/>
                <w:hideMark/>
              </w:tcPr>
            </w:tcPrChange>
          </w:tcPr>
          <w:p w14:paraId="702FC731" w14:textId="2131645B" w:rsidR="00DB7EEF" w:rsidRPr="001D2C21" w:rsidRDefault="00DB7EEF" w:rsidP="009B46FA">
            <w:pPr>
              <w:pStyle w:val="ListParagraph"/>
              <w:tabs>
                <w:tab w:val="left" w:pos="0"/>
              </w:tabs>
              <w:ind w:left="84" w:hanging="84"/>
              <w:rPr>
                <w:b w:val="0"/>
                <w:bCs w:val="0"/>
                <w:sz w:val="18"/>
                <w:szCs w:val="18"/>
                <w:rPrChange w:id="662" w:author="Meggan Harris" w:date="2025-08-29T10:37:00Z" w16du:dateUtc="2025-08-29T08:37:00Z">
                  <w:rPr>
                    <w:sz w:val="18"/>
                    <w:szCs w:val="18"/>
                  </w:rPr>
                </w:rPrChange>
              </w:rPr>
              <w:pPrChange w:id="663" w:author="Meggan Harris" w:date="2025-08-29T10:06:00Z" w16du:dateUtc="2025-08-29T08:06:00Z">
                <w:pPr>
                  <w:pStyle w:val="ListParagraph"/>
                  <w:tabs>
                    <w:tab w:val="left" w:pos="84"/>
                  </w:tabs>
                  <w:ind w:left="84"/>
                </w:pPr>
              </w:pPrChange>
            </w:pPr>
            <w:r w:rsidRPr="001D2C21">
              <w:rPr>
                <w:b w:val="0"/>
                <w:bCs w:val="0"/>
                <w:sz w:val="18"/>
                <w:szCs w:val="18"/>
                <w:rPrChange w:id="664" w:author="Meggan Harris" w:date="2025-08-29T10:37:00Z" w16du:dateUtc="2025-08-29T08:37:00Z">
                  <w:rPr>
                    <w:sz w:val="18"/>
                    <w:szCs w:val="18"/>
                  </w:rPr>
                </w:rPrChange>
              </w:rPr>
              <w:t xml:space="preserve">Cardiac </w:t>
            </w:r>
            <w:del w:id="665" w:author="Meggan Harris" w:date="2025-08-29T10:29:00Z" w16du:dateUtc="2025-08-29T08:29:00Z">
              <w:r w:rsidRPr="001D2C21" w:rsidDel="003A1CF8">
                <w:rPr>
                  <w:b w:val="0"/>
                  <w:bCs w:val="0"/>
                  <w:sz w:val="18"/>
                  <w:szCs w:val="18"/>
                  <w:rPrChange w:id="666" w:author="Meggan Harris" w:date="2025-08-29T10:37:00Z" w16du:dateUtc="2025-08-29T08:37:00Z">
                    <w:rPr>
                      <w:sz w:val="18"/>
                      <w:szCs w:val="18"/>
                    </w:rPr>
                  </w:rPrChange>
                </w:rPr>
                <w:delText xml:space="preserve">Pacemaker </w:delText>
              </w:r>
            </w:del>
            <w:ins w:id="667" w:author="Meggan Harris" w:date="2025-08-29T10:29:00Z" w16du:dateUtc="2025-08-29T08:29:00Z">
              <w:r w:rsidR="003A1CF8" w:rsidRPr="001D2C21">
                <w:rPr>
                  <w:b w:val="0"/>
                  <w:bCs w:val="0"/>
                  <w:sz w:val="18"/>
                  <w:szCs w:val="18"/>
                  <w:rPrChange w:id="668" w:author="Meggan Harris" w:date="2025-08-29T10:37:00Z" w16du:dateUtc="2025-08-29T08:37:00Z">
                    <w:rPr>
                      <w:sz w:val="18"/>
                      <w:szCs w:val="18"/>
                    </w:rPr>
                  </w:rPrChange>
                </w:rPr>
                <w:t>p</w:t>
              </w:r>
              <w:r w:rsidR="003A1CF8" w:rsidRPr="001D2C21">
                <w:rPr>
                  <w:b w:val="0"/>
                  <w:bCs w:val="0"/>
                  <w:sz w:val="18"/>
                  <w:szCs w:val="18"/>
                  <w:rPrChange w:id="669" w:author="Meggan Harris" w:date="2025-08-29T10:37:00Z" w16du:dateUtc="2025-08-29T08:37:00Z">
                    <w:rPr>
                      <w:sz w:val="18"/>
                      <w:szCs w:val="18"/>
                    </w:rPr>
                  </w:rPrChange>
                </w:rPr>
                <w:t>acemaker</w:t>
              </w:r>
            </w:ins>
            <w:del w:id="670" w:author="Meggan Harris" w:date="2025-08-29T11:06:00Z" w16du:dateUtc="2025-08-29T09:06:00Z">
              <w:r w:rsidRPr="001D2C21" w:rsidDel="0072604D">
                <w:rPr>
                  <w:b w:val="0"/>
                  <w:bCs w:val="0"/>
                  <w:sz w:val="18"/>
                  <w:szCs w:val="18"/>
                  <w:rPrChange w:id="671" w:author="Meggan Harris" w:date="2025-08-29T10:37:00Z" w16du:dateUtc="2025-08-29T08:37:00Z">
                    <w:rPr>
                      <w:sz w:val="18"/>
                      <w:szCs w:val="18"/>
                    </w:rPr>
                  </w:rPrChange>
                </w:rPr>
                <w:delText>(MCP)</w:delText>
              </w:r>
            </w:del>
          </w:p>
        </w:tc>
        <w:tc>
          <w:tcPr>
            <w:tcW w:w="1090" w:type="dxa"/>
            <w:tcBorders>
              <w:top w:val="single" w:sz="4" w:space="0" w:color="auto"/>
              <w:left w:val="single" w:sz="4" w:space="0" w:color="auto"/>
              <w:bottom w:val="single" w:sz="4" w:space="0" w:color="auto"/>
              <w:right w:val="single" w:sz="4" w:space="0" w:color="auto"/>
            </w:tcBorders>
            <w:hideMark/>
            <w:tcPrChange w:id="672" w:author="Meggan Harris" w:date="2025-08-29T10:37:00Z" w16du:dateUtc="2025-08-29T08:37:00Z">
              <w:tcPr>
                <w:tcW w:w="1860" w:type="dxa"/>
                <w:gridSpan w:val="3"/>
                <w:hideMark/>
              </w:tcPr>
            </w:tcPrChange>
          </w:tcPr>
          <w:p w14:paraId="73F99A89" w14:textId="245A8360" w:rsidR="00DB7EEF" w:rsidRPr="00B5151E" w:rsidRDefault="00DB7EEF" w:rsidP="009B46FA">
            <w:pPr>
              <w:pStyle w:val="ListParagraph"/>
              <w:tabs>
                <w:tab w:val="left" w:pos="84"/>
              </w:tabs>
              <w:ind w:left="0"/>
              <w:cnfStyle w:val="000000000000" w:firstRow="0" w:lastRow="0" w:firstColumn="0" w:lastColumn="0" w:oddVBand="0" w:evenVBand="0" w:oddHBand="0" w:evenHBand="0" w:firstRowFirstColumn="0" w:firstRowLastColumn="0" w:lastRowFirstColumn="0" w:lastRowLastColumn="0"/>
              <w:rPr>
                <w:sz w:val="18"/>
                <w:szCs w:val="18"/>
              </w:rPr>
              <w:pPrChange w:id="673" w:author="Meggan Harris" w:date="2025-08-29T10:06:00Z" w16du:dateUtc="2025-08-29T08:06:00Z">
                <w:pPr>
                  <w:pStyle w:val="ListParagraph"/>
                  <w:jc w:val="center"/>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6,000</w:t>
            </w:r>
            <w:del w:id="674" w:author="Meggan Harris" w:date="2025-08-29T09:55:00Z" w16du:dateUtc="2025-08-29T07:55:00Z">
              <w:r w:rsidRPr="00B5151E" w:rsidDel="004901D6">
                <w:rPr>
                  <w:sz w:val="18"/>
                  <w:szCs w:val="18"/>
                </w:rPr>
                <w:delText>.</w:delText>
              </w:r>
            </w:del>
            <w:ins w:id="675" w:author="Meggan Harris" w:date="2025-08-29T09:55:00Z" w16du:dateUtc="2025-08-29T07:55:00Z">
              <w:r w:rsidR="004901D6">
                <w:rPr>
                  <w:sz w:val="18"/>
                  <w:szCs w:val="18"/>
                </w:rPr>
                <w:t>·</w:t>
              </w:r>
            </w:ins>
            <w:r w:rsidRPr="00B5151E">
              <w:rPr>
                <w:sz w:val="18"/>
                <w:szCs w:val="18"/>
              </w:rPr>
              <w:t>00</w:t>
            </w:r>
          </w:p>
        </w:tc>
        <w:tc>
          <w:tcPr>
            <w:tcW w:w="2409" w:type="dxa"/>
            <w:tcBorders>
              <w:top w:val="single" w:sz="4" w:space="0" w:color="auto"/>
              <w:left w:val="single" w:sz="4" w:space="0" w:color="auto"/>
              <w:bottom w:val="single" w:sz="4" w:space="0" w:color="auto"/>
              <w:right w:val="single" w:sz="4" w:space="0" w:color="auto"/>
            </w:tcBorders>
            <w:hideMark/>
            <w:tcPrChange w:id="676" w:author="Meggan Harris" w:date="2025-08-29T10:37:00Z" w16du:dateUtc="2025-08-29T08:37:00Z">
              <w:tcPr>
                <w:tcW w:w="2211" w:type="dxa"/>
                <w:gridSpan w:val="2"/>
                <w:hideMark/>
              </w:tcPr>
            </w:tcPrChange>
          </w:tcPr>
          <w:p w14:paraId="49AA5DCC" w14:textId="77777777" w:rsidR="00DB7EEF" w:rsidRPr="00B5151E" w:rsidRDefault="00DB7EEF" w:rsidP="009B46FA">
            <w:pPr>
              <w:pStyle w:val="ListParagraph"/>
              <w:tabs>
                <w:tab w:val="left" w:pos="84"/>
              </w:tabs>
              <w:ind w:left="0"/>
              <w:cnfStyle w:val="000000000000" w:firstRow="0" w:lastRow="0" w:firstColumn="0" w:lastColumn="0" w:oddVBand="0" w:evenVBand="0" w:oddHBand="0" w:evenHBand="0" w:firstRowFirstColumn="0" w:firstRowLastColumn="0" w:lastRowFirstColumn="0" w:lastRowLastColumn="0"/>
              <w:rPr>
                <w:sz w:val="18"/>
                <w:szCs w:val="18"/>
              </w:rPr>
              <w:pPrChange w:id="677" w:author="Meggan Harris" w:date="2025-08-29T10:06:00Z" w16du:dateUtc="2025-08-29T08:06:00Z">
                <w:pPr>
                  <w:pStyle w:val="ListParagraph"/>
                  <w:jc w:val="center"/>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0</w:t>
            </w:r>
          </w:p>
        </w:tc>
        <w:tc>
          <w:tcPr>
            <w:tcW w:w="993" w:type="dxa"/>
            <w:tcBorders>
              <w:top w:val="single" w:sz="4" w:space="0" w:color="auto"/>
              <w:left w:val="single" w:sz="4" w:space="0" w:color="auto"/>
              <w:bottom w:val="single" w:sz="4" w:space="0" w:color="auto"/>
              <w:right w:val="single" w:sz="4" w:space="0" w:color="auto"/>
            </w:tcBorders>
            <w:hideMark/>
            <w:tcPrChange w:id="678" w:author="Meggan Harris" w:date="2025-08-29T10:37:00Z" w16du:dateUtc="2025-08-29T08:37:00Z">
              <w:tcPr>
                <w:tcW w:w="1321" w:type="dxa"/>
                <w:gridSpan w:val="2"/>
                <w:hideMark/>
              </w:tcPr>
            </w:tcPrChange>
          </w:tcPr>
          <w:p w14:paraId="27DD47D5" w14:textId="772DAC2E" w:rsidR="00DB7EEF" w:rsidRPr="00B5151E" w:rsidRDefault="00DB7EEF" w:rsidP="009B46FA">
            <w:pPr>
              <w:pStyle w:val="ListParagraph"/>
              <w:tabs>
                <w:tab w:val="left" w:pos="84"/>
                <w:tab w:val="left" w:pos="399"/>
              </w:tabs>
              <w:ind w:left="0"/>
              <w:cnfStyle w:val="000000000000" w:firstRow="0" w:lastRow="0" w:firstColumn="0" w:lastColumn="0" w:oddVBand="0" w:evenVBand="0" w:oddHBand="0" w:evenHBand="0" w:firstRowFirstColumn="0" w:firstRowLastColumn="0" w:lastRowFirstColumn="0" w:lastRowLastColumn="0"/>
              <w:rPr>
                <w:sz w:val="18"/>
                <w:szCs w:val="18"/>
              </w:rPr>
              <w:pPrChange w:id="679" w:author="Meggan Harris" w:date="2025-08-29T10:06:00Z" w16du:dateUtc="2025-08-29T08:06:00Z">
                <w:pPr>
                  <w:pStyle w:val="ListParagraph"/>
                  <w:tabs>
                    <w:tab w:val="left" w:pos="399"/>
                  </w:tabs>
                  <w:ind w:left="399"/>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0</w:t>
            </w:r>
            <w:del w:id="680" w:author="Meggan Harris" w:date="2025-08-29T09:55:00Z" w16du:dateUtc="2025-08-29T07:55:00Z">
              <w:r w:rsidRPr="00B5151E" w:rsidDel="004901D6">
                <w:rPr>
                  <w:sz w:val="18"/>
                  <w:szCs w:val="18"/>
                </w:rPr>
                <w:delText>.</w:delText>
              </w:r>
            </w:del>
            <w:ins w:id="681" w:author="Meggan Harris" w:date="2025-08-29T09:55:00Z" w16du:dateUtc="2025-08-29T07:55:00Z">
              <w:r w:rsidR="004901D6">
                <w:rPr>
                  <w:sz w:val="18"/>
                  <w:szCs w:val="18"/>
                </w:rPr>
                <w:t>·</w:t>
              </w:r>
            </w:ins>
            <w:r w:rsidRPr="00B5151E">
              <w:rPr>
                <w:sz w:val="18"/>
                <w:szCs w:val="18"/>
              </w:rPr>
              <w:t>00</w:t>
            </w:r>
          </w:p>
        </w:tc>
        <w:tc>
          <w:tcPr>
            <w:tcW w:w="2931" w:type="dxa"/>
            <w:tcBorders>
              <w:top w:val="single" w:sz="4" w:space="0" w:color="auto"/>
              <w:left w:val="single" w:sz="4" w:space="0" w:color="auto"/>
              <w:bottom w:val="single" w:sz="4" w:space="0" w:color="auto"/>
              <w:right w:val="single" w:sz="4" w:space="0" w:color="auto"/>
            </w:tcBorders>
            <w:tcPrChange w:id="682" w:author="Meggan Harris" w:date="2025-08-29T10:37:00Z" w16du:dateUtc="2025-08-29T08:37:00Z">
              <w:tcPr>
                <w:tcW w:w="2031" w:type="dxa"/>
              </w:tcPr>
            </w:tcPrChange>
          </w:tcPr>
          <w:p w14:paraId="6A28D5AB" w14:textId="0CC8E788" w:rsidR="00DB7EEF" w:rsidRPr="00B5151E" w:rsidRDefault="00DB7EEF" w:rsidP="009B46FA">
            <w:pPr>
              <w:tabs>
                <w:tab w:val="left" w:pos="84"/>
              </w:tabs>
              <w:cnfStyle w:val="000000000000" w:firstRow="0" w:lastRow="0" w:firstColumn="0" w:lastColumn="0" w:oddVBand="0" w:evenVBand="0" w:oddHBand="0" w:evenHBand="0" w:firstRowFirstColumn="0" w:firstRowLastColumn="0" w:lastRowFirstColumn="0" w:lastRowLastColumn="0"/>
              <w:rPr>
                <w:sz w:val="18"/>
                <w:szCs w:val="18"/>
              </w:rPr>
              <w:pPrChange w:id="683" w:author="Meggan Harris" w:date="2025-08-29T10:06:00Z" w16du:dateUtc="2025-08-29T08:06:00Z">
                <w:pPr>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{"citationID":"diD0t6BF","properties":{"formattedCitation":"\\super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4901D6" w:rsidRPr="00C410B4" w14:paraId="1D6B1B1B" w14:textId="3B99FE07" w:rsidTr="00754AA6">
        <w:trPr>
          <w:cnfStyle w:val="000000100000" w:firstRow="0" w:lastRow="0" w:firstColumn="0" w:lastColumn="0" w:oddVBand="0" w:evenVBand="0" w:oddHBand="1" w:evenHBand="0" w:firstRowFirstColumn="0" w:firstRowLastColumn="0" w:lastRowFirstColumn="0" w:lastRowLastColumn="0"/>
          <w:trPrChange w:id="684" w:author="Meggan Harris" w:date="2025-08-29T10:37:00Z" w16du:dateUtc="2025-08-29T08:37:00Z">
            <w:trPr>
              <w:gridAfter w:val="0"/>
            </w:trPr>
          </w:trPrChange>
        </w:trPr>
        <w:tc>
          <w:tcPr>
            <w:cnfStyle w:val="001000000000" w:firstRow="0" w:lastRow="0" w:firstColumn="1" w:lastColumn="0" w:oddVBand="0" w:evenVBand="0" w:oddHBand="0" w:evenHBand="0" w:firstRowFirstColumn="0" w:firstRowLastColumn="0" w:lastRowFirstColumn="0" w:lastRowLastColumn="0"/>
            <w:tcW w:w="2733" w:type="dxa"/>
            <w:tcBorders>
              <w:top w:val="single" w:sz="4" w:space="0" w:color="auto"/>
              <w:left w:val="single" w:sz="4" w:space="0" w:color="auto"/>
              <w:bottom w:val="single" w:sz="4" w:space="0" w:color="auto"/>
              <w:right w:val="single" w:sz="4" w:space="0" w:color="auto"/>
            </w:tcBorders>
            <w:shd w:val="clear" w:color="auto" w:fill="auto"/>
            <w:hideMark/>
            <w:tcPrChange w:id="685" w:author="Meggan Harris" w:date="2025-08-29T10:37:00Z" w16du:dateUtc="2025-08-29T08:37:00Z">
              <w:tcPr>
                <w:tcW w:w="2733" w:type="dxa"/>
                <w:gridSpan w:val="2"/>
                <w:hideMark/>
              </w:tcPr>
            </w:tcPrChange>
          </w:tcPr>
          <w:p w14:paraId="4037C31D" w14:textId="4AEB1DB4" w:rsidR="00DB7EEF" w:rsidRPr="001D2C21" w:rsidRDefault="00DB7EEF" w:rsidP="009B46FA">
            <w:pPr>
              <w:pStyle w:val="ListParagraph"/>
              <w:tabs>
                <w:tab w:val="left" w:pos="0"/>
              </w:tabs>
              <w:ind w:left="84" w:hanging="84"/>
              <w:cnfStyle w:val="001000100000" w:firstRow="0" w:lastRow="0" w:firstColumn="1" w:lastColumn="0" w:oddVBand="0" w:evenVBand="0" w:oddHBand="1" w:evenHBand="0" w:firstRowFirstColumn="0" w:firstRowLastColumn="0" w:lastRowFirstColumn="0" w:lastRowLastColumn="0"/>
              <w:rPr>
                <w:b w:val="0"/>
                <w:bCs w:val="0"/>
                <w:sz w:val="18"/>
                <w:szCs w:val="18"/>
                <w:rPrChange w:id="686" w:author="Meggan Harris" w:date="2025-08-29T10:37:00Z" w16du:dateUtc="2025-08-29T08:37:00Z">
                  <w:rPr>
                    <w:sz w:val="18"/>
                    <w:szCs w:val="18"/>
                  </w:rPr>
                </w:rPrChange>
              </w:rPr>
              <w:pPrChange w:id="687" w:author="Meggan Harris" w:date="2025-08-29T10:06:00Z" w16du:dateUtc="2025-08-29T08:06:00Z">
                <w:pPr>
                  <w:pStyle w:val="ListParagraph"/>
                  <w:tabs>
                    <w:tab w:val="left" w:pos="84"/>
                  </w:tabs>
                  <w:ind w:left="84"/>
                  <w:cnfStyle w:val="001000100000" w:firstRow="0" w:lastRow="0" w:firstColumn="1" w:lastColumn="0" w:oddVBand="0" w:evenVBand="0" w:oddHBand="1" w:evenHBand="0" w:firstRowFirstColumn="0" w:firstRowLastColumn="0" w:lastRowFirstColumn="0" w:lastRowLastColumn="0"/>
                </w:pPr>
              </w:pPrChange>
            </w:pPr>
            <w:r w:rsidRPr="001D2C21">
              <w:rPr>
                <w:b w:val="0"/>
                <w:bCs w:val="0"/>
                <w:sz w:val="18"/>
                <w:szCs w:val="18"/>
                <w:rPrChange w:id="688" w:author="Meggan Harris" w:date="2025-08-29T10:37:00Z" w16du:dateUtc="2025-08-29T08:37:00Z">
                  <w:rPr>
                    <w:sz w:val="18"/>
                    <w:szCs w:val="18"/>
                  </w:rPr>
                </w:rPrChange>
              </w:rPr>
              <w:t xml:space="preserve">Heart </w:t>
            </w:r>
            <w:del w:id="689" w:author="Meggan Harris" w:date="2025-08-29T10:29:00Z" w16du:dateUtc="2025-08-29T08:29:00Z">
              <w:r w:rsidRPr="001D2C21" w:rsidDel="003A1CF8">
                <w:rPr>
                  <w:b w:val="0"/>
                  <w:bCs w:val="0"/>
                  <w:sz w:val="18"/>
                  <w:szCs w:val="18"/>
                  <w:rPrChange w:id="690" w:author="Meggan Harris" w:date="2025-08-29T10:37:00Z" w16du:dateUtc="2025-08-29T08:37:00Z">
                    <w:rPr>
                      <w:sz w:val="18"/>
                      <w:szCs w:val="18"/>
                    </w:rPr>
                  </w:rPrChange>
                </w:rPr>
                <w:delText>Transplant</w:delText>
              </w:r>
            </w:del>
            <w:ins w:id="691" w:author="Meggan Harris" w:date="2025-08-29T10:29:00Z" w16du:dateUtc="2025-08-29T08:29:00Z">
              <w:r w:rsidR="003A1CF8" w:rsidRPr="001D2C21">
                <w:rPr>
                  <w:b w:val="0"/>
                  <w:bCs w:val="0"/>
                  <w:sz w:val="18"/>
                  <w:szCs w:val="18"/>
                  <w:rPrChange w:id="692" w:author="Meggan Harris" w:date="2025-08-29T10:37:00Z" w16du:dateUtc="2025-08-29T08:37:00Z">
                    <w:rPr>
                      <w:sz w:val="18"/>
                      <w:szCs w:val="18"/>
                    </w:rPr>
                  </w:rPrChange>
                </w:rPr>
                <w:t>t</w:t>
              </w:r>
              <w:r w:rsidR="003A1CF8" w:rsidRPr="001D2C21">
                <w:rPr>
                  <w:b w:val="0"/>
                  <w:bCs w:val="0"/>
                  <w:sz w:val="18"/>
                  <w:szCs w:val="18"/>
                  <w:rPrChange w:id="693" w:author="Meggan Harris" w:date="2025-08-29T10:37:00Z" w16du:dateUtc="2025-08-29T08:37:00Z">
                    <w:rPr>
                      <w:sz w:val="18"/>
                      <w:szCs w:val="18"/>
                    </w:rPr>
                  </w:rPrChange>
                </w:rPr>
                <w:t>ransplant</w:t>
              </w:r>
            </w:ins>
          </w:p>
        </w:tc>
        <w:tc>
          <w:tcPr>
            <w:tcW w:w="1090" w:type="dxa"/>
            <w:tcBorders>
              <w:top w:val="single" w:sz="4" w:space="0" w:color="auto"/>
              <w:left w:val="single" w:sz="4" w:space="0" w:color="auto"/>
              <w:bottom w:val="single" w:sz="4" w:space="0" w:color="auto"/>
              <w:right w:val="single" w:sz="4" w:space="0" w:color="auto"/>
            </w:tcBorders>
            <w:shd w:val="clear" w:color="auto" w:fill="auto"/>
            <w:hideMark/>
            <w:tcPrChange w:id="694" w:author="Meggan Harris" w:date="2025-08-29T10:37:00Z" w16du:dateUtc="2025-08-29T08:37:00Z">
              <w:tcPr>
                <w:tcW w:w="1860" w:type="dxa"/>
                <w:gridSpan w:val="3"/>
                <w:hideMark/>
              </w:tcPr>
            </w:tcPrChange>
          </w:tcPr>
          <w:p w14:paraId="36450F85" w14:textId="3F6EBCA3" w:rsidR="00DB7EEF" w:rsidRPr="00B5151E" w:rsidRDefault="00DB7EEF" w:rsidP="009B46FA">
            <w:pPr>
              <w:pStyle w:val="ListParagraph"/>
              <w:tabs>
                <w:tab w:val="left" w:pos="84"/>
              </w:tabs>
              <w:ind w:left="0"/>
              <w:cnfStyle w:val="000000100000" w:firstRow="0" w:lastRow="0" w:firstColumn="0" w:lastColumn="0" w:oddVBand="0" w:evenVBand="0" w:oddHBand="1" w:evenHBand="0" w:firstRowFirstColumn="0" w:firstRowLastColumn="0" w:lastRowFirstColumn="0" w:lastRowLastColumn="0"/>
              <w:rPr>
                <w:sz w:val="18"/>
                <w:szCs w:val="18"/>
              </w:rPr>
              <w:pPrChange w:id="695" w:author="Meggan Harris" w:date="2025-08-29T10:06:00Z" w16du:dateUtc="2025-08-29T08:06:00Z">
                <w:pPr>
                  <w:pStyle w:val="ListParagraph"/>
                  <w:jc w:val="center"/>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100,000</w:t>
            </w:r>
            <w:del w:id="696" w:author="Meggan Harris" w:date="2025-08-29T09:55:00Z" w16du:dateUtc="2025-08-29T07:55:00Z">
              <w:r w:rsidRPr="00B5151E" w:rsidDel="004901D6">
                <w:rPr>
                  <w:sz w:val="18"/>
                  <w:szCs w:val="18"/>
                </w:rPr>
                <w:delText>.</w:delText>
              </w:r>
            </w:del>
            <w:ins w:id="697" w:author="Meggan Harris" w:date="2025-08-29T09:55:00Z" w16du:dateUtc="2025-08-29T07:55:00Z">
              <w:r w:rsidR="004901D6">
                <w:rPr>
                  <w:sz w:val="18"/>
                  <w:szCs w:val="18"/>
                </w:rPr>
                <w:t>·</w:t>
              </w:r>
            </w:ins>
            <w:r w:rsidRPr="00B5151E">
              <w:rPr>
                <w:sz w:val="18"/>
                <w:szCs w:val="18"/>
              </w:rPr>
              <w:t>00</w:t>
            </w:r>
          </w:p>
        </w:tc>
        <w:tc>
          <w:tcPr>
            <w:tcW w:w="2409" w:type="dxa"/>
            <w:tcBorders>
              <w:top w:val="single" w:sz="4" w:space="0" w:color="auto"/>
              <w:left w:val="single" w:sz="4" w:space="0" w:color="auto"/>
              <w:bottom w:val="single" w:sz="4" w:space="0" w:color="auto"/>
              <w:right w:val="single" w:sz="4" w:space="0" w:color="auto"/>
            </w:tcBorders>
            <w:shd w:val="clear" w:color="auto" w:fill="auto"/>
            <w:hideMark/>
            <w:tcPrChange w:id="698" w:author="Meggan Harris" w:date="2025-08-29T10:37:00Z" w16du:dateUtc="2025-08-29T08:37:00Z">
              <w:tcPr>
                <w:tcW w:w="2211" w:type="dxa"/>
                <w:gridSpan w:val="2"/>
                <w:hideMark/>
              </w:tcPr>
            </w:tcPrChange>
          </w:tcPr>
          <w:p w14:paraId="12712EF2" w14:textId="77777777" w:rsidR="00DB7EEF" w:rsidRPr="00B5151E" w:rsidRDefault="00DB7EEF" w:rsidP="009B46FA">
            <w:pPr>
              <w:pStyle w:val="ListParagraph"/>
              <w:tabs>
                <w:tab w:val="left" w:pos="84"/>
              </w:tabs>
              <w:ind w:left="0"/>
              <w:cnfStyle w:val="000000100000" w:firstRow="0" w:lastRow="0" w:firstColumn="0" w:lastColumn="0" w:oddVBand="0" w:evenVBand="0" w:oddHBand="1" w:evenHBand="0" w:firstRowFirstColumn="0" w:firstRowLastColumn="0" w:lastRowFirstColumn="0" w:lastRowLastColumn="0"/>
              <w:rPr>
                <w:sz w:val="18"/>
                <w:szCs w:val="18"/>
              </w:rPr>
              <w:pPrChange w:id="699" w:author="Meggan Harris" w:date="2025-08-29T10:06:00Z" w16du:dateUtc="2025-08-29T08:06:00Z">
                <w:pPr>
                  <w:pStyle w:val="ListParagraph"/>
                  <w:jc w:val="center"/>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0</w:t>
            </w:r>
          </w:p>
        </w:tc>
        <w:tc>
          <w:tcPr>
            <w:tcW w:w="993" w:type="dxa"/>
            <w:tcBorders>
              <w:top w:val="single" w:sz="4" w:space="0" w:color="auto"/>
              <w:left w:val="single" w:sz="4" w:space="0" w:color="auto"/>
              <w:bottom w:val="single" w:sz="4" w:space="0" w:color="auto"/>
              <w:right w:val="single" w:sz="4" w:space="0" w:color="auto"/>
            </w:tcBorders>
            <w:shd w:val="clear" w:color="auto" w:fill="auto"/>
            <w:hideMark/>
            <w:tcPrChange w:id="700" w:author="Meggan Harris" w:date="2025-08-29T10:37:00Z" w16du:dateUtc="2025-08-29T08:37:00Z">
              <w:tcPr>
                <w:tcW w:w="1321" w:type="dxa"/>
                <w:gridSpan w:val="2"/>
                <w:hideMark/>
              </w:tcPr>
            </w:tcPrChange>
          </w:tcPr>
          <w:p w14:paraId="1B22B449" w14:textId="2E334B1C" w:rsidR="00DB7EEF" w:rsidRPr="00B5151E" w:rsidRDefault="00DB7EEF" w:rsidP="009B46FA">
            <w:pPr>
              <w:pStyle w:val="ListParagraph"/>
              <w:tabs>
                <w:tab w:val="left" w:pos="84"/>
                <w:tab w:val="left" w:pos="399"/>
              </w:tabs>
              <w:ind w:left="0"/>
              <w:cnfStyle w:val="000000100000" w:firstRow="0" w:lastRow="0" w:firstColumn="0" w:lastColumn="0" w:oddVBand="0" w:evenVBand="0" w:oddHBand="1" w:evenHBand="0" w:firstRowFirstColumn="0" w:firstRowLastColumn="0" w:lastRowFirstColumn="0" w:lastRowLastColumn="0"/>
              <w:rPr>
                <w:sz w:val="18"/>
                <w:szCs w:val="18"/>
              </w:rPr>
              <w:pPrChange w:id="701" w:author="Meggan Harris" w:date="2025-08-29T10:06:00Z" w16du:dateUtc="2025-08-29T08:06:00Z">
                <w:pPr>
                  <w:pStyle w:val="ListParagraph"/>
                  <w:tabs>
                    <w:tab w:val="left" w:pos="399"/>
                  </w:tabs>
                  <w:ind w:left="399"/>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0</w:t>
            </w:r>
            <w:del w:id="702" w:author="Meggan Harris" w:date="2025-08-29T09:55:00Z" w16du:dateUtc="2025-08-29T07:55:00Z">
              <w:r w:rsidRPr="00B5151E" w:rsidDel="004901D6">
                <w:rPr>
                  <w:sz w:val="18"/>
                  <w:szCs w:val="18"/>
                </w:rPr>
                <w:delText>.</w:delText>
              </w:r>
            </w:del>
            <w:ins w:id="703" w:author="Meggan Harris" w:date="2025-08-29T09:55:00Z" w16du:dateUtc="2025-08-29T07:55:00Z">
              <w:r w:rsidR="004901D6">
                <w:rPr>
                  <w:sz w:val="18"/>
                  <w:szCs w:val="18"/>
                </w:rPr>
                <w:t>·</w:t>
              </w:r>
            </w:ins>
            <w:r w:rsidRPr="00B5151E">
              <w:rPr>
                <w:sz w:val="18"/>
                <w:szCs w:val="18"/>
              </w:rPr>
              <w:t>00</w:t>
            </w:r>
          </w:p>
        </w:tc>
        <w:tc>
          <w:tcPr>
            <w:tcW w:w="2931" w:type="dxa"/>
            <w:tcBorders>
              <w:top w:val="single" w:sz="4" w:space="0" w:color="auto"/>
              <w:left w:val="single" w:sz="4" w:space="0" w:color="auto"/>
              <w:bottom w:val="single" w:sz="4" w:space="0" w:color="auto"/>
              <w:right w:val="single" w:sz="4" w:space="0" w:color="auto"/>
            </w:tcBorders>
            <w:shd w:val="clear" w:color="auto" w:fill="auto"/>
            <w:tcPrChange w:id="704" w:author="Meggan Harris" w:date="2025-08-29T10:37:00Z" w16du:dateUtc="2025-08-29T08:37:00Z">
              <w:tcPr>
                <w:tcW w:w="2031" w:type="dxa"/>
              </w:tcPr>
            </w:tcPrChange>
          </w:tcPr>
          <w:p w14:paraId="1DB32484" w14:textId="40CC49E3" w:rsidR="00DB7EEF" w:rsidRPr="00B5151E" w:rsidRDefault="00DB7EEF" w:rsidP="009B46FA">
            <w:pPr>
              <w:tabs>
                <w:tab w:val="left" w:pos="84"/>
              </w:tabs>
              <w:cnfStyle w:val="000000100000" w:firstRow="0" w:lastRow="0" w:firstColumn="0" w:lastColumn="0" w:oddVBand="0" w:evenVBand="0" w:oddHBand="1" w:evenHBand="0" w:firstRowFirstColumn="0" w:firstRowLastColumn="0" w:lastRowFirstColumn="0" w:lastRowLastColumn="0"/>
              <w:rPr>
                <w:sz w:val="18"/>
                <w:szCs w:val="18"/>
              </w:rPr>
              <w:pPrChange w:id="705" w:author="Meggan Harris" w:date="2025-08-29T10:06:00Z" w16du:dateUtc="2025-08-29T08:06:00Z">
                <w:pPr>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{"citationID":"rGLzsRBw","properties":{"formattedCitation":"\\super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4901D6" w:rsidRPr="00C410B4" w14:paraId="7F804538" w14:textId="7C8CAAD9" w:rsidTr="00754AA6">
        <w:trPr>
          <w:trPrChange w:id="706" w:author="Meggan Harris" w:date="2025-08-29T10:37:00Z" w16du:dateUtc="2025-08-29T08:37:00Z">
            <w:trPr>
              <w:gridAfter w:val="0"/>
            </w:trPr>
          </w:trPrChange>
        </w:trPr>
        <w:tc>
          <w:tcPr>
            <w:cnfStyle w:val="001000000000" w:firstRow="0" w:lastRow="0" w:firstColumn="1" w:lastColumn="0" w:oddVBand="0" w:evenVBand="0" w:oddHBand="0" w:evenHBand="0" w:firstRowFirstColumn="0" w:firstRowLastColumn="0" w:lastRowFirstColumn="0" w:lastRowLastColumn="0"/>
            <w:tcW w:w="2733" w:type="dxa"/>
            <w:tcBorders>
              <w:top w:val="single" w:sz="4" w:space="0" w:color="auto"/>
              <w:left w:val="single" w:sz="4" w:space="0" w:color="auto"/>
              <w:bottom w:val="single" w:sz="4" w:space="0" w:color="auto"/>
              <w:right w:val="single" w:sz="4" w:space="0" w:color="auto"/>
            </w:tcBorders>
            <w:hideMark/>
            <w:tcPrChange w:id="707" w:author="Meggan Harris" w:date="2025-08-29T10:37:00Z" w16du:dateUtc="2025-08-29T08:37:00Z">
              <w:tcPr>
                <w:tcW w:w="2733" w:type="dxa"/>
                <w:gridSpan w:val="2"/>
                <w:hideMark/>
              </w:tcPr>
            </w:tcPrChange>
          </w:tcPr>
          <w:p w14:paraId="30FB9255" w14:textId="7BC18282" w:rsidR="00DB7EEF" w:rsidRPr="001D2C21" w:rsidRDefault="00DB7EEF" w:rsidP="009B46FA">
            <w:pPr>
              <w:pStyle w:val="ListParagraph"/>
              <w:tabs>
                <w:tab w:val="left" w:pos="0"/>
              </w:tabs>
              <w:ind w:left="84" w:hanging="84"/>
              <w:rPr>
                <w:b w:val="0"/>
                <w:bCs w:val="0"/>
                <w:sz w:val="18"/>
                <w:szCs w:val="18"/>
                <w:rPrChange w:id="708" w:author="Meggan Harris" w:date="2025-08-29T10:37:00Z" w16du:dateUtc="2025-08-29T08:37:00Z">
                  <w:rPr>
                    <w:sz w:val="18"/>
                    <w:szCs w:val="18"/>
                  </w:rPr>
                </w:rPrChange>
              </w:rPr>
              <w:pPrChange w:id="709" w:author="Meggan Harris" w:date="2025-08-29T10:06:00Z" w16du:dateUtc="2025-08-29T08:06:00Z">
                <w:pPr>
                  <w:pStyle w:val="ListParagraph"/>
                  <w:tabs>
                    <w:tab w:val="left" w:pos="84"/>
                  </w:tabs>
                  <w:ind w:left="84"/>
                </w:pPr>
              </w:pPrChange>
            </w:pPr>
            <w:r w:rsidRPr="001D2C21">
              <w:rPr>
                <w:b w:val="0"/>
                <w:bCs w:val="0"/>
                <w:sz w:val="18"/>
                <w:szCs w:val="18"/>
                <w:rPrChange w:id="710" w:author="Meggan Harris" w:date="2025-08-29T10:37:00Z" w16du:dateUtc="2025-08-29T08:37:00Z">
                  <w:rPr>
                    <w:sz w:val="18"/>
                    <w:szCs w:val="18"/>
                  </w:rPr>
                </w:rPrChange>
              </w:rPr>
              <w:t xml:space="preserve">Implantable </w:t>
            </w:r>
            <w:del w:id="711" w:author="Meggan Harris" w:date="2025-08-29T10:29:00Z" w16du:dateUtc="2025-08-29T08:29:00Z">
              <w:r w:rsidRPr="001D2C21" w:rsidDel="003A1CF8">
                <w:rPr>
                  <w:b w:val="0"/>
                  <w:bCs w:val="0"/>
                  <w:sz w:val="18"/>
                  <w:szCs w:val="18"/>
                  <w:rPrChange w:id="712" w:author="Meggan Harris" w:date="2025-08-29T10:37:00Z" w16du:dateUtc="2025-08-29T08:37:00Z">
                    <w:rPr>
                      <w:sz w:val="18"/>
                      <w:szCs w:val="18"/>
                    </w:rPr>
                  </w:rPrChange>
                </w:rPr>
                <w:delText xml:space="preserve">Cardioverter </w:delText>
              </w:r>
            </w:del>
            <w:ins w:id="713" w:author="Meggan Harris" w:date="2025-08-29T10:29:00Z" w16du:dateUtc="2025-08-29T08:29:00Z">
              <w:r w:rsidR="003A1CF8" w:rsidRPr="001D2C21">
                <w:rPr>
                  <w:b w:val="0"/>
                  <w:bCs w:val="0"/>
                  <w:sz w:val="18"/>
                  <w:szCs w:val="18"/>
                  <w:rPrChange w:id="714" w:author="Meggan Harris" w:date="2025-08-29T10:37:00Z" w16du:dateUtc="2025-08-29T08:37:00Z">
                    <w:rPr>
                      <w:sz w:val="18"/>
                      <w:szCs w:val="18"/>
                    </w:rPr>
                  </w:rPrChange>
                </w:rPr>
                <w:t>c</w:t>
              </w:r>
              <w:r w:rsidR="003A1CF8" w:rsidRPr="001D2C21">
                <w:rPr>
                  <w:b w:val="0"/>
                  <w:bCs w:val="0"/>
                  <w:sz w:val="18"/>
                  <w:szCs w:val="18"/>
                  <w:rPrChange w:id="715" w:author="Meggan Harris" w:date="2025-08-29T10:37:00Z" w16du:dateUtc="2025-08-29T08:37:00Z">
                    <w:rPr>
                      <w:sz w:val="18"/>
                      <w:szCs w:val="18"/>
                    </w:rPr>
                  </w:rPrChange>
                </w:rPr>
                <w:t xml:space="preserve">ardioverter </w:t>
              </w:r>
            </w:ins>
            <w:del w:id="716" w:author="Meggan Harris" w:date="2025-08-29T10:30:00Z" w16du:dateUtc="2025-08-29T08:30:00Z">
              <w:r w:rsidRPr="001D2C21" w:rsidDel="003A1CF8">
                <w:rPr>
                  <w:b w:val="0"/>
                  <w:bCs w:val="0"/>
                  <w:sz w:val="18"/>
                  <w:szCs w:val="18"/>
                  <w:rPrChange w:id="717" w:author="Meggan Harris" w:date="2025-08-29T10:37:00Z" w16du:dateUtc="2025-08-29T08:37:00Z">
                    <w:rPr>
                      <w:sz w:val="18"/>
                      <w:szCs w:val="18"/>
                    </w:rPr>
                  </w:rPrChange>
                </w:rPr>
                <w:delText xml:space="preserve">Defibrillator </w:delText>
              </w:r>
            </w:del>
            <w:ins w:id="718" w:author="Meggan Harris" w:date="2025-08-29T10:30:00Z" w16du:dateUtc="2025-08-29T08:30:00Z">
              <w:r w:rsidR="003A1CF8" w:rsidRPr="001D2C21">
                <w:rPr>
                  <w:b w:val="0"/>
                  <w:bCs w:val="0"/>
                  <w:sz w:val="18"/>
                  <w:szCs w:val="18"/>
                  <w:rPrChange w:id="719" w:author="Meggan Harris" w:date="2025-08-29T10:37:00Z" w16du:dateUtc="2025-08-29T08:37:00Z">
                    <w:rPr>
                      <w:sz w:val="18"/>
                      <w:szCs w:val="18"/>
                    </w:rPr>
                  </w:rPrChange>
                </w:rPr>
                <w:t>d</w:t>
              </w:r>
              <w:r w:rsidR="003A1CF8" w:rsidRPr="001D2C21">
                <w:rPr>
                  <w:b w:val="0"/>
                  <w:bCs w:val="0"/>
                  <w:sz w:val="18"/>
                  <w:szCs w:val="18"/>
                  <w:rPrChange w:id="720" w:author="Meggan Harris" w:date="2025-08-29T10:37:00Z" w16du:dateUtc="2025-08-29T08:37:00Z">
                    <w:rPr>
                      <w:sz w:val="18"/>
                      <w:szCs w:val="18"/>
                    </w:rPr>
                  </w:rPrChange>
                </w:rPr>
                <w:t>efibrillator</w:t>
              </w:r>
            </w:ins>
            <w:del w:id="721" w:author="Meggan Harris" w:date="2025-08-29T11:05:00Z" w16du:dateUtc="2025-08-29T09:05:00Z">
              <w:r w:rsidRPr="001D2C21" w:rsidDel="0072604D">
                <w:rPr>
                  <w:b w:val="0"/>
                  <w:bCs w:val="0"/>
                  <w:sz w:val="18"/>
                  <w:szCs w:val="18"/>
                  <w:rPrChange w:id="722" w:author="Meggan Harris" w:date="2025-08-29T10:37:00Z" w16du:dateUtc="2025-08-29T08:37:00Z">
                    <w:rPr>
                      <w:sz w:val="18"/>
                      <w:szCs w:val="18"/>
                    </w:rPr>
                  </w:rPrChange>
                </w:rPr>
                <w:delText>(ICD)</w:delText>
              </w:r>
            </w:del>
          </w:p>
        </w:tc>
        <w:tc>
          <w:tcPr>
            <w:tcW w:w="1090" w:type="dxa"/>
            <w:tcBorders>
              <w:top w:val="single" w:sz="4" w:space="0" w:color="auto"/>
              <w:left w:val="single" w:sz="4" w:space="0" w:color="auto"/>
              <w:bottom w:val="single" w:sz="4" w:space="0" w:color="auto"/>
              <w:right w:val="single" w:sz="4" w:space="0" w:color="auto"/>
            </w:tcBorders>
            <w:hideMark/>
            <w:tcPrChange w:id="723" w:author="Meggan Harris" w:date="2025-08-29T10:37:00Z" w16du:dateUtc="2025-08-29T08:37:00Z">
              <w:tcPr>
                <w:tcW w:w="1860" w:type="dxa"/>
                <w:gridSpan w:val="3"/>
                <w:hideMark/>
              </w:tcPr>
            </w:tcPrChange>
          </w:tcPr>
          <w:p w14:paraId="3E299135" w14:textId="16478CFD" w:rsidR="00DB7EEF" w:rsidRPr="00B5151E" w:rsidRDefault="00DB7EEF" w:rsidP="009B46FA">
            <w:pPr>
              <w:pStyle w:val="ListParagraph"/>
              <w:tabs>
                <w:tab w:val="left" w:pos="84"/>
              </w:tabs>
              <w:ind w:left="0"/>
              <w:cnfStyle w:val="000000000000" w:firstRow="0" w:lastRow="0" w:firstColumn="0" w:lastColumn="0" w:oddVBand="0" w:evenVBand="0" w:oddHBand="0" w:evenHBand="0" w:firstRowFirstColumn="0" w:firstRowLastColumn="0" w:lastRowFirstColumn="0" w:lastRowLastColumn="0"/>
              <w:rPr>
                <w:sz w:val="18"/>
                <w:szCs w:val="18"/>
              </w:rPr>
              <w:pPrChange w:id="724" w:author="Meggan Harris" w:date="2025-08-29T10:06:00Z" w16du:dateUtc="2025-08-29T08:06:00Z">
                <w:pPr>
                  <w:pStyle w:val="ListParagraph"/>
                  <w:jc w:val="center"/>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25,000</w:t>
            </w:r>
            <w:del w:id="725" w:author="Meggan Harris" w:date="2025-08-29T09:55:00Z" w16du:dateUtc="2025-08-29T07:55:00Z">
              <w:r w:rsidRPr="00B5151E" w:rsidDel="004901D6">
                <w:rPr>
                  <w:sz w:val="18"/>
                  <w:szCs w:val="18"/>
                </w:rPr>
                <w:delText>.</w:delText>
              </w:r>
            </w:del>
            <w:ins w:id="726" w:author="Meggan Harris" w:date="2025-08-29T09:55:00Z" w16du:dateUtc="2025-08-29T07:55:00Z">
              <w:r w:rsidR="004901D6">
                <w:rPr>
                  <w:sz w:val="18"/>
                  <w:szCs w:val="18"/>
                </w:rPr>
                <w:t>·</w:t>
              </w:r>
            </w:ins>
            <w:r w:rsidRPr="00B5151E">
              <w:rPr>
                <w:sz w:val="18"/>
                <w:szCs w:val="18"/>
              </w:rPr>
              <w:t>00</w:t>
            </w:r>
          </w:p>
        </w:tc>
        <w:tc>
          <w:tcPr>
            <w:tcW w:w="2409" w:type="dxa"/>
            <w:tcBorders>
              <w:top w:val="single" w:sz="4" w:space="0" w:color="auto"/>
              <w:left w:val="single" w:sz="4" w:space="0" w:color="auto"/>
              <w:bottom w:val="single" w:sz="4" w:space="0" w:color="auto"/>
              <w:right w:val="single" w:sz="4" w:space="0" w:color="auto"/>
            </w:tcBorders>
            <w:hideMark/>
            <w:tcPrChange w:id="727" w:author="Meggan Harris" w:date="2025-08-29T10:37:00Z" w16du:dateUtc="2025-08-29T08:37:00Z">
              <w:tcPr>
                <w:tcW w:w="2211" w:type="dxa"/>
                <w:gridSpan w:val="2"/>
                <w:hideMark/>
              </w:tcPr>
            </w:tcPrChange>
          </w:tcPr>
          <w:p w14:paraId="5BB47F49" w14:textId="77777777" w:rsidR="00DB7EEF" w:rsidRPr="00B5151E" w:rsidRDefault="00DB7EEF" w:rsidP="009B46FA">
            <w:pPr>
              <w:pStyle w:val="ListParagraph"/>
              <w:tabs>
                <w:tab w:val="left" w:pos="84"/>
              </w:tabs>
              <w:ind w:left="0"/>
              <w:cnfStyle w:val="000000000000" w:firstRow="0" w:lastRow="0" w:firstColumn="0" w:lastColumn="0" w:oddVBand="0" w:evenVBand="0" w:oddHBand="0" w:evenHBand="0" w:firstRowFirstColumn="0" w:firstRowLastColumn="0" w:lastRowFirstColumn="0" w:lastRowLastColumn="0"/>
              <w:rPr>
                <w:sz w:val="18"/>
                <w:szCs w:val="18"/>
              </w:rPr>
              <w:pPrChange w:id="728" w:author="Meggan Harris" w:date="2025-08-29T10:06:00Z" w16du:dateUtc="2025-08-29T08:06:00Z">
                <w:pPr>
                  <w:pStyle w:val="ListParagraph"/>
                  <w:jc w:val="center"/>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0</w:t>
            </w:r>
          </w:p>
        </w:tc>
        <w:tc>
          <w:tcPr>
            <w:tcW w:w="993" w:type="dxa"/>
            <w:tcBorders>
              <w:top w:val="single" w:sz="4" w:space="0" w:color="auto"/>
              <w:left w:val="single" w:sz="4" w:space="0" w:color="auto"/>
              <w:bottom w:val="single" w:sz="4" w:space="0" w:color="auto"/>
              <w:right w:val="single" w:sz="4" w:space="0" w:color="auto"/>
            </w:tcBorders>
            <w:hideMark/>
            <w:tcPrChange w:id="729" w:author="Meggan Harris" w:date="2025-08-29T10:37:00Z" w16du:dateUtc="2025-08-29T08:37:00Z">
              <w:tcPr>
                <w:tcW w:w="1321" w:type="dxa"/>
                <w:gridSpan w:val="2"/>
                <w:hideMark/>
              </w:tcPr>
            </w:tcPrChange>
          </w:tcPr>
          <w:p w14:paraId="3683F5FA" w14:textId="00D54851" w:rsidR="00DB7EEF" w:rsidRPr="00B5151E" w:rsidRDefault="00DB7EEF" w:rsidP="009B46FA">
            <w:pPr>
              <w:pStyle w:val="ListParagraph"/>
              <w:tabs>
                <w:tab w:val="left" w:pos="84"/>
                <w:tab w:val="left" w:pos="399"/>
              </w:tabs>
              <w:ind w:left="0"/>
              <w:cnfStyle w:val="000000000000" w:firstRow="0" w:lastRow="0" w:firstColumn="0" w:lastColumn="0" w:oddVBand="0" w:evenVBand="0" w:oddHBand="0" w:evenHBand="0" w:firstRowFirstColumn="0" w:firstRowLastColumn="0" w:lastRowFirstColumn="0" w:lastRowLastColumn="0"/>
              <w:rPr>
                <w:sz w:val="18"/>
                <w:szCs w:val="18"/>
              </w:rPr>
              <w:pPrChange w:id="730" w:author="Meggan Harris" w:date="2025-08-29T10:06:00Z" w16du:dateUtc="2025-08-29T08:06:00Z">
                <w:pPr>
                  <w:pStyle w:val="ListParagraph"/>
                  <w:tabs>
                    <w:tab w:val="left" w:pos="399"/>
                  </w:tabs>
                  <w:ind w:left="399"/>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0</w:t>
            </w:r>
            <w:del w:id="731" w:author="Meggan Harris" w:date="2025-08-29T09:55:00Z" w16du:dateUtc="2025-08-29T07:55:00Z">
              <w:r w:rsidRPr="00B5151E" w:rsidDel="004901D6">
                <w:rPr>
                  <w:sz w:val="18"/>
                  <w:szCs w:val="18"/>
                </w:rPr>
                <w:delText>.</w:delText>
              </w:r>
            </w:del>
            <w:ins w:id="732" w:author="Meggan Harris" w:date="2025-08-29T09:55:00Z" w16du:dateUtc="2025-08-29T07:55:00Z">
              <w:r w:rsidR="004901D6">
                <w:rPr>
                  <w:sz w:val="18"/>
                  <w:szCs w:val="18"/>
                </w:rPr>
                <w:t>·</w:t>
              </w:r>
            </w:ins>
            <w:r w:rsidRPr="00B5151E">
              <w:rPr>
                <w:sz w:val="18"/>
                <w:szCs w:val="18"/>
              </w:rPr>
              <w:t>00</w:t>
            </w:r>
          </w:p>
        </w:tc>
        <w:tc>
          <w:tcPr>
            <w:tcW w:w="2931" w:type="dxa"/>
            <w:tcBorders>
              <w:top w:val="single" w:sz="4" w:space="0" w:color="auto"/>
              <w:left w:val="single" w:sz="4" w:space="0" w:color="auto"/>
              <w:bottom w:val="single" w:sz="4" w:space="0" w:color="auto"/>
              <w:right w:val="single" w:sz="4" w:space="0" w:color="auto"/>
            </w:tcBorders>
            <w:tcPrChange w:id="733" w:author="Meggan Harris" w:date="2025-08-29T10:37:00Z" w16du:dateUtc="2025-08-29T08:37:00Z">
              <w:tcPr>
                <w:tcW w:w="2031" w:type="dxa"/>
              </w:tcPr>
            </w:tcPrChange>
          </w:tcPr>
          <w:p w14:paraId="3B83514D" w14:textId="7E091A31" w:rsidR="00DB7EEF" w:rsidRPr="00B5151E" w:rsidRDefault="00DB7EEF" w:rsidP="009B46FA">
            <w:pPr>
              <w:tabs>
                <w:tab w:val="left" w:pos="84"/>
              </w:tabs>
              <w:cnfStyle w:val="000000000000" w:firstRow="0" w:lastRow="0" w:firstColumn="0" w:lastColumn="0" w:oddVBand="0" w:evenVBand="0" w:oddHBand="0" w:evenHBand="0" w:firstRowFirstColumn="0" w:firstRowLastColumn="0" w:lastRowFirstColumn="0" w:lastRowLastColumn="0"/>
              <w:rPr>
                <w:sz w:val="18"/>
                <w:szCs w:val="18"/>
              </w:rPr>
              <w:pPrChange w:id="734" w:author="Meggan Harris" w:date="2025-08-29T10:06:00Z" w16du:dateUtc="2025-08-29T08:06:00Z">
                <w:pPr>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{"citationID":"kLM29SUd","properties":{"formattedCitation":"\\super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4901D6" w:rsidRPr="00C410B4" w14:paraId="08F4B1E3" w14:textId="37D2C439" w:rsidTr="00754AA6">
        <w:trPr>
          <w:cnfStyle w:val="000000100000" w:firstRow="0" w:lastRow="0" w:firstColumn="0" w:lastColumn="0" w:oddVBand="0" w:evenVBand="0" w:oddHBand="1" w:evenHBand="0" w:firstRowFirstColumn="0" w:firstRowLastColumn="0" w:lastRowFirstColumn="0" w:lastRowLastColumn="0"/>
          <w:trPrChange w:id="735" w:author="Meggan Harris" w:date="2025-08-29T10:37:00Z" w16du:dateUtc="2025-08-29T08:37:00Z">
            <w:trPr>
              <w:gridAfter w:val="0"/>
            </w:trPr>
          </w:trPrChange>
        </w:trPr>
        <w:tc>
          <w:tcPr>
            <w:cnfStyle w:val="001000000000" w:firstRow="0" w:lastRow="0" w:firstColumn="1" w:lastColumn="0" w:oddVBand="0" w:evenVBand="0" w:oddHBand="0" w:evenHBand="0" w:firstRowFirstColumn="0" w:firstRowLastColumn="0" w:lastRowFirstColumn="0" w:lastRowLastColumn="0"/>
            <w:tcW w:w="2733" w:type="dxa"/>
            <w:tcBorders>
              <w:top w:val="single" w:sz="4" w:space="0" w:color="auto"/>
              <w:left w:val="single" w:sz="4" w:space="0" w:color="auto"/>
              <w:bottom w:val="single" w:sz="4" w:space="0" w:color="auto"/>
              <w:right w:val="single" w:sz="4" w:space="0" w:color="auto"/>
            </w:tcBorders>
            <w:shd w:val="clear" w:color="auto" w:fill="auto"/>
            <w:hideMark/>
            <w:tcPrChange w:id="736" w:author="Meggan Harris" w:date="2025-08-29T10:37:00Z" w16du:dateUtc="2025-08-29T08:37:00Z">
              <w:tcPr>
                <w:tcW w:w="2733" w:type="dxa"/>
                <w:gridSpan w:val="2"/>
                <w:hideMark/>
              </w:tcPr>
            </w:tcPrChange>
          </w:tcPr>
          <w:p w14:paraId="76EC6788" w14:textId="274202F1" w:rsidR="00DB7EEF" w:rsidRPr="001D2C21" w:rsidRDefault="00DB7EEF" w:rsidP="009B46FA">
            <w:pPr>
              <w:pStyle w:val="ListParagraph"/>
              <w:tabs>
                <w:tab w:val="left" w:pos="0"/>
              </w:tabs>
              <w:ind w:left="84" w:hanging="84"/>
              <w:cnfStyle w:val="001000100000" w:firstRow="0" w:lastRow="0" w:firstColumn="1" w:lastColumn="0" w:oddVBand="0" w:evenVBand="0" w:oddHBand="1" w:evenHBand="0" w:firstRowFirstColumn="0" w:firstRowLastColumn="0" w:lastRowFirstColumn="0" w:lastRowLastColumn="0"/>
              <w:rPr>
                <w:b w:val="0"/>
                <w:bCs w:val="0"/>
                <w:sz w:val="18"/>
                <w:szCs w:val="18"/>
                <w:rPrChange w:id="737" w:author="Meggan Harris" w:date="2025-08-29T10:37:00Z" w16du:dateUtc="2025-08-29T08:37:00Z">
                  <w:rPr>
                    <w:sz w:val="18"/>
                    <w:szCs w:val="18"/>
                  </w:rPr>
                </w:rPrChange>
              </w:rPr>
              <w:pPrChange w:id="738" w:author="Meggan Harris" w:date="2025-08-29T10:06:00Z" w16du:dateUtc="2025-08-29T08:06:00Z">
                <w:pPr>
                  <w:pStyle w:val="ListParagraph"/>
                  <w:tabs>
                    <w:tab w:val="left" w:pos="84"/>
                  </w:tabs>
                  <w:ind w:left="84"/>
                  <w:cnfStyle w:val="001000100000" w:firstRow="0" w:lastRow="0" w:firstColumn="1" w:lastColumn="0" w:oddVBand="0" w:evenVBand="0" w:oddHBand="1" w:evenHBand="0" w:firstRowFirstColumn="0" w:firstRowLastColumn="0" w:lastRowFirstColumn="0" w:lastRowLastColumn="0"/>
                </w:pPr>
              </w:pPrChange>
            </w:pPr>
            <w:r w:rsidRPr="001D2C21">
              <w:rPr>
                <w:b w:val="0"/>
                <w:bCs w:val="0"/>
                <w:sz w:val="18"/>
                <w:szCs w:val="18"/>
                <w:rPrChange w:id="739" w:author="Meggan Harris" w:date="2025-08-29T10:37:00Z" w16du:dateUtc="2025-08-29T08:37:00Z">
                  <w:rPr>
                    <w:sz w:val="18"/>
                    <w:szCs w:val="18"/>
                  </w:rPr>
                </w:rPrChange>
              </w:rPr>
              <w:t xml:space="preserve">Ventricular </w:t>
            </w:r>
            <w:del w:id="740" w:author="Meggan Harris" w:date="2025-08-29T10:30:00Z" w16du:dateUtc="2025-08-29T08:30:00Z">
              <w:r w:rsidRPr="001D2C21" w:rsidDel="003A1CF8">
                <w:rPr>
                  <w:b w:val="0"/>
                  <w:bCs w:val="0"/>
                  <w:sz w:val="18"/>
                  <w:szCs w:val="18"/>
                  <w:rPrChange w:id="741" w:author="Meggan Harris" w:date="2025-08-29T10:37:00Z" w16du:dateUtc="2025-08-29T08:37:00Z">
                    <w:rPr>
                      <w:sz w:val="18"/>
                      <w:szCs w:val="18"/>
                    </w:rPr>
                  </w:rPrChange>
                </w:rPr>
                <w:delText xml:space="preserve">Assist </w:delText>
              </w:r>
            </w:del>
            <w:ins w:id="742" w:author="Meggan Harris" w:date="2025-08-29T10:30:00Z" w16du:dateUtc="2025-08-29T08:30:00Z">
              <w:r w:rsidR="003A1CF8" w:rsidRPr="001D2C21">
                <w:rPr>
                  <w:b w:val="0"/>
                  <w:bCs w:val="0"/>
                  <w:sz w:val="18"/>
                  <w:szCs w:val="18"/>
                  <w:rPrChange w:id="743" w:author="Meggan Harris" w:date="2025-08-29T10:37:00Z" w16du:dateUtc="2025-08-29T08:37:00Z">
                    <w:rPr>
                      <w:sz w:val="18"/>
                      <w:szCs w:val="18"/>
                    </w:rPr>
                  </w:rPrChange>
                </w:rPr>
                <w:t>a</w:t>
              </w:r>
              <w:r w:rsidR="003A1CF8" w:rsidRPr="001D2C21">
                <w:rPr>
                  <w:b w:val="0"/>
                  <w:bCs w:val="0"/>
                  <w:sz w:val="18"/>
                  <w:szCs w:val="18"/>
                  <w:rPrChange w:id="744" w:author="Meggan Harris" w:date="2025-08-29T10:37:00Z" w16du:dateUtc="2025-08-29T08:37:00Z">
                    <w:rPr>
                      <w:sz w:val="18"/>
                      <w:szCs w:val="18"/>
                    </w:rPr>
                  </w:rPrChange>
                </w:rPr>
                <w:t xml:space="preserve">ssist </w:t>
              </w:r>
            </w:ins>
            <w:del w:id="745" w:author="Meggan Harris" w:date="2025-08-29T10:30:00Z" w16du:dateUtc="2025-08-29T08:30:00Z">
              <w:r w:rsidRPr="001D2C21" w:rsidDel="003A1CF8">
                <w:rPr>
                  <w:b w:val="0"/>
                  <w:bCs w:val="0"/>
                  <w:sz w:val="18"/>
                  <w:szCs w:val="18"/>
                  <w:rPrChange w:id="746" w:author="Meggan Harris" w:date="2025-08-29T10:37:00Z" w16du:dateUtc="2025-08-29T08:37:00Z">
                    <w:rPr>
                      <w:sz w:val="18"/>
                      <w:szCs w:val="18"/>
                    </w:rPr>
                  </w:rPrChange>
                </w:rPr>
                <w:delText xml:space="preserve">Device </w:delText>
              </w:r>
            </w:del>
            <w:ins w:id="747" w:author="Meggan Harris" w:date="2025-08-29T10:30:00Z" w16du:dateUtc="2025-08-29T08:30:00Z">
              <w:r w:rsidR="003A1CF8" w:rsidRPr="001D2C21">
                <w:rPr>
                  <w:b w:val="0"/>
                  <w:bCs w:val="0"/>
                  <w:sz w:val="18"/>
                  <w:szCs w:val="18"/>
                  <w:rPrChange w:id="748" w:author="Meggan Harris" w:date="2025-08-29T10:37:00Z" w16du:dateUtc="2025-08-29T08:37:00Z">
                    <w:rPr>
                      <w:sz w:val="18"/>
                      <w:szCs w:val="18"/>
                    </w:rPr>
                  </w:rPrChange>
                </w:rPr>
                <w:t>d</w:t>
              </w:r>
              <w:r w:rsidR="003A1CF8" w:rsidRPr="001D2C21">
                <w:rPr>
                  <w:b w:val="0"/>
                  <w:bCs w:val="0"/>
                  <w:sz w:val="18"/>
                  <w:szCs w:val="18"/>
                  <w:rPrChange w:id="749" w:author="Meggan Harris" w:date="2025-08-29T10:37:00Z" w16du:dateUtc="2025-08-29T08:37:00Z">
                    <w:rPr>
                      <w:sz w:val="18"/>
                      <w:szCs w:val="18"/>
                    </w:rPr>
                  </w:rPrChange>
                </w:rPr>
                <w:t>evice</w:t>
              </w:r>
            </w:ins>
            <w:del w:id="750" w:author="Meggan Harris" w:date="2025-08-29T11:06:00Z" w16du:dateUtc="2025-08-29T09:06:00Z">
              <w:r w:rsidRPr="001D2C21" w:rsidDel="0072604D">
                <w:rPr>
                  <w:b w:val="0"/>
                  <w:bCs w:val="0"/>
                  <w:sz w:val="18"/>
                  <w:szCs w:val="18"/>
                  <w:rPrChange w:id="751" w:author="Meggan Harris" w:date="2025-08-29T10:37:00Z" w16du:dateUtc="2025-08-29T08:37:00Z">
                    <w:rPr>
                      <w:sz w:val="18"/>
                      <w:szCs w:val="18"/>
                    </w:rPr>
                  </w:rPrChange>
                </w:rPr>
                <w:delText>(VAD)</w:delText>
              </w:r>
            </w:del>
          </w:p>
        </w:tc>
        <w:tc>
          <w:tcPr>
            <w:tcW w:w="1090" w:type="dxa"/>
            <w:tcBorders>
              <w:top w:val="single" w:sz="4" w:space="0" w:color="auto"/>
              <w:left w:val="single" w:sz="4" w:space="0" w:color="auto"/>
              <w:bottom w:val="single" w:sz="4" w:space="0" w:color="auto"/>
              <w:right w:val="single" w:sz="4" w:space="0" w:color="auto"/>
            </w:tcBorders>
            <w:shd w:val="clear" w:color="auto" w:fill="auto"/>
            <w:hideMark/>
            <w:tcPrChange w:id="752" w:author="Meggan Harris" w:date="2025-08-29T10:37:00Z" w16du:dateUtc="2025-08-29T08:37:00Z">
              <w:tcPr>
                <w:tcW w:w="1860" w:type="dxa"/>
                <w:gridSpan w:val="3"/>
                <w:hideMark/>
              </w:tcPr>
            </w:tcPrChange>
          </w:tcPr>
          <w:p w14:paraId="664CC5B7" w14:textId="51F87C3B" w:rsidR="00DB7EEF" w:rsidRPr="00B5151E" w:rsidRDefault="00DB7EEF" w:rsidP="009B46FA">
            <w:pPr>
              <w:pStyle w:val="ListParagraph"/>
              <w:tabs>
                <w:tab w:val="left" w:pos="84"/>
              </w:tabs>
              <w:ind w:left="0"/>
              <w:cnfStyle w:val="000000100000" w:firstRow="0" w:lastRow="0" w:firstColumn="0" w:lastColumn="0" w:oddVBand="0" w:evenVBand="0" w:oddHBand="1" w:evenHBand="0" w:firstRowFirstColumn="0" w:firstRowLastColumn="0" w:lastRowFirstColumn="0" w:lastRowLastColumn="0"/>
              <w:rPr>
                <w:sz w:val="18"/>
                <w:szCs w:val="18"/>
              </w:rPr>
              <w:pPrChange w:id="753" w:author="Meggan Harris" w:date="2025-08-29T10:06:00Z" w16du:dateUtc="2025-08-29T08:06:00Z">
                <w:pPr>
                  <w:pStyle w:val="ListParagraph"/>
                  <w:jc w:val="center"/>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60,000</w:t>
            </w:r>
            <w:del w:id="754" w:author="Meggan Harris" w:date="2025-08-29T09:55:00Z" w16du:dateUtc="2025-08-29T07:55:00Z">
              <w:r w:rsidRPr="00B5151E" w:rsidDel="004901D6">
                <w:rPr>
                  <w:sz w:val="18"/>
                  <w:szCs w:val="18"/>
                </w:rPr>
                <w:delText>.</w:delText>
              </w:r>
            </w:del>
            <w:ins w:id="755" w:author="Meggan Harris" w:date="2025-08-29T09:55:00Z" w16du:dateUtc="2025-08-29T07:55:00Z">
              <w:r w:rsidR="004901D6">
                <w:rPr>
                  <w:sz w:val="18"/>
                  <w:szCs w:val="18"/>
                </w:rPr>
                <w:t>·</w:t>
              </w:r>
            </w:ins>
            <w:r w:rsidRPr="00B5151E">
              <w:rPr>
                <w:sz w:val="18"/>
                <w:szCs w:val="18"/>
              </w:rPr>
              <w:t>00</w:t>
            </w:r>
          </w:p>
        </w:tc>
        <w:tc>
          <w:tcPr>
            <w:tcW w:w="2409" w:type="dxa"/>
            <w:tcBorders>
              <w:top w:val="single" w:sz="4" w:space="0" w:color="auto"/>
              <w:left w:val="single" w:sz="4" w:space="0" w:color="auto"/>
              <w:bottom w:val="single" w:sz="4" w:space="0" w:color="auto"/>
              <w:right w:val="single" w:sz="4" w:space="0" w:color="auto"/>
            </w:tcBorders>
            <w:shd w:val="clear" w:color="auto" w:fill="auto"/>
            <w:hideMark/>
            <w:tcPrChange w:id="756" w:author="Meggan Harris" w:date="2025-08-29T10:37:00Z" w16du:dateUtc="2025-08-29T08:37:00Z">
              <w:tcPr>
                <w:tcW w:w="2211" w:type="dxa"/>
                <w:gridSpan w:val="2"/>
                <w:hideMark/>
              </w:tcPr>
            </w:tcPrChange>
          </w:tcPr>
          <w:p w14:paraId="2A49DA51" w14:textId="77777777" w:rsidR="00DB7EEF" w:rsidRPr="00B5151E" w:rsidRDefault="00DB7EEF" w:rsidP="009B46FA">
            <w:pPr>
              <w:pStyle w:val="ListParagraph"/>
              <w:tabs>
                <w:tab w:val="left" w:pos="84"/>
              </w:tabs>
              <w:ind w:left="0"/>
              <w:cnfStyle w:val="000000100000" w:firstRow="0" w:lastRow="0" w:firstColumn="0" w:lastColumn="0" w:oddVBand="0" w:evenVBand="0" w:oddHBand="1" w:evenHBand="0" w:firstRowFirstColumn="0" w:firstRowLastColumn="0" w:lastRowFirstColumn="0" w:lastRowLastColumn="0"/>
              <w:rPr>
                <w:sz w:val="18"/>
                <w:szCs w:val="18"/>
              </w:rPr>
              <w:pPrChange w:id="757" w:author="Meggan Harris" w:date="2025-08-29T10:06:00Z" w16du:dateUtc="2025-08-29T08:06:00Z">
                <w:pPr>
                  <w:pStyle w:val="ListParagraph"/>
                  <w:jc w:val="center"/>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0</w:t>
            </w:r>
          </w:p>
        </w:tc>
        <w:tc>
          <w:tcPr>
            <w:tcW w:w="993" w:type="dxa"/>
            <w:tcBorders>
              <w:top w:val="single" w:sz="4" w:space="0" w:color="auto"/>
              <w:left w:val="single" w:sz="4" w:space="0" w:color="auto"/>
              <w:bottom w:val="single" w:sz="4" w:space="0" w:color="auto"/>
              <w:right w:val="single" w:sz="4" w:space="0" w:color="auto"/>
            </w:tcBorders>
            <w:shd w:val="clear" w:color="auto" w:fill="auto"/>
            <w:hideMark/>
            <w:tcPrChange w:id="758" w:author="Meggan Harris" w:date="2025-08-29T10:37:00Z" w16du:dateUtc="2025-08-29T08:37:00Z">
              <w:tcPr>
                <w:tcW w:w="1321" w:type="dxa"/>
                <w:gridSpan w:val="2"/>
                <w:hideMark/>
              </w:tcPr>
            </w:tcPrChange>
          </w:tcPr>
          <w:p w14:paraId="6E493149" w14:textId="1144086C" w:rsidR="00DB7EEF" w:rsidRPr="00B5151E" w:rsidRDefault="00DB7EEF" w:rsidP="009B46FA">
            <w:pPr>
              <w:pStyle w:val="ListParagraph"/>
              <w:tabs>
                <w:tab w:val="left" w:pos="84"/>
                <w:tab w:val="left" w:pos="399"/>
              </w:tabs>
              <w:ind w:left="0"/>
              <w:cnfStyle w:val="000000100000" w:firstRow="0" w:lastRow="0" w:firstColumn="0" w:lastColumn="0" w:oddVBand="0" w:evenVBand="0" w:oddHBand="1" w:evenHBand="0" w:firstRowFirstColumn="0" w:firstRowLastColumn="0" w:lastRowFirstColumn="0" w:lastRowLastColumn="0"/>
              <w:rPr>
                <w:sz w:val="18"/>
                <w:szCs w:val="18"/>
              </w:rPr>
              <w:pPrChange w:id="759" w:author="Meggan Harris" w:date="2025-08-29T10:06:00Z" w16du:dateUtc="2025-08-29T08:06:00Z">
                <w:pPr>
                  <w:pStyle w:val="ListParagraph"/>
                  <w:tabs>
                    <w:tab w:val="left" w:pos="399"/>
                  </w:tabs>
                  <w:ind w:left="399"/>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0</w:t>
            </w:r>
            <w:del w:id="760" w:author="Meggan Harris" w:date="2025-08-29T09:55:00Z" w16du:dateUtc="2025-08-29T07:55:00Z">
              <w:r w:rsidRPr="00B5151E" w:rsidDel="004901D6">
                <w:rPr>
                  <w:sz w:val="18"/>
                  <w:szCs w:val="18"/>
                </w:rPr>
                <w:delText>.</w:delText>
              </w:r>
            </w:del>
            <w:ins w:id="761" w:author="Meggan Harris" w:date="2025-08-29T09:55:00Z" w16du:dateUtc="2025-08-29T07:55:00Z">
              <w:r w:rsidR="004901D6">
                <w:rPr>
                  <w:sz w:val="18"/>
                  <w:szCs w:val="18"/>
                </w:rPr>
                <w:t>·</w:t>
              </w:r>
            </w:ins>
            <w:r w:rsidRPr="00B5151E">
              <w:rPr>
                <w:sz w:val="18"/>
                <w:szCs w:val="18"/>
              </w:rPr>
              <w:t>00</w:t>
            </w:r>
          </w:p>
        </w:tc>
        <w:tc>
          <w:tcPr>
            <w:tcW w:w="2931" w:type="dxa"/>
            <w:tcBorders>
              <w:top w:val="single" w:sz="4" w:space="0" w:color="auto"/>
              <w:left w:val="single" w:sz="4" w:space="0" w:color="auto"/>
              <w:bottom w:val="single" w:sz="4" w:space="0" w:color="auto"/>
              <w:right w:val="single" w:sz="4" w:space="0" w:color="auto"/>
            </w:tcBorders>
            <w:shd w:val="clear" w:color="auto" w:fill="auto"/>
            <w:tcPrChange w:id="762" w:author="Meggan Harris" w:date="2025-08-29T10:37:00Z" w16du:dateUtc="2025-08-29T08:37:00Z">
              <w:tcPr>
                <w:tcW w:w="2031" w:type="dxa"/>
              </w:tcPr>
            </w:tcPrChange>
          </w:tcPr>
          <w:p w14:paraId="2BBEA2F6" w14:textId="06759995" w:rsidR="00DB7EEF" w:rsidRPr="00B5151E" w:rsidRDefault="00DB7EEF" w:rsidP="009B46FA">
            <w:pPr>
              <w:tabs>
                <w:tab w:val="left" w:pos="84"/>
              </w:tabs>
              <w:cnfStyle w:val="000000100000" w:firstRow="0" w:lastRow="0" w:firstColumn="0" w:lastColumn="0" w:oddVBand="0" w:evenVBand="0" w:oddHBand="1" w:evenHBand="0" w:firstRowFirstColumn="0" w:firstRowLastColumn="0" w:lastRowFirstColumn="0" w:lastRowLastColumn="0"/>
              <w:rPr>
                <w:sz w:val="18"/>
                <w:szCs w:val="18"/>
              </w:rPr>
              <w:pPrChange w:id="763" w:author="Meggan Harris" w:date="2025-08-29T10:06:00Z" w16du:dateUtc="2025-08-29T08:06:00Z">
                <w:pPr>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{"citationID":"SEzYvc5w","properties":{"formattedCitation":"\\super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4901D6" w:rsidRPr="00C410B4" w14:paraId="2785016D" w14:textId="4B7E928E" w:rsidTr="00754AA6">
        <w:trPr>
          <w:trPrChange w:id="764" w:author="Meggan Harris" w:date="2025-08-29T10:37:00Z" w16du:dateUtc="2025-08-29T08:37:00Z">
            <w:trPr>
              <w:gridAfter w:val="0"/>
            </w:trPr>
          </w:trPrChange>
        </w:trPr>
        <w:tc>
          <w:tcPr>
            <w:cnfStyle w:val="001000000000" w:firstRow="0" w:lastRow="0" w:firstColumn="1" w:lastColumn="0" w:oddVBand="0" w:evenVBand="0" w:oddHBand="0" w:evenHBand="0" w:firstRowFirstColumn="0" w:firstRowLastColumn="0" w:lastRowFirstColumn="0" w:lastRowLastColumn="0"/>
            <w:tcW w:w="2733" w:type="dxa"/>
            <w:tcBorders>
              <w:top w:val="single" w:sz="4" w:space="0" w:color="auto"/>
              <w:left w:val="single" w:sz="4" w:space="0" w:color="auto"/>
              <w:bottom w:val="single" w:sz="4" w:space="0" w:color="auto"/>
              <w:right w:val="single" w:sz="4" w:space="0" w:color="auto"/>
            </w:tcBorders>
            <w:hideMark/>
            <w:tcPrChange w:id="765" w:author="Meggan Harris" w:date="2025-08-29T10:37:00Z" w16du:dateUtc="2025-08-29T08:37:00Z">
              <w:tcPr>
                <w:tcW w:w="2733" w:type="dxa"/>
                <w:gridSpan w:val="2"/>
                <w:hideMark/>
              </w:tcPr>
            </w:tcPrChange>
          </w:tcPr>
          <w:p w14:paraId="2E590864" w14:textId="1F45111B" w:rsidR="00DB7EEF" w:rsidRPr="001D2C21" w:rsidRDefault="00DB7EEF" w:rsidP="009B46FA">
            <w:pPr>
              <w:pStyle w:val="ListParagraph"/>
              <w:tabs>
                <w:tab w:val="left" w:pos="0"/>
              </w:tabs>
              <w:ind w:left="84" w:hanging="84"/>
              <w:rPr>
                <w:b w:val="0"/>
                <w:bCs w:val="0"/>
                <w:sz w:val="18"/>
                <w:szCs w:val="18"/>
                <w:rPrChange w:id="766" w:author="Meggan Harris" w:date="2025-08-29T10:37:00Z" w16du:dateUtc="2025-08-29T08:37:00Z">
                  <w:rPr>
                    <w:sz w:val="18"/>
                    <w:szCs w:val="18"/>
                  </w:rPr>
                </w:rPrChange>
              </w:rPr>
              <w:pPrChange w:id="767" w:author="Meggan Harris" w:date="2025-08-29T10:06:00Z" w16du:dateUtc="2025-08-29T08:06:00Z">
                <w:pPr>
                  <w:pStyle w:val="ListParagraph"/>
                  <w:tabs>
                    <w:tab w:val="left" w:pos="84"/>
                  </w:tabs>
                  <w:ind w:left="84"/>
                </w:pPr>
              </w:pPrChange>
            </w:pPr>
            <w:r w:rsidRPr="001D2C21">
              <w:rPr>
                <w:b w:val="0"/>
                <w:bCs w:val="0"/>
                <w:sz w:val="18"/>
                <w:szCs w:val="18"/>
                <w:rPrChange w:id="768" w:author="Meggan Harris" w:date="2025-08-29T10:37:00Z" w16du:dateUtc="2025-08-29T08:37:00Z">
                  <w:rPr>
                    <w:sz w:val="18"/>
                    <w:szCs w:val="18"/>
                  </w:rPr>
                </w:rPrChange>
              </w:rPr>
              <w:t xml:space="preserve">Barium </w:t>
            </w:r>
            <w:del w:id="769" w:author="Meggan Harris" w:date="2025-08-29T10:30:00Z" w16du:dateUtc="2025-08-29T08:30:00Z">
              <w:r w:rsidRPr="001D2C21" w:rsidDel="003A1CF8">
                <w:rPr>
                  <w:b w:val="0"/>
                  <w:bCs w:val="0"/>
                  <w:sz w:val="18"/>
                  <w:szCs w:val="18"/>
                  <w:rPrChange w:id="770" w:author="Meggan Harris" w:date="2025-08-29T10:37:00Z" w16du:dateUtc="2025-08-29T08:37:00Z">
                    <w:rPr>
                      <w:sz w:val="18"/>
                      <w:szCs w:val="18"/>
                    </w:rPr>
                  </w:rPrChange>
                </w:rPr>
                <w:delText>Enema</w:delText>
              </w:r>
            </w:del>
            <w:ins w:id="771" w:author="Meggan Harris" w:date="2025-08-29T10:30:00Z" w16du:dateUtc="2025-08-29T08:30:00Z">
              <w:r w:rsidR="003A1CF8" w:rsidRPr="001D2C21">
                <w:rPr>
                  <w:b w:val="0"/>
                  <w:bCs w:val="0"/>
                  <w:sz w:val="18"/>
                  <w:szCs w:val="18"/>
                  <w:rPrChange w:id="772" w:author="Meggan Harris" w:date="2025-08-29T10:37:00Z" w16du:dateUtc="2025-08-29T08:37:00Z">
                    <w:rPr>
                      <w:sz w:val="18"/>
                      <w:szCs w:val="18"/>
                    </w:rPr>
                  </w:rPrChange>
                </w:rPr>
                <w:t>e</w:t>
              </w:r>
              <w:r w:rsidR="003A1CF8" w:rsidRPr="001D2C21">
                <w:rPr>
                  <w:b w:val="0"/>
                  <w:bCs w:val="0"/>
                  <w:sz w:val="18"/>
                  <w:szCs w:val="18"/>
                  <w:rPrChange w:id="773" w:author="Meggan Harris" w:date="2025-08-29T10:37:00Z" w16du:dateUtc="2025-08-29T08:37:00Z">
                    <w:rPr>
                      <w:sz w:val="18"/>
                      <w:szCs w:val="18"/>
                    </w:rPr>
                  </w:rPrChange>
                </w:rPr>
                <w:t>nema</w:t>
              </w:r>
            </w:ins>
          </w:p>
        </w:tc>
        <w:tc>
          <w:tcPr>
            <w:tcW w:w="1090" w:type="dxa"/>
            <w:tcBorders>
              <w:top w:val="single" w:sz="4" w:space="0" w:color="auto"/>
              <w:left w:val="single" w:sz="4" w:space="0" w:color="auto"/>
              <w:bottom w:val="single" w:sz="4" w:space="0" w:color="auto"/>
              <w:right w:val="single" w:sz="4" w:space="0" w:color="auto"/>
            </w:tcBorders>
            <w:hideMark/>
            <w:tcPrChange w:id="774" w:author="Meggan Harris" w:date="2025-08-29T10:37:00Z" w16du:dateUtc="2025-08-29T08:37:00Z">
              <w:tcPr>
                <w:tcW w:w="1860" w:type="dxa"/>
                <w:gridSpan w:val="3"/>
                <w:hideMark/>
              </w:tcPr>
            </w:tcPrChange>
          </w:tcPr>
          <w:p w14:paraId="28A39D46" w14:textId="44C2D7B9" w:rsidR="00DB7EEF" w:rsidRPr="00B5151E" w:rsidRDefault="00DB7EEF" w:rsidP="009B46FA">
            <w:pPr>
              <w:pStyle w:val="ListParagraph"/>
              <w:tabs>
                <w:tab w:val="left" w:pos="84"/>
              </w:tabs>
              <w:ind w:left="0"/>
              <w:cnfStyle w:val="000000000000" w:firstRow="0" w:lastRow="0" w:firstColumn="0" w:lastColumn="0" w:oddVBand="0" w:evenVBand="0" w:oddHBand="0" w:evenHBand="0" w:firstRowFirstColumn="0" w:firstRowLastColumn="0" w:lastRowFirstColumn="0" w:lastRowLastColumn="0"/>
              <w:rPr>
                <w:sz w:val="18"/>
                <w:szCs w:val="18"/>
              </w:rPr>
              <w:pPrChange w:id="775" w:author="Meggan Harris" w:date="2025-08-29T10:06:00Z" w16du:dateUtc="2025-08-29T08:06:00Z">
                <w:pPr>
                  <w:pStyle w:val="ListParagraph"/>
                  <w:jc w:val="center"/>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80</w:t>
            </w:r>
            <w:del w:id="776" w:author="Meggan Harris" w:date="2025-08-29T09:55:00Z" w16du:dateUtc="2025-08-29T07:55:00Z">
              <w:r w:rsidRPr="00B5151E" w:rsidDel="004901D6">
                <w:rPr>
                  <w:sz w:val="18"/>
                  <w:szCs w:val="18"/>
                </w:rPr>
                <w:delText>.</w:delText>
              </w:r>
            </w:del>
            <w:ins w:id="777" w:author="Meggan Harris" w:date="2025-08-29T09:55:00Z" w16du:dateUtc="2025-08-29T07:55:00Z">
              <w:r w:rsidR="004901D6">
                <w:rPr>
                  <w:sz w:val="18"/>
                  <w:szCs w:val="18"/>
                </w:rPr>
                <w:t>·</w:t>
              </w:r>
            </w:ins>
            <w:r w:rsidRPr="00B5151E">
              <w:rPr>
                <w:sz w:val="18"/>
                <w:szCs w:val="18"/>
              </w:rPr>
              <w:t>00</w:t>
            </w:r>
          </w:p>
        </w:tc>
        <w:tc>
          <w:tcPr>
            <w:tcW w:w="2409" w:type="dxa"/>
            <w:tcBorders>
              <w:top w:val="single" w:sz="4" w:space="0" w:color="auto"/>
              <w:left w:val="single" w:sz="4" w:space="0" w:color="auto"/>
              <w:bottom w:val="single" w:sz="4" w:space="0" w:color="auto"/>
              <w:right w:val="single" w:sz="4" w:space="0" w:color="auto"/>
            </w:tcBorders>
            <w:hideMark/>
            <w:tcPrChange w:id="778" w:author="Meggan Harris" w:date="2025-08-29T10:37:00Z" w16du:dateUtc="2025-08-29T08:37:00Z">
              <w:tcPr>
                <w:tcW w:w="2211" w:type="dxa"/>
                <w:gridSpan w:val="2"/>
                <w:hideMark/>
              </w:tcPr>
            </w:tcPrChange>
          </w:tcPr>
          <w:p w14:paraId="27D56212" w14:textId="4C1BC5FD" w:rsidR="00DB7EEF" w:rsidRPr="00B5151E" w:rsidRDefault="00DB7EEF" w:rsidP="009B46FA">
            <w:pPr>
              <w:pStyle w:val="ListParagraph"/>
              <w:tabs>
                <w:tab w:val="left" w:pos="84"/>
              </w:tabs>
              <w:ind w:left="0"/>
              <w:cnfStyle w:val="000000000000" w:firstRow="0" w:lastRow="0" w:firstColumn="0" w:lastColumn="0" w:oddVBand="0" w:evenVBand="0" w:oddHBand="0" w:evenHBand="0" w:firstRowFirstColumn="0" w:firstRowLastColumn="0" w:lastRowFirstColumn="0" w:lastRowLastColumn="0"/>
              <w:rPr>
                <w:sz w:val="18"/>
                <w:szCs w:val="18"/>
              </w:rPr>
              <w:pPrChange w:id="779" w:author="Meggan Harris" w:date="2025-08-29T10:06:00Z" w16du:dateUtc="2025-08-29T08:06:00Z">
                <w:pPr>
                  <w:pStyle w:val="ListParagraph"/>
                  <w:jc w:val="center"/>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0</w:t>
            </w:r>
          </w:p>
        </w:tc>
        <w:tc>
          <w:tcPr>
            <w:tcW w:w="993" w:type="dxa"/>
            <w:tcBorders>
              <w:top w:val="single" w:sz="4" w:space="0" w:color="auto"/>
              <w:left w:val="single" w:sz="4" w:space="0" w:color="auto"/>
              <w:bottom w:val="single" w:sz="4" w:space="0" w:color="auto"/>
              <w:right w:val="single" w:sz="4" w:space="0" w:color="auto"/>
            </w:tcBorders>
            <w:hideMark/>
            <w:tcPrChange w:id="780" w:author="Meggan Harris" w:date="2025-08-29T10:37:00Z" w16du:dateUtc="2025-08-29T08:37:00Z">
              <w:tcPr>
                <w:tcW w:w="1321" w:type="dxa"/>
                <w:gridSpan w:val="2"/>
                <w:hideMark/>
              </w:tcPr>
            </w:tcPrChange>
          </w:tcPr>
          <w:p w14:paraId="402005A2" w14:textId="7A03C52A" w:rsidR="00DB7EEF" w:rsidRPr="00B5151E" w:rsidRDefault="00B54585" w:rsidP="009B46FA">
            <w:pPr>
              <w:pStyle w:val="ListParagraph"/>
              <w:tabs>
                <w:tab w:val="left" w:pos="84"/>
                <w:tab w:val="left" w:pos="399"/>
              </w:tabs>
              <w:ind w:left="0"/>
              <w:cnfStyle w:val="000000000000" w:firstRow="0" w:lastRow="0" w:firstColumn="0" w:lastColumn="0" w:oddVBand="0" w:evenVBand="0" w:oddHBand="0" w:evenHBand="0" w:firstRowFirstColumn="0" w:firstRowLastColumn="0" w:lastRowFirstColumn="0" w:lastRowLastColumn="0"/>
              <w:rPr>
                <w:sz w:val="18"/>
                <w:szCs w:val="18"/>
              </w:rPr>
              <w:pPrChange w:id="781" w:author="Meggan Harris" w:date="2025-08-29T10:06:00Z" w16du:dateUtc="2025-08-29T08:06:00Z">
                <w:pPr>
                  <w:pStyle w:val="ListParagraph"/>
                  <w:tabs>
                    <w:tab w:val="left" w:pos="399"/>
                  </w:tabs>
                  <w:ind w:left="399"/>
                  <w:cnfStyle w:val="000000000000" w:firstRow="0" w:lastRow="0" w:firstColumn="0" w:lastColumn="0" w:oddVBand="0" w:evenVBand="0" w:oddHBand="0" w:evenHBand="0" w:firstRowFirstColumn="0" w:firstRowLastColumn="0" w:lastRowFirstColumn="0" w:lastRowLastColumn="0"/>
                </w:pPr>
              </w:pPrChange>
            </w:pPr>
            <w:r>
              <w:rPr>
                <w:sz w:val="18"/>
                <w:szCs w:val="18"/>
              </w:rPr>
              <w:t>0</w:t>
            </w:r>
            <w:del w:id="782" w:author="Meggan Harris" w:date="2025-08-29T09:55:00Z" w16du:dateUtc="2025-08-29T07:55:00Z">
              <w:r w:rsidDel="004901D6">
                <w:rPr>
                  <w:sz w:val="18"/>
                  <w:szCs w:val="18"/>
                </w:rPr>
                <w:delText>.</w:delText>
              </w:r>
            </w:del>
            <w:ins w:id="783" w:author="Meggan Harris" w:date="2025-08-29T09:55:00Z" w16du:dateUtc="2025-08-29T07:55:00Z">
              <w:r w:rsidR="004901D6">
                <w:rPr>
                  <w:sz w:val="18"/>
                  <w:szCs w:val="18"/>
                </w:rPr>
                <w:t>·</w:t>
              </w:r>
            </w:ins>
            <w:r>
              <w:rPr>
                <w:sz w:val="18"/>
                <w:szCs w:val="18"/>
              </w:rPr>
              <w:t>00</w:t>
            </w:r>
          </w:p>
        </w:tc>
        <w:tc>
          <w:tcPr>
            <w:tcW w:w="2931" w:type="dxa"/>
            <w:tcBorders>
              <w:top w:val="single" w:sz="4" w:space="0" w:color="auto"/>
              <w:left w:val="single" w:sz="4" w:space="0" w:color="auto"/>
              <w:bottom w:val="single" w:sz="4" w:space="0" w:color="auto"/>
              <w:right w:val="single" w:sz="4" w:space="0" w:color="auto"/>
            </w:tcBorders>
            <w:tcPrChange w:id="784" w:author="Meggan Harris" w:date="2025-08-29T10:37:00Z" w16du:dateUtc="2025-08-29T08:37:00Z">
              <w:tcPr>
                <w:tcW w:w="2031" w:type="dxa"/>
              </w:tcPr>
            </w:tcPrChange>
          </w:tcPr>
          <w:p w14:paraId="51C92D99" w14:textId="17E976FE" w:rsidR="00DB7EEF" w:rsidRPr="00B5151E" w:rsidRDefault="00DB7EEF" w:rsidP="009B46FA">
            <w:pPr>
              <w:tabs>
                <w:tab w:val="left" w:pos="84"/>
              </w:tabs>
              <w:cnfStyle w:val="000000000000" w:firstRow="0" w:lastRow="0" w:firstColumn="0" w:lastColumn="0" w:oddVBand="0" w:evenVBand="0" w:oddHBand="0" w:evenHBand="0" w:firstRowFirstColumn="0" w:firstRowLastColumn="0" w:lastRowFirstColumn="0" w:lastRowLastColumn="0"/>
              <w:rPr>
                <w:sz w:val="18"/>
                <w:szCs w:val="18"/>
              </w:rPr>
              <w:pPrChange w:id="785" w:author="Meggan Harris" w:date="2025-08-29T10:06:00Z" w16du:dateUtc="2025-08-29T08:06:00Z">
                <w:pPr>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{"citationID":"mSWEqV5i","properties":{"formattedCitation":"\\super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4901D6" w:rsidRPr="00C410B4" w14:paraId="301E9439" w14:textId="2DE72285" w:rsidTr="00754AA6">
        <w:trPr>
          <w:cnfStyle w:val="000000100000" w:firstRow="0" w:lastRow="0" w:firstColumn="0" w:lastColumn="0" w:oddVBand="0" w:evenVBand="0" w:oddHBand="1" w:evenHBand="0" w:firstRowFirstColumn="0" w:firstRowLastColumn="0" w:lastRowFirstColumn="0" w:lastRowLastColumn="0"/>
          <w:trPrChange w:id="786" w:author="Meggan Harris" w:date="2025-08-29T10:37:00Z" w16du:dateUtc="2025-08-29T08:37:00Z">
            <w:trPr>
              <w:gridAfter w:val="0"/>
            </w:trPr>
          </w:trPrChange>
        </w:trPr>
        <w:tc>
          <w:tcPr>
            <w:cnfStyle w:val="001000000000" w:firstRow="0" w:lastRow="0" w:firstColumn="1" w:lastColumn="0" w:oddVBand="0" w:evenVBand="0" w:oddHBand="0" w:evenHBand="0" w:firstRowFirstColumn="0" w:firstRowLastColumn="0" w:lastRowFirstColumn="0" w:lastRowLastColumn="0"/>
            <w:tcW w:w="2733" w:type="dxa"/>
            <w:tcBorders>
              <w:top w:val="single" w:sz="4" w:space="0" w:color="auto"/>
              <w:left w:val="single" w:sz="4" w:space="0" w:color="auto"/>
              <w:bottom w:val="single" w:sz="4" w:space="0" w:color="auto"/>
              <w:right w:val="single" w:sz="4" w:space="0" w:color="auto"/>
            </w:tcBorders>
            <w:shd w:val="clear" w:color="auto" w:fill="auto"/>
            <w:hideMark/>
            <w:tcPrChange w:id="787" w:author="Meggan Harris" w:date="2025-08-29T10:37:00Z" w16du:dateUtc="2025-08-29T08:37:00Z">
              <w:tcPr>
                <w:tcW w:w="2733" w:type="dxa"/>
                <w:gridSpan w:val="2"/>
                <w:hideMark/>
              </w:tcPr>
            </w:tcPrChange>
          </w:tcPr>
          <w:p w14:paraId="349489D1" w14:textId="5B2C7A98" w:rsidR="00DB7EEF" w:rsidRPr="001D2C21" w:rsidRDefault="00FC72A7" w:rsidP="009B46FA">
            <w:pPr>
              <w:pStyle w:val="ListParagraph"/>
              <w:tabs>
                <w:tab w:val="left" w:pos="0"/>
              </w:tabs>
              <w:ind w:left="84" w:hanging="84"/>
              <w:cnfStyle w:val="001000100000" w:firstRow="0" w:lastRow="0" w:firstColumn="1" w:lastColumn="0" w:oddVBand="0" w:evenVBand="0" w:oddHBand="1" w:evenHBand="0" w:firstRowFirstColumn="0" w:firstRowLastColumn="0" w:lastRowFirstColumn="0" w:lastRowLastColumn="0"/>
              <w:rPr>
                <w:b w:val="0"/>
                <w:bCs w:val="0"/>
                <w:sz w:val="18"/>
                <w:szCs w:val="18"/>
                <w:rPrChange w:id="788" w:author="Meggan Harris" w:date="2025-08-29T10:37:00Z" w16du:dateUtc="2025-08-29T08:37:00Z">
                  <w:rPr>
                    <w:sz w:val="18"/>
                    <w:szCs w:val="18"/>
                  </w:rPr>
                </w:rPrChange>
              </w:rPr>
              <w:pPrChange w:id="789" w:author="Meggan Harris" w:date="2025-08-29T10:06:00Z" w16du:dateUtc="2025-08-29T08:06:00Z">
                <w:pPr>
                  <w:pStyle w:val="ListParagraph"/>
                  <w:tabs>
                    <w:tab w:val="left" w:pos="84"/>
                  </w:tabs>
                  <w:ind w:left="84"/>
                  <w:cnfStyle w:val="001000100000" w:firstRow="0" w:lastRow="0" w:firstColumn="1" w:lastColumn="0" w:oddVBand="0" w:evenVBand="0" w:oddHBand="1" w:evenHBand="0" w:firstRowFirstColumn="0" w:firstRowLastColumn="0" w:lastRowFirstColumn="0" w:lastRowLastColumn="0"/>
                </w:pPr>
              </w:pPrChange>
            </w:pPr>
            <w:ins w:id="790" w:author="Meggan Harris" w:date="2025-08-29T10:31:00Z" w16du:dateUtc="2025-08-29T08:31:00Z">
              <w:r w:rsidRPr="001D2C21">
                <w:rPr>
                  <w:b w:val="0"/>
                  <w:bCs w:val="0"/>
                  <w:sz w:val="18"/>
                  <w:szCs w:val="18"/>
                  <w:rPrChange w:id="791" w:author="Meggan Harris" w:date="2025-08-29T10:37:00Z" w16du:dateUtc="2025-08-29T08:37:00Z">
                    <w:rPr>
                      <w:sz w:val="18"/>
                      <w:szCs w:val="18"/>
                    </w:rPr>
                  </w:rPrChange>
                </w:rPr>
                <w:t>O</w:t>
              </w:r>
            </w:ins>
            <w:del w:id="792" w:author="Meggan Harris" w:date="2025-08-29T10:31:00Z" w16du:dateUtc="2025-08-29T08:31:00Z">
              <w:r w:rsidR="00C410B4" w:rsidRPr="001D2C21" w:rsidDel="00FC72A7">
                <w:rPr>
                  <w:b w:val="0"/>
                  <w:bCs w:val="0"/>
                  <w:sz w:val="18"/>
                  <w:szCs w:val="18"/>
                  <w:rPrChange w:id="793" w:author="Meggan Harris" w:date="2025-08-29T10:37:00Z" w16du:dateUtc="2025-08-29T08:37:00Z">
                    <w:rPr>
                      <w:sz w:val="18"/>
                      <w:szCs w:val="18"/>
                    </w:rPr>
                  </w:rPrChange>
                </w:rPr>
                <w:delText>E</w:delText>
              </w:r>
            </w:del>
            <w:ins w:id="794" w:author="Meggan Harris" w:date="2025-08-29T10:31:00Z" w16du:dateUtc="2025-08-29T08:31:00Z">
              <w:r w:rsidRPr="001D2C21">
                <w:rPr>
                  <w:b w:val="0"/>
                  <w:bCs w:val="0"/>
                  <w:sz w:val="18"/>
                  <w:szCs w:val="18"/>
                  <w:rPrChange w:id="795" w:author="Meggan Harris" w:date="2025-08-29T10:37:00Z" w16du:dateUtc="2025-08-29T08:37:00Z">
                    <w:rPr>
                      <w:sz w:val="18"/>
                      <w:szCs w:val="18"/>
                    </w:rPr>
                  </w:rPrChange>
                </w:rPr>
                <w:t>e</w:t>
              </w:r>
            </w:ins>
            <w:r w:rsidR="00C410B4" w:rsidRPr="001D2C21">
              <w:rPr>
                <w:b w:val="0"/>
                <w:bCs w:val="0"/>
                <w:sz w:val="18"/>
                <w:szCs w:val="18"/>
                <w:rPrChange w:id="796" w:author="Meggan Harris" w:date="2025-08-29T10:37:00Z" w16du:dateUtc="2025-08-29T08:37:00Z">
                  <w:rPr>
                    <w:sz w:val="18"/>
                    <w:szCs w:val="18"/>
                  </w:rPr>
                </w:rPrChange>
              </w:rPr>
              <w:t>sophageal barium swallow study</w:t>
            </w:r>
          </w:p>
        </w:tc>
        <w:tc>
          <w:tcPr>
            <w:tcW w:w="1090" w:type="dxa"/>
            <w:tcBorders>
              <w:top w:val="single" w:sz="4" w:space="0" w:color="auto"/>
              <w:left w:val="single" w:sz="4" w:space="0" w:color="auto"/>
              <w:bottom w:val="single" w:sz="4" w:space="0" w:color="auto"/>
              <w:right w:val="single" w:sz="4" w:space="0" w:color="auto"/>
            </w:tcBorders>
            <w:shd w:val="clear" w:color="auto" w:fill="auto"/>
            <w:hideMark/>
            <w:tcPrChange w:id="797" w:author="Meggan Harris" w:date="2025-08-29T10:37:00Z" w16du:dateUtc="2025-08-29T08:37:00Z">
              <w:tcPr>
                <w:tcW w:w="1860" w:type="dxa"/>
                <w:gridSpan w:val="3"/>
                <w:hideMark/>
              </w:tcPr>
            </w:tcPrChange>
          </w:tcPr>
          <w:p w14:paraId="4177DAE3" w14:textId="01DAAA74" w:rsidR="00DB7EEF" w:rsidRPr="00B5151E" w:rsidRDefault="00DB7EEF" w:rsidP="009B46FA">
            <w:pPr>
              <w:pStyle w:val="ListParagraph"/>
              <w:tabs>
                <w:tab w:val="left" w:pos="84"/>
              </w:tabs>
              <w:ind w:left="0"/>
              <w:cnfStyle w:val="000000100000" w:firstRow="0" w:lastRow="0" w:firstColumn="0" w:lastColumn="0" w:oddVBand="0" w:evenVBand="0" w:oddHBand="1" w:evenHBand="0" w:firstRowFirstColumn="0" w:firstRowLastColumn="0" w:lastRowFirstColumn="0" w:lastRowLastColumn="0"/>
              <w:rPr>
                <w:sz w:val="18"/>
                <w:szCs w:val="18"/>
              </w:rPr>
              <w:pPrChange w:id="798" w:author="Meggan Harris" w:date="2025-08-29T10:06:00Z" w16du:dateUtc="2025-08-29T08:06:00Z">
                <w:pPr>
                  <w:pStyle w:val="ListParagraph"/>
                  <w:jc w:val="center"/>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90</w:t>
            </w:r>
            <w:del w:id="799" w:author="Meggan Harris" w:date="2025-08-29T09:55:00Z" w16du:dateUtc="2025-08-29T07:55:00Z">
              <w:r w:rsidRPr="00B5151E" w:rsidDel="004901D6">
                <w:rPr>
                  <w:sz w:val="18"/>
                  <w:szCs w:val="18"/>
                </w:rPr>
                <w:delText>.</w:delText>
              </w:r>
            </w:del>
            <w:ins w:id="800" w:author="Meggan Harris" w:date="2025-08-29T09:55:00Z" w16du:dateUtc="2025-08-29T07:55:00Z">
              <w:r w:rsidR="004901D6">
                <w:rPr>
                  <w:sz w:val="18"/>
                  <w:szCs w:val="18"/>
                </w:rPr>
                <w:t>·</w:t>
              </w:r>
            </w:ins>
            <w:r w:rsidRPr="00B5151E">
              <w:rPr>
                <w:sz w:val="18"/>
                <w:szCs w:val="18"/>
              </w:rPr>
              <w:t>00</w:t>
            </w:r>
          </w:p>
        </w:tc>
        <w:tc>
          <w:tcPr>
            <w:tcW w:w="2409" w:type="dxa"/>
            <w:tcBorders>
              <w:top w:val="single" w:sz="4" w:space="0" w:color="auto"/>
              <w:left w:val="single" w:sz="4" w:space="0" w:color="auto"/>
              <w:bottom w:val="single" w:sz="4" w:space="0" w:color="auto"/>
              <w:right w:val="single" w:sz="4" w:space="0" w:color="auto"/>
            </w:tcBorders>
            <w:shd w:val="clear" w:color="auto" w:fill="auto"/>
            <w:hideMark/>
            <w:tcPrChange w:id="801" w:author="Meggan Harris" w:date="2025-08-29T10:37:00Z" w16du:dateUtc="2025-08-29T08:37:00Z">
              <w:tcPr>
                <w:tcW w:w="2211" w:type="dxa"/>
                <w:gridSpan w:val="2"/>
                <w:hideMark/>
              </w:tcPr>
            </w:tcPrChange>
          </w:tcPr>
          <w:p w14:paraId="2E1506A4" w14:textId="1CB3713F" w:rsidR="00DB7EEF" w:rsidRPr="00B5151E" w:rsidRDefault="00DB7EEF" w:rsidP="009B46FA">
            <w:pPr>
              <w:pStyle w:val="ListParagraph"/>
              <w:tabs>
                <w:tab w:val="left" w:pos="84"/>
              </w:tabs>
              <w:ind w:left="0"/>
              <w:cnfStyle w:val="000000100000" w:firstRow="0" w:lastRow="0" w:firstColumn="0" w:lastColumn="0" w:oddVBand="0" w:evenVBand="0" w:oddHBand="1" w:evenHBand="0" w:firstRowFirstColumn="0" w:firstRowLastColumn="0" w:lastRowFirstColumn="0" w:lastRowLastColumn="0"/>
              <w:rPr>
                <w:sz w:val="18"/>
                <w:szCs w:val="18"/>
              </w:rPr>
              <w:pPrChange w:id="802" w:author="Meggan Harris" w:date="2025-08-29T10:06:00Z" w16du:dateUtc="2025-08-29T08:06:00Z">
                <w:pPr>
                  <w:pStyle w:val="ListParagraph"/>
                  <w:jc w:val="center"/>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0</w:t>
            </w:r>
          </w:p>
        </w:tc>
        <w:tc>
          <w:tcPr>
            <w:tcW w:w="993" w:type="dxa"/>
            <w:tcBorders>
              <w:top w:val="single" w:sz="4" w:space="0" w:color="auto"/>
              <w:left w:val="single" w:sz="4" w:space="0" w:color="auto"/>
              <w:bottom w:val="single" w:sz="4" w:space="0" w:color="auto"/>
              <w:right w:val="single" w:sz="4" w:space="0" w:color="auto"/>
            </w:tcBorders>
            <w:shd w:val="clear" w:color="auto" w:fill="auto"/>
            <w:hideMark/>
            <w:tcPrChange w:id="803" w:author="Meggan Harris" w:date="2025-08-29T10:37:00Z" w16du:dateUtc="2025-08-29T08:37:00Z">
              <w:tcPr>
                <w:tcW w:w="1321" w:type="dxa"/>
                <w:gridSpan w:val="2"/>
                <w:hideMark/>
              </w:tcPr>
            </w:tcPrChange>
          </w:tcPr>
          <w:p w14:paraId="77AC82B0" w14:textId="7DAFCEDB" w:rsidR="00DB7EEF" w:rsidRPr="00B5151E" w:rsidRDefault="00B54585" w:rsidP="009B46FA">
            <w:pPr>
              <w:pStyle w:val="ListParagraph"/>
              <w:tabs>
                <w:tab w:val="left" w:pos="84"/>
                <w:tab w:val="left" w:pos="399"/>
              </w:tabs>
              <w:ind w:left="0"/>
              <w:cnfStyle w:val="000000100000" w:firstRow="0" w:lastRow="0" w:firstColumn="0" w:lastColumn="0" w:oddVBand="0" w:evenVBand="0" w:oddHBand="1" w:evenHBand="0" w:firstRowFirstColumn="0" w:firstRowLastColumn="0" w:lastRowFirstColumn="0" w:lastRowLastColumn="0"/>
              <w:rPr>
                <w:sz w:val="18"/>
                <w:szCs w:val="18"/>
              </w:rPr>
              <w:pPrChange w:id="804" w:author="Meggan Harris" w:date="2025-08-29T10:06:00Z" w16du:dateUtc="2025-08-29T08:06:00Z">
                <w:pPr>
                  <w:pStyle w:val="ListParagraph"/>
                  <w:tabs>
                    <w:tab w:val="left" w:pos="399"/>
                  </w:tabs>
                  <w:ind w:left="399"/>
                  <w:cnfStyle w:val="000000100000" w:firstRow="0" w:lastRow="0" w:firstColumn="0" w:lastColumn="0" w:oddVBand="0" w:evenVBand="0" w:oddHBand="1" w:evenHBand="0" w:firstRowFirstColumn="0" w:firstRowLastColumn="0" w:lastRowFirstColumn="0" w:lastRowLastColumn="0"/>
                </w:pPr>
              </w:pPrChange>
            </w:pPr>
            <w:r>
              <w:rPr>
                <w:sz w:val="18"/>
                <w:szCs w:val="18"/>
              </w:rPr>
              <w:t>0</w:t>
            </w:r>
            <w:del w:id="805" w:author="Meggan Harris" w:date="2025-08-29T09:55:00Z" w16du:dateUtc="2025-08-29T07:55:00Z">
              <w:r w:rsidDel="004901D6">
                <w:rPr>
                  <w:sz w:val="18"/>
                  <w:szCs w:val="18"/>
                </w:rPr>
                <w:delText>.</w:delText>
              </w:r>
            </w:del>
            <w:ins w:id="806" w:author="Meggan Harris" w:date="2025-08-29T09:55:00Z" w16du:dateUtc="2025-08-29T07:55:00Z">
              <w:r w:rsidR="004901D6">
                <w:rPr>
                  <w:sz w:val="18"/>
                  <w:szCs w:val="18"/>
                </w:rPr>
                <w:t>·</w:t>
              </w:r>
            </w:ins>
            <w:r>
              <w:rPr>
                <w:sz w:val="18"/>
                <w:szCs w:val="18"/>
              </w:rPr>
              <w:t>00</w:t>
            </w:r>
          </w:p>
        </w:tc>
        <w:tc>
          <w:tcPr>
            <w:tcW w:w="2931" w:type="dxa"/>
            <w:tcBorders>
              <w:top w:val="single" w:sz="4" w:space="0" w:color="auto"/>
              <w:left w:val="single" w:sz="4" w:space="0" w:color="auto"/>
              <w:bottom w:val="single" w:sz="4" w:space="0" w:color="auto"/>
              <w:right w:val="single" w:sz="4" w:space="0" w:color="auto"/>
            </w:tcBorders>
            <w:shd w:val="clear" w:color="auto" w:fill="auto"/>
            <w:tcPrChange w:id="807" w:author="Meggan Harris" w:date="2025-08-29T10:37:00Z" w16du:dateUtc="2025-08-29T08:37:00Z">
              <w:tcPr>
                <w:tcW w:w="2031" w:type="dxa"/>
              </w:tcPr>
            </w:tcPrChange>
          </w:tcPr>
          <w:p w14:paraId="17241D4A" w14:textId="6BD5DD00" w:rsidR="00DB7EEF" w:rsidRPr="00B5151E" w:rsidRDefault="00DB7EEF" w:rsidP="009B46FA">
            <w:pPr>
              <w:tabs>
                <w:tab w:val="left" w:pos="84"/>
              </w:tabs>
              <w:cnfStyle w:val="000000100000" w:firstRow="0" w:lastRow="0" w:firstColumn="0" w:lastColumn="0" w:oddVBand="0" w:evenVBand="0" w:oddHBand="1" w:evenHBand="0" w:firstRowFirstColumn="0" w:firstRowLastColumn="0" w:lastRowFirstColumn="0" w:lastRowLastColumn="0"/>
              <w:rPr>
                <w:sz w:val="18"/>
                <w:szCs w:val="18"/>
              </w:rPr>
              <w:pPrChange w:id="808" w:author="Meggan Harris" w:date="2025-08-29T10:06:00Z" w16du:dateUtc="2025-08-29T08:06:00Z">
                <w:pPr>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{"citationID":"SRQU0SnM","properties":{"formattedCitation":"\\super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4901D6" w:rsidRPr="00C410B4" w14:paraId="73CC72B9" w14:textId="5F84529C" w:rsidTr="00754AA6">
        <w:trPr>
          <w:trPrChange w:id="809" w:author="Meggan Harris" w:date="2025-08-29T10:37:00Z" w16du:dateUtc="2025-08-29T08:37:00Z">
            <w:trPr>
              <w:gridAfter w:val="0"/>
            </w:trPr>
          </w:trPrChange>
        </w:trPr>
        <w:tc>
          <w:tcPr>
            <w:cnfStyle w:val="001000000000" w:firstRow="0" w:lastRow="0" w:firstColumn="1" w:lastColumn="0" w:oddVBand="0" w:evenVBand="0" w:oddHBand="0" w:evenHBand="0" w:firstRowFirstColumn="0" w:firstRowLastColumn="0" w:lastRowFirstColumn="0" w:lastRowLastColumn="0"/>
            <w:tcW w:w="2733" w:type="dxa"/>
            <w:tcBorders>
              <w:top w:val="single" w:sz="4" w:space="0" w:color="auto"/>
              <w:left w:val="single" w:sz="4" w:space="0" w:color="auto"/>
              <w:bottom w:val="single" w:sz="4" w:space="0" w:color="auto"/>
              <w:right w:val="single" w:sz="4" w:space="0" w:color="auto"/>
            </w:tcBorders>
            <w:hideMark/>
            <w:tcPrChange w:id="810" w:author="Meggan Harris" w:date="2025-08-29T10:37:00Z" w16du:dateUtc="2025-08-29T08:37:00Z">
              <w:tcPr>
                <w:tcW w:w="2733" w:type="dxa"/>
                <w:gridSpan w:val="2"/>
                <w:hideMark/>
              </w:tcPr>
            </w:tcPrChange>
          </w:tcPr>
          <w:p w14:paraId="202912F8" w14:textId="77777777" w:rsidR="00DB7EEF" w:rsidRPr="001D2C21" w:rsidRDefault="00DB7EEF" w:rsidP="009B46FA">
            <w:pPr>
              <w:pStyle w:val="ListParagraph"/>
              <w:tabs>
                <w:tab w:val="left" w:pos="0"/>
              </w:tabs>
              <w:ind w:left="84" w:hanging="84"/>
              <w:rPr>
                <w:b w:val="0"/>
                <w:bCs w:val="0"/>
                <w:sz w:val="18"/>
                <w:szCs w:val="18"/>
                <w:rPrChange w:id="811" w:author="Meggan Harris" w:date="2025-08-29T10:37:00Z" w16du:dateUtc="2025-08-29T08:37:00Z">
                  <w:rPr>
                    <w:sz w:val="18"/>
                    <w:szCs w:val="18"/>
                  </w:rPr>
                </w:rPrChange>
              </w:rPr>
              <w:pPrChange w:id="812" w:author="Meggan Harris" w:date="2025-08-29T10:06:00Z" w16du:dateUtc="2025-08-29T08:06:00Z">
                <w:pPr>
                  <w:pStyle w:val="ListParagraph"/>
                  <w:tabs>
                    <w:tab w:val="left" w:pos="84"/>
                  </w:tabs>
                  <w:ind w:left="84"/>
                </w:pPr>
              </w:pPrChange>
            </w:pPr>
            <w:r w:rsidRPr="001D2C21">
              <w:rPr>
                <w:b w:val="0"/>
                <w:bCs w:val="0"/>
                <w:sz w:val="18"/>
                <w:szCs w:val="18"/>
                <w:rPrChange w:id="813" w:author="Meggan Harris" w:date="2025-08-29T10:37:00Z" w16du:dateUtc="2025-08-29T08:37:00Z">
                  <w:rPr>
                    <w:sz w:val="18"/>
                    <w:szCs w:val="18"/>
                  </w:rPr>
                </w:rPrChange>
              </w:rPr>
              <w:t>Gastroscopy</w:t>
            </w:r>
          </w:p>
        </w:tc>
        <w:tc>
          <w:tcPr>
            <w:tcW w:w="1090" w:type="dxa"/>
            <w:tcBorders>
              <w:top w:val="single" w:sz="4" w:space="0" w:color="auto"/>
              <w:left w:val="single" w:sz="4" w:space="0" w:color="auto"/>
              <w:bottom w:val="single" w:sz="4" w:space="0" w:color="auto"/>
              <w:right w:val="single" w:sz="4" w:space="0" w:color="auto"/>
            </w:tcBorders>
            <w:hideMark/>
            <w:tcPrChange w:id="814" w:author="Meggan Harris" w:date="2025-08-29T10:37:00Z" w16du:dateUtc="2025-08-29T08:37:00Z">
              <w:tcPr>
                <w:tcW w:w="1860" w:type="dxa"/>
                <w:gridSpan w:val="3"/>
                <w:hideMark/>
              </w:tcPr>
            </w:tcPrChange>
          </w:tcPr>
          <w:p w14:paraId="62C979C6" w14:textId="3CC9DA3D" w:rsidR="00DB7EEF" w:rsidRPr="00B5151E" w:rsidRDefault="00DB7EEF" w:rsidP="009B46FA">
            <w:pPr>
              <w:pStyle w:val="ListParagraph"/>
              <w:tabs>
                <w:tab w:val="left" w:pos="84"/>
              </w:tabs>
              <w:ind w:left="0"/>
              <w:cnfStyle w:val="000000000000" w:firstRow="0" w:lastRow="0" w:firstColumn="0" w:lastColumn="0" w:oddVBand="0" w:evenVBand="0" w:oddHBand="0" w:evenHBand="0" w:firstRowFirstColumn="0" w:firstRowLastColumn="0" w:lastRowFirstColumn="0" w:lastRowLastColumn="0"/>
              <w:rPr>
                <w:sz w:val="18"/>
                <w:szCs w:val="18"/>
              </w:rPr>
              <w:pPrChange w:id="815" w:author="Meggan Harris" w:date="2025-08-29T10:06:00Z" w16du:dateUtc="2025-08-29T08:06:00Z">
                <w:pPr>
                  <w:pStyle w:val="ListParagraph"/>
                  <w:jc w:val="center"/>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150</w:t>
            </w:r>
            <w:del w:id="816" w:author="Meggan Harris" w:date="2025-08-29T09:55:00Z" w16du:dateUtc="2025-08-29T07:55:00Z">
              <w:r w:rsidRPr="00B5151E" w:rsidDel="004901D6">
                <w:rPr>
                  <w:sz w:val="18"/>
                  <w:szCs w:val="18"/>
                </w:rPr>
                <w:delText>.</w:delText>
              </w:r>
            </w:del>
            <w:ins w:id="817" w:author="Meggan Harris" w:date="2025-08-29T09:55:00Z" w16du:dateUtc="2025-08-29T07:55:00Z">
              <w:r w:rsidR="004901D6">
                <w:rPr>
                  <w:sz w:val="18"/>
                  <w:szCs w:val="18"/>
                </w:rPr>
                <w:t>·</w:t>
              </w:r>
            </w:ins>
            <w:r w:rsidRPr="00B5151E">
              <w:rPr>
                <w:sz w:val="18"/>
                <w:szCs w:val="18"/>
              </w:rPr>
              <w:t>00</w:t>
            </w:r>
          </w:p>
        </w:tc>
        <w:tc>
          <w:tcPr>
            <w:tcW w:w="2409" w:type="dxa"/>
            <w:tcBorders>
              <w:top w:val="single" w:sz="4" w:space="0" w:color="auto"/>
              <w:left w:val="single" w:sz="4" w:space="0" w:color="auto"/>
              <w:bottom w:val="single" w:sz="4" w:space="0" w:color="auto"/>
              <w:right w:val="single" w:sz="4" w:space="0" w:color="auto"/>
            </w:tcBorders>
            <w:hideMark/>
            <w:tcPrChange w:id="818" w:author="Meggan Harris" w:date="2025-08-29T10:37:00Z" w16du:dateUtc="2025-08-29T08:37:00Z">
              <w:tcPr>
                <w:tcW w:w="2211" w:type="dxa"/>
                <w:gridSpan w:val="2"/>
                <w:hideMark/>
              </w:tcPr>
            </w:tcPrChange>
          </w:tcPr>
          <w:p w14:paraId="66519E48" w14:textId="77777777" w:rsidR="00DB7EEF" w:rsidRPr="00B5151E" w:rsidRDefault="00DB7EEF" w:rsidP="009B46FA">
            <w:pPr>
              <w:pStyle w:val="ListParagraph"/>
              <w:tabs>
                <w:tab w:val="left" w:pos="84"/>
              </w:tabs>
              <w:ind w:left="0"/>
              <w:cnfStyle w:val="000000000000" w:firstRow="0" w:lastRow="0" w:firstColumn="0" w:lastColumn="0" w:oddVBand="0" w:evenVBand="0" w:oddHBand="0" w:evenHBand="0" w:firstRowFirstColumn="0" w:firstRowLastColumn="0" w:lastRowFirstColumn="0" w:lastRowLastColumn="0"/>
              <w:rPr>
                <w:sz w:val="18"/>
                <w:szCs w:val="18"/>
              </w:rPr>
              <w:pPrChange w:id="819" w:author="Meggan Harris" w:date="2025-08-29T10:06:00Z" w16du:dateUtc="2025-08-29T08:06:00Z">
                <w:pPr>
                  <w:pStyle w:val="ListParagraph"/>
                  <w:jc w:val="center"/>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0</w:t>
            </w:r>
          </w:p>
        </w:tc>
        <w:tc>
          <w:tcPr>
            <w:tcW w:w="993" w:type="dxa"/>
            <w:tcBorders>
              <w:top w:val="single" w:sz="4" w:space="0" w:color="auto"/>
              <w:left w:val="single" w:sz="4" w:space="0" w:color="auto"/>
              <w:bottom w:val="single" w:sz="4" w:space="0" w:color="auto"/>
              <w:right w:val="single" w:sz="4" w:space="0" w:color="auto"/>
            </w:tcBorders>
            <w:hideMark/>
            <w:tcPrChange w:id="820" w:author="Meggan Harris" w:date="2025-08-29T10:37:00Z" w16du:dateUtc="2025-08-29T08:37:00Z">
              <w:tcPr>
                <w:tcW w:w="1321" w:type="dxa"/>
                <w:gridSpan w:val="2"/>
                <w:hideMark/>
              </w:tcPr>
            </w:tcPrChange>
          </w:tcPr>
          <w:p w14:paraId="64322BF0" w14:textId="5C9FB40C" w:rsidR="00DB7EEF" w:rsidRPr="00B5151E" w:rsidRDefault="00DB7EEF" w:rsidP="009B46FA">
            <w:pPr>
              <w:pStyle w:val="ListParagraph"/>
              <w:tabs>
                <w:tab w:val="left" w:pos="84"/>
                <w:tab w:val="left" w:pos="399"/>
              </w:tabs>
              <w:ind w:left="0"/>
              <w:cnfStyle w:val="000000000000" w:firstRow="0" w:lastRow="0" w:firstColumn="0" w:lastColumn="0" w:oddVBand="0" w:evenVBand="0" w:oddHBand="0" w:evenHBand="0" w:firstRowFirstColumn="0" w:firstRowLastColumn="0" w:lastRowFirstColumn="0" w:lastRowLastColumn="0"/>
              <w:rPr>
                <w:sz w:val="18"/>
                <w:szCs w:val="18"/>
              </w:rPr>
              <w:pPrChange w:id="821" w:author="Meggan Harris" w:date="2025-08-29T10:06:00Z" w16du:dateUtc="2025-08-29T08:06:00Z">
                <w:pPr>
                  <w:pStyle w:val="ListParagraph"/>
                  <w:tabs>
                    <w:tab w:val="left" w:pos="399"/>
                  </w:tabs>
                  <w:ind w:left="399"/>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0</w:t>
            </w:r>
            <w:del w:id="822" w:author="Meggan Harris" w:date="2025-08-29T09:55:00Z" w16du:dateUtc="2025-08-29T07:55:00Z">
              <w:r w:rsidRPr="00B5151E" w:rsidDel="004901D6">
                <w:rPr>
                  <w:sz w:val="18"/>
                  <w:szCs w:val="18"/>
                </w:rPr>
                <w:delText>.</w:delText>
              </w:r>
            </w:del>
            <w:ins w:id="823" w:author="Meggan Harris" w:date="2025-08-29T09:55:00Z" w16du:dateUtc="2025-08-29T07:55:00Z">
              <w:r w:rsidR="004901D6">
                <w:rPr>
                  <w:sz w:val="18"/>
                  <w:szCs w:val="18"/>
                </w:rPr>
                <w:t>·</w:t>
              </w:r>
            </w:ins>
            <w:r w:rsidRPr="00B5151E">
              <w:rPr>
                <w:sz w:val="18"/>
                <w:szCs w:val="18"/>
              </w:rPr>
              <w:t>00</w:t>
            </w:r>
          </w:p>
        </w:tc>
        <w:tc>
          <w:tcPr>
            <w:tcW w:w="2931" w:type="dxa"/>
            <w:tcBorders>
              <w:top w:val="single" w:sz="4" w:space="0" w:color="auto"/>
              <w:left w:val="single" w:sz="4" w:space="0" w:color="auto"/>
              <w:bottom w:val="single" w:sz="4" w:space="0" w:color="auto"/>
              <w:right w:val="single" w:sz="4" w:space="0" w:color="auto"/>
            </w:tcBorders>
            <w:tcPrChange w:id="824" w:author="Meggan Harris" w:date="2025-08-29T10:37:00Z" w16du:dateUtc="2025-08-29T08:37:00Z">
              <w:tcPr>
                <w:tcW w:w="2031" w:type="dxa"/>
              </w:tcPr>
            </w:tcPrChange>
          </w:tcPr>
          <w:p w14:paraId="72620362" w14:textId="6F208778" w:rsidR="00DB7EEF" w:rsidRPr="00B5151E" w:rsidRDefault="00DB7EEF" w:rsidP="009B46FA">
            <w:pPr>
              <w:tabs>
                <w:tab w:val="left" w:pos="84"/>
              </w:tabs>
              <w:cnfStyle w:val="000000000000" w:firstRow="0" w:lastRow="0" w:firstColumn="0" w:lastColumn="0" w:oddVBand="0" w:evenVBand="0" w:oddHBand="0" w:evenHBand="0" w:firstRowFirstColumn="0" w:firstRowLastColumn="0" w:lastRowFirstColumn="0" w:lastRowLastColumn="0"/>
              <w:rPr>
                <w:sz w:val="18"/>
                <w:szCs w:val="18"/>
              </w:rPr>
              <w:pPrChange w:id="825" w:author="Meggan Harris" w:date="2025-08-29T10:06:00Z" w16du:dateUtc="2025-08-29T08:06:00Z">
                <w:pPr>
                  <w:cnfStyle w:val="000000000000" w:firstRow="0" w:lastRow="0" w:firstColumn="0" w:lastColumn="0" w:oddVBand="0" w:evenVBand="0" w:oddHBand="0" w:evenHBand="0" w:firstRowFirstColumn="0" w:firstRowLastColumn="0" w:lastRowFirstColumn="0" w:lastRowLastColumn="0"/>
                </w:pPr>
              </w:pPrChange>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{"citationID":"2YEAAEGp","properties":{"formattedCitation":"\\super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4901D6" w:rsidRPr="00C410B4" w14:paraId="54A0D899" w14:textId="3528C934" w:rsidTr="00754AA6">
        <w:trPr>
          <w:cnfStyle w:val="000000100000" w:firstRow="0" w:lastRow="0" w:firstColumn="0" w:lastColumn="0" w:oddVBand="0" w:evenVBand="0" w:oddHBand="1" w:evenHBand="0" w:firstRowFirstColumn="0" w:firstRowLastColumn="0" w:lastRowFirstColumn="0" w:lastRowLastColumn="0"/>
          <w:trPrChange w:id="826" w:author="Meggan Harris" w:date="2025-08-29T10:37:00Z" w16du:dateUtc="2025-08-29T08:37:00Z">
            <w:trPr>
              <w:gridAfter w:val="0"/>
            </w:trPr>
          </w:trPrChange>
        </w:trPr>
        <w:tc>
          <w:tcPr>
            <w:cnfStyle w:val="001000000000" w:firstRow="0" w:lastRow="0" w:firstColumn="1" w:lastColumn="0" w:oddVBand="0" w:evenVBand="0" w:oddHBand="0" w:evenHBand="0" w:firstRowFirstColumn="0" w:firstRowLastColumn="0" w:lastRowFirstColumn="0" w:lastRowLastColumn="0"/>
            <w:tcW w:w="2733" w:type="dxa"/>
            <w:tcBorders>
              <w:top w:val="single" w:sz="4" w:space="0" w:color="auto"/>
              <w:left w:val="single" w:sz="4" w:space="0" w:color="auto"/>
              <w:bottom w:val="single" w:sz="4" w:space="0" w:color="auto"/>
              <w:right w:val="single" w:sz="4" w:space="0" w:color="auto"/>
            </w:tcBorders>
            <w:shd w:val="clear" w:color="auto" w:fill="auto"/>
            <w:hideMark/>
            <w:tcPrChange w:id="827" w:author="Meggan Harris" w:date="2025-08-29T10:37:00Z" w16du:dateUtc="2025-08-29T08:37:00Z">
              <w:tcPr>
                <w:tcW w:w="2733" w:type="dxa"/>
                <w:gridSpan w:val="2"/>
                <w:hideMark/>
              </w:tcPr>
            </w:tcPrChange>
          </w:tcPr>
          <w:p w14:paraId="055A0990" w14:textId="184FD462" w:rsidR="00DB7EEF" w:rsidRPr="001D2C21" w:rsidRDefault="00DB7EEF" w:rsidP="009B46FA">
            <w:pPr>
              <w:pStyle w:val="ListParagraph"/>
              <w:tabs>
                <w:tab w:val="left" w:pos="0"/>
              </w:tabs>
              <w:ind w:left="84" w:hanging="84"/>
              <w:cnfStyle w:val="001000100000" w:firstRow="0" w:lastRow="0" w:firstColumn="1" w:lastColumn="0" w:oddVBand="0" w:evenVBand="0" w:oddHBand="1" w:evenHBand="0" w:firstRowFirstColumn="0" w:firstRowLastColumn="0" w:lastRowFirstColumn="0" w:lastRowLastColumn="0"/>
              <w:rPr>
                <w:b w:val="0"/>
                <w:bCs w:val="0"/>
                <w:sz w:val="18"/>
                <w:szCs w:val="18"/>
                <w:rPrChange w:id="828" w:author="Meggan Harris" w:date="2025-08-29T10:37:00Z" w16du:dateUtc="2025-08-29T08:37:00Z">
                  <w:rPr>
                    <w:sz w:val="18"/>
                    <w:szCs w:val="18"/>
                  </w:rPr>
                </w:rPrChange>
              </w:rPr>
              <w:pPrChange w:id="829" w:author="Meggan Harris" w:date="2025-08-29T10:06:00Z" w16du:dateUtc="2025-08-29T08:06:00Z">
                <w:pPr>
                  <w:pStyle w:val="ListParagraph"/>
                  <w:tabs>
                    <w:tab w:val="left" w:pos="84"/>
                  </w:tabs>
                  <w:ind w:left="84"/>
                  <w:cnfStyle w:val="001000100000" w:firstRow="0" w:lastRow="0" w:firstColumn="1" w:lastColumn="0" w:oddVBand="0" w:evenVBand="0" w:oddHBand="1" w:evenHBand="0" w:firstRowFirstColumn="0" w:firstRowLastColumn="0" w:lastRowFirstColumn="0" w:lastRowLastColumn="0"/>
                </w:pPr>
              </w:pPrChange>
            </w:pPr>
            <w:r w:rsidRPr="001D2C21">
              <w:rPr>
                <w:b w:val="0"/>
                <w:bCs w:val="0"/>
                <w:sz w:val="18"/>
                <w:szCs w:val="18"/>
                <w:rPrChange w:id="830" w:author="Meggan Harris" w:date="2025-08-29T10:37:00Z" w16du:dateUtc="2025-08-29T08:37:00Z">
                  <w:rPr>
                    <w:sz w:val="18"/>
                    <w:szCs w:val="18"/>
                  </w:rPr>
                </w:rPrChange>
              </w:rPr>
              <w:t xml:space="preserve">Medical </w:t>
            </w:r>
            <w:del w:id="831" w:author="Meggan Harris" w:date="2025-08-29T10:30:00Z" w16du:dateUtc="2025-08-29T08:30:00Z">
              <w:r w:rsidRPr="001D2C21" w:rsidDel="003A1CF8">
                <w:rPr>
                  <w:b w:val="0"/>
                  <w:bCs w:val="0"/>
                  <w:sz w:val="18"/>
                  <w:szCs w:val="18"/>
                  <w:rPrChange w:id="832" w:author="Meggan Harris" w:date="2025-08-29T10:37:00Z" w16du:dateUtc="2025-08-29T08:37:00Z">
                    <w:rPr>
                      <w:sz w:val="18"/>
                      <w:szCs w:val="18"/>
                    </w:rPr>
                  </w:rPrChange>
                </w:rPr>
                <w:delText>Consultation</w:delText>
              </w:r>
            </w:del>
            <w:ins w:id="833" w:author="Meggan Harris" w:date="2025-08-29T10:30:00Z" w16du:dateUtc="2025-08-29T08:30:00Z">
              <w:r w:rsidR="003A1CF8" w:rsidRPr="001D2C21">
                <w:rPr>
                  <w:b w:val="0"/>
                  <w:bCs w:val="0"/>
                  <w:sz w:val="18"/>
                  <w:szCs w:val="18"/>
                  <w:rPrChange w:id="834" w:author="Meggan Harris" w:date="2025-08-29T10:37:00Z" w16du:dateUtc="2025-08-29T08:37:00Z">
                    <w:rPr>
                      <w:sz w:val="18"/>
                      <w:szCs w:val="18"/>
                    </w:rPr>
                  </w:rPrChange>
                </w:rPr>
                <w:t>c</w:t>
              </w:r>
              <w:r w:rsidR="003A1CF8" w:rsidRPr="001D2C21">
                <w:rPr>
                  <w:b w:val="0"/>
                  <w:bCs w:val="0"/>
                  <w:sz w:val="18"/>
                  <w:szCs w:val="18"/>
                  <w:rPrChange w:id="835" w:author="Meggan Harris" w:date="2025-08-29T10:37:00Z" w16du:dateUtc="2025-08-29T08:37:00Z">
                    <w:rPr>
                      <w:sz w:val="18"/>
                      <w:szCs w:val="18"/>
                    </w:rPr>
                  </w:rPrChange>
                </w:rPr>
                <w:t>onsultation</w:t>
              </w:r>
            </w:ins>
          </w:p>
        </w:tc>
        <w:tc>
          <w:tcPr>
            <w:tcW w:w="1090" w:type="dxa"/>
            <w:tcBorders>
              <w:top w:val="single" w:sz="4" w:space="0" w:color="auto"/>
              <w:left w:val="single" w:sz="4" w:space="0" w:color="auto"/>
              <w:bottom w:val="single" w:sz="4" w:space="0" w:color="auto"/>
              <w:right w:val="single" w:sz="4" w:space="0" w:color="auto"/>
            </w:tcBorders>
            <w:shd w:val="clear" w:color="auto" w:fill="auto"/>
            <w:hideMark/>
            <w:tcPrChange w:id="836" w:author="Meggan Harris" w:date="2025-08-29T10:37:00Z" w16du:dateUtc="2025-08-29T08:37:00Z">
              <w:tcPr>
                <w:tcW w:w="1860" w:type="dxa"/>
                <w:gridSpan w:val="3"/>
                <w:hideMark/>
              </w:tcPr>
            </w:tcPrChange>
          </w:tcPr>
          <w:p w14:paraId="6A2D9195" w14:textId="26C6358C" w:rsidR="00DB7EEF" w:rsidRPr="00B5151E" w:rsidRDefault="00DB7EEF" w:rsidP="009B46FA">
            <w:pPr>
              <w:pStyle w:val="ListParagraph"/>
              <w:tabs>
                <w:tab w:val="left" w:pos="84"/>
              </w:tabs>
              <w:ind w:left="0"/>
              <w:cnfStyle w:val="000000100000" w:firstRow="0" w:lastRow="0" w:firstColumn="0" w:lastColumn="0" w:oddVBand="0" w:evenVBand="0" w:oddHBand="1" w:evenHBand="0" w:firstRowFirstColumn="0" w:firstRowLastColumn="0" w:lastRowFirstColumn="0" w:lastRowLastColumn="0"/>
              <w:rPr>
                <w:sz w:val="18"/>
                <w:szCs w:val="18"/>
              </w:rPr>
              <w:pPrChange w:id="837" w:author="Meggan Harris" w:date="2025-08-29T10:06:00Z" w16du:dateUtc="2025-08-29T08:06:00Z">
                <w:pPr>
                  <w:pStyle w:val="ListParagraph"/>
                  <w:jc w:val="center"/>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98</w:t>
            </w:r>
            <w:del w:id="838" w:author="Meggan Harris" w:date="2025-08-29T09:55:00Z" w16du:dateUtc="2025-08-29T07:55:00Z">
              <w:r w:rsidRPr="00B5151E" w:rsidDel="004901D6">
                <w:rPr>
                  <w:sz w:val="18"/>
                  <w:szCs w:val="18"/>
                </w:rPr>
                <w:delText>.</w:delText>
              </w:r>
            </w:del>
            <w:ins w:id="839" w:author="Meggan Harris" w:date="2025-08-29T09:55:00Z" w16du:dateUtc="2025-08-29T07:55:00Z">
              <w:r w:rsidR="004901D6">
                <w:rPr>
                  <w:sz w:val="18"/>
                  <w:szCs w:val="18"/>
                </w:rPr>
                <w:t>·</w:t>
              </w:r>
            </w:ins>
            <w:r w:rsidRPr="00B5151E">
              <w:rPr>
                <w:sz w:val="18"/>
                <w:szCs w:val="18"/>
              </w:rPr>
              <w:t>00</w:t>
            </w:r>
          </w:p>
        </w:tc>
        <w:tc>
          <w:tcPr>
            <w:tcW w:w="2409" w:type="dxa"/>
            <w:tcBorders>
              <w:top w:val="single" w:sz="4" w:space="0" w:color="auto"/>
              <w:left w:val="single" w:sz="4" w:space="0" w:color="auto"/>
              <w:bottom w:val="single" w:sz="4" w:space="0" w:color="auto"/>
              <w:right w:val="single" w:sz="4" w:space="0" w:color="auto"/>
            </w:tcBorders>
            <w:shd w:val="clear" w:color="auto" w:fill="auto"/>
            <w:hideMark/>
            <w:tcPrChange w:id="840" w:author="Meggan Harris" w:date="2025-08-29T10:37:00Z" w16du:dateUtc="2025-08-29T08:37:00Z">
              <w:tcPr>
                <w:tcW w:w="2211" w:type="dxa"/>
                <w:gridSpan w:val="2"/>
                <w:hideMark/>
              </w:tcPr>
            </w:tcPrChange>
          </w:tcPr>
          <w:p w14:paraId="7136EAC6" w14:textId="7D429105" w:rsidR="00DB7EEF" w:rsidRPr="00950505" w:rsidRDefault="00950505" w:rsidP="009B46FA">
            <w:pPr>
              <w:pStyle w:val="ListParagraph"/>
              <w:tabs>
                <w:tab w:val="left" w:pos="84"/>
              </w:tabs>
              <w:ind w:left="0"/>
              <w:cnfStyle w:val="000000100000" w:firstRow="0" w:lastRow="0" w:firstColumn="0" w:lastColumn="0" w:oddVBand="0" w:evenVBand="0" w:oddHBand="1" w:evenHBand="0" w:firstRowFirstColumn="0" w:firstRowLastColumn="0" w:lastRowFirstColumn="0" w:lastRowLastColumn="0"/>
              <w:rPr>
                <w:sz w:val="18"/>
                <w:szCs w:val="18"/>
                <w:lang w:val="en-US"/>
              </w:rPr>
              <w:pPrChange w:id="841" w:author="Meggan Harris" w:date="2025-08-29T10:06:00Z" w16du:dateUtc="2025-08-29T08:06:00Z">
                <w:pPr>
                  <w:pStyle w:val="ListParagraph"/>
                  <w:jc w:val="center"/>
                  <w:cnfStyle w:val="000000100000" w:firstRow="0" w:lastRow="0" w:firstColumn="0" w:lastColumn="0" w:oddVBand="0" w:evenVBand="0" w:oddHBand="1" w:evenHBand="0" w:firstRowFirstColumn="0" w:firstRowLastColumn="0" w:lastRowFirstColumn="0" w:lastRowLastColumn="0"/>
                </w:pPr>
              </w:pPrChange>
            </w:pPr>
            <w:r w:rsidRPr="00950505">
              <w:rPr>
                <w:sz w:val="18"/>
                <w:szCs w:val="18"/>
                <w:lang w:val="en-US"/>
              </w:rPr>
              <w:t>4 during treatment and every s</w:t>
            </w:r>
            <w:r>
              <w:rPr>
                <w:sz w:val="18"/>
                <w:szCs w:val="18"/>
                <w:lang w:val="en-US"/>
              </w:rPr>
              <w:t>ix months afterwards</w:t>
            </w:r>
          </w:p>
        </w:tc>
        <w:tc>
          <w:tcPr>
            <w:tcW w:w="993" w:type="dxa"/>
            <w:tcBorders>
              <w:top w:val="single" w:sz="4" w:space="0" w:color="auto"/>
              <w:left w:val="single" w:sz="4" w:space="0" w:color="auto"/>
              <w:bottom w:val="single" w:sz="4" w:space="0" w:color="auto"/>
              <w:right w:val="single" w:sz="4" w:space="0" w:color="auto"/>
            </w:tcBorders>
            <w:shd w:val="clear" w:color="auto" w:fill="auto"/>
            <w:hideMark/>
            <w:tcPrChange w:id="842" w:author="Meggan Harris" w:date="2025-08-29T10:37:00Z" w16du:dateUtc="2025-08-29T08:37:00Z">
              <w:tcPr>
                <w:tcW w:w="1321" w:type="dxa"/>
                <w:gridSpan w:val="2"/>
                <w:hideMark/>
              </w:tcPr>
            </w:tcPrChange>
          </w:tcPr>
          <w:p w14:paraId="62D9B27A" w14:textId="75CB2060" w:rsidR="00DB7EEF" w:rsidRPr="00B5151E" w:rsidRDefault="00DB7EEF" w:rsidP="009B46FA">
            <w:pPr>
              <w:pStyle w:val="ListParagraph"/>
              <w:tabs>
                <w:tab w:val="left" w:pos="84"/>
                <w:tab w:val="left" w:pos="399"/>
              </w:tabs>
              <w:ind w:left="0"/>
              <w:cnfStyle w:val="000000100000" w:firstRow="0" w:lastRow="0" w:firstColumn="0" w:lastColumn="0" w:oddVBand="0" w:evenVBand="0" w:oddHBand="1" w:evenHBand="0" w:firstRowFirstColumn="0" w:firstRowLastColumn="0" w:lastRowFirstColumn="0" w:lastRowLastColumn="0"/>
              <w:rPr>
                <w:sz w:val="18"/>
                <w:szCs w:val="18"/>
              </w:rPr>
              <w:pPrChange w:id="843" w:author="Meggan Harris" w:date="2025-08-29T10:06:00Z" w16du:dateUtc="2025-08-29T08:06:00Z">
                <w:pPr>
                  <w:pStyle w:val="ListParagraph"/>
                  <w:tabs>
                    <w:tab w:val="left" w:pos="399"/>
                  </w:tabs>
                  <w:ind w:left="399"/>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196</w:t>
            </w:r>
            <w:del w:id="844" w:author="Meggan Harris" w:date="2025-08-29T09:55:00Z" w16du:dateUtc="2025-08-29T07:55:00Z">
              <w:r w:rsidRPr="00B5151E" w:rsidDel="004901D6">
                <w:rPr>
                  <w:sz w:val="18"/>
                  <w:szCs w:val="18"/>
                </w:rPr>
                <w:delText>.</w:delText>
              </w:r>
            </w:del>
            <w:ins w:id="845" w:author="Meggan Harris" w:date="2025-08-29T09:55:00Z" w16du:dateUtc="2025-08-29T07:55:00Z">
              <w:r w:rsidR="004901D6">
                <w:rPr>
                  <w:sz w:val="18"/>
                  <w:szCs w:val="18"/>
                </w:rPr>
                <w:t>·</w:t>
              </w:r>
            </w:ins>
            <w:r w:rsidRPr="00B5151E">
              <w:rPr>
                <w:sz w:val="18"/>
                <w:szCs w:val="18"/>
              </w:rPr>
              <w:t>00</w:t>
            </w:r>
          </w:p>
        </w:tc>
        <w:tc>
          <w:tcPr>
            <w:tcW w:w="2931" w:type="dxa"/>
            <w:tcBorders>
              <w:top w:val="single" w:sz="4" w:space="0" w:color="auto"/>
              <w:left w:val="single" w:sz="4" w:space="0" w:color="auto"/>
              <w:bottom w:val="single" w:sz="4" w:space="0" w:color="auto"/>
              <w:right w:val="single" w:sz="4" w:space="0" w:color="auto"/>
            </w:tcBorders>
            <w:shd w:val="clear" w:color="auto" w:fill="auto"/>
            <w:tcPrChange w:id="846" w:author="Meggan Harris" w:date="2025-08-29T10:37:00Z" w16du:dateUtc="2025-08-29T08:37:00Z">
              <w:tcPr>
                <w:tcW w:w="2031" w:type="dxa"/>
              </w:tcPr>
            </w:tcPrChange>
          </w:tcPr>
          <w:p w14:paraId="25FCF4A7" w14:textId="77777777" w:rsidR="00950505" w:rsidRDefault="00950505" w:rsidP="009B46FA">
            <w:pPr>
              <w:tabs>
                <w:tab w:val="left" w:pos="84"/>
              </w:tabs>
              <w:cnfStyle w:val="000000100000" w:firstRow="0" w:lastRow="0" w:firstColumn="0" w:lastColumn="0" w:oddVBand="0" w:evenVBand="0" w:oddHBand="1" w:evenHBand="0" w:firstRowFirstColumn="0" w:firstRowLastColumn="0" w:lastRowFirstColumn="0" w:lastRowLastColumn="0"/>
              <w:rPr>
                <w:sz w:val="18"/>
                <w:szCs w:val="18"/>
              </w:rPr>
              <w:pPrChange w:id="847" w:author="Meggan Harris" w:date="2025-08-29T10:06:00Z" w16du:dateUtc="2025-08-29T08:06:00Z">
                <w:pPr>
                  <w:cnfStyle w:val="000000100000" w:firstRow="0" w:lastRow="0" w:firstColumn="0" w:lastColumn="0" w:oddVBand="0" w:evenVBand="0" w:oddHBand="1" w:evenHBand="0" w:firstRowFirstColumn="0" w:firstRowLastColumn="0" w:lastRowFirstColumn="0" w:lastRowLastColumn="0"/>
                </w:pPr>
              </w:pPrChange>
            </w:pPr>
          </w:p>
          <w:p w14:paraId="78BB9A71" w14:textId="7DC2672C" w:rsidR="00DB7EEF" w:rsidRPr="00B5151E" w:rsidRDefault="00DB7EEF" w:rsidP="009B46FA">
            <w:pPr>
              <w:tabs>
                <w:tab w:val="left" w:pos="84"/>
              </w:tabs>
              <w:cnfStyle w:val="000000100000" w:firstRow="0" w:lastRow="0" w:firstColumn="0" w:lastColumn="0" w:oddVBand="0" w:evenVBand="0" w:oddHBand="1" w:evenHBand="0" w:firstRowFirstColumn="0" w:firstRowLastColumn="0" w:lastRowFirstColumn="0" w:lastRowLastColumn="0"/>
              <w:rPr>
                <w:sz w:val="18"/>
                <w:szCs w:val="18"/>
              </w:rPr>
              <w:pPrChange w:id="848" w:author="Meggan Harris" w:date="2025-08-29T10:06:00Z" w16du:dateUtc="2025-08-29T08:06:00Z">
                <w:pPr>
                  <w:cnfStyle w:val="000000100000" w:firstRow="0" w:lastRow="0" w:firstColumn="0" w:lastColumn="0" w:oddVBand="0" w:evenVBand="0" w:oddHBand="1" w:evenHBand="0" w:firstRowFirstColumn="0" w:firstRowLastColumn="0" w:lastRowFirstColumn="0" w:lastRowLastColumn="0"/>
                </w:pPr>
              </w:pPrChange>
            </w:pPr>
            <w:r w:rsidRPr="00B5151E">
              <w:rPr>
                <w:sz w:val="18"/>
                <w:szCs w:val="18"/>
              </w:rPr>
              <w:t>BOJA 2024.</w:t>
            </w:r>
            <w:r w:rsidRPr="00B5151E">
              <w:rPr>
                <w:sz w:val="18"/>
                <w:szCs w:val="18"/>
              </w:rPr>
              <w:fldChar w:fldCharType="begin"/>
            </w:r>
            <w:r w:rsidR="00984120">
              <w:rPr>
                <w:sz w:val="18"/>
                <w:szCs w:val="18"/>
              </w:rPr>
              <w:instrText xml:space="preserve"> ADDIN ZOTERO_ITEM CSL_CITATION {"citationID":"DobwmOT2","properties":{"formattedCitation":"\\super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984120" w:rsidRPr="00984120">
              <w:rPr>
                <w:rFonts w:ascii="Aptos" w:hAnsi="Aptos" w:cs="Times New Roman"/>
                <w:sz w:val="18"/>
                <w:vertAlign w:val="superscript"/>
              </w:rPr>
              <w:t>12</w:t>
            </w:r>
            <w:r w:rsidRPr="00B5151E">
              <w:rPr>
                <w:sz w:val="18"/>
                <w:szCs w:val="18"/>
              </w:rPr>
              <w:fldChar w:fldCharType="end"/>
            </w:r>
          </w:p>
        </w:tc>
      </w:tr>
      <w:tr w:rsidR="004901D6" w:rsidRPr="00C410B4" w14:paraId="34065AA0" w14:textId="77777777" w:rsidTr="00754AA6">
        <w:trPr>
          <w:trPrChange w:id="849" w:author="Meggan Harris" w:date="2025-08-29T10:37:00Z" w16du:dateUtc="2025-08-29T08:37:00Z">
            <w:trPr>
              <w:gridAfter w:val="0"/>
            </w:trPr>
          </w:trPrChange>
        </w:trPr>
        <w:tc>
          <w:tcPr>
            <w:cnfStyle w:val="001000000000" w:firstRow="0" w:lastRow="0" w:firstColumn="1" w:lastColumn="0" w:oddVBand="0" w:evenVBand="0" w:oddHBand="0" w:evenHBand="0" w:firstRowFirstColumn="0" w:firstRowLastColumn="0" w:lastRowFirstColumn="0" w:lastRowLastColumn="0"/>
            <w:tcW w:w="2733" w:type="dxa"/>
            <w:tcBorders>
              <w:top w:val="single" w:sz="4" w:space="0" w:color="auto"/>
              <w:left w:val="single" w:sz="4" w:space="0" w:color="auto"/>
              <w:bottom w:val="single" w:sz="4" w:space="0" w:color="auto"/>
              <w:right w:val="single" w:sz="4" w:space="0" w:color="auto"/>
            </w:tcBorders>
            <w:tcPrChange w:id="850" w:author="Meggan Harris" w:date="2025-08-29T10:37:00Z" w16du:dateUtc="2025-08-29T08:37:00Z">
              <w:tcPr>
                <w:tcW w:w="2733" w:type="dxa"/>
                <w:gridSpan w:val="2"/>
              </w:tcPr>
            </w:tcPrChange>
          </w:tcPr>
          <w:p w14:paraId="27AF6F5D" w14:textId="4232131E" w:rsidR="002C3678" w:rsidRPr="001D2C21" w:rsidRDefault="002C3678" w:rsidP="009B46FA">
            <w:pPr>
              <w:pStyle w:val="ListParagraph"/>
              <w:tabs>
                <w:tab w:val="left" w:pos="0"/>
              </w:tabs>
              <w:ind w:left="84" w:hanging="84"/>
              <w:rPr>
                <w:b w:val="0"/>
                <w:bCs w:val="0"/>
                <w:sz w:val="18"/>
                <w:szCs w:val="18"/>
                <w:rPrChange w:id="851" w:author="Meggan Harris" w:date="2025-08-29T10:37:00Z" w16du:dateUtc="2025-08-29T08:37:00Z">
                  <w:rPr>
                    <w:sz w:val="18"/>
                    <w:szCs w:val="18"/>
                  </w:rPr>
                </w:rPrChange>
              </w:rPr>
              <w:pPrChange w:id="852" w:author="Meggan Harris" w:date="2025-08-29T10:06:00Z" w16du:dateUtc="2025-08-29T08:06:00Z">
                <w:pPr>
                  <w:pStyle w:val="ListParagraph"/>
                  <w:tabs>
                    <w:tab w:val="left" w:pos="84"/>
                  </w:tabs>
                  <w:ind w:left="84"/>
                </w:pPr>
              </w:pPrChange>
            </w:pPr>
            <w:r w:rsidRPr="001D2C21">
              <w:rPr>
                <w:b w:val="0"/>
                <w:bCs w:val="0"/>
                <w:sz w:val="18"/>
                <w:szCs w:val="18"/>
                <w:rPrChange w:id="853" w:author="Meggan Harris" w:date="2025-08-29T10:37:00Z" w16du:dateUtc="2025-08-29T08:37:00Z">
                  <w:rPr>
                    <w:sz w:val="18"/>
                    <w:szCs w:val="18"/>
                  </w:rPr>
                </w:rPrChange>
              </w:rPr>
              <w:t>Prednisone 30</w:t>
            </w:r>
            <w:ins w:id="854" w:author="Meggan Harris" w:date="2025-08-29T10:30:00Z" w16du:dateUtc="2025-08-29T08:30:00Z">
              <w:r w:rsidR="003A1CF8" w:rsidRPr="001D2C21">
                <w:rPr>
                  <w:b w:val="0"/>
                  <w:bCs w:val="0"/>
                  <w:sz w:val="18"/>
                  <w:szCs w:val="18"/>
                  <w:rPrChange w:id="855" w:author="Meggan Harris" w:date="2025-08-29T10:37:00Z" w16du:dateUtc="2025-08-29T08:37:00Z">
                    <w:rPr>
                      <w:sz w:val="18"/>
                      <w:szCs w:val="18"/>
                    </w:rPr>
                  </w:rPrChange>
                </w:rPr>
                <w:t xml:space="preserve"> </w:t>
              </w:r>
            </w:ins>
            <w:r w:rsidRPr="001D2C21">
              <w:rPr>
                <w:b w:val="0"/>
                <w:bCs w:val="0"/>
                <w:sz w:val="18"/>
                <w:szCs w:val="18"/>
                <w:rPrChange w:id="856" w:author="Meggan Harris" w:date="2025-08-29T10:37:00Z" w16du:dateUtc="2025-08-29T08:37:00Z">
                  <w:rPr>
                    <w:sz w:val="18"/>
                    <w:szCs w:val="18"/>
                  </w:rPr>
                </w:rPrChange>
              </w:rPr>
              <w:t>mg 30 tablets</w:t>
            </w:r>
          </w:p>
        </w:tc>
        <w:tc>
          <w:tcPr>
            <w:tcW w:w="1090" w:type="dxa"/>
            <w:tcBorders>
              <w:top w:val="single" w:sz="4" w:space="0" w:color="auto"/>
              <w:left w:val="single" w:sz="4" w:space="0" w:color="auto"/>
              <w:bottom w:val="single" w:sz="4" w:space="0" w:color="auto"/>
              <w:right w:val="single" w:sz="4" w:space="0" w:color="auto"/>
            </w:tcBorders>
            <w:tcPrChange w:id="857" w:author="Meggan Harris" w:date="2025-08-29T10:37:00Z" w16du:dateUtc="2025-08-29T08:37:00Z">
              <w:tcPr>
                <w:tcW w:w="1860" w:type="dxa"/>
                <w:gridSpan w:val="3"/>
              </w:tcPr>
            </w:tcPrChange>
          </w:tcPr>
          <w:p w14:paraId="1050173C" w14:textId="1D010F1B" w:rsidR="002C3678" w:rsidRPr="00B5151E" w:rsidRDefault="002C3678" w:rsidP="009B46FA">
            <w:pPr>
              <w:pStyle w:val="ListParagraph"/>
              <w:tabs>
                <w:tab w:val="left" w:pos="84"/>
              </w:tabs>
              <w:ind w:left="0"/>
              <w:cnfStyle w:val="000000000000" w:firstRow="0" w:lastRow="0" w:firstColumn="0" w:lastColumn="0" w:oddVBand="0" w:evenVBand="0" w:oddHBand="0" w:evenHBand="0" w:firstRowFirstColumn="0" w:firstRowLastColumn="0" w:lastRowFirstColumn="0" w:lastRowLastColumn="0"/>
              <w:rPr>
                <w:sz w:val="18"/>
                <w:szCs w:val="18"/>
              </w:rPr>
              <w:pPrChange w:id="858" w:author="Meggan Harris" w:date="2025-08-29T10:06:00Z" w16du:dateUtc="2025-08-29T08:06:00Z">
                <w:pPr>
                  <w:pStyle w:val="ListParagraph"/>
                  <w:jc w:val="center"/>
                  <w:cnfStyle w:val="000000000000" w:firstRow="0" w:lastRow="0" w:firstColumn="0" w:lastColumn="0" w:oddVBand="0" w:evenVBand="0" w:oddHBand="0" w:evenHBand="0" w:firstRowFirstColumn="0" w:firstRowLastColumn="0" w:lastRowFirstColumn="0" w:lastRowLastColumn="0"/>
                </w:pPr>
              </w:pPrChange>
            </w:pPr>
            <w:r>
              <w:rPr>
                <w:sz w:val="18"/>
                <w:szCs w:val="18"/>
              </w:rPr>
              <w:t>3</w:t>
            </w:r>
            <w:del w:id="859" w:author="Meggan Harris" w:date="2025-08-29T09:55:00Z" w16du:dateUtc="2025-08-29T07:55:00Z">
              <w:r w:rsidDel="004901D6">
                <w:rPr>
                  <w:sz w:val="18"/>
                  <w:szCs w:val="18"/>
                </w:rPr>
                <w:delText>.</w:delText>
              </w:r>
            </w:del>
            <w:ins w:id="860" w:author="Meggan Harris" w:date="2025-08-29T09:55:00Z" w16du:dateUtc="2025-08-29T07:55:00Z">
              <w:r w:rsidR="004901D6">
                <w:rPr>
                  <w:sz w:val="18"/>
                  <w:szCs w:val="18"/>
                </w:rPr>
                <w:t>·</w:t>
              </w:r>
            </w:ins>
            <w:r>
              <w:rPr>
                <w:sz w:val="18"/>
                <w:szCs w:val="18"/>
              </w:rPr>
              <w:t>76</w:t>
            </w:r>
            <w:del w:id="861" w:author="Meggan Harris" w:date="2025-08-29T12:10:00Z" w16du:dateUtc="2025-08-29T10:10:00Z">
              <w:r w:rsidDel="00D705F7">
                <w:rPr>
                  <w:sz w:val="18"/>
                  <w:szCs w:val="18"/>
                </w:rPr>
                <w:delText>€</w:delText>
              </w:r>
            </w:del>
          </w:p>
        </w:tc>
        <w:tc>
          <w:tcPr>
            <w:tcW w:w="2409" w:type="dxa"/>
            <w:tcBorders>
              <w:top w:val="single" w:sz="4" w:space="0" w:color="auto"/>
              <w:left w:val="single" w:sz="4" w:space="0" w:color="auto"/>
              <w:bottom w:val="single" w:sz="4" w:space="0" w:color="auto"/>
              <w:right w:val="single" w:sz="4" w:space="0" w:color="auto"/>
            </w:tcBorders>
            <w:tcPrChange w:id="862" w:author="Meggan Harris" w:date="2025-08-29T10:37:00Z" w16du:dateUtc="2025-08-29T08:37:00Z">
              <w:tcPr>
                <w:tcW w:w="2211" w:type="dxa"/>
                <w:gridSpan w:val="2"/>
              </w:tcPr>
            </w:tcPrChange>
          </w:tcPr>
          <w:p w14:paraId="6B98011B" w14:textId="2A993901" w:rsidR="002C3678" w:rsidRPr="00950505" w:rsidRDefault="002C3678" w:rsidP="009B46FA">
            <w:pPr>
              <w:pStyle w:val="ListParagraph"/>
              <w:tabs>
                <w:tab w:val="left" w:pos="84"/>
              </w:tabs>
              <w:ind w:left="0"/>
              <w:cnfStyle w:val="000000000000" w:firstRow="0" w:lastRow="0" w:firstColumn="0" w:lastColumn="0" w:oddVBand="0" w:evenVBand="0" w:oddHBand="0" w:evenHBand="0" w:firstRowFirstColumn="0" w:firstRowLastColumn="0" w:lastRowFirstColumn="0" w:lastRowLastColumn="0"/>
              <w:rPr>
                <w:sz w:val="18"/>
                <w:szCs w:val="18"/>
                <w:lang w:val="en-US"/>
              </w:rPr>
              <w:pPrChange w:id="863" w:author="Meggan Harris" w:date="2025-08-29T10:06:00Z" w16du:dateUtc="2025-08-29T08:06:00Z">
                <w:pPr>
                  <w:pStyle w:val="ListParagraph"/>
                  <w:jc w:val="center"/>
                  <w:cnfStyle w:val="000000000000" w:firstRow="0" w:lastRow="0" w:firstColumn="0" w:lastColumn="0" w:oddVBand="0" w:evenVBand="0" w:oddHBand="0" w:evenHBand="0" w:firstRowFirstColumn="0" w:firstRowLastColumn="0" w:lastRowFirstColumn="0" w:lastRowLastColumn="0"/>
                </w:pPr>
              </w:pPrChange>
            </w:pPr>
            <w:r>
              <w:rPr>
                <w:sz w:val="18"/>
                <w:szCs w:val="18"/>
                <w:lang w:val="en-US"/>
              </w:rPr>
              <w:t>34% of patients</w:t>
            </w:r>
          </w:p>
        </w:tc>
        <w:tc>
          <w:tcPr>
            <w:tcW w:w="993" w:type="dxa"/>
            <w:tcBorders>
              <w:top w:val="single" w:sz="4" w:space="0" w:color="auto"/>
              <w:left w:val="single" w:sz="4" w:space="0" w:color="auto"/>
              <w:bottom w:val="single" w:sz="4" w:space="0" w:color="auto"/>
              <w:right w:val="single" w:sz="4" w:space="0" w:color="auto"/>
            </w:tcBorders>
            <w:tcPrChange w:id="864" w:author="Meggan Harris" w:date="2025-08-29T10:37:00Z" w16du:dateUtc="2025-08-29T08:37:00Z">
              <w:tcPr>
                <w:tcW w:w="1321" w:type="dxa"/>
                <w:gridSpan w:val="2"/>
              </w:tcPr>
            </w:tcPrChange>
          </w:tcPr>
          <w:p w14:paraId="416F5E5F" w14:textId="0CA5F1EC" w:rsidR="002C3678" w:rsidRPr="00B5151E" w:rsidRDefault="002C3678" w:rsidP="009B46FA">
            <w:pPr>
              <w:pStyle w:val="ListParagraph"/>
              <w:tabs>
                <w:tab w:val="left" w:pos="84"/>
                <w:tab w:val="left" w:pos="399"/>
              </w:tabs>
              <w:ind w:left="0"/>
              <w:cnfStyle w:val="000000000000" w:firstRow="0" w:lastRow="0" w:firstColumn="0" w:lastColumn="0" w:oddVBand="0" w:evenVBand="0" w:oddHBand="0" w:evenHBand="0" w:firstRowFirstColumn="0" w:firstRowLastColumn="0" w:lastRowFirstColumn="0" w:lastRowLastColumn="0"/>
              <w:rPr>
                <w:sz w:val="18"/>
                <w:szCs w:val="18"/>
              </w:rPr>
              <w:pPrChange w:id="865" w:author="Meggan Harris" w:date="2025-08-29T10:06:00Z" w16du:dateUtc="2025-08-29T08:06:00Z">
                <w:pPr>
                  <w:pStyle w:val="ListParagraph"/>
                  <w:tabs>
                    <w:tab w:val="left" w:pos="399"/>
                  </w:tabs>
                  <w:ind w:left="399"/>
                  <w:cnfStyle w:val="000000000000" w:firstRow="0" w:lastRow="0" w:firstColumn="0" w:lastColumn="0" w:oddVBand="0" w:evenVBand="0" w:oddHBand="0" w:evenHBand="0" w:firstRowFirstColumn="0" w:firstRowLastColumn="0" w:lastRowFirstColumn="0" w:lastRowLastColumn="0"/>
                </w:pPr>
              </w:pPrChange>
            </w:pPr>
            <w:r>
              <w:rPr>
                <w:sz w:val="18"/>
                <w:szCs w:val="18"/>
              </w:rPr>
              <w:t>1</w:t>
            </w:r>
            <w:del w:id="866" w:author="Meggan Harris" w:date="2025-08-29T09:55:00Z" w16du:dateUtc="2025-08-29T07:55:00Z">
              <w:r w:rsidDel="004901D6">
                <w:rPr>
                  <w:sz w:val="18"/>
                  <w:szCs w:val="18"/>
                </w:rPr>
                <w:delText>.</w:delText>
              </w:r>
            </w:del>
            <w:ins w:id="867" w:author="Meggan Harris" w:date="2025-08-29T09:55:00Z" w16du:dateUtc="2025-08-29T07:55:00Z">
              <w:r w:rsidR="004901D6">
                <w:rPr>
                  <w:sz w:val="18"/>
                  <w:szCs w:val="18"/>
                </w:rPr>
                <w:t>·</w:t>
              </w:r>
            </w:ins>
            <w:r>
              <w:rPr>
                <w:sz w:val="18"/>
                <w:szCs w:val="18"/>
              </w:rPr>
              <w:t>28</w:t>
            </w:r>
            <w:del w:id="868" w:author="Meggan Harris" w:date="2025-08-29T10:26:00Z" w16du:dateUtc="2025-08-29T08:26:00Z">
              <w:r w:rsidDel="00077CF1">
                <w:rPr>
                  <w:sz w:val="18"/>
                  <w:szCs w:val="18"/>
                </w:rPr>
                <w:delText>€</w:delText>
              </w:r>
            </w:del>
          </w:p>
        </w:tc>
        <w:tc>
          <w:tcPr>
            <w:tcW w:w="2931" w:type="dxa"/>
            <w:tcBorders>
              <w:top w:val="single" w:sz="4" w:space="0" w:color="auto"/>
              <w:left w:val="single" w:sz="4" w:space="0" w:color="auto"/>
              <w:bottom w:val="single" w:sz="4" w:space="0" w:color="auto"/>
              <w:right w:val="single" w:sz="4" w:space="0" w:color="auto"/>
            </w:tcBorders>
            <w:tcPrChange w:id="869" w:author="Meggan Harris" w:date="2025-08-29T10:37:00Z" w16du:dateUtc="2025-08-29T08:37:00Z">
              <w:tcPr>
                <w:tcW w:w="2031" w:type="dxa"/>
              </w:tcPr>
            </w:tcPrChange>
          </w:tcPr>
          <w:p w14:paraId="68843C33" w14:textId="5812090B" w:rsidR="002C3678" w:rsidRDefault="002C3678" w:rsidP="009B46FA">
            <w:pPr>
              <w:tabs>
                <w:tab w:val="left" w:pos="84"/>
              </w:tabs>
              <w:cnfStyle w:val="000000000000" w:firstRow="0" w:lastRow="0" w:firstColumn="0" w:lastColumn="0" w:oddVBand="0" w:evenVBand="0" w:oddHBand="0" w:evenHBand="0" w:firstRowFirstColumn="0" w:firstRowLastColumn="0" w:lastRowFirstColumn="0" w:lastRowLastColumn="0"/>
              <w:rPr>
                <w:sz w:val="18"/>
                <w:szCs w:val="18"/>
              </w:rPr>
              <w:pPrChange w:id="870" w:author="Meggan Harris" w:date="2025-08-29T10:06:00Z" w16du:dateUtc="2025-08-29T08:06:00Z">
                <w:pPr>
                  <w:cnfStyle w:val="000000000000" w:firstRow="0" w:lastRow="0" w:firstColumn="0" w:lastColumn="0" w:oddVBand="0" w:evenVBand="0" w:oddHBand="0" w:evenHBand="0" w:firstRowFirstColumn="0" w:firstRowLastColumn="0" w:lastRowFirstColumn="0" w:lastRowLastColumn="0"/>
                </w:pPr>
              </w:pPrChange>
            </w:pPr>
            <w:r>
              <w:rPr>
                <w:sz w:val="18"/>
                <w:szCs w:val="18"/>
              </w:rPr>
              <w:t>Spanish retail price</w:t>
            </w:r>
          </w:p>
        </w:tc>
      </w:tr>
      <w:tr w:rsidR="004901D6" w:rsidRPr="00C410B4" w14:paraId="0B5D15AA" w14:textId="77777777" w:rsidTr="00754AA6">
        <w:trPr>
          <w:cnfStyle w:val="000000100000" w:firstRow="0" w:lastRow="0" w:firstColumn="0" w:lastColumn="0" w:oddVBand="0" w:evenVBand="0" w:oddHBand="1" w:evenHBand="0" w:firstRowFirstColumn="0" w:firstRowLastColumn="0" w:lastRowFirstColumn="0" w:lastRowLastColumn="0"/>
          <w:trPrChange w:id="871" w:author="Meggan Harris" w:date="2025-08-29T10:37:00Z" w16du:dateUtc="2025-08-29T08:37:00Z">
            <w:trPr>
              <w:gridAfter w:val="0"/>
            </w:trPr>
          </w:trPrChange>
        </w:trPr>
        <w:tc>
          <w:tcPr>
            <w:cnfStyle w:val="001000000000" w:firstRow="0" w:lastRow="0" w:firstColumn="1" w:lastColumn="0" w:oddVBand="0" w:evenVBand="0" w:oddHBand="0" w:evenHBand="0" w:firstRowFirstColumn="0" w:firstRowLastColumn="0" w:lastRowFirstColumn="0" w:lastRowLastColumn="0"/>
            <w:tcW w:w="2733" w:type="dxa"/>
            <w:tcBorders>
              <w:top w:val="single" w:sz="4" w:space="0" w:color="auto"/>
              <w:left w:val="single" w:sz="4" w:space="0" w:color="auto"/>
              <w:bottom w:val="single" w:sz="4" w:space="0" w:color="auto"/>
              <w:right w:val="single" w:sz="4" w:space="0" w:color="auto"/>
            </w:tcBorders>
            <w:shd w:val="clear" w:color="auto" w:fill="auto"/>
            <w:tcPrChange w:id="872" w:author="Meggan Harris" w:date="2025-08-29T10:37:00Z" w16du:dateUtc="2025-08-29T08:37:00Z">
              <w:tcPr>
                <w:tcW w:w="2733" w:type="dxa"/>
                <w:gridSpan w:val="2"/>
              </w:tcPr>
            </w:tcPrChange>
          </w:tcPr>
          <w:p w14:paraId="70420227" w14:textId="23B0DDE1" w:rsidR="002C3678" w:rsidRPr="001D2C21" w:rsidRDefault="002C3678" w:rsidP="009B46FA">
            <w:pPr>
              <w:pStyle w:val="ListParagraph"/>
              <w:tabs>
                <w:tab w:val="left" w:pos="0"/>
              </w:tabs>
              <w:ind w:left="84" w:hanging="84"/>
              <w:cnfStyle w:val="001000100000" w:firstRow="0" w:lastRow="0" w:firstColumn="1" w:lastColumn="0" w:oddVBand="0" w:evenVBand="0" w:oddHBand="1" w:evenHBand="0" w:firstRowFirstColumn="0" w:firstRowLastColumn="0" w:lastRowFirstColumn="0" w:lastRowLastColumn="0"/>
              <w:rPr>
                <w:b w:val="0"/>
                <w:bCs w:val="0"/>
                <w:sz w:val="18"/>
                <w:szCs w:val="18"/>
                <w:rPrChange w:id="873" w:author="Meggan Harris" w:date="2025-08-29T10:37:00Z" w16du:dateUtc="2025-08-29T08:37:00Z">
                  <w:rPr>
                    <w:sz w:val="18"/>
                    <w:szCs w:val="18"/>
                  </w:rPr>
                </w:rPrChange>
              </w:rPr>
              <w:pPrChange w:id="874" w:author="Meggan Harris" w:date="2025-08-29T10:06:00Z" w16du:dateUtc="2025-08-29T08:06:00Z">
                <w:pPr>
                  <w:pStyle w:val="ListParagraph"/>
                  <w:tabs>
                    <w:tab w:val="left" w:pos="84"/>
                  </w:tabs>
                  <w:ind w:left="84"/>
                  <w:cnfStyle w:val="001000100000" w:firstRow="0" w:lastRow="0" w:firstColumn="1" w:lastColumn="0" w:oddVBand="0" w:evenVBand="0" w:oddHBand="1" w:evenHBand="0" w:firstRowFirstColumn="0" w:firstRowLastColumn="0" w:lastRowFirstColumn="0" w:lastRowLastColumn="0"/>
                </w:pPr>
              </w:pPrChange>
            </w:pPr>
            <w:r w:rsidRPr="001D2C21">
              <w:rPr>
                <w:b w:val="0"/>
                <w:bCs w:val="0"/>
                <w:sz w:val="18"/>
                <w:szCs w:val="18"/>
                <w:rPrChange w:id="875" w:author="Meggan Harris" w:date="2025-08-29T10:37:00Z" w16du:dateUtc="2025-08-29T08:37:00Z">
                  <w:rPr>
                    <w:sz w:val="18"/>
                    <w:szCs w:val="18"/>
                  </w:rPr>
                </w:rPrChange>
              </w:rPr>
              <w:t>Bilastin 20</w:t>
            </w:r>
            <w:ins w:id="876" w:author="Meggan Harris" w:date="2025-08-29T10:30:00Z" w16du:dateUtc="2025-08-29T08:30:00Z">
              <w:r w:rsidR="003A1CF8" w:rsidRPr="001D2C21">
                <w:rPr>
                  <w:b w:val="0"/>
                  <w:bCs w:val="0"/>
                  <w:sz w:val="18"/>
                  <w:szCs w:val="18"/>
                  <w:rPrChange w:id="877" w:author="Meggan Harris" w:date="2025-08-29T10:37:00Z" w16du:dateUtc="2025-08-29T08:37:00Z">
                    <w:rPr>
                      <w:sz w:val="18"/>
                      <w:szCs w:val="18"/>
                    </w:rPr>
                  </w:rPrChange>
                </w:rPr>
                <w:t xml:space="preserve"> </w:t>
              </w:r>
            </w:ins>
            <w:r w:rsidRPr="001D2C21">
              <w:rPr>
                <w:b w:val="0"/>
                <w:bCs w:val="0"/>
                <w:sz w:val="18"/>
                <w:szCs w:val="18"/>
                <w:rPrChange w:id="878" w:author="Meggan Harris" w:date="2025-08-29T10:37:00Z" w16du:dateUtc="2025-08-29T08:37:00Z">
                  <w:rPr>
                    <w:sz w:val="18"/>
                    <w:szCs w:val="18"/>
                  </w:rPr>
                </w:rPrChange>
              </w:rPr>
              <w:t>mg 20 tablets</w:t>
            </w:r>
          </w:p>
        </w:tc>
        <w:tc>
          <w:tcPr>
            <w:tcW w:w="1090" w:type="dxa"/>
            <w:tcBorders>
              <w:top w:val="single" w:sz="4" w:space="0" w:color="auto"/>
              <w:left w:val="single" w:sz="4" w:space="0" w:color="auto"/>
              <w:bottom w:val="single" w:sz="4" w:space="0" w:color="auto"/>
              <w:right w:val="single" w:sz="4" w:space="0" w:color="auto"/>
            </w:tcBorders>
            <w:shd w:val="clear" w:color="auto" w:fill="auto"/>
            <w:tcPrChange w:id="879" w:author="Meggan Harris" w:date="2025-08-29T10:37:00Z" w16du:dateUtc="2025-08-29T08:37:00Z">
              <w:tcPr>
                <w:tcW w:w="1860" w:type="dxa"/>
                <w:gridSpan w:val="3"/>
              </w:tcPr>
            </w:tcPrChange>
          </w:tcPr>
          <w:p w14:paraId="2F598363" w14:textId="4CAD5114" w:rsidR="002C3678" w:rsidRDefault="002C3678" w:rsidP="009B46FA">
            <w:pPr>
              <w:pStyle w:val="ListParagraph"/>
              <w:tabs>
                <w:tab w:val="left" w:pos="84"/>
              </w:tabs>
              <w:ind w:left="0"/>
              <w:cnfStyle w:val="000000100000" w:firstRow="0" w:lastRow="0" w:firstColumn="0" w:lastColumn="0" w:oddVBand="0" w:evenVBand="0" w:oddHBand="1" w:evenHBand="0" w:firstRowFirstColumn="0" w:firstRowLastColumn="0" w:lastRowFirstColumn="0" w:lastRowLastColumn="0"/>
              <w:rPr>
                <w:sz w:val="18"/>
                <w:szCs w:val="18"/>
              </w:rPr>
              <w:pPrChange w:id="880" w:author="Meggan Harris" w:date="2025-08-29T10:06:00Z" w16du:dateUtc="2025-08-29T08:06:00Z">
                <w:pPr>
                  <w:pStyle w:val="ListParagraph"/>
                  <w:jc w:val="center"/>
                  <w:cnfStyle w:val="000000100000" w:firstRow="0" w:lastRow="0" w:firstColumn="0" w:lastColumn="0" w:oddVBand="0" w:evenVBand="0" w:oddHBand="1" w:evenHBand="0" w:firstRowFirstColumn="0" w:firstRowLastColumn="0" w:lastRowFirstColumn="0" w:lastRowLastColumn="0"/>
                </w:pPr>
              </w:pPrChange>
            </w:pPr>
            <w:r>
              <w:rPr>
                <w:sz w:val="18"/>
                <w:szCs w:val="18"/>
              </w:rPr>
              <w:t>5</w:t>
            </w:r>
            <w:del w:id="881" w:author="Meggan Harris" w:date="2025-08-29T09:55:00Z" w16du:dateUtc="2025-08-29T07:55:00Z">
              <w:r w:rsidDel="004901D6">
                <w:rPr>
                  <w:sz w:val="18"/>
                  <w:szCs w:val="18"/>
                </w:rPr>
                <w:delText>.</w:delText>
              </w:r>
            </w:del>
            <w:ins w:id="882" w:author="Meggan Harris" w:date="2025-08-29T09:55:00Z" w16du:dateUtc="2025-08-29T07:55:00Z">
              <w:r w:rsidR="004901D6">
                <w:rPr>
                  <w:sz w:val="18"/>
                  <w:szCs w:val="18"/>
                </w:rPr>
                <w:t>·</w:t>
              </w:r>
            </w:ins>
            <w:r>
              <w:rPr>
                <w:sz w:val="18"/>
                <w:szCs w:val="18"/>
              </w:rPr>
              <w:t>82</w:t>
            </w:r>
            <w:del w:id="883" w:author="Meggan Harris" w:date="2025-08-29T12:10:00Z" w16du:dateUtc="2025-08-29T10:10:00Z">
              <w:r w:rsidDel="00D705F7">
                <w:rPr>
                  <w:sz w:val="18"/>
                  <w:szCs w:val="18"/>
                </w:rPr>
                <w:delText>€</w:delText>
              </w:r>
            </w:del>
          </w:p>
        </w:tc>
        <w:tc>
          <w:tcPr>
            <w:tcW w:w="2409" w:type="dxa"/>
            <w:tcBorders>
              <w:top w:val="single" w:sz="4" w:space="0" w:color="auto"/>
              <w:left w:val="single" w:sz="4" w:space="0" w:color="auto"/>
              <w:bottom w:val="single" w:sz="4" w:space="0" w:color="auto"/>
              <w:right w:val="single" w:sz="4" w:space="0" w:color="auto"/>
            </w:tcBorders>
            <w:shd w:val="clear" w:color="auto" w:fill="auto"/>
            <w:tcPrChange w:id="884" w:author="Meggan Harris" w:date="2025-08-29T10:37:00Z" w16du:dateUtc="2025-08-29T08:37:00Z">
              <w:tcPr>
                <w:tcW w:w="2211" w:type="dxa"/>
                <w:gridSpan w:val="2"/>
              </w:tcPr>
            </w:tcPrChange>
          </w:tcPr>
          <w:p w14:paraId="18123220" w14:textId="4A3E9D83" w:rsidR="002C3678" w:rsidRDefault="002C3678" w:rsidP="009B46FA">
            <w:pPr>
              <w:pStyle w:val="ListParagraph"/>
              <w:tabs>
                <w:tab w:val="left" w:pos="84"/>
              </w:tabs>
              <w:ind w:left="0"/>
              <w:cnfStyle w:val="000000100000" w:firstRow="0" w:lastRow="0" w:firstColumn="0" w:lastColumn="0" w:oddVBand="0" w:evenVBand="0" w:oddHBand="1" w:evenHBand="0" w:firstRowFirstColumn="0" w:firstRowLastColumn="0" w:lastRowFirstColumn="0" w:lastRowLastColumn="0"/>
              <w:rPr>
                <w:sz w:val="18"/>
                <w:szCs w:val="18"/>
                <w:lang w:val="en-US"/>
              </w:rPr>
              <w:pPrChange w:id="885" w:author="Meggan Harris" w:date="2025-08-29T10:06:00Z" w16du:dateUtc="2025-08-29T08:06:00Z">
                <w:pPr>
                  <w:pStyle w:val="ListParagraph"/>
                  <w:jc w:val="center"/>
                  <w:cnfStyle w:val="000000100000" w:firstRow="0" w:lastRow="0" w:firstColumn="0" w:lastColumn="0" w:oddVBand="0" w:evenVBand="0" w:oddHBand="1" w:evenHBand="0" w:firstRowFirstColumn="0" w:firstRowLastColumn="0" w:lastRowFirstColumn="0" w:lastRowLastColumn="0"/>
                </w:pPr>
              </w:pPrChange>
            </w:pPr>
            <w:r>
              <w:rPr>
                <w:sz w:val="18"/>
                <w:szCs w:val="18"/>
                <w:lang w:val="en-US"/>
              </w:rPr>
              <w:t>34% of patients</w:t>
            </w:r>
          </w:p>
        </w:tc>
        <w:tc>
          <w:tcPr>
            <w:tcW w:w="993" w:type="dxa"/>
            <w:tcBorders>
              <w:top w:val="single" w:sz="4" w:space="0" w:color="auto"/>
              <w:left w:val="single" w:sz="4" w:space="0" w:color="auto"/>
              <w:bottom w:val="single" w:sz="4" w:space="0" w:color="auto"/>
              <w:right w:val="single" w:sz="4" w:space="0" w:color="auto"/>
            </w:tcBorders>
            <w:shd w:val="clear" w:color="auto" w:fill="auto"/>
            <w:tcPrChange w:id="886" w:author="Meggan Harris" w:date="2025-08-29T10:37:00Z" w16du:dateUtc="2025-08-29T08:37:00Z">
              <w:tcPr>
                <w:tcW w:w="1321" w:type="dxa"/>
                <w:gridSpan w:val="2"/>
              </w:tcPr>
            </w:tcPrChange>
          </w:tcPr>
          <w:p w14:paraId="0D19C235" w14:textId="553EA5B4" w:rsidR="002C3678" w:rsidRDefault="002C3678" w:rsidP="009B46FA">
            <w:pPr>
              <w:pStyle w:val="ListParagraph"/>
              <w:tabs>
                <w:tab w:val="left" w:pos="84"/>
                <w:tab w:val="left" w:pos="399"/>
              </w:tabs>
              <w:ind w:left="0"/>
              <w:cnfStyle w:val="000000100000" w:firstRow="0" w:lastRow="0" w:firstColumn="0" w:lastColumn="0" w:oddVBand="0" w:evenVBand="0" w:oddHBand="1" w:evenHBand="0" w:firstRowFirstColumn="0" w:firstRowLastColumn="0" w:lastRowFirstColumn="0" w:lastRowLastColumn="0"/>
              <w:rPr>
                <w:sz w:val="18"/>
                <w:szCs w:val="18"/>
              </w:rPr>
              <w:pPrChange w:id="887" w:author="Meggan Harris" w:date="2025-08-29T10:06:00Z" w16du:dateUtc="2025-08-29T08:06:00Z">
                <w:pPr>
                  <w:pStyle w:val="ListParagraph"/>
                  <w:tabs>
                    <w:tab w:val="left" w:pos="399"/>
                  </w:tabs>
                  <w:ind w:left="399"/>
                  <w:cnfStyle w:val="000000100000" w:firstRow="0" w:lastRow="0" w:firstColumn="0" w:lastColumn="0" w:oddVBand="0" w:evenVBand="0" w:oddHBand="1" w:evenHBand="0" w:firstRowFirstColumn="0" w:firstRowLastColumn="0" w:lastRowFirstColumn="0" w:lastRowLastColumn="0"/>
                </w:pPr>
              </w:pPrChange>
            </w:pPr>
            <w:r>
              <w:rPr>
                <w:sz w:val="18"/>
                <w:szCs w:val="18"/>
              </w:rPr>
              <w:t>1</w:t>
            </w:r>
            <w:del w:id="888" w:author="Meggan Harris" w:date="2025-08-29T09:55:00Z" w16du:dateUtc="2025-08-29T07:55:00Z">
              <w:r w:rsidDel="004901D6">
                <w:rPr>
                  <w:sz w:val="18"/>
                  <w:szCs w:val="18"/>
                </w:rPr>
                <w:delText>.</w:delText>
              </w:r>
            </w:del>
            <w:ins w:id="889" w:author="Meggan Harris" w:date="2025-08-29T09:55:00Z" w16du:dateUtc="2025-08-29T07:55:00Z">
              <w:r w:rsidR="004901D6">
                <w:rPr>
                  <w:sz w:val="18"/>
                  <w:szCs w:val="18"/>
                </w:rPr>
                <w:t>·</w:t>
              </w:r>
            </w:ins>
            <w:r>
              <w:rPr>
                <w:sz w:val="18"/>
                <w:szCs w:val="18"/>
              </w:rPr>
              <w:t>98</w:t>
            </w:r>
            <w:del w:id="890" w:author="Meggan Harris" w:date="2025-08-29T10:26:00Z" w16du:dateUtc="2025-08-29T08:26:00Z">
              <w:r w:rsidDel="00077CF1">
                <w:rPr>
                  <w:sz w:val="18"/>
                  <w:szCs w:val="18"/>
                </w:rPr>
                <w:delText>€</w:delText>
              </w:r>
            </w:del>
          </w:p>
        </w:tc>
        <w:tc>
          <w:tcPr>
            <w:tcW w:w="2931" w:type="dxa"/>
            <w:tcBorders>
              <w:top w:val="single" w:sz="4" w:space="0" w:color="auto"/>
              <w:left w:val="single" w:sz="4" w:space="0" w:color="auto"/>
              <w:bottom w:val="single" w:sz="4" w:space="0" w:color="auto"/>
              <w:right w:val="single" w:sz="4" w:space="0" w:color="auto"/>
            </w:tcBorders>
            <w:shd w:val="clear" w:color="auto" w:fill="auto"/>
            <w:tcPrChange w:id="891" w:author="Meggan Harris" w:date="2025-08-29T10:37:00Z" w16du:dateUtc="2025-08-29T08:37:00Z">
              <w:tcPr>
                <w:tcW w:w="2031" w:type="dxa"/>
              </w:tcPr>
            </w:tcPrChange>
          </w:tcPr>
          <w:p w14:paraId="303C10CB" w14:textId="0432901B" w:rsidR="002C3678" w:rsidRDefault="002C3678" w:rsidP="009B46FA">
            <w:pPr>
              <w:tabs>
                <w:tab w:val="left" w:pos="84"/>
              </w:tabs>
              <w:cnfStyle w:val="000000100000" w:firstRow="0" w:lastRow="0" w:firstColumn="0" w:lastColumn="0" w:oddVBand="0" w:evenVBand="0" w:oddHBand="1" w:evenHBand="0" w:firstRowFirstColumn="0" w:firstRowLastColumn="0" w:lastRowFirstColumn="0" w:lastRowLastColumn="0"/>
              <w:rPr>
                <w:sz w:val="18"/>
                <w:szCs w:val="18"/>
              </w:rPr>
              <w:pPrChange w:id="892" w:author="Meggan Harris" w:date="2025-08-29T10:06:00Z" w16du:dateUtc="2025-08-29T08:06:00Z">
                <w:pPr>
                  <w:cnfStyle w:val="000000100000" w:firstRow="0" w:lastRow="0" w:firstColumn="0" w:lastColumn="0" w:oddVBand="0" w:evenVBand="0" w:oddHBand="1" w:evenHBand="0" w:firstRowFirstColumn="0" w:firstRowLastColumn="0" w:lastRowFirstColumn="0" w:lastRowLastColumn="0"/>
                </w:pPr>
              </w:pPrChange>
            </w:pPr>
            <w:r>
              <w:rPr>
                <w:sz w:val="18"/>
                <w:szCs w:val="18"/>
              </w:rPr>
              <w:t>Spanish retail price</w:t>
            </w:r>
          </w:p>
        </w:tc>
      </w:tr>
      <w:tr w:rsidR="004901D6" w:rsidRPr="00C410B4" w14:paraId="18D3442A" w14:textId="77777777" w:rsidTr="00754AA6">
        <w:trPr>
          <w:trPrChange w:id="893" w:author="Meggan Harris" w:date="2025-08-29T10:37:00Z" w16du:dateUtc="2025-08-29T08:37:00Z">
            <w:trPr>
              <w:gridAfter w:val="0"/>
            </w:trPr>
          </w:trPrChange>
        </w:trPr>
        <w:tc>
          <w:tcPr>
            <w:cnfStyle w:val="001000000000" w:firstRow="0" w:lastRow="0" w:firstColumn="1" w:lastColumn="0" w:oddVBand="0" w:evenVBand="0" w:oddHBand="0" w:evenHBand="0" w:firstRowFirstColumn="0" w:firstRowLastColumn="0" w:lastRowFirstColumn="0" w:lastRowLastColumn="0"/>
            <w:tcW w:w="2733" w:type="dxa"/>
            <w:tcBorders>
              <w:top w:val="single" w:sz="4" w:space="0" w:color="auto"/>
              <w:left w:val="single" w:sz="4" w:space="0" w:color="auto"/>
              <w:bottom w:val="single" w:sz="4" w:space="0" w:color="auto"/>
              <w:right w:val="single" w:sz="4" w:space="0" w:color="auto"/>
            </w:tcBorders>
            <w:tcPrChange w:id="894" w:author="Meggan Harris" w:date="2025-08-29T10:37:00Z" w16du:dateUtc="2025-08-29T08:37:00Z">
              <w:tcPr>
                <w:tcW w:w="2733" w:type="dxa"/>
                <w:gridSpan w:val="2"/>
              </w:tcPr>
            </w:tcPrChange>
          </w:tcPr>
          <w:p w14:paraId="55674145" w14:textId="0DBAD5C4" w:rsidR="002C3678" w:rsidRPr="001D2C21" w:rsidRDefault="002C3678" w:rsidP="009B46FA">
            <w:pPr>
              <w:pStyle w:val="ListParagraph"/>
              <w:tabs>
                <w:tab w:val="left" w:pos="0"/>
              </w:tabs>
              <w:ind w:left="84" w:hanging="84"/>
              <w:rPr>
                <w:b w:val="0"/>
                <w:bCs w:val="0"/>
                <w:sz w:val="18"/>
                <w:szCs w:val="18"/>
                <w:rPrChange w:id="895" w:author="Meggan Harris" w:date="2025-08-29T10:37:00Z" w16du:dateUtc="2025-08-29T08:37:00Z">
                  <w:rPr>
                    <w:sz w:val="18"/>
                    <w:szCs w:val="18"/>
                  </w:rPr>
                </w:rPrChange>
              </w:rPr>
              <w:pPrChange w:id="896" w:author="Meggan Harris" w:date="2025-08-29T10:06:00Z" w16du:dateUtc="2025-08-29T08:06:00Z">
                <w:pPr>
                  <w:pStyle w:val="ListParagraph"/>
                  <w:tabs>
                    <w:tab w:val="left" w:pos="84"/>
                  </w:tabs>
                  <w:ind w:left="84"/>
                </w:pPr>
              </w:pPrChange>
            </w:pPr>
            <w:r w:rsidRPr="001D2C21">
              <w:rPr>
                <w:b w:val="0"/>
                <w:bCs w:val="0"/>
                <w:sz w:val="18"/>
                <w:szCs w:val="18"/>
                <w:rPrChange w:id="897" w:author="Meggan Harris" w:date="2025-08-29T10:37:00Z" w16du:dateUtc="2025-08-29T08:37:00Z">
                  <w:rPr>
                    <w:sz w:val="18"/>
                    <w:szCs w:val="18"/>
                  </w:rPr>
                </w:rPrChange>
              </w:rPr>
              <w:t>Metoclopramide 10</w:t>
            </w:r>
            <w:ins w:id="898" w:author="Meggan Harris" w:date="2025-08-29T10:30:00Z" w16du:dateUtc="2025-08-29T08:30:00Z">
              <w:r w:rsidR="003A1CF8" w:rsidRPr="001D2C21">
                <w:rPr>
                  <w:b w:val="0"/>
                  <w:bCs w:val="0"/>
                  <w:sz w:val="18"/>
                  <w:szCs w:val="18"/>
                  <w:rPrChange w:id="899" w:author="Meggan Harris" w:date="2025-08-29T10:37:00Z" w16du:dateUtc="2025-08-29T08:37:00Z">
                    <w:rPr>
                      <w:sz w:val="18"/>
                      <w:szCs w:val="18"/>
                    </w:rPr>
                  </w:rPrChange>
                </w:rPr>
                <w:t xml:space="preserve"> </w:t>
              </w:r>
            </w:ins>
            <w:r w:rsidRPr="001D2C21">
              <w:rPr>
                <w:b w:val="0"/>
                <w:bCs w:val="0"/>
                <w:sz w:val="18"/>
                <w:szCs w:val="18"/>
                <w:rPrChange w:id="900" w:author="Meggan Harris" w:date="2025-08-29T10:37:00Z" w16du:dateUtc="2025-08-29T08:37:00Z">
                  <w:rPr>
                    <w:sz w:val="18"/>
                    <w:szCs w:val="18"/>
                  </w:rPr>
                </w:rPrChange>
              </w:rPr>
              <w:t>mg 10 tablets</w:t>
            </w:r>
          </w:p>
        </w:tc>
        <w:tc>
          <w:tcPr>
            <w:tcW w:w="1090" w:type="dxa"/>
            <w:tcBorders>
              <w:top w:val="single" w:sz="4" w:space="0" w:color="auto"/>
              <w:left w:val="single" w:sz="4" w:space="0" w:color="auto"/>
              <w:bottom w:val="single" w:sz="4" w:space="0" w:color="auto"/>
              <w:right w:val="single" w:sz="4" w:space="0" w:color="auto"/>
            </w:tcBorders>
            <w:tcPrChange w:id="901" w:author="Meggan Harris" w:date="2025-08-29T10:37:00Z" w16du:dateUtc="2025-08-29T08:37:00Z">
              <w:tcPr>
                <w:tcW w:w="1860" w:type="dxa"/>
                <w:gridSpan w:val="3"/>
              </w:tcPr>
            </w:tcPrChange>
          </w:tcPr>
          <w:p w14:paraId="753FDCF7" w14:textId="300C570A" w:rsidR="002C3678" w:rsidRDefault="002C3678" w:rsidP="009B46FA">
            <w:pPr>
              <w:pStyle w:val="ListParagraph"/>
              <w:tabs>
                <w:tab w:val="left" w:pos="84"/>
              </w:tabs>
              <w:ind w:left="0"/>
              <w:cnfStyle w:val="000000000000" w:firstRow="0" w:lastRow="0" w:firstColumn="0" w:lastColumn="0" w:oddVBand="0" w:evenVBand="0" w:oddHBand="0" w:evenHBand="0" w:firstRowFirstColumn="0" w:firstRowLastColumn="0" w:lastRowFirstColumn="0" w:lastRowLastColumn="0"/>
              <w:rPr>
                <w:sz w:val="18"/>
                <w:szCs w:val="18"/>
              </w:rPr>
              <w:pPrChange w:id="902" w:author="Meggan Harris" w:date="2025-08-29T10:06:00Z" w16du:dateUtc="2025-08-29T08:06:00Z">
                <w:pPr>
                  <w:pStyle w:val="ListParagraph"/>
                  <w:jc w:val="center"/>
                  <w:cnfStyle w:val="000000000000" w:firstRow="0" w:lastRow="0" w:firstColumn="0" w:lastColumn="0" w:oddVBand="0" w:evenVBand="0" w:oddHBand="0" w:evenHBand="0" w:firstRowFirstColumn="0" w:firstRowLastColumn="0" w:lastRowFirstColumn="0" w:lastRowLastColumn="0"/>
                </w:pPr>
              </w:pPrChange>
            </w:pPr>
            <w:r>
              <w:rPr>
                <w:sz w:val="18"/>
                <w:szCs w:val="18"/>
              </w:rPr>
              <w:t>2</w:t>
            </w:r>
            <w:del w:id="903" w:author="Meggan Harris" w:date="2025-08-29T09:55:00Z" w16du:dateUtc="2025-08-29T07:55:00Z">
              <w:r w:rsidDel="004901D6">
                <w:rPr>
                  <w:sz w:val="18"/>
                  <w:szCs w:val="18"/>
                </w:rPr>
                <w:delText>.</w:delText>
              </w:r>
            </w:del>
            <w:ins w:id="904" w:author="Meggan Harris" w:date="2025-08-29T09:55:00Z" w16du:dateUtc="2025-08-29T07:55:00Z">
              <w:r w:rsidR="004901D6">
                <w:rPr>
                  <w:sz w:val="18"/>
                  <w:szCs w:val="18"/>
                </w:rPr>
                <w:t>·</w:t>
              </w:r>
            </w:ins>
            <w:r>
              <w:rPr>
                <w:sz w:val="18"/>
                <w:szCs w:val="18"/>
              </w:rPr>
              <w:t>00</w:t>
            </w:r>
            <w:del w:id="905" w:author="Meggan Harris" w:date="2025-08-29T12:10:00Z" w16du:dateUtc="2025-08-29T10:10:00Z">
              <w:r w:rsidDel="00D705F7">
                <w:rPr>
                  <w:sz w:val="18"/>
                  <w:szCs w:val="18"/>
                </w:rPr>
                <w:delText>€</w:delText>
              </w:r>
            </w:del>
          </w:p>
        </w:tc>
        <w:tc>
          <w:tcPr>
            <w:tcW w:w="2409" w:type="dxa"/>
            <w:tcBorders>
              <w:top w:val="single" w:sz="4" w:space="0" w:color="auto"/>
              <w:left w:val="single" w:sz="4" w:space="0" w:color="auto"/>
              <w:bottom w:val="single" w:sz="4" w:space="0" w:color="auto"/>
              <w:right w:val="single" w:sz="4" w:space="0" w:color="auto"/>
            </w:tcBorders>
            <w:tcPrChange w:id="906" w:author="Meggan Harris" w:date="2025-08-29T10:37:00Z" w16du:dateUtc="2025-08-29T08:37:00Z">
              <w:tcPr>
                <w:tcW w:w="2211" w:type="dxa"/>
                <w:gridSpan w:val="2"/>
              </w:tcPr>
            </w:tcPrChange>
          </w:tcPr>
          <w:p w14:paraId="2E0CD4F6" w14:textId="67C4AEE0" w:rsidR="002C3678" w:rsidRDefault="002C3678" w:rsidP="009B46FA">
            <w:pPr>
              <w:pStyle w:val="ListParagraph"/>
              <w:tabs>
                <w:tab w:val="left" w:pos="84"/>
              </w:tabs>
              <w:ind w:left="0"/>
              <w:cnfStyle w:val="000000000000" w:firstRow="0" w:lastRow="0" w:firstColumn="0" w:lastColumn="0" w:oddVBand="0" w:evenVBand="0" w:oddHBand="0" w:evenHBand="0" w:firstRowFirstColumn="0" w:firstRowLastColumn="0" w:lastRowFirstColumn="0" w:lastRowLastColumn="0"/>
              <w:rPr>
                <w:sz w:val="18"/>
                <w:szCs w:val="18"/>
                <w:lang w:val="en-US"/>
              </w:rPr>
              <w:pPrChange w:id="907" w:author="Meggan Harris" w:date="2025-08-29T10:06:00Z" w16du:dateUtc="2025-08-29T08:06:00Z">
                <w:pPr>
                  <w:pStyle w:val="ListParagraph"/>
                  <w:jc w:val="center"/>
                  <w:cnfStyle w:val="000000000000" w:firstRow="0" w:lastRow="0" w:firstColumn="0" w:lastColumn="0" w:oddVBand="0" w:evenVBand="0" w:oddHBand="0" w:evenHBand="0" w:firstRowFirstColumn="0" w:firstRowLastColumn="0" w:lastRowFirstColumn="0" w:lastRowLastColumn="0"/>
                </w:pPr>
              </w:pPrChange>
            </w:pPr>
            <w:r>
              <w:rPr>
                <w:sz w:val="18"/>
                <w:szCs w:val="18"/>
                <w:lang w:val="en-US"/>
              </w:rPr>
              <w:t>13% of patients</w:t>
            </w:r>
          </w:p>
        </w:tc>
        <w:tc>
          <w:tcPr>
            <w:tcW w:w="993" w:type="dxa"/>
            <w:tcBorders>
              <w:top w:val="single" w:sz="4" w:space="0" w:color="auto"/>
              <w:left w:val="single" w:sz="4" w:space="0" w:color="auto"/>
              <w:bottom w:val="single" w:sz="4" w:space="0" w:color="auto"/>
              <w:right w:val="single" w:sz="4" w:space="0" w:color="auto"/>
            </w:tcBorders>
            <w:tcPrChange w:id="908" w:author="Meggan Harris" w:date="2025-08-29T10:37:00Z" w16du:dateUtc="2025-08-29T08:37:00Z">
              <w:tcPr>
                <w:tcW w:w="1321" w:type="dxa"/>
                <w:gridSpan w:val="2"/>
              </w:tcPr>
            </w:tcPrChange>
          </w:tcPr>
          <w:p w14:paraId="3D52A421" w14:textId="5F67C25B" w:rsidR="002C3678" w:rsidRDefault="002C3678" w:rsidP="009B46FA">
            <w:pPr>
              <w:pStyle w:val="ListParagraph"/>
              <w:tabs>
                <w:tab w:val="left" w:pos="84"/>
                <w:tab w:val="left" w:pos="399"/>
              </w:tabs>
              <w:ind w:left="0"/>
              <w:cnfStyle w:val="000000000000" w:firstRow="0" w:lastRow="0" w:firstColumn="0" w:lastColumn="0" w:oddVBand="0" w:evenVBand="0" w:oddHBand="0" w:evenHBand="0" w:firstRowFirstColumn="0" w:firstRowLastColumn="0" w:lastRowFirstColumn="0" w:lastRowLastColumn="0"/>
              <w:rPr>
                <w:sz w:val="18"/>
                <w:szCs w:val="18"/>
              </w:rPr>
              <w:pPrChange w:id="909" w:author="Meggan Harris" w:date="2025-08-29T10:06:00Z" w16du:dateUtc="2025-08-29T08:06:00Z">
                <w:pPr>
                  <w:pStyle w:val="ListParagraph"/>
                  <w:tabs>
                    <w:tab w:val="left" w:pos="399"/>
                  </w:tabs>
                  <w:ind w:left="399"/>
                  <w:cnfStyle w:val="000000000000" w:firstRow="0" w:lastRow="0" w:firstColumn="0" w:lastColumn="0" w:oddVBand="0" w:evenVBand="0" w:oddHBand="0" w:evenHBand="0" w:firstRowFirstColumn="0" w:firstRowLastColumn="0" w:lastRowFirstColumn="0" w:lastRowLastColumn="0"/>
                </w:pPr>
              </w:pPrChange>
            </w:pPr>
            <w:r>
              <w:rPr>
                <w:sz w:val="18"/>
                <w:szCs w:val="18"/>
              </w:rPr>
              <w:t>0</w:t>
            </w:r>
            <w:del w:id="910" w:author="Meggan Harris" w:date="2025-08-29T09:55:00Z" w16du:dateUtc="2025-08-29T07:55:00Z">
              <w:r w:rsidDel="004901D6">
                <w:rPr>
                  <w:sz w:val="18"/>
                  <w:szCs w:val="18"/>
                </w:rPr>
                <w:delText>.</w:delText>
              </w:r>
            </w:del>
            <w:ins w:id="911" w:author="Meggan Harris" w:date="2025-08-29T09:55:00Z" w16du:dateUtc="2025-08-29T07:55:00Z">
              <w:r w:rsidR="004901D6">
                <w:rPr>
                  <w:sz w:val="18"/>
                  <w:szCs w:val="18"/>
                </w:rPr>
                <w:t>·</w:t>
              </w:r>
            </w:ins>
            <w:r>
              <w:rPr>
                <w:sz w:val="18"/>
                <w:szCs w:val="18"/>
              </w:rPr>
              <w:t>26</w:t>
            </w:r>
            <w:del w:id="912" w:author="Meggan Harris" w:date="2025-08-29T10:26:00Z" w16du:dateUtc="2025-08-29T08:26:00Z">
              <w:r w:rsidDel="00077CF1">
                <w:rPr>
                  <w:sz w:val="18"/>
                  <w:szCs w:val="18"/>
                </w:rPr>
                <w:delText>€</w:delText>
              </w:r>
            </w:del>
          </w:p>
        </w:tc>
        <w:tc>
          <w:tcPr>
            <w:tcW w:w="2931" w:type="dxa"/>
            <w:tcBorders>
              <w:top w:val="single" w:sz="4" w:space="0" w:color="auto"/>
              <w:left w:val="single" w:sz="4" w:space="0" w:color="auto"/>
              <w:bottom w:val="single" w:sz="4" w:space="0" w:color="auto"/>
              <w:right w:val="single" w:sz="4" w:space="0" w:color="auto"/>
            </w:tcBorders>
            <w:tcPrChange w:id="913" w:author="Meggan Harris" w:date="2025-08-29T10:37:00Z" w16du:dateUtc="2025-08-29T08:37:00Z">
              <w:tcPr>
                <w:tcW w:w="2031" w:type="dxa"/>
              </w:tcPr>
            </w:tcPrChange>
          </w:tcPr>
          <w:p w14:paraId="266F59C3" w14:textId="7A84CC77" w:rsidR="002C3678" w:rsidRDefault="002C3678" w:rsidP="009B46FA">
            <w:pPr>
              <w:tabs>
                <w:tab w:val="left" w:pos="84"/>
              </w:tabs>
              <w:cnfStyle w:val="000000000000" w:firstRow="0" w:lastRow="0" w:firstColumn="0" w:lastColumn="0" w:oddVBand="0" w:evenVBand="0" w:oddHBand="0" w:evenHBand="0" w:firstRowFirstColumn="0" w:firstRowLastColumn="0" w:lastRowFirstColumn="0" w:lastRowLastColumn="0"/>
              <w:rPr>
                <w:sz w:val="18"/>
                <w:szCs w:val="18"/>
              </w:rPr>
              <w:pPrChange w:id="914" w:author="Meggan Harris" w:date="2025-08-29T10:06:00Z" w16du:dateUtc="2025-08-29T08:06:00Z">
                <w:pPr>
                  <w:cnfStyle w:val="000000000000" w:firstRow="0" w:lastRow="0" w:firstColumn="0" w:lastColumn="0" w:oddVBand="0" w:evenVBand="0" w:oddHBand="0" w:evenHBand="0" w:firstRowFirstColumn="0" w:firstRowLastColumn="0" w:lastRowFirstColumn="0" w:lastRowLastColumn="0"/>
                </w:pPr>
              </w:pPrChange>
            </w:pPr>
            <w:r>
              <w:rPr>
                <w:sz w:val="18"/>
                <w:szCs w:val="18"/>
              </w:rPr>
              <w:t>Spanish retail price</w:t>
            </w:r>
          </w:p>
        </w:tc>
      </w:tr>
      <w:tr w:rsidR="00754AA6" w:rsidRPr="00C410B4" w14:paraId="6ACA6C31" w14:textId="77777777" w:rsidTr="000D38E6">
        <w:trPr>
          <w:cnfStyle w:val="000000100000" w:firstRow="0" w:lastRow="0" w:firstColumn="0" w:lastColumn="0" w:oddVBand="0" w:evenVBand="0" w:oddHBand="1" w:evenHBand="0" w:firstRowFirstColumn="0" w:firstRowLastColumn="0" w:lastRowFirstColumn="0" w:lastRowLastColumn="0"/>
          <w:trPrChange w:id="915" w:author="Meggan Harris" w:date="2025-08-29T11:58:00Z" w16du:dateUtc="2025-08-29T09:58:00Z">
            <w:trPr>
              <w:gridBefore w:val="1"/>
            </w:trPr>
          </w:trPrChange>
        </w:trPr>
        <w:tc>
          <w:tcPr>
            <w:cnfStyle w:val="001000000000" w:firstRow="0" w:lastRow="0" w:firstColumn="1" w:lastColumn="0" w:oddVBand="0" w:evenVBand="0" w:oddHBand="0" w:evenHBand="0" w:firstRowFirstColumn="0" w:firstRowLastColumn="0" w:lastRowFirstColumn="0" w:lastRowLastColumn="0"/>
            <w:tcW w:w="2733" w:type="dxa"/>
            <w:tcBorders>
              <w:top w:val="single" w:sz="4" w:space="0" w:color="auto"/>
              <w:left w:val="single" w:sz="4" w:space="0" w:color="auto"/>
              <w:bottom w:val="single" w:sz="4" w:space="0" w:color="auto"/>
              <w:right w:val="single" w:sz="4" w:space="0" w:color="auto"/>
            </w:tcBorders>
            <w:shd w:val="clear" w:color="auto" w:fill="auto"/>
            <w:tcPrChange w:id="916" w:author="Meggan Harris" w:date="2025-08-29T11:58:00Z" w16du:dateUtc="2025-08-29T09:58:00Z">
              <w:tcPr>
                <w:tcW w:w="2733" w:type="dxa"/>
                <w:gridSpan w:val="2"/>
                <w:tcBorders>
                  <w:top w:val="single" w:sz="4" w:space="0" w:color="auto"/>
                  <w:left w:val="single" w:sz="4" w:space="0" w:color="auto"/>
                  <w:bottom w:val="single" w:sz="4" w:space="0" w:color="auto"/>
                  <w:right w:val="single" w:sz="4" w:space="0" w:color="auto"/>
                </w:tcBorders>
              </w:tcPr>
            </w:tcPrChange>
          </w:tcPr>
          <w:p w14:paraId="6F4558FD" w14:textId="31722C43" w:rsidR="002C3678" w:rsidRPr="001D2C21" w:rsidRDefault="002C3678" w:rsidP="009B46FA">
            <w:pPr>
              <w:pStyle w:val="ListParagraph"/>
              <w:tabs>
                <w:tab w:val="left" w:pos="0"/>
              </w:tabs>
              <w:ind w:left="84" w:hanging="84"/>
              <w:cnfStyle w:val="001000100000" w:firstRow="0" w:lastRow="0" w:firstColumn="1" w:lastColumn="0" w:oddVBand="0" w:evenVBand="0" w:oddHBand="1" w:evenHBand="0" w:firstRowFirstColumn="0" w:firstRowLastColumn="0" w:lastRowFirstColumn="0" w:lastRowLastColumn="0"/>
              <w:rPr>
                <w:b w:val="0"/>
                <w:bCs w:val="0"/>
                <w:sz w:val="18"/>
                <w:szCs w:val="18"/>
                <w:rPrChange w:id="917" w:author="Meggan Harris" w:date="2025-08-29T10:37:00Z" w16du:dateUtc="2025-08-29T08:37:00Z">
                  <w:rPr>
                    <w:sz w:val="18"/>
                    <w:szCs w:val="18"/>
                  </w:rPr>
                </w:rPrChange>
              </w:rPr>
              <w:pPrChange w:id="918" w:author="Meggan Harris" w:date="2025-08-29T10:06:00Z" w16du:dateUtc="2025-08-29T08:06:00Z">
                <w:pPr>
                  <w:pStyle w:val="ListParagraph"/>
                  <w:tabs>
                    <w:tab w:val="left" w:pos="84"/>
                  </w:tabs>
                  <w:ind w:left="84"/>
                  <w:cnfStyle w:val="001000100000" w:firstRow="0" w:lastRow="0" w:firstColumn="1" w:lastColumn="0" w:oddVBand="0" w:evenVBand="0" w:oddHBand="1" w:evenHBand="0" w:firstRowFirstColumn="0" w:firstRowLastColumn="0" w:lastRowFirstColumn="0" w:lastRowLastColumn="0"/>
                </w:pPr>
              </w:pPrChange>
            </w:pPr>
            <w:r w:rsidRPr="001D2C21">
              <w:rPr>
                <w:b w:val="0"/>
                <w:bCs w:val="0"/>
                <w:sz w:val="18"/>
                <w:szCs w:val="18"/>
                <w:rPrChange w:id="919" w:author="Meggan Harris" w:date="2025-08-29T10:37:00Z" w16du:dateUtc="2025-08-29T08:37:00Z">
                  <w:rPr>
                    <w:sz w:val="18"/>
                    <w:szCs w:val="18"/>
                  </w:rPr>
                </w:rPrChange>
              </w:rPr>
              <w:t>Pregabaline 50</w:t>
            </w:r>
            <w:ins w:id="920" w:author="Meggan Harris" w:date="2025-08-29T10:05:00Z" w16du:dateUtc="2025-08-29T08:05:00Z">
              <w:r w:rsidR="00F96182" w:rsidRPr="001D2C21">
                <w:rPr>
                  <w:b w:val="0"/>
                  <w:bCs w:val="0"/>
                  <w:sz w:val="18"/>
                  <w:szCs w:val="18"/>
                  <w:rPrChange w:id="921" w:author="Meggan Harris" w:date="2025-08-29T10:37:00Z" w16du:dateUtc="2025-08-29T08:37:00Z">
                    <w:rPr>
                      <w:sz w:val="18"/>
                      <w:szCs w:val="18"/>
                    </w:rPr>
                  </w:rPrChange>
                </w:rPr>
                <w:t xml:space="preserve"> </w:t>
              </w:r>
            </w:ins>
            <w:r w:rsidRPr="001D2C21">
              <w:rPr>
                <w:b w:val="0"/>
                <w:bCs w:val="0"/>
                <w:sz w:val="18"/>
                <w:szCs w:val="18"/>
                <w:rPrChange w:id="922" w:author="Meggan Harris" w:date="2025-08-29T10:37:00Z" w16du:dateUtc="2025-08-29T08:37:00Z">
                  <w:rPr>
                    <w:sz w:val="18"/>
                    <w:szCs w:val="18"/>
                  </w:rPr>
                </w:rPrChange>
              </w:rPr>
              <w:t>mg 50 capsules</w:t>
            </w:r>
          </w:p>
        </w:tc>
        <w:tc>
          <w:tcPr>
            <w:tcW w:w="1090" w:type="dxa"/>
            <w:tcBorders>
              <w:top w:val="single" w:sz="4" w:space="0" w:color="auto"/>
              <w:left w:val="single" w:sz="4" w:space="0" w:color="auto"/>
              <w:bottom w:val="single" w:sz="4" w:space="0" w:color="auto"/>
              <w:right w:val="single" w:sz="4" w:space="0" w:color="auto"/>
            </w:tcBorders>
            <w:shd w:val="clear" w:color="auto" w:fill="auto"/>
            <w:tcPrChange w:id="923" w:author="Meggan Harris" w:date="2025-08-29T11:58:00Z" w16du:dateUtc="2025-08-29T09:58:00Z">
              <w:tcPr>
                <w:tcW w:w="1090" w:type="dxa"/>
                <w:tcBorders>
                  <w:top w:val="single" w:sz="4" w:space="0" w:color="auto"/>
                  <w:left w:val="single" w:sz="4" w:space="0" w:color="auto"/>
                  <w:bottom w:val="single" w:sz="4" w:space="0" w:color="auto"/>
                  <w:right w:val="single" w:sz="4" w:space="0" w:color="auto"/>
                </w:tcBorders>
              </w:tcPr>
            </w:tcPrChange>
          </w:tcPr>
          <w:p w14:paraId="5273C497" w14:textId="6473EE40" w:rsidR="002C3678" w:rsidRDefault="002C3678" w:rsidP="009B46FA">
            <w:pPr>
              <w:pStyle w:val="ListParagraph"/>
              <w:tabs>
                <w:tab w:val="left" w:pos="84"/>
              </w:tabs>
              <w:ind w:left="0"/>
              <w:cnfStyle w:val="000000100000" w:firstRow="0" w:lastRow="0" w:firstColumn="0" w:lastColumn="0" w:oddVBand="0" w:evenVBand="0" w:oddHBand="1" w:evenHBand="0" w:firstRowFirstColumn="0" w:firstRowLastColumn="0" w:lastRowFirstColumn="0" w:lastRowLastColumn="0"/>
              <w:rPr>
                <w:sz w:val="18"/>
                <w:szCs w:val="18"/>
              </w:rPr>
              <w:pPrChange w:id="924" w:author="Meggan Harris" w:date="2025-08-29T10:06:00Z" w16du:dateUtc="2025-08-29T08:06:00Z">
                <w:pPr>
                  <w:pStyle w:val="ListParagraph"/>
                  <w:jc w:val="center"/>
                  <w:cnfStyle w:val="000000100000" w:firstRow="0" w:lastRow="0" w:firstColumn="0" w:lastColumn="0" w:oddVBand="0" w:evenVBand="0" w:oddHBand="1" w:evenHBand="0" w:firstRowFirstColumn="0" w:firstRowLastColumn="0" w:lastRowFirstColumn="0" w:lastRowLastColumn="0"/>
                </w:pPr>
              </w:pPrChange>
            </w:pPr>
            <w:r>
              <w:rPr>
                <w:sz w:val="18"/>
                <w:szCs w:val="18"/>
              </w:rPr>
              <w:t>9</w:t>
            </w:r>
            <w:del w:id="925" w:author="Meggan Harris" w:date="2025-08-29T09:55:00Z" w16du:dateUtc="2025-08-29T07:55:00Z">
              <w:r w:rsidDel="004901D6">
                <w:rPr>
                  <w:sz w:val="18"/>
                  <w:szCs w:val="18"/>
                </w:rPr>
                <w:delText>.</w:delText>
              </w:r>
            </w:del>
            <w:ins w:id="926" w:author="Meggan Harris" w:date="2025-08-29T09:55:00Z" w16du:dateUtc="2025-08-29T07:55:00Z">
              <w:r w:rsidR="004901D6">
                <w:rPr>
                  <w:sz w:val="18"/>
                  <w:szCs w:val="18"/>
                </w:rPr>
                <w:t>·</w:t>
              </w:r>
            </w:ins>
            <w:r>
              <w:rPr>
                <w:sz w:val="18"/>
                <w:szCs w:val="18"/>
              </w:rPr>
              <w:t>8</w:t>
            </w:r>
            <w:del w:id="927" w:author="Meggan Harris" w:date="2025-08-29T12:10:00Z" w16du:dateUtc="2025-08-29T10:10:00Z">
              <w:r w:rsidDel="00D705F7">
                <w:rPr>
                  <w:sz w:val="18"/>
                  <w:szCs w:val="18"/>
                </w:rPr>
                <w:delText>€</w:delText>
              </w:r>
            </w:del>
          </w:p>
        </w:tc>
        <w:tc>
          <w:tcPr>
            <w:tcW w:w="2409" w:type="dxa"/>
            <w:tcBorders>
              <w:top w:val="single" w:sz="4" w:space="0" w:color="auto"/>
              <w:left w:val="single" w:sz="4" w:space="0" w:color="auto"/>
              <w:bottom w:val="single" w:sz="4" w:space="0" w:color="auto"/>
              <w:right w:val="single" w:sz="4" w:space="0" w:color="auto"/>
            </w:tcBorders>
            <w:shd w:val="clear" w:color="auto" w:fill="auto"/>
            <w:tcPrChange w:id="928" w:author="Meggan Harris" w:date="2025-08-29T11:58:00Z" w16du:dateUtc="2025-08-29T09:58:00Z">
              <w:tcPr>
                <w:tcW w:w="2409" w:type="dxa"/>
                <w:gridSpan w:val="2"/>
                <w:tcBorders>
                  <w:top w:val="single" w:sz="4" w:space="0" w:color="auto"/>
                  <w:left w:val="single" w:sz="4" w:space="0" w:color="auto"/>
                  <w:bottom w:val="single" w:sz="4" w:space="0" w:color="auto"/>
                  <w:right w:val="single" w:sz="4" w:space="0" w:color="auto"/>
                </w:tcBorders>
              </w:tcPr>
            </w:tcPrChange>
          </w:tcPr>
          <w:p w14:paraId="3E49B73D" w14:textId="5F3B002B" w:rsidR="002C3678" w:rsidRDefault="002C3678" w:rsidP="009B46FA">
            <w:pPr>
              <w:pStyle w:val="ListParagraph"/>
              <w:tabs>
                <w:tab w:val="left" w:pos="84"/>
              </w:tabs>
              <w:ind w:left="0"/>
              <w:cnfStyle w:val="000000100000" w:firstRow="0" w:lastRow="0" w:firstColumn="0" w:lastColumn="0" w:oddVBand="0" w:evenVBand="0" w:oddHBand="1" w:evenHBand="0" w:firstRowFirstColumn="0" w:firstRowLastColumn="0" w:lastRowFirstColumn="0" w:lastRowLastColumn="0"/>
              <w:rPr>
                <w:sz w:val="18"/>
                <w:szCs w:val="18"/>
                <w:lang w:val="en-US"/>
              </w:rPr>
              <w:pPrChange w:id="929" w:author="Meggan Harris" w:date="2025-08-29T10:06:00Z" w16du:dateUtc="2025-08-29T08:06:00Z">
                <w:pPr>
                  <w:pStyle w:val="ListParagraph"/>
                  <w:jc w:val="center"/>
                  <w:cnfStyle w:val="000000100000" w:firstRow="0" w:lastRow="0" w:firstColumn="0" w:lastColumn="0" w:oddVBand="0" w:evenVBand="0" w:oddHBand="1" w:evenHBand="0" w:firstRowFirstColumn="0" w:firstRowLastColumn="0" w:lastRowFirstColumn="0" w:lastRowLastColumn="0"/>
                </w:pPr>
              </w:pPrChange>
            </w:pPr>
            <w:r>
              <w:rPr>
                <w:sz w:val="18"/>
                <w:szCs w:val="18"/>
                <w:lang w:val="en-US"/>
              </w:rPr>
              <w:t>10</w:t>
            </w:r>
            <w:ins w:id="930" w:author="Meggan Harris" w:date="2025-08-29T10:00:00Z">
              <w:r w:rsidR="00F96EE1" w:rsidRPr="00F96EE1">
                <w:rPr>
                  <w:sz w:val="18"/>
                  <w:szCs w:val="18"/>
                  <w:lang w:val="en-US"/>
                </w:rPr>
                <w:t>·</w:t>
              </w:r>
            </w:ins>
            <w:del w:id="931" w:author="Meggan Harris" w:date="2025-08-29T10:00:00Z" w16du:dateUtc="2025-08-29T08:00:00Z">
              <w:r w:rsidDel="00F96EE1">
                <w:rPr>
                  <w:sz w:val="18"/>
                  <w:szCs w:val="18"/>
                  <w:lang w:val="en-US"/>
                </w:rPr>
                <w:delText>.</w:delText>
              </w:r>
            </w:del>
            <w:r>
              <w:rPr>
                <w:sz w:val="18"/>
                <w:szCs w:val="18"/>
                <w:lang w:val="en-US"/>
              </w:rPr>
              <w:t>5% of patients</w:t>
            </w:r>
          </w:p>
        </w:tc>
        <w:tc>
          <w:tcPr>
            <w:tcW w:w="993" w:type="dxa"/>
            <w:tcBorders>
              <w:top w:val="single" w:sz="4" w:space="0" w:color="auto"/>
              <w:left w:val="single" w:sz="4" w:space="0" w:color="auto"/>
              <w:bottom w:val="single" w:sz="4" w:space="0" w:color="auto"/>
              <w:right w:val="single" w:sz="4" w:space="0" w:color="auto"/>
            </w:tcBorders>
            <w:shd w:val="clear" w:color="auto" w:fill="auto"/>
            <w:tcPrChange w:id="932" w:author="Meggan Harris" w:date="2025-08-29T11:58:00Z" w16du:dateUtc="2025-08-29T09:58:00Z">
              <w:tcPr>
                <w:tcW w:w="993" w:type="dxa"/>
                <w:gridSpan w:val="2"/>
                <w:tcBorders>
                  <w:top w:val="single" w:sz="4" w:space="0" w:color="auto"/>
                  <w:left w:val="single" w:sz="4" w:space="0" w:color="auto"/>
                  <w:bottom w:val="single" w:sz="4" w:space="0" w:color="auto"/>
                  <w:right w:val="single" w:sz="4" w:space="0" w:color="auto"/>
                </w:tcBorders>
              </w:tcPr>
            </w:tcPrChange>
          </w:tcPr>
          <w:p w14:paraId="2D076598" w14:textId="74D6C63B" w:rsidR="002C3678" w:rsidRDefault="002C3678" w:rsidP="009B46FA">
            <w:pPr>
              <w:pStyle w:val="ListParagraph"/>
              <w:tabs>
                <w:tab w:val="left" w:pos="84"/>
                <w:tab w:val="left" w:pos="399"/>
              </w:tabs>
              <w:ind w:left="0"/>
              <w:cnfStyle w:val="000000100000" w:firstRow="0" w:lastRow="0" w:firstColumn="0" w:lastColumn="0" w:oddVBand="0" w:evenVBand="0" w:oddHBand="1" w:evenHBand="0" w:firstRowFirstColumn="0" w:firstRowLastColumn="0" w:lastRowFirstColumn="0" w:lastRowLastColumn="0"/>
              <w:rPr>
                <w:sz w:val="18"/>
                <w:szCs w:val="18"/>
              </w:rPr>
              <w:pPrChange w:id="933" w:author="Meggan Harris" w:date="2025-08-29T10:06:00Z" w16du:dateUtc="2025-08-29T08:06:00Z">
                <w:pPr>
                  <w:pStyle w:val="ListParagraph"/>
                  <w:tabs>
                    <w:tab w:val="left" w:pos="399"/>
                  </w:tabs>
                  <w:ind w:left="399"/>
                  <w:cnfStyle w:val="000000100000" w:firstRow="0" w:lastRow="0" w:firstColumn="0" w:lastColumn="0" w:oddVBand="0" w:evenVBand="0" w:oddHBand="1" w:evenHBand="0" w:firstRowFirstColumn="0" w:firstRowLastColumn="0" w:lastRowFirstColumn="0" w:lastRowLastColumn="0"/>
                </w:pPr>
              </w:pPrChange>
            </w:pPr>
            <w:r>
              <w:rPr>
                <w:sz w:val="18"/>
                <w:szCs w:val="18"/>
              </w:rPr>
              <w:t>1</w:t>
            </w:r>
            <w:del w:id="934" w:author="Meggan Harris" w:date="2025-08-29T09:55:00Z" w16du:dateUtc="2025-08-29T07:55:00Z">
              <w:r w:rsidDel="004901D6">
                <w:rPr>
                  <w:sz w:val="18"/>
                  <w:szCs w:val="18"/>
                </w:rPr>
                <w:delText>.</w:delText>
              </w:r>
            </w:del>
            <w:ins w:id="935" w:author="Meggan Harris" w:date="2025-08-29T09:55:00Z" w16du:dateUtc="2025-08-29T07:55:00Z">
              <w:r w:rsidR="004901D6">
                <w:rPr>
                  <w:sz w:val="18"/>
                  <w:szCs w:val="18"/>
                </w:rPr>
                <w:t>·</w:t>
              </w:r>
            </w:ins>
            <w:r>
              <w:rPr>
                <w:sz w:val="18"/>
                <w:szCs w:val="18"/>
              </w:rPr>
              <w:t>03</w:t>
            </w:r>
            <w:del w:id="936" w:author="Meggan Harris" w:date="2025-08-29T10:25:00Z" w16du:dateUtc="2025-08-29T08:25:00Z">
              <w:r w:rsidDel="00077CF1">
                <w:rPr>
                  <w:sz w:val="18"/>
                  <w:szCs w:val="18"/>
                </w:rPr>
                <w:delText>€</w:delText>
              </w:r>
            </w:del>
          </w:p>
        </w:tc>
        <w:tc>
          <w:tcPr>
            <w:tcW w:w="2931" w:type="dxa"/>
            <w:tcBorders>
              <w:top w:val="single" w:sz="4" w:space="0" w:color="auto"/>
              <w:left w:val="single" w:sz="4" w:space="0" w:color="auto"/>
              <w:bottom w:val="single" w:sz="4" w:space="0" w:color="auto"/>
              <w:right w:val="single" w:sz="4" w:space="0" w:color="auto"/>
            </w:tcBorders>
            <w:shd w:val="clear" w:color="auto" w:fill="auto"/>
            <w:tcPrChange w:id="937" w:author="Meggan Harris" w:date="2025-08-29T11:58:00Z" w16du:dateUtc="2025-08-29T09:58:00Z">
              <w:tcPr>
                <w:tcW w:w="2931" w:type="dxa"/>
                <w:gridSpan w:val="3"/>
                <w:tcBorders>
                  <w:top w:val="single" w:sz="4" w:space="0" w:color="auto"/>
                  <w:left w:val="single" w:sz="4" w:space="0" w:color="auto"/>
                  <w:bottom w:val="single" w:sz="4" w:space="0" w:color="auto"/>
                  <w:right w:val="single" w:sz="4" w:space="0" w:color="auto"/>
                </w:tcBorders>
              </w:tcPr>
            </w:tcPrChange>
          </w:tcPr>
          <w:p w14:paraId="0FD1482C" w14:textId="43805D97" w:rsidR="002C3678" w:rsidRDefault="002C3678" w:rsidP="009B46FA">
            <w:pPr>
              <w:tabs>
                <w:tab w:val="left" w:pos="84"/>
              </w:tabs>
              <w:cnfStyle w:val="000000100000" w:firstRow="0" w:lastRow="0" w:firstColumn="0" w:lastColumn="0" w:oddVBand="0" w:evenVBand="0" w:oddHBand="1" w:evenHBand="0" w:firstRowFirstColumn="0" w:firstRowLastColumn="0" w:lastRowFirstColumn="0" w:lastRowLastColumn="0"/>
              <w:rPr>
                <w:sz w:val="18"/>
                <w:szCs w:val="18"/>
              </w:rPr>
              <w:pPrChange w:id="938" w:author="Meggan Harris" w:date="2025-08-29T10:06:00Z" w16du:dateUtc="2025-08-29T08:06:00Z">
                <w:pPr>
                  <w:cnfStyle w:val="000000100000" w:firstRow="0" w:lastRow="0" w:firstColumn="0" w:lastColumn="0" w:oddVBand="0" w:evenVBand="0" w:oddHBand="1" w:evenHBand="0" w:firstRowFirstColumn="0" w:firstRowLastColumn="0" w:lastRowFirstColumn="0" w:lastRowLastColumn="0"/>
                </w:pPr>
              </w:pPrChange>
            </w:pPr>
            <w:r>
              <w:rPr>
                <w:sz w:val="18"/>
                <w:szCs w:val="18"/>
              </w:rPr>
              <w:t>Spanish retail price</w:t>
            </w:r>
          </w:p>
        </w:tc>
      </w:tr>
      <w:tr w:rsidR="004901D6" w:rsidRPr="00C410B4" w14:paraId="6B547581" w14:textId="5020D6FD" w:rsidTr="00754AA6">
        <w:trPr>
          <w:trPrChange w:id="939" w:author="Meggan Harris" w:date="2025-08-29T10:37:00Z" w16du:dateUtc="2025-08-29T08:37:00Z">
            <w:trPr>
              <w:gridAfter w:val="0"/>
            </w:trPr>
          </w:trPrChange>
        </w:trPr>
        <w:tc>
          <w:tcPr>
            <w:cnfStyle w:val="001000000000" w:firstRow="0" w:lastRow="0" w:firstColumn="1" w:lastColumn="0" w:oddVBand="0" w:evenVBand="0" w:oddHBand="0" w:evenHBand="0" w:firstRowFirstColumn="0" w:firstRowLastColumn="0" w:lastRowFirstColumn="0" w:lastRowLastColumn="0"/>
            <w:tcW w:w="2733" w:type="dxa"/>
            <w:tcBorders>
              <w:top w:val="single" w:sz="4" w:space="0" w:color="auto"/>
              <w:left w:val="single" w:sz="4" w:space="0" w:color="auto"/>
              <w:bottom w:val="single" w:sz="4" w:space="0" w:color="auto"/>
              <w:right w:val="single" w:sz="4" w:space="0" w:color="auto"/>
            </w:tcBorders>
            <w:hideMark/>
            <w:tcPrChange w:id="940" w:author="Meggan Harris" w:date="2025-08-29T10:37:00Z" w16du:dateUtc="2025-08-29T08:37:00Z">
              <w:tcPr>
                <w:tcW w:w="2733" w:type="dxa"/>
                <w:gridSpan w:val="2"/>
                <w:hideMark/>
              </w:tcPr>
            </w:tcPrChange>
          </w:tcPr>
          <w:p w14:paraId="39A23D19" w14:textId="77777777" w:rsidR="00DB7EEF" w:rsidRPr="00B5151E" w:rsidRDefault="00DB7EEF" w:rsidP="00B5151E">
            <w:pPr>
              <w:pStyle w:val="ListParagraph"/>
              <w:tabs>
                <w:tab w:val="left" w:pos="84"/>
              </w:tabs>
              <w:ind w:left="84"/>
              <w:rPr>
                <w:sz w:val="18"/>
                <w:szCs w:val="18"/>
              </w:rPr>
            </w:pPr>
            <w:r w:rsidRPr="00B5151E">
              <w:rPr>
                <w:sz w:val="18"/>
                <w:szCs w:val="18"/>
              </w:rPr>
              <w:t>Total</w:t>
            </w:r>
          </w:p>
        </w:tc>
        <w:tc>
          <w:tcPr>
            <w:tcW w:w="1090" w:type="dxa"/>
            <w:tcBorders>
              <w:top w:val="single" w:sz="4" w:space="0" w:color="auto"/>
              <w:left w:val="single" w:sz="4" w:space="0" w:color="auto"/>
              <w:bottom w:val="single" w:sz="4" w:space="0" w:color="auto"/>
              <w:right w:val="single" w:sz="4" w:space="0" w:color="auto"/>
            </w:tcBorders>
            <w:hideMark/>
            <w:tcPrChange w:id="941" w:author="Meggan Harris" w:date="2025-08-29T10:37:00Z" w16du:dateUtc="2025-08-29T08:37:00Z">
              <w:tcPr>
                <w:tcW w:w="1860" w:type="dxa"/>
                <w:gridSpan w:val="3"/>
                <w:hideMark/>
              </w:tcPr>
            </w:tcPrChange>
          </w:tcPr>
          <w:p w14:paraId="200EC7EB" w14:textId="77777777" w:rsidR="00DB7EEF" w:rsidRPr="00B5151E" w:rsidRDefault="00DB7EEF" w:rsidP="00B5151E">
            <w:pPr>
              <w:pStyle w:val="ListParagraph"/>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409" w:type="dxa"/>
            <w:tcBorders>
              <w:top w:val="single" w:sz="4" w:space="0" w:color="auto"/>
              <w:left w:val="single" w:sz="4" w:space="0" w:color="auto"/>
              <w:bottom w:val="single" w:sz="4" w:space="0" w:color="auto"/>
              <w:right w:val="single" w:sz="4" w:space="0" w:color="auto"/>
            </w:tcBorders>
            <w:hideMark/>
            <w:tcPrChange w:id="942" w:author="Meggan Harris" w:date="2025-08-29T10:37:00Z" w16du:dateUtc="2025-08-29T08:37:00Z">
              <w:tcPr>
                <w:tcW w:w="2211" w:type="dxa"/>
                <w:gridSpan w:val="2"/>
                <w:hideMark/>
              </w:tcPr>
            </w:tcPrChange>
          </w:tcPr>
          <w:p w14:paraId="7218420F" w14:textId="77777777" w:rsidR="00DB7EEF" w:rsidRPr="00B5151E" w:rsidRDefault="00DB7EEF" w:rsidP="00B5151E">
            <w:pPr>
              <w:pStyle w:val="ListParagraph"/>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993" w:type="dxa"/>
            <w:tcBorders>
              <w:top w:val="single" w:sz="4" w:space="0" w:color="auto"/>
              <w:left w:val="single" w:sz="4" w:space="0" w:color="auto"/>
              <w:bottom w:val="single" w:sz="4" w:space="0" w:color="auto"/>
              <w:right w:val="single" w:sz="4" w:space="0" w:color="auto"/>
            </w:tcBorders>
            <w:hideMark/>
            <w:tcPrChange w:id="943" w:author="Meggan Harris" w:date="2025-08-29T10:37:00Z" w16du:dateUtc="2025-08-29T08:37:00Z">
              <w:tcPr>
                <w:tcW w:w="1321" w:type="dxa"/>
                <w:gridSpan w:val="2"/>
                <w:hideMark/>
              </w:tcPr>
            </w:tcPrChange>
          </w:tcPr>
          <w:p w14:paraId="27AB226D" w14:textId="2451D6EF" w:rsidR="00DB7EEF" w:rsidRPr="00B5151E" w:rsidRDefault="00B54585" w:rsidP="00C71C0D">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944" w:author="Meggan Harris" w:date="2025-08-29T10:24:00Z" w16du:dateUtc="2025-08-29T08:24:00Z">
                <w:pPr>
                  <w:pStyle w:val="ListParagraph"/>
                  <w:tabs>
                    <w:tab w:val="left" w:pos="399"/>
                  </w:tabs>
                  <w:ind w:left="399"/>
                  <w:cnfStyle w:val="000000000000" w:firstRow="0" w:lastRow="0" w:firstColumn="0" w:lastColumn="0" w:oddVBand="0" w:evenVBand="0" w:oddHBand="0" w:evenHBand="0" w:firstRowFirstColumn="0" w:firstRowLastColumn="0" w:lastRowFirstColumn="0" w:lastRowLastColumn="0"/>
                </w:pPr>
              </w:pPrChange>
            </w:pPr>
            <w:r>
              <w:rPr>
                <w:b/>
                <w:bCs/>
                <w:sz w:val="18"/>
                <w:szCs w:val="18"/>
              </w:rPr>
              <w:t>380</w:t>
            </w:r>
            <w:del w:id="945" w:author="Meggan Harris" w:date="2025-08-29T09:55:00Z" w16du:dateUtc="2025-08-29T07:55:00Z">
              <w:r w:rsidR="00DB7EEF" w:rsidRPr="00B5151E" w:rsidDel="004901D6">
                <w:rPr>
                  <w:b/>
                  <w:bCs/>
                  <w:sz w:val="18"/>
                  <w:szCs w:val="18"/>
                </w:rPr>
                <w:delText>.</w:delText>
              </w:r>
            </w:del>
            <w:ins w:id="946" w:author="Meggan Harris" w:date="2025-08-29T09:55:00Z" w16du:dateUtc="2025-08-29T07:55:00Z">
              <w:r w:rsidR="004901D6">
                <w:rPr>
                  <w:b/>
                  <w:bCs/>
                  <w:sz w:val="18"/>
                  <w:szCs w:val="18"/>
                </w:rPr>
                <w:t>·</w:t>
              </w:r>
            </w:ins>
            <w:r>
              <w:rPr>
                <w:b/>
                <w:bCs/>
                <w:sz w:val="18"/>
                <w:szCs w:val="18"/>
              </w:rPr>
              <w:t>26</w:t>
            </w:r>
          </w:p>
        </w:tc>
        <w:tc>
          <w:tcPr>
            <w:tcW w:w="2931" w:type="dxa"/>
            <w:tcBorders>
              <w:top w:val="single" w:sz="4" w:space="0" w:color="auto"/>
              <w:left w:val="single" w:sz="4" w:space="0" w:color="auto"/>
              <w:bottom w:val="single" w:sz="4" w:space="0" w:color="auto"/>
              <w:right w:val="single" w:sz="4" w:space="0" w:color="auto"/>
            </w:tcBorders>
            <w:tcPrChange w:id="947" w:author="Meggan Harris" w:date="2025-08-29T10:37:00Z" w16du:dateUtc="2025-08-29T08:37:00Z">
              <w:tcPr>
                <w:tcW w:w="2031" w:type="dxa"/>
              </w:tcPr>
            </w:tcPrChange>
          </w:tcPr>
          <w:p w14:paraId="16E47E28" w14:textId="77777777" w:rsidR="00DB7EEF" w:rsidRPr="00B5151E" w:rsidRDefault="00DB7EEF" w:rsidP="00826EFE">
            <w:pPr>
              <w:pStyle w:val="ListParagraph"/>
              <w:cnfStyle w:val="000000000000" w:firstRow="0" w:lastRow="0" w:firstColumn="0" w:lastColumn="0" w:oddVBand="0" w:evenVBand="0" w:oddHBand="0" w:evenHBand="0" w:firstRowFirstColumn="0" w:firstRowLastColumn="0" w:lastRowFirstColumn="0" w:lastRowLastColumn="0"/>
              <w:rPr>
                <w:b/>
                <w:bCs/>
                <w:sz w:val="18"/>
                <w:szCs w:val="18"/>
              </w:rPr>
            </w:pPr>
          </w:p>
        </w:tc>
      </w:tr>
    </w:tbl>
    <w:p w14:paraId="2E8DEA27" w14:textId="16EBC1B0" w:rsidR="00B22380" w:rsidRPr="009E68F2" w:rsidRDefault="000151F1" w:rsidP="000151F1">
      <w:pPr>
        <w:rPr>
          <w:sz w:val="18"/>
          <w:szCs w:val="18"/>
          <w:rPrChange w:id="948" w:author="Meggan Harris" w:date="2025-08-29T10:23:00Z" w16du:dateUtc="2025-08-29T08:23:00Z">
            <w:rPr>
              <w:i/>
              <w:iCs/>
            </w:rPr>
          </w:rPrChange>
        </w:rPr>
      </w:pPr>
      <w:moveFromRangeStart w:id="949" w:author="Meggan Harris" w:date="2025-08-29T10:07:00Z" w:name="move207354456"/>
      <w:moveFrom w:id="950" w:author="Meggan Harris" w:date="2025-08-29T10:07:00Z" w16du:dateUtc="2025-08-29T08:07:00Z">
        <w:r w:rsidRPr="009E68F2" w:rsidDel="009B46FA">
          <w:rPr>
            <w:b/>
            <w:bCs/>
            <w:sz w:val="18"/>
            <w:szCs w:val="18"/>
            <w:rPrChange w:id="951" w:author="Meggan Harris" w:date="2025-08-29T10:23:00Z" w16du:dateUtc="2025-08-29T08:23:00Z">
              <w:rPr>
                <w:b/>
                <w:bCs/>
                <w:i/>
                <w:iCs/>
                <w:lang w:val="en-US"/>
              </w:rPr>
            </w:rPrChange>
          </w:rPr>
          <w:t xml:space="preserve">Table 1. Costs of treatment and follow-up of patients with Chronic indeterminate Chagas disease. </w:t>
        </w:r>
      </w:moveFrom>
      <w:moveFromRangeEnd w:id="949"/>
      <w:r w:rsidRPr="009E68F2">
        <w:rPr>
          <w:sz w:val="18"/>
          <w:szCs w:val="18"/>
          <w:rPrChange w:id="952" w:author="Meggan Harris" w:date="2025-08-29T10:23:00Z" w16du:dateUtc="2025-08-29T08:23:00Z">
            <w:rPr>
              <w:i/>
              <w:iCs/>
            </w:rPr>
          </w:rPrChange>
        </w:rPr>
        <w:t xml:space="preserve">BOE: Boletín oficial del Estado. </w:t>
      </w:r>
      <w:r w:rsidR="00C410B4" w:rsidRPr="009E68F2">
        <w:rPr>
          <w:sz w:val="18"/>
          <w:szCs w:val="18"/>
          <w:rPrChange w:id="953" w:author="Meggan Harris" w:date="2025-08-29T10:23:00Z" w16du:dateUtc="2025-08-29T08:23:00Z">
            <w:rPr>
              <w:i/>
              <w:iCs/>
            </w:rPr>
          </w:rPrChange>
        </w:rPr>
        <w:t xml:space="preserve">BOJA: </w:t>
      </w:r>
      <w:r w:rsidR="00450D22" w:rsidRPr="009E68F2">
        <w:rPr>
          <w:sz w:val="18"/>
          <w:szCs w:val="18"/>
          <w:rPrChange w:id="954" w:author="Meggan Harris" w:date="2025-08-29T10:23:00Z" w16du:dateUtc="2025-08-29T08:23:00Z">
            <w:rPr>
              <w:i/>
              <w:iCs/>
            </w:rPr>
          </w:rPrChange>
        </w:rPr>
        <w:t>Boletín oficial de la Junta de Andalucía.</w:t>
      </w:r>
    </w:p>
    <w:p w14:paraId="0BBBDF20" w14:textId="77777777" w:rsidR="009E68F2" w:rsidRDefault="009E68F2" w:rsidP="00B54585">
      <w:pPr>
        <w:rPr>
          <w:ins w:id="955" w:author="Meggan Harris" w:date="2025-08-29T10:23:00Z" w16du:dateUtc="2025-08-29T08:23:00Z"/>
          <w:lang w:val="en-US"/>
        </w:rPr>
      </w:pPr>
    </w:p>
    <w:p w14:paraId="21BA1CC7" w14:textId="2B967E00" w:rsidR="00CC2E0D" w:rsidRDefault="00B54585" w:rsidP="00B54585">
      <w:pPr>
        <w:rPr>
          <w:lang w:val="en-US"/>
        </w:rPr>
      </w:pPr>
      <w:r w:rsidRPr="00B54585">
        <w:rPr>
          <w:lang w:val="en-US"/>
        </w:rPr>
        <w:t>To t</w:t>
      </w:r>
      <w:r>
        <w:rPr>
          <w:lang w:val="en-US"/>
        </w:rPr>
        <w:t xml:space="preserve">hese annual costs, </w:t>
      </w:r>
      <w:ins w:id="956" w:author="Meggan Harris" w:date="2025-08-29T10:24:00Z" w16du:dateUtc="2025-08-29T08:24:00Z">
        <w:r w:rsidR="004C0CBE">
          <w:rPr>
            <w:lang w:val="en-US"/>
          </w:rPr>
          <w:t xml:space="preserve">and in the treatment arm of the simulations, </w:t>
        </w:r>
      </w:ins>
      <w:del w:id="957" w:author="Meggan Harris" w:date="2025-08-29T10:25:00Z" w16du:dateUtc="2025-08-29T08:25:00Z">
        <w:r w:rsidDel="004C0CBE">
          <w:rPr>
            <w:lang w:val="en-US"/>
          </w:rPr>
          <w:delText>t</w:delText>
        </w:r>
      </w:del>
      <w:ins w:id="958" w:author="Meggan Harris" w:date="2025-08-29T10:24:00Z" w16du:dateUtc="2025-08-29T08:24:00Z">
        <w:r w:rsidR="004C0CBE">
          <w:rPr>
            <w:lang w:val="en-US"/>
          </w:rPr>
          <w:t xml:space="preserve">for </w:t>
        </w:r>
      </w:ins>
      <w:ins w:id="959" w:author="Meggan Harris" w:date="2025-08-29T10:25:00Z" w16du:dateUtc="2025-08-29T08:25:00Z">
        <w:r w:rsidR="004C0CBE">
          <w:rPr>
            <w:lang w:val="en-US"/>
          </w:rPr>
          <w:t>t</w:t>
        </w:r>
      </w:ins>
      <w:r>
        <w:rPr>
          <w:lang w:val="en-US"/>
        </w:rPr>
        <w:t xml:space="preserve">he first year </w:t>
      </w:r>
      <w:del w:id="960" w:author="Meggan Harris" w:date="2025-08-29T10:24:00Z" w16du:dateUtc="2025-08-29T08:24:00Z">
        <w:r w:rsidDel="004C0CBE">
          <w:rPr>
            <w:lang w:val="en-US"/>
          </w:rPr>
          <w:delText xml:space="preserve">and in the treatment arm of the simulations, </w:delText>
        </w:r>
      </w:del>
      <w:r>
        <w:rPr>
          <w:lang w:val="en-US"/>
        </w:rPr>
        <w:t xml:space="preserve">a sum of </w:t>
      </w:r>
      <w:ins w:id="961" w:author="Meggan Harris" w:date="2025-08-29T10:25:00Z" w16du:dateUtc="2025-08-29T08:25:00Z">
        <w:r w:rsidR="00077CF1">
          <w:rPr>
            <w:lang w:val="en-US"/>
          </w:rPr>
          <w:t>€</w:t>
        </w:r>
      </w:ins>
      <w:r>
        <w:rPr>
          <w:lang w:val="en-US"/>
        </w:rPr>
        <w:t>96</w:t>
      </w:r>
      <w:r w:rsidR="00F07F14">
        <w:rPr>
          <w:lang w:val="en-US"/>
        </w:rPr>
        <w:t>6</w:t>
      </w:r>
      <w:ins w:id="962" w:author="Meggan Harris" w:date="2025-08-29T09:56:00Z">
        <w:r w:rsidR="004901D6" w:rsidRPr="004901D6">
          <w:rPr>
            <w:lang w:val="en-US"/>
          </w:rPr>
          <w:t>·</w:t>
        </w:r>
      </w:ins>
      <w:del w:id="963" w:author="Meggan Harris" w:date="2025-08-29T09:56:00Z" w16du:dateUtc="2025-08-29T07:56:00Z">
        <w:r w:rsidDel="004901D6">
          <w:rPr>
            <w:lang w:val="en-US"/>
          </w:rPr>
          <w:delText>.</w:delText>
        </w:r>
      </w:del>
      <w:r w:rsidR="00F07F14">
        <w:rPr>
          <w:lang w:val="en-US"/>
        </w:rPr>
        <w:t>07</w:t>
      </w:r>
      <w:r>
        <w:rPr>
          <w:lang w:val="en-US"/>
        </w:rPr>
        <w:t xml:space="preserve"> </w:t>
      </w:r>
      <w:del w:id="964" w:author="Meggan Harris" w:date="2025-08-29T10:25:00Z" w16du:dateUtc="2025-08-29T08:25:00Z">
        <w:r w:rsidDel="00077CF1">
          <w:rPr>
            <w:lang w:val="en-US"/>
          </w:rPr>
          <w:delText xml:space="preserve">€ </w:delText>
        </w:r>
      </w:del>
      <w:r>
        <w:rPr>
          <w:lang w:val="en-US"/>
        </w:rPr>
        <w:t>was added to account for treatment costs</w:t>
      </w:r>
      <w:r w:rsidR="00F07F14">
        <w:rPr>
          <w:lang w:val="en-US"/>
        </w:rPr>
        <w:t>, management of adverse effects</w:t>
      </w:r>
      <w:r>
        <w:rPr>
          <w:lang w:val="en-US"/>
        </w:rPr>
        <w:t xml:space="preserve"> and the </w:t>
      </w:r>
      <w:r>
        <w:rPr>
          <w:lang w:val="en-US"/>
        </w:rPr>
        <w:lastRenderedPageBreak/>
        <w:t>extra follow-up needed during this time</w:t>
      </w:r>
      <w:r w:rsidR="00F07F14">
        <w:rPr>
          <w:lang w:val="en-US"/>
        </w:rPr>
        <w:t xml:space="preserve">. </w:t>
      </w:r>
      <w:ins w:id="965" w:author="Meggan Harris" w:date="2025-08-29T10:25:00Z" w16du:dateUtc="2025-08-29T08:25:00Z">
        <w:r w:rsidR="00077CF1">
          <w:rPr>
            <w:lang w:val="en-US"/>
          </w:rPr>
          <w:t xml:space="preserve">For </w:t>
        </w:r>
      </w:ins>
      <w:del w:id="966" w:author="Meggan Harris" w:date="2025-08-29T10:25:00Z" w16du:dateUtc="2025-08-29T08:25:00Z">
        <w:r w:rsidR="00F07F14" w:rsidDel="00077CF1">
          <w:rPr>
            <w:lang w:val="en-US"/>
          </w:rPr>
          <w:delText>T</w:delText>
        </w:r>
      </w:del>
      <w:ins w:id="967" w:author="Meggan Harris" w:date="2025-08-29T10:25:00Z" w16du:dateUtc="2025-08-29T08:25:00Z">
        <w:r w:rsidR="00077CF1">
          <w:rPr>
            <w:lang w:val="en-US"/>
          </w:rPr>
          <w:t>t</w:t>
        </w:r>
      </w:ins>
      <w:r>
        <w:rPr>
          <w:lang w:val="en-US"/>
        </w:rPr>
        <w:t>he second year</w:t>
      </w:r>
      <w:ins w:id="968" w:author="Meggan Harris" w:date="2025-08-29T10:25:00Z" w16du:dateUtc="2025-08-29T08:25:00Z">
        <w:r w:rsidR="00077CF1">
          <w:rPr>
            <w:lang w:val="en-US"/>
          </w:rPr>
          <w:t>,</w:t>
        </w:r>
      </w:ins>
      <w:r>
        <w:rPr>
          <w:lang w:val="en-US"/>
        </w:rPr>
        <w:t xml:space="preserve"> a </w:t>
      </w:r>
      <w:r w:rsidR="002C3678">
        <w:rPr>
          <w:lang w:val="en-US"/>
        </w:rPr>
        <w:t>total</w:t>
      </w:r>
      <w:r>
        <w:rPr>
          <w:lang w:val="en-US"/>
        </w:rPr>
        <w:t xml:space="preserve"> of </w:t>
      </w:r>
      <w:ins w:id="969" w:author="Meggan Harris" w:date="2025-08-29T10:25:00Z" w16du:dateUtc="2025-08-29T08:25:00Z">
        <w:r w:rsidR="00077CF1">
          <w:rPr>
            <w:lang w:val="en-US"/>
          </w:rPr>
          <w:t>€</w:t>
        </w:r>
      </w:ins>
      <w:r>
        <w:rPr>
          <w:lang w:val="en-US"/>
        </w:rPr>
        <w:t>128</w:t>
      </w:r>
      <w:ins w:id="970" w:author="Meggan Harris" w:date="2025-08-29T09:56:00Z">
        <w:r w:rsidR="004901D6" w:rsidRPr="004901D6">
          <w:rPr>
            <w:lang w:val="en-US"/>
          </w:rPr>
          <w:t>·</w:t>
        </w:r>
      </w:ins>
      <w:del w:id="971" w:author="Meggan Harris" w:date="2025-08-29T09:56:00Z" w16du:dateUtc="2025-08-29T07:56:00Z">
        <w:r w:rsidDel="004901D6">
          <w:rPr>
            <w:lang w:val="en-US"/>
          </w:rPr>
          <w:delText>.</w:delText>
        </w:r>
      </w:del>
      <w:r>
        <w:rPr>
          <w:lang w:val="en-US"/>
        </w:rPr>
        <w:t xml:space="preserve">52 </w:t>
      </w:r>
      <w:ins w:id="972" w:author="Meggan Harris" w:date="2025-08-29T10:26:00Z" w16du:dateUtc="2025-08-29T08:26:00Z">
        <w:r w:rsidR="00077CF1">
          <w:rPr>
            <w:lang w:val="en-US"/>
          </w:rPr>
          <w:t xml:space="preserve">was added </w:t>
        </w:r>
      </w:ins>
      <w:del w:id="973" w:author="Meggan Harris" w:date="2025-08-29T10:25:00Z" w16du:dateUtc="2025-08-29T08:25:00Z">
        <w:r w:rsidDel="00077CF1">
          <w:rPr>
            <w:lang w:val="en-US"/>
          </w:rPr>
          <w:delText xml:space="preserve">€ </w:delText>
        </w:r>
      </w:del>
      <w:r>
        <w:rPr>
          <w:lang w:val="en-US"/>
        </w:rPr>
        <w:t xml:space="preserve">for the same reason. </w:t>
      </w:r>
    </w:p>
    <w:p w14:paraId="409BDF91" w14:textId="77777777" w:rsidR="00F07F14" w:rsidRPr="00B54585" w:rsidRDefault="00F07F14" w:rsidP="00B54585">
      <w:pPr>
        <w:rPr>
          <w:lang w:val="en-US"/>
        </w:rPr>
      </w:pPr>
    </w:p>
    <w:p w14:paraId="39288E68" w14:textId="1714EF10" w:rsidR="00991895" w:rsidRDefault="004C623A" w:rsidP="00991895">
      <w:pPr>
        <w:pStyle w:val="Heading2"/>
        <w:rPr>
          <w:lang w:val="en-US"/>
        </w:rPr>
      </w:pPr>
      <w:bookmarkStart w:id="974" w:name="_Toc207358183"/>
      <w:ins w:id="975" w:author="Meggan Harris" w:date="2025-08-29T10:27:00Z" w16du:dateUtc="2025-08-29T08:27:00Z">
        <w:r>
          <w:rPr>
            <w:lang w:val="en-US"/>
          </w:rPr>
          <w:t>C</w:t>
        </w:r>
        <w:r>
          <w:rPr>
            <w:lang w:val="en-US"/>
          </w:rPr>
          <w:t xml:space="preserve">hronic </w:t>
        </w:r>
      </w:ins>
      <w:r w:rsidR="000151F1">
        <w:rPr>
          <w:lang w:val="en-US"/>
        </w:rPr>
        <w:t xml:space="preserve">Chagas </w:t>
      </w:r>
      <w:del w:id="976" w:author="Meggan Harris" w:date="2025-08-29T10:27:00Z" w16du:dateUtc="2025-08-29T08:27:00Z">
        <w:r w:rsidR="000151F1" w:rsidDel="004C623A">
          <w:rPr>
            <w:lang w:val="en-US"/>
          </w:rPr>
          <w:delText xml:space="preserve">chronic </w:delText>
        </w:r>
      </w:del>
      <w:r w:rsidR="000151F1">
        <w:rPr>
          <w:lang w:val="en-US"/>
        </w:rPr>
        <w:t>heart disease</w:t>
      </w:r>
      <w:bookmarkEnd w:id="974"/>
    </w:p>
    <w:p w14:paraId="61AC8708" w14:textId="4D84BDFB" w:rsidR="00461244" w:rsidRPr="004C623A" w:rsidRDefault="00461244" w:rsidP="004C623A">
      <w:pPr>
        <w:rPr>
          <w:lang w:val="en-US"/>
        </w:rPr>
        <w:pPrChange w:id="977" w:author="Meggan Harris" w:date="2025-08-29T10:27:00Z" w16du:dateUtc="2025-08-29T08:27:00Z">
          <w:pPr>
            <w:pStyle w:val="ListParagraph"/>
          </w:pPr>
        </w:pPrChange>
      </w:pPr>
      <w:r w:rsidRPr="004C623A">
        <w:rPr>
          <w:lang w:val="en-US"/>
        </w:rPr>
        <w:t xml:space="preserve">This state represents patients infected with </w:t>
      </w:r>
      <w:del w:id="978" w:author="Meggan Harris" w:date="2025-08-29T10:33:00Z" w16du:dateUtc="2025-08-29T08:33:00Z">
        <w:r w:rsidRPr="004C623A" w:rsidDel="00FC72A7">
          <w:rPr>
            <w:i/>
            <w:iCs/>
            <w:lang w:val="en-US"/>
            <w:rPrChange w:id="979" w:author="Meggan Harris" w:date="2025-08-29T10:27:00Z" w16du:dateUtc="2025-08-29T08:27:00Z">
              <w:rPr>
                <w:lang w:val="en-US"/>
              </w:rPr>
            </w:rPrChange>
          </w:rPr>
          <w:delText>Trypanosoma cruzi</w:delText>
        </w:r>
      </w:del>
      <w:ins w:id="980" w:author="Meggan Harris" w:date="2025-08-29T10:33:00Z" w16du:dateUtc="2025-08-29T08:33:00Z">
        <w:r w:rsidR="00FC72A7" w:rsidRPr="00FC72A7">
          <w:rPr>
            <w:i/>
            <w:iCs/>
            <w:lang w:val="en-US"/>
          </w:rPr>
          <w:t>T. cruzi</w:t>
        </w:r>
      </w:ins>
      <w:r w:rsidRPr="004C623A">
        <w:rPr>
          <w:lang w:val="en-US"/>
        </w:rPr>
        <w:t xml:space="preserve"> </w:t>
      </w:r>
      <w:del w:id="981" w:author="Meggan Harris" w:date="2025-08-29T10:27:00Z" w16du:dateUtc="2025-08-29T08:27:00Z">
        <w:r w:rsidRPr="004C623A" w:rsidDel="004C623A">
          <w:rPr>
            <w:lang w:val="en-US"/>
          </w:rPr>
          <w:delText xml:space="preserve">that </w:delText>
        </w:r>
      </w:del>
      <w:ins w:id="982" w:author="Meggan Harris" w:date="2025-08-29T10:27:00Z" w16du:dateUtc="2025-08-29T08:27:00Z">
        <w:r w:rsidR="004C623A">
          <w:rPr>
            <w:lang w:val="en-US"/>
          </w:rPr>
          <w:t>who</w:t>
        </w:r>
        <w:r w:rsidR="004C623A" w:rsidRPr="004C623A">
          <w:rPr>
            <w:lang w:val="en-US"/>
          </w:rPr>
          <w:t xml:space="preserve"> </w:t>
        </w:r>
      </w:ins>
      <w:r w:rsidRPr="004C623A">
        <w:rPr>
          <w:lang w:val="en-US"/>
        </w:rPr>
        <w:t xml:space="preserve">have developed </w:t>
      </w:r>
      <w:del w:id="983" w:author="Meggan Harris" w:date="2025-08-29T10:27:00Z" w16du:dateUtc="2025-08-29T08:27:00Z">
        <w:r w:rsidRPr="004C623A" w:rsidDel="004C623A">
          <w:rPr>
            <w:lang w:val="en-US"/>
          </w:rPr>
          <w:delText xml:space="preserve">Cardiac </w:delText>
        </w:r>
      </w:del>
      <w:ins w:id="984" w:author="Meggan Harris" w:date="2025-08-29T10:27:00Z" w16du:dateUtc="2025-08-29T08:27:00Z">
        <w:r w:rsidR="004C623A">
          <w:rPr>
            <w:lang w:val="en-US"/>
          </w:rPr>
          <w:t>c</w:t>
        </w:r>
        <w:r w:rsidR="004C623A" w:rsidRPr="004C623A">
          <w:rPr>
            <w:lang w:val="en-US"/>
          </w:rPr>
          <w:t xml:space="preserve">ardiac </w:t>
        </w:r>
      </w:ins>
      <w:del w:id="985" w:author="Meggan Harris" w:date="2025-08-29T10:27:00Z" w16du:dateUtc="2025-08-29T08:27:00Z">
        <w:r w:rsidRPr="004C623A" w:rsidDel="004C623A">
          <w:rPr>
            <w:lang w:val="en-US"/>
          </w:rPr>
          <w:delText>affectation</w:delText>
        </w:r>
      </w:del>
      <w:ins w:id="986" w:author="Meggan Harris" w:date="2025-08-29T10:27:00Z" w16du:dateUtc="2025-08-29T08:27:00Z">
        <w:r w:rsidR="004C623A">
          <w:rPr>
            <w:lang w:val="en-US"/>
          </w:rPr>
          <w:t>involvement</w:t>
        </w:r>
      </w:ins>
      <w:r w:rsidRPr="004C623A">
        <w:rPr>
          <w:lang w:val="en-US"/>
        </w:rPr>
        <w:t>. The costs include follow-up costs, drug costs, procedures and diverse cardiac devices. These costs are applied according to the reported frequency of these complications in the different published Spanish cohorts.</w:t>
      </w:r>
    </w:p>
    <w:p w14:paraId="11658A60" w14:textId="4E6EB872" w:rsidR="00CC2E0D" w:rsidRPr="003A1CF8" w:rsidRDefault="004C623A" w:rsidP="00461244">
      <w:pPr>
        <w:rPr>
          <w:lang w:val="en-US"/>
        </w:rPr>
      </w:pPr>
      <w:moveToRangeStart w:id="987" w:author="Meggan Harris" w:date="2025-08-29T10:28:00Z" w:name="move207355743"/>
      <w:moveTo w:id="988" w:author="Meggan Harris" w:date="2025-08-29T10:28:00Z" w16du:dateUtc="2025-08-29T08:28:00Z">
        <w:r w:rsidRPr="003A1CF8">
          <w:rPr>
            <w:b/>
            <w:bCs/>
            <w:lang w:val="en-US"/>
            <w:rPrChange w:id="989" w:author="Meggan Harris" w:date="2025-08-29T10:28:00Z" w16du:dateUtc="2025-08-29T08:28:00Z">
              <w:rPr>
                <w:b/>
                <w:bCs/>
                <w:i/>
                <w:iCs/>
                <w:lang w:val="en-US"/>
              </w:rPr>
            </w:rPrChange>
          </w:rPr>
          <w:t xml:space="preserve">Table </w:t>
        </w:r>
      </w:moveTo>
      <w:ins w:id="990" w:author="Meggan Harris" w:date="2025-08-29T11:59:00Z" w16du:dateUtc="2025-08-29T09:59:00Z">
        <w:r w:rsidR="008E0350">
          <w:rPr>
            <w:b/>
            <w:bCs/>
            <w:lang w:val="en-US"/>
          </w:rPr>
          <w:t>S</w:t>
        </w:r>
      </w:ins>
      <w:moveTo w:id="991" w:author="Meggan Harris" w:date="2025-08-29T10:28:00Z" w16du:dateUtc="2025-08-29T08:28:00Z">
        <w:r w:rsidRPr="003A1CF8">
          <w:rPr>
            <w:b/>
            <w:bCs/>
            <w:lang w:val="en-US"/>
            <w:rPrChange w:id="992" w:author="Meggan Harris" w:date="2025-08-29T10:28:00Z" w16du:dateUtc="2025-08-29T08:28:00Z">
              <w:rPr>
                <w:b/>
                <w:bCs/>
                <w:i/>
                <w:iCs/>
                <w:lang w:val="en-US"/>
              </w:rPr>
            </w:rPrChange>
          </w:rPr>
          <w:t>2</w:t>
        </w:r>
        <w:r w:rsidRPr="003A1CF8">
          <w:rPr>
            <w:lang w:val="en-US"/>
            <w:rPrChange w:id="993" w:author="Meggan Harris" w:date="2025-08-29T10:28:00Z" w16du:dateUtc="2025-08-29T08:28:00Z">
              <w:rPr>
                <w:b/>
                <w:bCs/>
                <w:i/>
                <w:iCs/>
                <w:lang w:val="en-US"/>
              </w:rPr>
            </w:rPrChange>
          </w:rPr>
          <w:t xml:space="preserve">. Costs of treatment and follow-up of patients with </w:t>
        </w:r>
      </w:moveTo>
      <w:ins w:id="994" w:author="Meggan Harris" w:date="2025-08-29T12:00:00Z" w16du:dateUtc="2025-08-29T10:00:00Z">
        <w:r w:rsidR="0015187E" w:rsidRPr="007B0B7C">
          <w:rPr>
            <w:lang w:val="en-US"/>
          </w:rPr>
          <w:t xml:space="preserve">chronic </w:t>
        </w:r>
      </w:ins>
      <w:moveTo w:id="995" w:author="Meggan Harris" w:date="2025-08-29T10:28:00Z" w16du:dateUtc="2025-08-29T08:28:00Z">
        <w:r w:rsidRPr="003A1CF8">
          <w:rPr>
            <w:lang w:val="en-US"/>
            <w:rPrChange w:id="996" w:author="Meggan Harris" w:date="2025-08-29T10:28:00Z" w16du:dateUtc="2025-08-29T08:28:00Z">
              <w:rPr>
                <w:b/>
                <w:bCs/>
                <w:i/>
                <w:iCs/>
                <w:lang w:val="en-US"/>
              </w:rPr>
            </w:rPrChange>
          </w:rPr>
          <w:t xml:space="preserve">Chagas </w:t>
        </w:r>
        <w:del w:id="997" w:author="Meggan Harris" w:date="2025-08-29T12:00:00Z" w16du:dateUtc="2025-08-29T10:00:00Z">
          <w:r w:rsidRPr="003A1CF8" w:rsidDel="0015187E">
            <w:rPr>
              <w:lang w:val="en-US"/>
              <w:rPrChange w:id="998" w:author="Meggan Harris" w:date="2025-08-29T10:28:00Z" w16du:dateUtc="2025-08-29T08:28:00Z">
                <w:rPr>
                  <w:b/>
                  <w:bCs/>
                  <w:i/>
                  <w:iCs/>
                  <w:lang w:val="en-US"/>
                </w:rPr>
              </w:rPrChange>
            </w:rPr>
            <w:delText xml:space="preserve">chronic </w:delText>
          </w:r>
        </w:del>
        <w:r w:rsidRPr="003A1CF8">
          <w:rPr>
            <w:lang w:val="en-US"/>
            <w:rPrChange w:id="999" w:author="Meggan Harris" w:date="2025-08-29T10:28:00Z" w16du:dateUtc="2025-08-29T08:28:00Z">
              <w:rPr>
                <w:b/>
                <w:bCs/>
                <w:i/>
                <w:iCs/>
                <w:lang w:val="en-US"/>
              </w:rPr>
            </w:rPrChange>
          </w:rPr>
          <w:t>heart disease</w:t>
        </w:r>
        <w:del w:id="1000" w:author="Meggan Harris" w:date="2025-08-29T12:01:00Z" w16du:dateUtc="2025-08-29T10:01:00Z">
          <w:r w:rsidRPr="003A1CF8" w:rsidDel="0015187E">
            <w:rPr>
              <w:lang w:val="en-US"/>
              <w:rPrChange w:id="1001" w:author="Meggan Harris" w:date="2025-08-29T10:28:00Z" w16du:dateUtc="2025-08-29T08:28:00Z">
                <w:rPr>
                  <w:b/>
                  <w:bCs/>
                  <w:i/>
                  <w:iCs/>
                  <w:lang w:val="en-US"/>
                </w:rPr>
              </w:rPrChange>
            </w:rPr>
            <w:delText>.</w:delText>
          </w:r>
        </w:del>
      </w:moveTo>
      <w:moveToRangeEnd w:id="987"/>
    </w:p>
    <w:tbl>
      <w:tblPr>
        <w:tblStyle w:val="PlainTable4"/>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002" w:author="Meggan Harris" w:date="2025-08-29T10:36:00Z" w16du:dateUtc="2025-08-29T08:36:00Z">
          <w:tblPr>
            <w:tblStyle w:val="PlainTable4"/>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3397"/>
        <w:gridCol w:w="1276"/>
        <w:gridCol w:w="1276"/>
        <w:gridCol w:w="1499"/>
        <w:gridCol w:w="1761"/>
        <w:tblGridChange w:id="1003">
          <w:tblGrid>
            <w:gridCol w:w="3397"/>
            <w:gridCol w:w="1276"/>
            <w:gridCol w:w="1276"/>
            <w:gridCol w:w="1499"/>
            <w:gridCol w:w="1478"/>
            <w:gridCol w:w="283"/>
          </w:tblGrid>
        </w:tblGridChange>
      </w:tblGrid>
      <w:tr w:rsidR="001D2C21" w:rsidRPr="002C3678" w14:paraId="282BDE12" w14:textId="23D471D6" w:rsidTr="001D2C21">
        <w:trPr>
          <w:cnfStyle w:val="100000000000" w:firstRow="1" w:lastRow="0" w:firstColumn="0" w:lastColumn="0" w:oddVBand="0" w:evenVBand="0" w:oddHBand="0" w:evenHBand="0" w:firstRowFirstColumn="0" w:firstRowLastColumn="0" w:lastRowFirstColumn="0" w:lastRowLastColumn="0"/>
          <w:trPrChange w:id="1004" w:author="Meggan Harris" w:date="2025-08-29T10:36:00Z" w16du:dateUtc="2025-08-29T08:36:00Z">
            <w:trPr>
              <w:gridAfter w:val="0"/>
            </w:trPr>
          </w:trPrChange>
        </w:trPr>
        <w:tc>
          <w:tcPr>
            <w:cnfStyle w:val="001000000000" w:firstRow="0" w:lastRow="0" w:firstColumn="1" w:lastColumn="0" w:oddVBand="0" w:evenVBand="0" w:oddHBand="0" w:evenHBand="0" w:firstRowFirstColumn="0" w:firstRowLastColumn="0" w:lastRowFirstColumn="0" w:lastRowLastColumn="0"/>
            <w:tcW w:w="3397" w:type="dxa"/>
            <w:hideMark/>
            <w:tcPrChange w:id="1005" w:author="Meggan Harris" w:date="2025-08-29T10:36:00Z" w16du:dateUtc="2025-08-29T08:36:00Z">
              <w:tcPr>
                <w:tcW w:w="3397" w:type="dxa"/>
                <w:hideMark/>
              </w:tcPr>
            </w:tcPrChange>
          </w:tcPr>
          <w:p w14:paraId="56C0C1EA" w14:textId="77777777" w:rsidR="00B87517" w:rsidRPr="002C3678" w:rsidRDefault="00B87517" w:rsidP="004C623A">
            <w:pPr>
              <w:pStyle w:val="ListParagraph"/>
              <w:ind w:left="0"/>
              <w:cnfStyle w:val="101000000000" w:firstRow="1" w:lastRow="0" w:firstColumn="1" w:lastColumn="0" w:oddVBand="0" w:evenVBand="0" w:oddHBand="0" w:evenHBand="0" w:firstRowFirstColumn="0" w:firstRowLastColumn="0" w:lastRowFirstColumn="0" w:lastRowLastColumn="0"/>
              <w:rPr>
                <w:b w:val="0"/>
                <w:bCs w:val="0"/>
                <w:sz w:val="18"/>
                <w:szCs w:val="18"/>
              </w:rPr>
              <w:pPrChange w:id="1006" w:author="Meggan Harris" w:date="2025-08-29T10:27:00Z" w16du:dateUtc="2025-08-29T08:27:00Z">
                <w:pPr>
                  <w:pStyle w:val="ListParagraph"/>
                  <w:cnfStyle w:val="101000000000" w:firstRow="1" w:lastRow="0" w:firstColumn="1" w:lastColumn="0" w:oddVBand="0" w:evenVBand="0" w:oddHBand="0" w:evenHBand="0" w:firstRowFirstColumn="0" w:firstRowLastColumn="0" w:lastRowFirstColumn="0" w:lastRowLastColumn="0"/>
                </w:pPr>
              </w:pPrChange>
            </w:pPr>
            <w:r w:rsidRPr="002C3678">
              <w:rPr>
                <w:sz w:val="18"/>
                <w:szCs w:val="18"/>
              </w:rPr>
              <w:t>Item</w:t>
            </w:r>
          </w:p>
        </w:tc>
        <w:tc>
          <w:tcPr>
            <w:tcW w:w="1276" w:type="dxa"/>
            <w:hideMark/>
            <w:tcPrChange w:id="1007" w:author="Meggan Harris" w:date="2025-08-29T10:36:00Z" w16du:dateUtc="2025-08-29T08:36:00Z">
              <w:tcPr>
                <w:tcW w:w="1276" w:type="dxa"/>
                <w:hideMark/>
              </w:tcPr>
            </w:tcPrChange>
          </w:tcPr>
          <w:p w14:paraId="3BDC1F90" w14:textId="58F97CFF" w:rsidR="00B87517" w:rsidRPr="002C3678" w:rsidRDefault="00B87517" w:rsidP="004C623A">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18"/>
                <w:szCs w:val="18"/>
              </w:rPr>
              <w:pPrChange w:id="1008" w:author="Meggan Harris" w:date="2025-08-29T10:27:00Z" w16du:dateUtc="2025-08-29T08:27:00Z">
                <w:pPr>
                  <w:pStyle w:val="ListParagraph"/>
                  <w:cnfStyle w:val="100000000000" w:firstRow="1" w:lastRow="0" w:firstColumn="0" w:lastColumn="0" w:oddVBand="0" w:evenVBand="0" w:oddHBand="0" w:evenHBand="0" w:firstRowFirstColumn="0" w:firstRowLastColumn="0" w:lastRowFirstColumn="0" w:lastRowLastColumn="0"/>
                </w:pPr>
              </w:pPrChange>
            </w:pPr>
            <w:r w:rsidRPr="002C3678">
              <w:rPr>
                <w:sz w:val="18"/>
                <w:szCs w:val="18"/>
              </w:rPr>
              <w:t xml:space="preserve">Unit </w:t>
            </w:r>
            <w:del w:id="1009" w:author="Meggan Harris" w:date="2025-08-29T10:28:00Z" w16du:dateUtc="2025-08-29T08:28:00Z">
              <w:r w:rsidRPr="002C3678" w:rsidDel="004C623A">
                <w:rPr>
                  <w:sz w:val="18"/>
                  <w:szCs w:val="18"/>
                </w:rPr>
                <w:delText xml:space="preserve">Cost </w:delText>
              </w:r>
            </w:del>
            <w:ins w:id="1010" w:author="Meggan Harris" w:date="2025-08-29T10:28:00Z" w16du:dateUtc="2025-08-29T08:28:00Z">
              <w:r w:rsidR="004C623A">
                <w:rPr>
                  <w:sz w:val="18"/>
                  <w:szCs w:val="18"/>
                </w:rPr>
                <w:t>c</w:t>
              </w:r>
              <w:r w:rsidR="004C623A" w:rsidRPr="002C3678">
                <w:rPr>
                  <w:sz w:val="18"/>
                  <w:szCs w:val="18"/>
                </w:rPr>
                <w:t xml:space="preserve">ost </w:t>
              </w:r>
            </w:ins>
            <w:r w:rsidRPr="002C3678">
              <w:rPr>
                <w:sz w:val="18"/>
                <w:szCs w:val="18"/>
              </w:rPr>
              <w:t>(€)</w:t>
            </w:r>
          </w:p>
        </w:tc>
        <w:tc>
          <w:tcPr>
            <w:tcW w:w="1276" w:type="dxa"/>
            <w:hideMark/>
            <w:tcPrChange w:id="1011" w:author="Meggan Harris" w:date="2025-08-29T10:36:00Z" w16du:dateUtc="2025-08-29T08:36:00Z">
              <w:tcPr>
                <w:tcW w:w="1276" w:type="dxa"/>
                <w:hideMark/>
              </w:tcPr>
            </w:tcPrChange>
          </w:tcPr>
          <w:p w14:paraId="06B3A88A" w14:textId="6ED97343" w:rsidR="00B87517" w:rsidRPr="002C3678" w:rsidRDefault="00B87517" w:rsidP="004C623A">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18"/>
                <w:szCs w:val="18"/>
              </w:rPr>
              <w:pPrChange w:id="1012" w:author="Meggan Harris" w:date="2025-08-29T10:27:00Z" w16du:dateUtc="2025-08-29T08:27:00Z">
                <w:pPr>
                  <w:pStyle w:val="ListParagraph"/>
                  <w:cnfStyle w:val="100000000000" w:firstRow="1" w:lastRow="0" w:firstColumn="0" w:lastColumn="0" w:oddVBand="0" w:evenVBand="0" w:oddHBand="0" w:evenHBand="0" w:firstRowFirstColumn="0" w:firstRowLastColumn="0" w:lastRowFirstColumn="0" w:lastRowLastColumn="0"/>
                </w:pPr>
              </w:pPrChange>
            </w:pPr>
            <w:r w:rsidRPr="002C3678">
              <w:rPr>
                <w:sz w:val="18"/>
                <w:szCs w:val="18"/>
              </w:rPr>
              <w:t xml:space="preserve">Annual </w:t>
            </w:r>
            <w:del w:id="1013" w:author="Meggan Harris" w:date="2025-08-29T10:28:00Z" w16du:dateUtc="2025-08-29T08:28:00Z">
              <w:r w:rsidRPr="002C3678" w:rsidDel="004C623A">
                <w:rPr>
                  <w:sz w:val="18"/>
                  <w:szCs w:val="18"/>
                </w:rPr>
                <w:delText>Units</w:delText>
              </w:r>
            </w:del>
            <w:ins w:id="1014" w:author="Meggan Harris" w:date="2025-08-29T10:28:00Z" w16du:dateUtc="2025-08-29T08:28:00Z">
              <w:r w:rsidR="004C623A">
                <w:rPr>
                  <w:sz w:val="18"/>
                  <w:szCs w:val="18"/>
                </w:rPr>
                <w:t>u</w:t>
              </w:r>
              <w:r w:rsidR="004C623A" w:rsidRPr="002C3678">
                <w:rPr>
                  <w:sz w:val="18"/>
                  <w:szCs w:val="18"/>
                </w:rPr>
                <w:t>nits</w:t>
              </w:r>
            </w:ins>
          </w:p>
        </w:tc>
        <w:tc>
          <w:tcPr>
            <w:tcW w:w="0" w:type="auto"/>
            <w:hideMark/>
            <w:tcPrChange w:id="1015" w:author="Meggan Harris" w:date="2025-08-29T10:36:00Z" w16du:dateUtc="2025-08-29T08:36:00Z">
              <w:tcPr>
                <w:tcW w:w="0" w:type="auto"/>
                <w:hideMark/>
              </w:tcPr>
            </w:tcPrChange>
          </w:tcPr>
          <w:p w14:paraId="355565B7" w14:textId="5BC35207" w:rsidR="00B87517" w:rsidRPr="002C3678" w:rsidRDefault="00B87517" w:rsidP="004C623A">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18"/>
                <w:szCs w:val="18"/>
              </w:rPr>
              <w:pPrChange w:id="1016" w:author="Meggan Harris" w:date="2025-08-29T10:27:00Z" w16du:dateUtc="2025-08-29T08:27:00Z">
                <w:pPr>
                  <w:pStyle w:val="ListParagraph"/>
                  <w:cnfStyle w:val="100000000000" w:firstRow="1" w:lastRow="0" w:firstColumn="0" w:lastColumn="0" w:oddVBand="0" w:evenVBand="0" w:oddHBand="0" w:evenHBand="0" w:firstRowFirstColumn="0" w:firstRowLastColumn="0" w:lastRowFirstColumn="0" w:lastRowLastColumn="0"/>
                </w:pPr>
              </w:pPrChange>
            </w:pPr>
            <w:r w:rsidRPr="002C3678">
              <w:rPr>
                <w:sz w:val="18"/>
                <w:szCs w:val="18"/>
              </w:rPr>
              <w:t xml:space="preserve">Annual </w:t>
            </w:r>
            <w:del w:id="1017" w:author="Meggan Harris" w:date="2025-08-29T10:28:00Z" w16du:dateUtc="2025-08-29T08:28:00Z">
              <w:r w:rsidRPr="002C3678" w:rsidDel="004C623A">
                <w:rPr>
                  <w:sz w:val="18"/>
                  <w:szCs w:val="18"/>
                </w:rPr>
                <w:delText xml:space="preserve">Cost </w:delText>
              </w:r>
            </w:del>
            <w:ins w:id="1018" w:author="Meggan Harris" w:date="2025-08-29T10:28:00Z" w16du:dateUtc="2025-08-29T08:28:00Z">
              <w:r w:rsidR="004C623A">
                <w:rPr>
                  <w:sz w:val="18"/>
                  <w:szCs w:val="18"/>
                </w:rPr>
                <w:t>c</w:t>
              </w:r>
              <w:r w:rsidR="004C623A" w:rsidRPr="002C3678">
                <w:rPr>
                  <w:sz w:val="18"/>
                  <w:szCs w:val="18"/>
                </w:rPr>
                <w:t xml:space="preserve">ost </w:t>
              </w:r>
            </w:ins>
            <w:r w:rsidRPr="002C3678">
              <w:rPr>
                <w:sz w:val="18"/>
                <w:szCs w:val="18"/>
              </w:rPr>
              <w:t>(€)</w:t>
            </w:r>
          </w:p>
        </w:tc>
        <w:tc>
          <w:tcPr>
            <w:tcW w:w="1761" w:type="dxa"/>
            <w:tcPrChange w:id="1019" w:author="Meggan Harris" w:date="2025-08-29T10:36:00Z" w16du:dateUtc="2025-08-29T08:36:00Z">
              <w:tcPr>
                <w:tcW w:w="1478" w:type="dxa"/>
              </w:tcPr>
            </w:tcPrChange>
          </w:tcPr>
          <w:p w14:paraId="281FE4BA" w14:textId="4C337373" w:rsidR="00B87517" w:rsidRPr="002C3678" w:rsidRDefault="00B87517" w:rsidP="004C623A">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2C3678">
              <w:rPr>
                <w:sz w:val="18"/>
                <w:szCs w:val="18"/>
              </w:rPr>
              <w:t>Source</w:t>
            </w:r>
          </w:p>
        </w:tc>
      </w:tr>
      <w:tr w:rsidR="001D2C21" w:rsidRPr="002C3678" w14:paraId="74CE1072" w14:textId="6A968012" w:rsidTr="001D2C21">
        <w:trPr>
          <w:cnfStyle w:val="000000100000" w:firstRow="0" w:lastRow="0" w:firstColumn="0" w:lastColumn="0" w:oddVBand="0" w:evenVBand="0" w:oddHBand="1" w:evenHBand="0" w:firstRowFirstColumn="0" w:firstRowLastColumn="0" w:lastRowFirstColumn="0" w:lastRowLastColumn="0"/>
          <w:trPrChange w:id="1020" w:author="Meggan Harris" w:date="2025-08-29T10:36:00Z" w16du:dateUtc="2025-08-29T08:36:00Z">
            <w:trPr>
              <w:gridAfter w:val="0"/>
            </w:trPr>
          </w:trPrChange>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hideMark/>
            <w:tcPrChange w:id="1021" w:author="Meggan Harris" w:date="2025-08-29T10:36:00Z" w16du:dateUtc="2025-08-29T08:36:00Z">
              <w:tcPr>
                <w:tcW w:w="3397" w:type="dxa"/>
                <w:hideMark/>
              </w:tcPr>
            </w:tcPrChange>
          </w:tcPr>
          <w:p w14:paraId="35F3220B" w14:textId="342D2808" w:rsidR="00B87517" w:rsidRPr="001D2C21" w:rsidRDefault="00B87517" w:rsidP="004C623A">
            <w:pPr>
              <w:pStyle w:val="ListParagraph"/>
              <w:ind w:left="0"/>
              <w:cnfStyle w:val="001000100000" w:firstRow="0" w:lastRow="0" w:firstColumn="1" w:lastColumn="0" w:oddVBand="0" w:evenVBand="0" w:oddHBand="1" w:evenHBand="0" w:firstRowFirstColumn="0" w:firstRowLastColumn="0" w:lastRowFirstColumn="0" w:lastRowLastColumn="0"/>
              <w:rPr>
                <w:b w:val="0"/>
                <w:bCs w:val="0"/>
                <w:sz w:val="18"/>
                <w:szCs w:val="18"/>
                <w:rPrChange w:id="1022" w:author="Meggan Harris" w:date="2025-08-29T10:36:00Z" w16du:dateUtc="2025-08-29T08:36:00Z">
                  <w:rPr>
                    <w:sz w:val="18"/>
                    <w:szCs w:val="18"/>
                  </w:rPr>
                </w:rPrChange>
              </w:rPr>
              <w:pPrChange w:id="1023" w:author="Meggan Harris" w:date="2025-08-29T10:27:00Z" w16du:dateUtc="2025-08-29T08:27:00Z">
                <w:pPr>
                  <w:pStyle w:val="ListParagraph"/>
                  <w:cnfStyle w:val="001000100000" w:firstRow="0" w:lastRow="0" w:firstColumn="1" w:lastColumn="0" w:oddVBand="0" w:evenVBand="0" w:oddHBand="1" w:evenHBand="0" w:firstRowFirstColumn="0" w:firstRowLastColumn="0" w:lastRowFirstColumn="0" w:lastRowLastColumn="0"/>
                </w:pPr>
              </w:pPrChange>
            </w:pPr>
            <w:r w:rsidRPr="001D2C21">
              <w:rPr>
                <w:b w:val="0"/>
                <w:bCs w:val="0"/>
                <w:sz w:val="18"/>
                <w:szCs w:val="18"/>
                <w:rPrChange w:id="1024" w:author="Meggan Harris" w:date="2025-08-29T10:36:00Z" w16du:dateUtc="2025-08-29T08:36:00Z">
                  <w:rPr>
                    <w:sz w:val="18"/>
                    <w:szCs w:val="18"/>
                  </w:rPr>
                </w:rPrChange>
              </w:rPr>
              <w:t xml:space="preserve">Complete </w:t>
            </w:r>
            <w:del w:id="1025" w:author="Meggan Harris" w:date="2025-08-29T10:29:00Z" w16du:dateUtc="2025-08-29T08:29:00Z">
              <w:r w:rsidRPr="001D2C21" w:rsidDel="003A1CF8">
                <w:rPr>
                  <w:b w:val="0"/>
                  <w:bCs w:val="0"/>
                  <w:sz w:val="18"/>
                  <w:szCs w:val="18"/>
                  <w:rPrChange w:id="1026" w:author="Meggan Harris" w:date="2025-08-29T10:36:00Z" w16du:dateUtc="2025-08-29T08:36:00Z">
                    <w:rPr>
                      <w:sz w:val="18"/>
                      <w:szCs w:val="18"/>
                    </w:rPr>
                  </w:rPrChange>
                </w:rPr>
                <w:delText xml:space="preserve">Blood </w:delText>
              </w:r>
            </w:del>
            <w:ins w:id="1027" w:author="Meggan Harris" w:date="2025-08-29T10:29:00Z" w16du:dateUtc="2025-08-29T08:29:00Z">
              <w:r w:rsidR="003A1CF8" w:rsidRPr="001D2C21">
                <w:rPr>
                  <w:b w:val="0"/>
                  <w:bCs w:val="0"/>
                  <w:sz w:val="18"/>
                  <w:szCs w:val="18"/>
                  <w:rPrChange w:id="1028" w:author="Meggan Harris" w:date="2025-08-29T10:36:00Z" w16du:dateUtc="2025-08-29T08:36:00Z">
                    <w:rPr>
                      <w:sz w:val="18"/>
                      <w:szCs w:val="18"/>
                    </w:rPr>
                  </w:rPrChange>
                </w:rPr>
                <w:t>b</w:t>
              </w:r>
              <w:r w:rsidR="003A1CF8" w:rsidRPr="001D2C21">
                <w:rPr>
                  <w:b w:val="0"/>
                  <w:bCs w:val="0"/>
                  <w:sz w:val="18"/>
                  <w:szCs w:val="18"/>
                  <w:rPrChange w:id="1029" w:author="Meggan Harris" w:date="2025-08-29T10:36:00Z" w16du:dateUtc="2025-08-29T08:36:00Z">
                    <w:rPr>
                      <w:sz w:val="18"/>
                      <w:szCs w:val="18"/>
                    </w:rPr>
                  </w:rPrChange>
                </w:rPr>
                <w:t xml:space="preserve">lood </w:t>
              </w:r>
            </w:ins>
            <w:del w:id="1030" w:author="Meggan Harris" w:date="2025-08-29T10:30:00Z" w16du:dateUtc="2025-08-29T08:30:00Z">
              <w:r w:rsidRPr="001D2C21" w:rsidDel="003A1CF8">
                <w:rPr>
                  <w:b w:val="0"/>
                  <w:bCs w:val="0"/>
                  <w:sz w:val="18"/>
                  <w:szCs w:val="18"/>
                  <w:rPrChange w:id="1031" w:author="Meggan Harris" w:date="2025-08-29T10:36:00Z" w16du:dateUtc="2025-08-29T08:36:00Z">
                    <w:rPr>
                      <w:sz w:val="18"/>
                      <w:szCs w:val="18"/>
                    </w:rPr>
                  </w:rPrChange>
                </w:rPr>
                <w:delText xml:space="preserve">Count </w:delText>
              </w:r>
            </w:del>
            <w:ins w:id="1032" w:author="Meggan Harris" w:date="2025-08-29T10:30:00Z" w16du:dateUtc="2025-08-29T08:30:00Z">
              <w:r w:rsidR="003A1CF8" w:rsidRPr="001D2C21">
                <w:rPr>
                  <w:b w:val="0"/>
                  <w:bCs w:val="0"/>
                  <w:sz w:val="18"/>
                  <w:szCs w:val="18"/>
                  <w:rPrChange w:id="1033" w:author="Meggan Harris" w:date="2025-08-29T10:36:00Z" w16du:dateUtc="2025-08-29T08:36:00Z">
                    <w:rPr>
                      <w:sz w:val="18"/>
                      <w:szCs w:val="18"/>
                    </w:rPr>
                  </w:rPrChange>
                </w:rPr>
                <w:t>c</w:t>
              </w:r>
              <w:r w:rsidR="003A1CF8" w:rsidRPr="001D2C21">
                <w:rPr>
                  <w:b w:val="0"/>
                  <w:bCs w:val="0"/>
                  <w:sz w:val="18"/>
                  <w:szCs w:val="18"/>
                  <w:rPrChange w:id="1034" w:author="Meggan Harris" w:date="2025-08-29T10:36:00Z" w16du:dateUtc="2025-08-29T08:36:00Z">
                    <w:rPr>
                      <w:sz w:val="18"/>
                      <w:szCs w:val="18"/>
                    </w:rPr>
                  </w:rPrChange>
                </w:rPr>
                <w:t xml:space="preserve">ount </w:t>
              </w:r>
            </w:ins>
            <w:del w:id="1035" w:author="Meggan Harris" w:date="2025-08-29T11:06:00Z" w16du:dateUtc="2025-08-29T09:06:00Z">
              <w:r w:rsidRPr="001D2C21" w:rsidDel="0072604D">
                <w:rPr>
                  <w:b w:val="0"/>
                  <w:bCs w:val="0"/>
                  <w:sz w:val="18"/>
                  <w:szCs w:val="18"/>
                  <w:rPrChange w:id="1036" w:author="Meggan Harris" w:date="2025-08-29T10:36:00Z" w16du:dateUtc="2025-08-29T08:36:00Z">
                    <w:rPr>
                      <w:sz w:val="18"/>
                      <w:szCs w:val="18"/>
                    </w:rPr>
                  </w:rPrChange>
                </w:rPr>
                <w:delText>(CBC)</w:delText>
              </w:r>
            </w:del>
          </w:p>
        </w:tc>
        <w:tc>
          <w:tcPr>
            <w:tcW w:w="1276" w:type="dxa"/>
            <w:shd w:val="clear" w:color="auto" w:fill="auto"/>
            <w:hideMark/>
            <w:tcPrChange w:id="1037" w:author="Meggan Harris" w:date="2025-08-29T10:36:00Z" w16du:dateUtc="2025-08-29T08:36:00Z">
              <w:tcPr>
                <w:tcW w:w="1276" w:type="dxa"/>
                <w:hideMark/>
              </w:tcPr>
            </w:tcPrChange>
          </w:tcPr>
          <w:p w14:paraId="4B6DE11A" w14:textId="1620C113"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038"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10</w:t>
            </w:r>
            <w:del w:id="1039" w:author="Meggan Harris" w:date="2025-08-29T09:58:00Z" w16du:dateUtc="2025-08-29T07:58:00Z">
              <w:r w:rsidRPr="002C3678" w:rsidDel="008A097C">
                <w:rPr>
                  <w:sz w:val="18"/>
                  <w:szCs w:val="18"/>
                </w:rPr>
                <w:delText>.</w:delText>
              </w:r>
            </w:del>
            <w:ins w:id="1040" w:author="Meggan Harris" w:date="2025-08-29T09:58:00Z" w16du:dateUtc="2025-08-29T07:58:00Z">
              <w:r w:rsidR="008A097C">
                <w:rPr>
                  <w:sz w:val="18"/>
                  <w:szCs w:val="18"/>
                </w:rPr>
                <w:t>·</w:t>
              </w:r>
            </w:ins>
            <w:r w:rsidRPr="002C3678">
              <w:rPr>
                <w:sz w:val="18"/>
                <w:szCs w:val="18"/>
              </w:rPr>
              <w:t>00</w:t>
            </w:r>
          </w:p>
        </w:tc>
        <w:tc>
          <w:tcPr>
            <w:tcW w:w="1276" w:type="dxa"/>
            <w:shd w:val="clear" w:color="auto" w:fill="auto"/>
            <w:hideMark/>
            <w:tcPrChange w:id="1041" w:author="Meggan Harris" w:date="2025-08-29T10:36:00Z" w16du:dateUtc="2025-08-29T08:36:00Z">
              <w:tcPr>
                <w:tcW w:w="1276" w:type="dxa"/>
                <w:hideMark/>
              </w:tcPr>
            </w:tcPrChange>
          </w:tcPr>
          <w:p w14:paraId="51618BDE" w14:textId="77777777"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042"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2</w:t>
            </w:r>
          </w:p>
        </w:tc>
        <w:tc>
          <w:tcPr>
            <w:tcW w:w="0" w:type="auto"/>
            <w:shd w:val="clear" w:color="auto" w:fill="auto"/>
            <w:hideMark/>
            <w:tcPrChange w:id="1043" w:author="Meggan Harris" w:date="2025-08-29T10:36:00Z" w16du:dateUtc="2025-08-29T08:36:00Z">
              <w:tcPr>
                <w:tcW w:w="0" w:type="auto"/>
                <w:hideMark/>
              </w:tcPr>
            </w:tcPrChange>
          </w:tcPr>
          <w:p w14:paraId="263FB34B" w14:textId="6707C90A"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044"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20</w:t>
            </w:r>
            <w:del w:id="1045" w:author="Meggan Harris" w:date="2025-08-29T09:58:00Z" w16du:dateUtc="2025-08-29T07:58:00Z">
              <w:r w:rsidRPr="002C3678" w:rsidDel="008A097C">
                <w:rPr>
                  <w:sz w:val="18"/>
                  <w:szCs w:val="18"/>
                </w:rPr>
                <w:delText>.</w:delText>
              </w:r>
            </w:del>
            <w:ins w:id="1046" w:author="Meggan Harris" w:date="2025-08-29T09:58:00Z" w16du:dateUtc="2025-08-29T07:58:00Z">
              <w:r w:rsidR="008A097C">
                <w:rPr>
                  <w:sz w:val="18"/>
                  <w:szCs w:val="18"/>
                </w:rPr>
                <w:t>·</w:t>
              </w:r>
            </w:ins>
            <w:r w:rsidRPr="002C3678">
              <w:rPr>
                <w:sz w:val="18"/>
                <w:szCs w:val="18"/>
              </w:rPr>
              <w:t>00</w:t>
            </w:r>
          </w:p>
        </w:tc>
        <w:tc>
          <w:tcPr>
            <w:tcW w:w="1761" w:type="dxa"/>
            <w:shd w:val="clear" w:color="auto" w:fill="auto"/>
            <w:tcPrChange w:id="1047" w:author="Meggan Harris" w:date="2025-08-29T10:36:00Z" w16du:dateUtc="2025-08-29T08:36:00Z">
              <w:tcPr>
                <w:tcW w:w="1478" w:type="dxa"/>
              </w:tcPr>
            </w:tcPrChange>
          </w:tcPr>
          <w:p w14:paraId="2ABC1DD7" w14:textId="0FF161E9" w:rsidR="00B87517" w:rsidRPr="002C3678" w:rsidRDefault="00B87517" w:rsidP="004C623A">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{"citationID":"n5cCJ1ys","properties":{"formattedCitation":"\\super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1D2C21" w:rsidRPr="002C3678" w14:paraId="6E866666" w14:textId="0DD178C8" w:rsidTr="001D2C21">
        <w:trPr>
          <w:trPrChange w:id="1048" w:author="Meggan Harris" w:date="2025-08-29T10:36:00Z" w16du:dateUtc="2025-08-29T08:36:00Z">
            <w:trPr>
              <w:gridAfter w:val="0"/>
            </w:trPr>
          </w:trPrChange>
        </w:trPr>
        <w:tc>
          <w:tcPr>
            <w:cnfStyle w:val="001000000000" w:firstRow="0" w:lastRow="0" w:firstColumn="1" w:lastColumn="0" w:oddVBand="0" w:evenVBand="0" w:oddHBand="0" w:evenHBand="0" w:firstRowFirstColumn="0" w:firstRowLastColumn="0" w:lastRowFirstColumn="0" w:lastRowLastColumn="0"/>
            <w:tcW w:w="3397" w:type="dxa"/>
            <w:hideMark/>
            <w:tcPrChange w:id="1049" w:author="Meggan Harris" w:date="2025-08-29T10:36:00Z" w16du:dateUtc="2025-08-29T08:36:00Z">
              <w:tcPr>
                <w:tcW w:w="3397" w:type="dxa"/>
                <w:hideMark/>
              </w:tcPr>
            </w:tcPrChange>
          </w:tcPr>
          <w:p w14:paraId="2059DB34" w14:textId="3D8DB59B" w:rsidR="00B87517" w:rsidRPr="001D2C21" w:rsidRDefault="00B87517" w:rsidP="004C623A">
            <w:pPr>
              <w:pStyle w:val="ListParagraph"/>
              <w:ind w:left="0"/>
              <w:rPr>
                <w:b w:val="0"/>
                <w:bCs w:val="0"/>
                <w:sz w:val="18"/>
                <w:szCs w:val="18"/>
                <w:rPrChange w:id="1050" w:author="Meggan Harris" w:date="2025-08-29T10:36:00Z" w16du:dateUtc="2025-08-29T08:36:00Z">
                  <w:rPr>
                    <w:sz w:val="18"/>
                    <w:szCs w:val="18"/>
                  </w:rPr>
                </w:rPrChange>
              </w:rPr>
              <w:pPrChange w:id="1051" w:author="Meggan Harris" w:date="2025-08-29T10:27:00Z" w16du:dateUtc="2025-08-29T08:27:00Z">
                <w:pPr>
                  <w:pStyle w:val="ListParagraph"/>
                </w:pPr>
              </w:pPrChange>
            </w:pPr>
            <w:r w:rsidRPr="001D2C21">
              <w:rPr>
                <w:b w:val="0"/>
                <w:bCs w:val="0"/>
                <w:sz w:val="18"/>
                <w:szCs w:val="18"/>
                <w:rPrChange w:id="1052" w:author="Meggan Harris" w:date="2025-08-29T10:36:00Z" w16du:dateUtc="2025-08-29T08:36:00Z">
                  <w:rPr>
                    <w:sz w:val="18"/>
                    <w:szCs w:val="18"/>
                  </w:rPr>
                </w:rPrChange>
              </w:rPr>
              <w:t xml:space="preserve">Basic </w:t>
            </w:r>
            <w:del w:id="1053" w:author="Meggan Harris" w:date="2025-08-29T10:30:00Z" w16du:dateUtc="2025-08-29T08:30:00Z">
              <w:r w:rsidRPr="001D2C21" w:rsidDel="003A1CF8">
                <w:rPr>
                  <w:b w:val="0"/>
                  <w:bCs w:val="0"/>
                  <w:sz w:val="18"/>
                  <w:szCs w:val="18"/>
                  <w:rPrChange w:id="1054" w:author="Meggan Harris" w:date="2025-08-29T10:36:00Z" w16du:dateUtc="2025-08-29T08:36:00Z">
                    <w:rPr>
                      <w:sz w:val="18"/>
                      <w:szCs w:val="18"/>
                    </w:rPr>
                  </w:rPrChange>
                </w:rPr>
                <w:delText>Biochemistry</w:delText>
              </w:r>
            </w:del>
            <w:ins w:id="1055" w:author="Meggan Harris" w:date="2025-08-29T10:30:00Z" w16du:dateUtc="2025-08-29T08:30:00Z">
              <w:r w:rsidR="003A1CF8" w:rsidRPr="001D2C21">
                <w:rPr>
                  <w:b w:val="0"/>
                  <w:bCs w:val="0"/>
                  <w:sz w:val="18"/>
                  <w:szCs w:val="18"/>
                  <w:rPrChange w:id="1056" w:author="Meggan Harris" w:date="2025-08-29T10:36:00Z" w16du:dateUtc="2025-08-29T08:36:00Z">
                    <w:rPr>
                      <w:sz w:val="18"/>
                      <w:szCs w:val="18"/>
                    </w:rPr>
                  </w:rPrChange>
                </w:rPr>
                <w:t>b</w:t>
              </w:r>
              <w:r w:rsidR="003A1CF8" w:rsidRPr="001D2C21">
                <w:rPr>
                  <w:b w:val="0"/>
                  <w:bCs w:val="0"/>
                  <w:sz w:val="18"/>
                  <w:szCs w:val="18"/>
                  <w:rPrChange w:id="1057" w:author="Meggan Harris" w:date="2025-08-29T10:36:00Z" w16du:dateUtc="2025-08-29T08:36:00Z">
                    <w:rPr>
                      <w:sz w:val="18"/>
                      <w:szCs w:val="18"/>
                    </w:rPr>
                  </w:rPrChange>
                </w:rPr>
                <w:t>iochemistry</w:t>
              </w:r>
            </w:ins>
          </w:p>
        </w:tc>
        <w:tc>
          <w:tcPr>
            <w:tcW w:w="1276" w:type="dxa"/>
            <w:hideMark/>
            <w:tcPrChange w:id="1058" w:author="Meggan Harris" w:date="2025-08-29T10:36:00Z" w16du:dateUtc="2025-08-29T08:36:00Z">
              <w:tcPr>
                <w:tcW w:w="1276" w:type="dxa"/>
                <w:hideMark/>
              </w:tcPr>
            </w:tcPrChange>
          </w:tcPr>
          <w:p w14:paraId="323B220C" w14:textId="019BC555"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059"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20</w:t>
            </w:r>
            <w:del w:id="1060" w:author="Meggan Harris" w:date="2025-08-29T09:58:00Z" w16du:dateUtc="2025-08-29T07:58:00Z">
              <w:r w:rsidRPr="002C3678" w:rsidDel="008A097C">
                <w:rPr>
                  <w:sz w:val="18"/>
                  <w:szCs w:val="18"/>
                </w:rPr>
                <w:delText>.</w:delText>
              </w:r>
            </w:del>
            <w:ins w:id="1061" w:author="Meggan Harris" w:date="2025-08-29T09:58:00Z" w16du:dateUtc="2025-08-29T07:58:00Z">
              <w:r w:rsidR="008A097C">
                <w:rPr>
                  <w:sz w:val="18"/>
                  <w:szCs w:val="18"/>
                </w:rPr>
                <w:t>·</w:t>
              </w:r>
            </w:ins>
            <w:r w:rsidRPr="002C3678">
              <w:rPr>
                <w:sz w:val="18"/>
                <w:szCs w:val="18"/>
              </w:rPr>
              <w:t>00</w:t>
            </w:r>
          </w:p>
        </w:tc>
        <w:tc>
          <w:tcPr>
            <w:tcW w:w="1276" w:type="dxa"/>
            <w:hideMark/>
            <w:tcPrChange w:id="1062" w:author="Meggan Harris" w:date="2025-08-29T10:36:00Z" w16du:dateUtc="2025-08-29T08:36:00Z">
              <w:tcPr>
                <w:tcW w:w="1276" w:type="dxa"/>
                <w:hideMark/>
              </w:tcPr>
            </w:tcPrChange>
          </w:tcPr>
          <w:p w14:paraId="2195FD21" w14:textId="77777777"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063"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2</w:t>
            </w:r>
          </w:p>
        </w:tc>
        <w:tc>
          <w:tcPr>
            <w:tcW w:w="0" w:type="auto"/>
            <w:hideMark/>
            <w:tcPrChange w:id="1064" w:author="Meggan Harris" w:date="2025-08-29T10:36:00Z" w16du:dateUtc="2025-08-29T08:36:00Z">
              <w:tcPr>
                <w:tcW w:w="0" w:type="auto"/>
                <w:hideMark/>
              </w:tcPr>
            </w:tcPrChange>
          </w:tcPr>
          <w:p w14:paraId="121C9B81" w14:textId="30B866B7"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065"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40</w:t>
            </w:r>
            <w:del w:id="1066" w:author="Meggan Harris" w:date="2025-08-29T09:58:00Z" w16du:dateUtc="2025-08-29T07:58:00Z">
              <w:r w:rsidRPr="002C3678" w:rsidDel="008A097C">
                <w:rPr>
                  <w:sz w:val="18"/>
                  <w:szCs w:val="18"/>
                </w:rPr>
                <w:delText>.</w:delText>
              </w:r>
            </w:del>
            <w:ins w:id="1067" w:author="Meggan Harris" w:date="2025-08-29T09:58:00Z" w16du:dateUtc="2025-08-29T07:58:00Z">
              <w:r w:rsidR="008A097C">
                <w:rPr>
                  <w:sz w:val="18"/>
                  <w:szCs w:val="18"/>
                </w:rPr>
                <w:t>·</w:t>
              </w:r>
            </w:ins>
            <w:r w:rsidRPr="002C3678">
              <w:rPr>
                <w:sz w:val="18"/>
                <w:szCs w:val="18"/>
              </w:rPr>
              <w:t>00</w:t>
            </w:r>
          </w:p>
        </w:tc>
        <w:tc>
          <w:tcPr>
            <w:tcW w:w="1761" w:type="dxa"/>
            <w:tcPrChange w:id="1068" w:author="Meggan Harris" w:date="2025-08-29T10:36:00Z" w16du:dateUtc="2025-08-29T08:36:00Z">
              <w:tcPr>
                <w:tcW w:w="1478" w:type="dxa"/>
              </w:tcPr>
            </w:tcPrChange>
          </w:tcPr>
          <w:p w14:paraId="3813428F" w14:textId="3E6DD322" w:rsidR="00B87517" w:rsidRPr="002C3678" w:rsidRDefault="00B87517" w:rsidP="004C623A">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{"citationID":"dXEbcu5m","properties":{"formattedCitation":"\\super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1D2C21" w:rsidRPr="002C3678" w14:paraId="27978CF2" w14:textId="55ED40BD" w:rsidTr="001D2C21">
        <w:trPr>
          <w:cnfStyle w:val="000000100000" w:firstRow="0" w:lastRow="0" w:firstColumn="0" w:lastColumn="0" w:oddVBand="0" w:evenVBand="0" w:oddHBand="1" w:evenHBand="0" w:firstRowFirstColumn="0" w:firstRowLastColumn="0" w:lastRowFirstColumn="0" w:lastRowLastColumn="0"/>
          <w:trPrChange w:id="1069" w:author="Meggan Harris" w:date="2025-08-29T10:36:00Z" w16du:dateUtc="2025-08-29T08:36:00Z">
            <w:trPr>
              <w:gridAfter w:val="0"/>
            </w:trPr>
          </w:trPrChange>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hideMark/>
            <w:tcPrChange w:id="1070" w:author="Meggan Harris" w:date="2025-08-29T10:36:00Z" w16du:dateUtc="2025-08-29T08:36:00Z">
              <w:tcPr>
                <w:tcW w:w="3397" w:type="dxa"/>
                <w:hideMark/>
              </w:tcPr>
            </w:tcPrChange>
          </w:tcPr>
          <w:p w14:paraId="35133C49" w14:textId="77777777" w:rsidR="00B87517" w:rsidRPr="001D2C21" w:rsidRDefault="00B87517" w:rsidP="004C623A">
            <w:pPr>
              <w:pStyle w:val="ListParagraph"/>
              <w:ind w:left="0"/>
              <w:cnfStyle w:val="001000100000" w:firstRow="0" w:lastRow="0" w:firstColumn="1" w:lastColumn="0" w:oddVBand="0" w:evenVBand="0" w:oddHBand="1" w:evenHBand="0" w:firstRowFirstColumn="0" w:firstRowLastColumn="0" w:lastRowFirstColumn="0" w:lastRowLastColumn="0"/>
              <w:rPr>
                <w:b w:val="0"/>
                <w:bCs w:val="0"/>
                <w:sz w:val="18"/>
                <w:szCs w:val="18"/>
                <w:rPrChange w:id="1071" w:author="Meggan Harris" w:date="2025-08-29T10:36:00Z" w16du:dateUtc="2025-08-29T08:36:00Z">
                  <w:rPr>
                    <w:sz w:val="18"/>
                    <w:szCs w:val="18"/>
                  </w:rPr>
                </w:rPrChange>
              </w:rPr>
              <w:pPrChange w:id="1072" w:author="Meggan Harris" w:date="2025-08-29T10:27:00Z" w16du:dateUtc="2025-08-29T08:27:00Z">
                <w:pPr>
                  <w:pStyle w:val="ListParagraph"/>
                  <w:cnfStyle w:val="001000100000" w:firstRow="0" w:lastRow="0" w:firstColumn="1" w:lastColumn="0" w:oddVBand="0" w:evenVBand="0" w:oddHBand="1" w:evenHBand="0" w:firstRowFirstColumn="0" w:firstRowLastColumn="0" w:lastRowFirstColumn="0" w:lastRowLastColumn="0"/>
                </w:pPr>
              </w:pPrChange>
            </w:pPr>
            <w:r w:rsidRPr="001D2C21">
              <w:rPr>
                <w:b w:val="0"/>
                <w:bCs w:val="0"/>
                <w:sz w:val="18"/>
                <w:szCs w:val="18"/>
                <w:rPrChange w:id="1073" w:author="Meggan Harris" w:date="2025-08-29T10:36:00Z" w16du:dateUtc="2025-08-29T08:36:00Z">
                  <w:rPr>
                    <w:sz w:val="18"/>
                    <w:szCs w:val="18"/>
                  </w:rPr>
                </w:rPrChange>
              </w:rPr>
              <w:t>ECG</w:t>
            </w:r>
          </w:p>
        </w:tc>
        <w:tc>
          <w:tcPr>
            <w:tcW w:w="1276" w:type="dxa"/>
            <w:shd w:val="clear" w:color="auto" w:fill="auto"/>
            <w:hideMark/>
            <w:tcPrChange w:id="1074" w:author="Meggan Harris" w:date="2025-08-29T10:36:00Z" w16du:dateUtc="2025-08-29T08:36:00Z">
              <w:tcPr>
                <w:tcW w:w="1276" w:type="dxa"/>
                <w:hideMark/>
              </w:tcPr>
            </w:tcPrChange>
          </w:tcPr>
          <w:p w14:paraId="3DFC7F48" w14:textId="4FEDEFAC"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075"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40</w:t>
            </w:r>
            <w:del w:id="1076" w:author="Meggan Harris" w:date="2025-08-29T09:58:00Z" w16du:dateUtc="2025-08-29T07:58:00Z">
              <w:r w:rsidRPr="002C3678" w:rsidDel="008A097C">
                <w:rPr>
                  <w:sz w:val="18"/>
                  <w:szCs w:val="18"/>
                </w:rPr>
                <w:delText>.</w:delText>
              </w:r>
            </w:del>
            <w:ins w:id="1077" w:author="Meggan Harris" w:date="2025-08-29T09:58:00Z" w16du:dateUtc="2025-08-29T07:58:00Z">
              <w:r w:rsidR="008A097C">
                <w:rPr>
                  <w:sz w:val="18"/>
                  <w:szCs w:val="18"/>
                </w:rPr>
                <w:t>·</w:t>
              </w:r>
            </w:ins>
            <w:r w:rsidRPr="002C3678">
              <w:rPr>
                <w:sz w:val="18"/>
                <w:szCs w:val="18"/>
              </w:rPr>
              <w:t>00</w:t>
            </w:r>
          </w:p>
        </w:tc>
        <w:tc>
          <w:tcPr>
            <w:tcW w:w="1276" w:type="dxa"/>
            <w:shd w:val="clear" w:color="auto" w:fill="auto"/>
            <w:hideMark/>
            <w:tcPrChange w:id="1078" w:author="Meggan Harris" w:date="2025-08-29T10:36:00Z" w16du:dateUtc="2025-08-29T08:36:00Z">
              <w:tcPr>
                <w:tcW w:w="1276" w:type="dxa"/>
                <w:hideMark/>
              </w:tcPr>
            </w:tcPrChange>
          </w:tcPr>
          <w:p w14:paraId="1AABC0EE" w14:textId="77777777"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079"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2</w:t>
            </w:r>
          </w:p>
        </w:tc>
        <w:tc>
          <w:tcPr>
            <w:tcW w:w="0" w:type="auto"/>
            <w:shd w:val="clear" w:color="auto" w:fill="auto"/>
            <w:hideMark/>
            <w:tcPrChange w:id="1080" w:author="Meggan Harris" w:date="2025-08-29T10:36:00Z" w16du:dateUtc="2025-08-29T08:36:00Z">
              <w:tcPr>
                <w:tcW w:w="0" w:type="auto"/>
                <w:hideMark/>
              </w:tcPr>
            </w:tcPrChange>
          </w:tcPr>
          <w:p w14:paraId="4A1520C9" w14:textId="2D494B68"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081"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80</w:t>
            </w:r>
            <w:del w:id="1082" w:author="Meggan Harris" w:date="2025-08-29T09:58:00Z" w16du:dateUtc="2025-08-29T07:58:00Z">
              <w:r w:rsidRPr="002C3678" w:rsidDel="008A097C">
                <w:rPr>
                  <w:sz w:val="18"/>
                  <w:szCs w:val="18"/>
                </w:rPr>
                <w:delText>.</w:delText>
              </w:r>
            </w:del>
            <w:ins w:id="1083" w:author="Meggan Harris" w:date="2025-08-29T09:58:00Z" w16du:dateUtc="2025-08-29T07:58:00Z">
              <w:r w:rsidR="008A097C">
                <w:rPr>
                  <w:sz w:val="18"/>
                  <w:szCs w:val="18"/>
                </w:rPr>
                <w:t>·</w:t>
              </w:r>
            </w:ins>
            <w:r w:rsidRPr="002C3678">
              <w:rPr>
                <w:sz w:val="18"/>
                <w:szCs w:val="18"/>
              </w:rPr>
              <w:t>00</w:t>
            </w:r>
          </w:p>
        </w:tc>
        <w:tc>
          <w:tcPr>
            <w:tcW w:w="1761" w:type="dxa"/>
            <w:shd w:val="clear" w:color="auto" w:fill="auto"/>
            <w:tcPrChange w:id="1084" w:author="Meggan Harris" w:date="2025-08-29T10:36:00Z" w16du:dateUtc="2025-08-29T08:36:00Z">
              <w:tcPr>
                <w:tcW w:w="1478" w:type="dxa"/>
              </w:tcPr>
            </w:tcPrChange>
          </w:tcPr>
          <w:p w14:paraId="09D975DE" w14:textId="667EE07A" w:rsidR="00B87517" w:rsidRPr="002C3678" w:rsidRDefault="00B87517" w:rsidP="004C623A">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{"citationID":"38GIxQuH","properties":{"formattedCitation":"\\super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1D2C21" w:rsidRPr="002C3678" w14:paraId="7F874E55" w14:textId="768B8C01" w:rsidTr="001D2C21">
        <w:trPr>
          <w:trPrChange w:id="1085" w:author="Meggan Harris" w:date="2025-08-29T10:36:00Z" w16du:dateUtc="2025-08-29T08:36:00Z">
            <w:trPr>
              <w:gridAfter w:val="0"/>
            </w:trPr>
          </w:trPrChange>
        </w:trPr>
        <w:tc>
          <w:tcPr>
            <w:cnfStyle w:val="001000000000" w:firstRow="0" w:lastRow="0" w:firstColumn="1" w:lastColumn="0" w:oddVBand="0" w:evenVBand="0" w:oddHBand="0" w:evenHBand="0" w:firstRowFirstColumn="0" w:firstRowLastColumn="0" w:lastRowFirstColumn="0" w:lastRowLastColumn="0"/>
            <w:tcW w:w="3397" w:type="dxa"/>
            <w:hideMark/>
            <w:tcPrChange w:id="1086" w:author="Meggan Harris" w:date="2025-08-29T10:36:00Z" w16du:dateUtc="2025-08-29T08:36:00Z">
              <w:tcPr>
                <w:tcW w:w="3397" w:type="dxa"/>
                <w:hideMark/>
              </w:tcPr>
            </w:tcPrChange>
          </w:tcPr>
          <w:p w14:paraId="7C06F627" w14:textId="77777777" w:rsidR="00B87517" w:rsidRPr="001D2C21" w:rsidRDefault="00B87517" w:rsidP="004C623A">
            <w:pPr>
              <w:pStyle w:val="ListParagraph"/>
              <w:ind w:left="0"/>
              <w:rPr>
                <w:b w:val="0"/>
                <w:bCs w:val="0"/>
                <w:sz w:val="18"/>
                <w:szCs w:val="18"/>
                <w:rPrChange w:id="1087" w:author="Meggan Harris" w:date="2025-08-29T10:36:00Z" w16du:dateUtc="2025-08-29T08:36:00Z">
                  <w:rPr>
                    <w:sz w:val="18"/>
                    <w:szCs w:val="18"/>
                  </w:rPr>
                </w:rPrChange>
              </w:rPr>
              <w:pPrChange w:id="1088" w:author="Meggan Harris" w:date="2025-08-29T10:27:00Z" w16du:dateUtc="2025-08-29T08:27:00Z">
                <w:pPr>
                  <w:pStyle w:val="ListParagraph"/>
                </w:pPr>
              </w:pPrChange>
            </w:pPr>
            <w:r w:rsidRPr="001D2C21">
              <w:rPr>
                <w:b w:val="0"/>
                <w:bCs w:val="0"/>
                <w:sz w:val="18"/>
                <w:szCs w:val="18"/>
                <w:rPrChange w:id="1089" w:author="Meggan Harris" w:date="2025-08-29T10:36:00Z" w16du:dateUtc="2025-08-29T08:36:00Z">
                  <w:rPr>
                    <w:sz w:val="18"/>
                    <w:szCs w:val="18"/>
                  </w:rPr>
                </w:rPrChange>
              </w:rPr>
              <w:t>Echocardiogram</w:t>
            </w:r>
          </w:p>
        </w:tc>
        <w:tc>
          <w:tcPr>
            <w:tcW w:w="1276" w:type="dxa"/>
            <w:hideMark/>
            <w:tcPrChange w:id="1090" w:author="Meggan Harris" w:date="2025-08-29T10:36:00Z" w16du:dateUtc="2025-08-29T08:36:00Z">
              <w:tcPr>
                <w:tcW w:w="1276" w:type="dxa"/>
                <w:hideMark/>
              </w:tcPr>
            </w:tcPrChange>
          </w:tcPr>
          <w:p w14:paraId="321E38FE" w14:textId="76107040"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091"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100</w:t>
            </w:r>
            <w:del w:id="1092" w:author="Meggan Harris" w:date="2025-08-29T09:58:00Z" w16du:dateUtc="2025-08-29T07:58:00Z">
              <w:r w:rsidRPr="002C3678" w:rsidDel="008A097C">
                <w:rPr>
                  <w:sz w:val="18"/>
                  <w:szCs w:val="18"/>
                </w:rPr>
                <w:delText>.</w:delText>
              </w:r>
            </w:del>
            <w:ins w:id="1093" w:author="Meggan Harris" w:date="2025-08-29T09:58:00Z" w16du:dateUtc="2025-08-29T07:58:00Z">
              <w:r w:rsidR="008A097C">
                <w:rPr>
                  <w:sz w:val="18"/>
                  <w:szCs w:val="18"/>
                </w:rPr>
                <w:t>·</w:t>
              </w:r>
            </w:ins>
            <w:r w:rsidRPr="002C3678">
              <w:rPr>
                <w:sz w:val="18"/>
                <w:szCs w:val="18"/>
              </w:rPr>
              <w:t>00</w:t>
            </w:r>
          </w:p>
        </w:tc>
        <w:tc>
          <w:tcPr>
            <w:tcW w:w="1276" w:type="dxa"/>
            <w:hideMark/>
            <w:tcPrChange w:id="1094" w:author="Meggan Harris" w:date="2025-08-29T10:36:00Z" w16du:dateUtc="2025-08-29T08:36:00Z">
              <w:tcPr>
                <w:tcW w:w="1276" w:type="dxa"/>
                <w:hideMark/>
              </w:tcPr>
            </w:tcPrChange>
          </w:tcPr>
          <w:p w14:paraId="4C7D47CE" w14:textId="77777777"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095"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1</w:t>
            </w:r>
          </w:p>
        </w:tc>
        <w:tc>
          <w:tcPr>
            <w:tcW w:w="0" w:type="auto"/>
            <w:hideMark/>
            <w:tcPrChange w:id="1096" w:author="Meggan Harris" w:date="2025-08-29T10:36:00Z" w16du:dateUtc="2025-08-29T08:36:00Z">
              <w:tcPr>
                <w:tcW w:w="0" w:type="auto"/>
                <w:hideMark/>
              </w:tcPr>
            </w:tcPrChange>
          </w:tcPr>
          <w:p w14:paraId="7D389A60" w14:textId="6FDE8ED9"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097"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100</w:t>
            </w:r>
            <w:del w:id="1098" w:author="Meggan Harris" w:date="2025-08-29T09:58:00Z" w16du:dateUtc="2025-08-29T07:58:00Z">
              <w:r w:rsidRPr="002C3678" w:rsidDel="008A097C">
                <w:rPr>
                  <w:sz w:val="18"/>
                  <w:szCs w:val="18"/>
                </w:rPr>
                <w:delText>.</w:delText>
              </w:r>
            </w:del>
            <w:ins w:id="1099" w:author="Meggan Harris" w:date="2025-08-29T09:58:00Z" w16du:dateUtc="2025-08-29T07:58:00Z">
              <w:r w:rsidR="008A097C">
                <w:rPr>
                  <w:sz w:val="18"/>
                  <w:szCs w:val="18"/>
                </w:rPr>
                <w:t>·</w:t>
              </w:r>
            </w:ins>
            <w:r w:rsidRPr="002C3678">
              <w:rPr>
                <w:sz w:val="18"/>
                <w:szCs w:val="18"/>
              </w:rPr>
              <w:t>00</w:t>
            </w:r>
          </w:p>
        </w:tc>
        <w:tc>
          <w:tcPr>
            <w:tcW w:w="1761" w:type="dxa"/>
            <w:tcPrChange w:id="1100" w:author="Meggan Harris" w:date="2025-08-29T10:36:00Z" w16du:dateUtc="2025-08-29T08:36:00Z">
              <w:tcPr>
                <w:tcW w:w="1478" w:type="dxa"/>
              </w:tcPr>
            </w:tcPrChange>
          </w:tcPr>
          <w:p w14:paraId="6286F1B4" w14:textId="7C35A88D" w:rsidR="00B87517" w:rsidRPr="002C3678" w:rsidRDefault="00B87517" w:rsidP="004C623A">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{"citationID":"4MhRpHJH","properties":{"formattedCitation":"\\super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1D2C21" w:rsidRPr="002C3678" w14:paraId="4DB20A83" w14:textId="6DF38398" w:rsidTr="001D2C21">
        <w:trPr>
          <w:cnfStyle w:val="000000100000" w:firstRow="0" w:lastRow="0" w:firstColumn="0" w:lastColumn="0" w:oddVBand="0" w:evenVBand="0" w:oddHBand="1" w:evenHBand="0" w:firstRowFirstColumn="0" w:firstRowLastColumn="0" w:lastRowFirstColumn="0" w:lastRowLastColumn="0"/>
          <w:trPrChange w:id="1101" w:author="Meggan Harris" w:date="2025-08-29T10:36:00Z" w16du:dateUtc="2025-08-29T08:36:00Z">
            <w:trPr>
              <w:gridAfter w:val="0"/>
            </w:trPr>
          </w:trPrChange>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hideMark/>
            <w:tcPrChange w:id="1102" w:author="Meggan Harris" w:date="2025-08-29T10:36:00Z" w16du:dateUtc="2025-08-29T08:36:00Z">
              <w:tcPr>
                <w:tcW w:w="3397" w:type="dxa"/>
                <w:hideMark/>
              </w:tcPr>
            </w:tcPrChange>
          </w:tcPr>
          <w:p w14:paraId="04D4FDA8" w14:textId="018397E3" w:rsidR="00B87517" w:rsidRPr="001D2C21" w:rsidRDefault="00B87517" w:rsidP="004C623A">
            <w:pPr>
              <w:pStyle w:val="ListParagraph"/>
              <w:ind w:left="0"/>
              <w:cnfStyle w:val="001000100000" w:firstRow="0" w:lastRow="0" w:firstColumn="1" w:lastColumn="0" w:oddVBand="0" w:evenVBand="0" w:oddHBand="1" w:evenHBand="0" w:firstRowFirstColumn="0" w:firstRowLastColumn="0" w:lastRowFirstColumn="0" w:lastRowLastColumn="0"/>
              <w:rPr>
                <w:b w:val="0"/>
                <w:bCs w:val="0"/>
                <w:sz w:val="18"/>
                <w:szCs w:val="18"/>
                <w:rPrChange w:id="1103" w:author="Meggan Harris" w:date="2025-08-29T10:36:00Z" w16du:dateUtc="2025-08-29T08:36:00Z">
                  <w:rPr>
                    <w:sz w:val="18"/>
                    <w:szCs w:val="18"/>
                  </w:rPr>
                </w:rPrChange>
              </w:rPr>
              <w:pPrChange w:id="1104" w:author="Meggan Harris" w:date="2025-08-29T10:27:00Z" w16du:dateUtc="2025-08-29T08:27:00Z">
                <w:pPr>
                  <w:pStyle w:val="ListParagraph"/>
                  <w:cnfStyle w:val="001000100000" w:firstRow="0" w:lastRow="0" w:firstColumn="1" w:lastColumn="0" w:oddVBand="0" w:evenVBand="0" w:oddHBand="1" w:evenHBand="0" w:firstRowFirstColumn="0" w:firstRowLastColumn="0" w:lastRowFirstColumn="0" w:lastRowLastColumn="0"/>
                </w:pPr>
              </w:pPrChange>
            </w:pPr>
            <w:del w:id="1105" w:author="Meggan Harris" w:date="2025-08-29T10:33:00Z" w16du:dateUtc="2025-08-29T08:33:00Z">
              <w:r w:rsidRPr="001D2C21" w:rsidDel="00FC72A7">
                <w:rPr>
                  <w:b w:val="0"/>
                  <w:bCs w:val="0"/>
                  <w:i/>
                  <w:iCs/>
                  <w:sz w:val="18"/>
                  <w:szCs w:val="18"/>
                  <w:rPrChange w:id="1106" w:author="Meggan Harris" w:date="2025-08-29T10:36:00Z" w16du:dateUtc="2025-08-29T08:36:00Z">
                    <w:rPr>
                      <w:i/>
                      <w:iCs/>
                      <w:sz w:val="18"/>
                      <w:szCs w:val="18"/>
                    </w:rPr>
                  </w:rPrChange>
                </w:rPr>
                <w:delText>Trypanosoma cruzi</w:delText>
              </w:r>
            </w:del>
            <w:ins w:id="1107" w:author="Meggan Harris" w:date="2025-08-29T10:33:00Z" w16du:dateUtc="2025-08-29T08:33:00Z">
              <w:r w:rsidR="00FC72A7" w:rsidRPr="001D2C21">
                <w:rPr>
                  <w:b w:val="0"/>
                  <w:bCs w:val="0"/>
                  <w:i/>
                  <w:iCs/>
                  <w:sz w:val="18"/>
                  <w:szCs w:val="18"/>
                  <w:rPrChange w:id="1108" w:author="Meggan Harris" w:date="2025-08-29T10:36:00Z" w16du:dateUtc="2025-08-29T08:36:00Z">
                    <w:rPr>
                      <w:i/>
                      <w:iCs/>
                      <w:sz w:val="18"/>
                      <w:szCs w:val="18"/>
                    </w:rPr>
                  </w:rPrChange>
                </w:rPr>
                <w:t>T. cruzi</w:t>
              </w:r>
            </w:ins>
            <w:r w:rsidRPr="001D2C21">
              <w:rPr>
                <w:b w:val="0"/>
                <w:bCs w:val="0"/>
                <w:sz w:val="18"/>
                <w:szCs w:val="18"/>
                <w:rPrChange w:id="1109" w:author="Meggan Harris" w:date="2025-08-29T10:36:00Z" w16du:dateUtc="2025-08-29T08:36:00Z">
                  <w:rPr>
                    <w:sz w:val="18"/>
                    <w:szCs w:val="18"/>
                  </w:rPr>
                </w:rPrChange>
              </w:rPr>
              <w:t xml:space="preserve"> </w:t>
            </w:r>
            <w:del w:id="1110" w:author="Meggan Harris" w:date="2025-08-29T10:30:00Z" w16du:dateUtc="2025-08-29T08:30:00Z">
              <w:r w:rsidRPr="001D2C21" w:rsidDel="003A1CF8">
                <w:rPr>
                  <w:b w:val="0"/>
                  <w:bCs w:val="0"/>
                  <w:sz w:val="18"/>
                  <w:szCs w:val="18"/>
                  <w:rPrChange w:id="1111" w:author="Meggan Harris" w:date="2025-08-29T10:36:00Z" w16du:dateUtc="2025-08-29T08:36:00Z">
                    <w:rPr>
                      <w:sz w:val="18"/>
                      <w:szCs w:val="18"/>
                    </w:rPr>
                  </w:rPrChange>
                </w:rPr>
                <w:delText>Serology</w:delText>
              </w:r>
            </w:del>
            <w:ins w:id="1112" w:author="Meggan Harris" w:date="2025-08-29T10:30:00Z" w16du:dateUtc="2025-08-29T08:30:00Z">
              <w:r w:rsidR="003A1CF8" w:rsidRPr="001D2C21">
                <w:rPr>
                  <w:b w:val="0"/>
                  <w:bCs w:val="0"/>
                  <w:sz w:val="18"/>
                  <w:szCs w:val="18"/>
                  <w:rPrChange w:id="1113" w:author="Meggan Harris" w:date="2025-08-29T10:36:00Z" w16du:dateUtc="2025-08-29T08:36:00Z">
                    <w:rPr>
                      <w:sz w:val="18"/>
                      <w:szCs w:val="18"/>
                    </w:rPr>
                  </w:rPrChange>
                </w:rPr>
                <w:t>s</w:t>
              </w:r>
              <w:r w:rsidR="003A1CF8" w:rsidRPr="001D2C21">
                <w:rPr>
                  <w:b w:val="0"/>
                  <w:bCs w:val="0"/>
                  <w:sz w:val="18"/>
                  <w:szCs w:val="18"/>
                  <w:rPrChange w:id="1114" w:author="Meggan Harris" w:date="2025-08-29T10:36:00Z" w16du:dateUtc="2025-08-29T08:36:00Z">
                    <w:rPr>
                      <w:sz w:val="18"/>
                      <w:szCs w:val="18"/>
                    </w:rPr>
                  </w:rPrChange>
                </w:rPr>
                <w:t>erology</w:t>
              </w:r>
            </w:ins>
          </w:p>
        </w:tc>
        <w:tc>
          <w:tcPr>
            <w:tcW w:w="1276" w:type="dxa"/>
            <w:shd w:val="clear" w:color="auto" w:fill="auto"/>
            <w:hideMark/>
            <w:tcPrChange w:id="1115" w:author="Meggan Harris" w:date="2025-08-29T10:36:00Z" w16du:dateUtc="2025-08-29T08:36:00Z">
              <w:tcPr>
                <w:tcW w:w="1276" w:type="dxa"/>
                <w:hideMark/>
              </w:tcPr>
            </w:tcPrChange>
          </w:tcPr>
          <w:p w14:paraId="7A13C35C" w14:textId="6FAF3997"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116"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20</w:t>
            </w:r>
            <w:del w:id="1117" w:author="Meggan Harris" w:date="2025-08-29T09:58:00Z" w16du:dateUtc="2025-08-29T07:58:00Z">
              <w:r w:rsidRPr="002C3678" w:rsidDel="008A097C">
                <w:rPr>
                  <w:sz w:val="18"/>
                  <w:szCs w:val="18"/>
                </w:rPr>
                <w:delText>.</w:delText>
              </w:r>
            </w:del>
            <w:ins w:id="1118" w:author="Meggan Harris" w:date="2025-08-29T09:58:00Z" w16du:dateUtc="2025-08-29T07:58:00Z">
              <w:r w:rsidR="008A097C">
                <w:rPr>
                  <w:sz w:val="18"/>
                  <w:szCs w:val="18"/>
                </w:rPr>
                <w:t>·</w:t>
              </w:r>
            </w:ins>
            <w:r w:rsidRPr="002C3678">
              <w:rPr>
                <w:sz w:val="18"/>
                <w:szCs w:val="18"/>
              </w:rPr>
              <w:t>00</w:t>
            </w:r>
          </w:p>
        </w:tc>
        <w:tc>
          <w:tcPr>
            <w:tcW w:w="1276" w:type="dxa"/>
            <w:shd w:val="clear" w:color="auto" w:fill="auto"/>
            <w:hideMark/>
            <w:tcPrChange w:id="1119" w:author="Meggan Harris" w:date="2025-08-29T10:36:00Z" w16du:dateUtc="2025-08-29T08:36:00Z">
              <w:tcPr>
                <w:tcW w:w="1276" w:type="dxa"/>
                <w:hideMark/>
              </w:tcPr>
            </w:tcPrChange>
          </w:tcPr>
          <w:p w14:paraId="20F7EBBD" w14:textId="77777777" w:rsidR="00B87517" w:rsidRDefault="00AF7598"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120"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Pr>
                <w:sz w:val="18"/>
                <w:szCs w:val="18"/>
              </w:rPr>
              <w:t>1</w:t>
            </w:r>
          </w:p>
          <w:p w14:paraId="633A9C80" w14:textId="5AD6D756" w:rsidR="00AF7598" w:rsidRPr="00AF7598" w:rsidRDefault="00AF7598" w:rsidP="004C623A">
            <w:pP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shd w:val="clear" w:color="auto" w:fill="auto"/>
            <w:hideMark/>
            <w:tcPrChange w:id="1121" w:author="Meggan Harris" w:date="2025-08-29T10:36:00Z" w16du:dateUtc="2025-08-29T08:36:00Z">
              <w:tcPr>
                <w:tcW w:w="0" w:type="auto"/>
                <w:hideMark/>
              </w:tcPr>
            </w:tcPrChange>
          </w:tcPr>
          <w:p w14:paraId="5A92D2E9" w14:textId="481B1244" w:rsidR="00B87517" w:rsidRPr="002C3678" w:rsidRDefault="00AF7598"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122"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Pr>
                <w:sz w:val="18"/>
                <w:szCs w:val="18"/>
              </w:rPr>
              <w:t>2</w:t>
            </w:r>
            <w:r w:rsidR="00B87517" w:rsidRPr="002C3678">
              <w:rPr>
                <w:sz w:val="18"/>
                <w:szCs w:val="18"/>
              </w:rPr>
              <w:t>0</w:t>
            </w:r>
            <w:del w:id="1123" w:author="Meggan Harris" w:date="2025-08-29T09:58:00Z" w16du:dateUtc="2025-08-29T07:58:00Z">
              <w:r w:rsidR="00B87517" w:rsidRPr="002C3678" w:rsidDel="008A097C">
                <w:rPr>
                  <w:sz w:val="18"/>
                  <w:szCs w:val="18"/>
                </w:rPr>
                <w:delText>.</w:delText>
              </w:r>
            </w:del>
            <w:ins w:id="1124" w:author="Meggan Harris" w:date="2025-08-29T09:58:00Z" w16du:dateUtc="2025-08-29T07:58:00Z">
              <w:r w:rsidR="008A097C">
                <w:rPr>
                  <w:sz w:val="18"/>
                  <w:szCs w:val="18"/>
                </w:rPr>
                <w:t>·</w:t>
              </w:r>
            </w:ins>
            <w:r w:rsidR="00B87517" w:rsidRPr="002C3678">
              <w:rPr>
                <w:sz w:val="18"/>
                <w:szCs w:val="18"/>
              </w:rPr>
              <w:t>00</w:t>
            </w:r>
          </w:p>
        </w:tc>
        <w:tc>
          <w:tcPr>
            <w:tcW w:w="1761" w:type="dxa"/>
            <w:shd w:val="clear" w:color="auto" w:fill="auto"/>
            <w:tcPrChange w:id="1125" w:author="Meggan Harris" w:date="2025-08-29T10:36:00Z" w16du:dateUtc="2025-08-29T08:36:00Z">
              <w:tcPr>
                <w:tcW w:w="1478" w:type="dxa"/>
              </w:tcPr>
            </w:tcPrChange>
          </w:tcPr>
          <w:p w14:paraId="320C4C11" w14:textId="24BD5728" w:rsidR="00B87517" w:rsidRPr="002C3678" w:rsidRDefault="00991895" w:rsidP="004C623A">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BOE 2023.</w:t>
            </w:r>
            <w:r w:rsidRPr="002C3678">
              <w:rPr>
                <w:sz w:val="18"/>
                <w:szCs w:val="18"/>
              </w:rPr>
              <w:fldChar w:fldCharType="begin"/>
            </w:r>
            <w:r w:rsidR="00984120" w:rsidRPr="002C3678">
              <w:rPr>
                <w:sz w:val="18"/>
                <w:szCs w:val="18"/>
              </w:rPr>
              <w:instrText xml:space="preserve"> ADDIN ZOTERO_ITEM CSL_CITATION {"citationID":"unrPILBl","properties":{"formattedCitation":"\\super 13\\nosupersub{}","plainCitation":"13","noteIndex":0},"citationItems":[{"id":121,"uris":["http://zotero.org/groups/5772643/items/QCAU26Q8"],"itemData":{"id":121,"type":"article-journal","container-title":"Boletín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13</w:t>
            </w:r>
            <w:r w:rsidRPr="002C3678">
              <w:rPr>
                <w:sz w:val="18"/>
                <w:szCs w:val="18"/>
              </w:rPr>
              <w:fldChar w:fldCharType="end"/>
            </w:r>
          </w:p>
        </w:tc>
      </w:tr>
      <w:tr w:rsidR="001D2C21" w:rsidRPr="002C3678" w14:paraId="64F293C2" w14:textId="1CCEE6BE" w:rsidTr="001D2C21">
        <w:trPr>
          <w:trPrChange w:id="1126" w:author="Meggan Harris" w:date="2025-08-29T10:36:00Z" w16du:dateUtc="2025-08-29T08:36:00Z">
            <w:trPr>
              <w:gridAfter w:val="0"/>
            </w:trPr>
          </w:trPrChange>
        </w:trPr>
        <w:tc>
          <w:tcPr>
            <w:cnfStyle w:val="001000000000" w:firstRow="0" w:lastRow="0" w:firstColumn="1" w:lastColumn="0" w:oddVBand="0" w:evenVBand="0" w:oddHBand="0" w:evenHBand="0" w:firstRowFirstColumn="0" w:firstRowLastColumn="0" w:lastRowFirstColumn="0" w:lastRowLastColumn="0"/>
            <w:tcW w:w="3397" w:type="dxa"/>
            <w:hideMark/>
            <w:tcPrChange w:id="1127" w:author="Meggan Harris" w:date="2025-08-29T10:36:00Z" w16du:dateUtc="2025-08-29T08:36:00Z">
              <w:tcPr>
                <w:tcW w:w="3397" w:type="dxa"/>
                <w:hideMark/>
              </w:tcPr>
            </w:tcPrChange>
          </w:tcPr>
          <w:p w14:paraId="424A2393" w14:textId="55A55830" w:rsidR="00B87517" w:rsidRPr="001D2C21" w:rsidRDefault="00B87517" w:rsidP="004C623A">
            <w:pPr>
              <w:pStyle w:val="ListParagraph"/>
              <w:ind w:left="0"/>
              <w:rPr>
                <w:b w:val="0"/>
                <w:bCs w:val="0"/>
                <w:sz w:val="18"/>
                <w:szCs w:val="18"/>
                <w:rPrChange w:id="1128" w:author="Meggan Harris" w:date="2025-08-29T10:36:00Z" w16du:dateUtc="2025-08-29T08:36:00Z">
                  <w:rPr>
                    <w:sz w:val="18"/>
                    <w:szCs w:val="18"/>
                  </w:rPr>
                </w:rPrChange>
              </w:rPr>
              <w:pPrChange w:id="1129" w:author="Meggan Harris" w:date="2025-08-29T10:27:00Z" w16du:dateUtc="2025-08-29T08:27:00Z">
                <w:pPr>
                  <w:pStyle w:val="ListParagraph"/>
                </w:pPr>
              </w:pPrChange>
            </w:pPr>
            <w:del w:id="1130" w:author="Meggan Harris" w:date="2025-08-29T10:33:00Z" w16du:dateUtc="2025-08-29T08:33:00Z">
              <w:r w:rsidRPr="001D2C21" w:rsidDel="00FC72A7">
                <w:rPr>
                  <w:b w:val="0"/>
                  <w:bCs w:val="0"/>
                  <w:i/>
                  <w:iCs/>
                  <w:sz w:val="18"/>
                  <w:szCs w:val="18"/>
                  <w:rPrChange w:id="1131" w:author="Meggan Harris" w:date="2025-08-29T10:36:00Z" w16du:dateUtc="2025-08-29T08:36:00Z">
                    <w:rPr>
                      <w:i/>
                      <w:iCs/>
                      <w:sz w:val="18"/>
                      <w:szCs w:val="18"/>
                    </w:rPr>
                  </w:rPrChange>
                </w:rPr>
                <w:delText>Trypanosoma cruzi</w:delText>
              </w:r>
            </w:del>
            <w:ins w:id="1132" w:author="Meggan Harris" w:date="2025-08-29T10:33:00Z" w16du:dateUtc="2025-08-29T08:33:00Z">
              <w:r w:rsidR="00FC72A7" w:rsidRPr="001D2C21">
                <w:rPr>
                  <w:b w:val="0"/>
                  <w:bCs w:val="0"/>
                  <w:i/>
                  <w:iCs/>
                  <w:sz w:val="18"/>
                  <w:szCs w:val="18"/>
                  <w:rPrChange w:id="1133" w:author="Meggan Harris" w:date="2025-08-29T10:36:00Z" w16du:dateUtc="2025-08-29T08:36:00Z">
                    <w:rPr>
                      <w:i/>
                      <w:iCs/>
                      <w:sz w:val="18"/>
                      <w:szCs w:val="18"/>
                    </w:rPr>
                  </w:rPrChange>
                </w:rPr>
                <w:t>T. cruzi</w:t>
              </w:r>
            </w:ins>
            <w:r w:rsidRPr="001D2C21">
              <w:rPr>
                <w:b w:val="0"/>
                <w:bCs w:val="0"/>
                <w:sz w:val="18"/>
                <w:szCs w:val="18"/>
                <w:rPrChange w:id="1134" w:author="Meggan Harris" w:date="2025-08-29T10:36:00Z" w16du:dateUtc="2025-08-29T08:36:00Z">
                  <w:rPr>
                    <w:sz w:val="18"/>
                    <w:szCs w:val="18"/>
                  </w:rPr>
                </w:rPrChange>
              </w:rPr>
              <w:t xml:space="preserve"> PCR</w:t>
            </w:r>
          </w:p>
        </w:tc>
        <w:tc>
          <w:tcPr>
            <w:tcW w:w="1276" w:type="dxa"/>
            <w:hideMark/>
            <w:tcPrChange w:id="1135" w:author="Meggan Harris" w:date="2025-08-29T10:36:00Z" w16du:dateUtc="2025-08-29T08:36:00Z">
              <w:tcPr>
                <w:tcW w:w="1276" w:type="dxa"/>
                <w:hideMark/>
              </w:tcPr>
            </w:tcPrChange>
          </w:tcPr>
          <w:p w14:paraId="31438C07" w14:textId="304136E4"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136"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44</w:t>
            </w:r>
            <w:del w:id="1137" w:author="Meggan Harris" w:date="2025-08-29T09:58:00Z" w16du:dateUtc="2025-08-29T07:58:00Z">
              <w:r w:rsidRPr="002C3678" w:rsidDel="008A097C">
                <w:rPr>
                  <w:sz w:val="18"/>
                  <w:szCs w:val="18"/>
                </w:rPr>
                <w:delText>.</w:delText>
              </w:r>
            </w:del>
            <w:ins w:id="1138" w:author="Meggan Harris" w:date="2025-08-29T09:58:00Z" w16du:dateUtc="2025-08-29T07:58:00Z">
              <w:r w:rsidR="008A097C">
                <w:rPr>
                  <w:sz w:val="18"/>
                  <w:szCs w:val="18"/>
                </w:rPr>
                <w:t>·</w:t>
              </w:r>
            </w:ins>
            <w:r w:rsidRPr="002C3678">
              <w:rPr>
                <w:sz w:val="18"/>
                <w:szCs w:val="18"/>
              </w:rPr>
              <w:t>26</w:t>
            </w:r>
          </w:p>
        </w:tc>
        <w:tc>
          <w:tcPr>
            <w:tcW w:w="1276" w:type="dxa"/>
            <w:hideMark/>
            <w:tcPrChange w:id="1139" w:author="Meggan Harris" w:date="2025-08-29T10:36:00Z" w16du:dateUtc="2025-08-29T08:36:00Z">
              <w:tcPr>
                <w:tcW w:w="1276" w:type="dxa"/>
                <w:hideMark/>
              </w:tcPr>
            </w:tcPrChange>
          </w:tcPr>
          <w:p w14:paraId="075FC947" w14:textId="670A3FA9" w:rsidR="00B87517" w:rsidRPr="002C3678" w:rsidRDefault="00AF7598"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140"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Pr>
                <w:sz w:val="18"/>
                <w:szCs w:val="18"/>
              </w:rPr>
              <w:t>1</w:t>
            </w:r>
          </w:p>
        </w:tc>
        <w:tc>
          <w:tcPr>
            <w:tcW w:w="0" w:type="auto"/>
            <w:hideMark/>
            <w:tcPrChange w:id="1141" w:author="Meggan Harris" w:date="2025-08-29T10:36:00Z" w16du:dateUtc="2025-08-29T08:36:00Z">
              <w:tcPr>
                <w:tcW w:w="0" w:type="auto"/>
                <w:hideMark/>
              </w:tcPr>
            </w:tcPrChange>
          </w:tcPr>
          <w:p w14:paraId="00B96F61" w14:textId="5198A939" w:rsidR="00B87517" w:rsidRPr="002C3678" w:rsidRDefault="00AF7598"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142"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Pr>
                <w:sz w:val="18"/>
                <w:szCs w:val="18"/>
              </w:rPr>
              <w:t>44</w:t>
            </w:r>
            <w:del w:id="1143" w:author="Meggan Harris" w:date="2025-08-29T09:58:00Z" w16du:dateUtc="2025-08-29T07:58:00Z">
              <w:r w:rsidR="00B87517" w:rsidRPr="002C3678" w:rsidDel="008A097C">
                <w:rPr>
                  <w:sz w:val="18"/>
                  <w:szCs w:val="18"/>
                </w:rPr>
                <w:delText>.</w:delText>
              </w:r>
            </w:del>
            <w:ins w:id="1144" w:author="Meggan Harris" w:date="2025-08-29T09:58:00Z" w16du:dateUtc="2025-08-29T07:58:00Z">
              <w:r w:rsidR="008A097C">
                <w:rPr>
                  <w:sz w:val="18"/>
                  <w:szCs w:val="18"/>
                </w:rPr>
                <w:t>·</w:t>
              </w:r>
            </w:ins>
            <w:r>
              <w:rPr>
                <w:sz w:val="18"/>
                <w:szCs w:val="18"/>
              </w:rPr>
              <w:t>26</w:t>
            </w:r>
          </w:p>
        </w:tc>
        <w:tc>
          <w:tcPr>
            <w:tcW w:w="1761" w:type="dxa"/>
            <w:tcPrChange w:id="1145" w:author="Meggan Harris" w:date="2025-08-29T10:36:00Z" w16du:dateUtc="2025-08-29T08:36:00Z">
              <w:tcPr>
                <w:tcW w:w="1478" w:type="dxa"/>
              </w:tcPr>
            </w:tcPrChange>
          </w:tcPr>
          <w:p w14:paraId="4876D433" w14:textId="2CF98290" w:rsidR="00B87517" w:rsidRPr="002C3678" w:rsidRDefault="00991895" w:rsidP="004C623A">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BOE 2023.</w:t>
            </w:r>
            <w:r w:rsidRPr="002C3678">
              <w:rPr>
                <w:sz w:val="18"/>
                <w:szCs w:val="18"/>
              </w:rPr>
              <w:fldChar w:fldCharType="begin"/>
            </w:r>
            <w:r w:rsidR="00984120" w:rsidRPr="002C3678">
              <w:rPr>
                <w:sz w:val="18"/>
                <w:szCs w:val="18"/>
              </w:rPr>
              <w:instrText xml:space="preserve"> ADDIN ZOTERO_ITEM CSL_CITATION {"citationID":"w6M4J3hQ","properties":{"formattedCitation":"\\super 13\\nosupersub{}","plainCitation":"13","noteIndex":0},"citationItems":[{"id":121,"uris":["http://zotero.org/groups/5772643/items/QCAU26Q8"],"itemData":{"id":121,"type":"article-journal","container-title":"Boletín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13</w:t>
            </w:r>
            <w:r w:rsidRPr="002C3678">
              <w:rPr>
                <w:sz w:val="18"/>
                <w:szCs w:val="18"/>
              </w:rPr>
              <w:fldChar w:fldCharType="end"/>
            </w:r>
          </w:p>
        </w:tc>
      </w:tr>
      <w:tr w:rsidR="001D2C21" w:rsidRPr="002C3678" w14:paraId="57057165" w14:textId="11B785D1" w:rsidTr="001D2C21">
        <w:trPr>
          <w:cnfStyle w:val="000000100000" w:firstRow="0" w:lastRow="0" w:firstColumn="0" w:lastColumn="0" w:oddVBand="0" w:evenVBand="0" w:oddHBand="1" w:evenHBand="0" w:firstRowFirstColumn="0" w:firstRowLastColumn="0" w:lastRowFirstColumn="0" w:lastRowLastColumn="0"/>
          <w:trPrChange w:id="1146" w:author="Meggan Harris" w:date="2025-08-29T10:36:00Z" w16du:dateUtc="2025-08-29T08:36:00Z">
            <w:trPr>
              <w:gridAfter w:val="0"/>
            </w:trPr>
          </w:trPrChange>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hideMark/>
            <w:tcPrChange w:id="1147" w:author="Meggan Harris" w:date="2025-08-29T10:36:00Z" w16du:dateUtc="2025-08-29T08:36:00Z">
              <w:tcPr>
                <w:tcW w:w="3397" w:type="dxa"/>
                <w:hideMark/>
              </w:tcPr>
            </w:tcPrChange>
          </w:tcPr>
          <w:p w14:paraId="491B6A2B" w14:textId="5362D8FB" w:rsidR="00B87517" w:rsidRPr="001D2C21" w:rsidRDefault="00B87517" w:rsidP="004C623A">
            <w:pPr>
              <w:pStyle w:val="ListParagraph"/>
              <w:ind w:left="0"/>
              <w:cnfStyle w:val="001000100000" w:firstRow="0" w:lastRow="0" w:firstColumn="1" w:lastColumn="0" w:oddVBand="0" w:evenVBand="0" w:oddHBand="1" w:evenHBand="0" w:firstRowFirstColumn="0" w:firstRowLastColumn="0" w:lastRowFirstColumn="0" w:lastRowLastColumn="0"/>
              <w:rPr>
                <w:b w:val="0"/>
                <w:bCs w:val="0"/>
                <w:sz w:val="18"/>
                <w:szCs w:val="18"/>
                <w:rPrChange w:id="1148" w:author="Meggan Harris" w:date="2025-08-29T10:36:00Z" w16du:dateUtc="2025-08-29T08:36:00Z">
                  <w:rPr>
                    <w:sz w:val="18"/>
                    <w:szCs w:val="18"/>
                  </w:rPr>
                </w:rPrChange>
              </w:rPr>
              <w:pPrChange w:id="1149" w:author="Meggan Harris" w:date="2025-08-29T10:27:00Z" w16du:dateUtc="2025-08-29T08:27:00Z">
                <w:pPr>
                  <w:pStyle w:val="ListParagraph"/>
                  <w:cnfStyle w:val="001000100000" w:firstRow="0" w:lastRow="0" w:firstColumn="1" w:lastColumn="0" w:oddVBand="0" w:evenVBand="0" w:oddHBand="1" w:evenHBand="0" w:firstRowFirstColumn="0" w:firstRowLastColumn="0" w:lastRowFirstColumn="0" w:lastRowLastColumn="0"/>
                </w:pPr>
              </w:pPrChange>
            </w:pPr>
            <w:r w:rsidRPr="001D2C21">
              <w:rPr>
                <w:b w:val="0"/>
                <w:bCs w:val="0"/>
                <w:sz w:val="18"/>
                <w:szCs w:val="18"/>
                <w:rPrChange w:id="1150" w:author="Meggan Harris" w:date="2025-08-29T10:36:00Z" w16du:dateUtc="2025-08-29T08:36:00Z">
                  <w:rPr>
                    <w:sz w:val="18"/>
                    <w:szCs w:val="18"/>
                  </w:rPr>
                </w:rPrChange>
              </w:rPr>
              <w:t xml:space="preserve">Cardiac </w:t>
            </w:r>
            <w:del w:id="1151" w:author="Meggan Harris" w:date="2025-08-29T10:30:00Z" w16du:dateUtc="2025-08-29T08:30:00Z">
              <w:r w:rsidRPr="001D2C21" w:rsidDel="003A1CF8">
                <w:rPr>
                  <w:b w:val="0"/>
                  <w:bCs w:val="0"/>
                  <w:sz w:val="18"/>
                  <w:szCs w:val="18"/>
                  <w:rPrChange w:id="1152" w:author="Meggan Harris" w:date="2025-08-29T10:36:00Z" w16du:dateUtc="2025-08-29T08:36:00Z">
                    <w:rPr>
                      <w:sz w:val="18"/>
                      <w:szCs w:val="18"/>
                    </w:rPr>
                  </w:rPrChange>
                </w:rPr>
                <w:delText xml:space="preserve">Pacemaker </w:delText>
              </w:r>
            </w:del>
            <w:ins w:id="1153" w:author="Meggan Harris" w:date="2025-08-29T10:30:00Z" w16du:dateUtc="2025-08-29T08:30:00Z">
              <w:r w:rsidR="003A1CF8" w:rsidRPr="001D2C21">
                <w:rPr>
                  <w:b w:val="0"/>
                  <w:bCs w:val="0"/>
                  <w:sz w:val="18"/>
                  <w:szCs w:val="18"/>
                  <w:rPrChange w:id="1154" w:author="Meggan Harris" w:date="2025-08-29T10:36:00Z" w16du:dateUtc="2025-08-29T08:36:00Z">
                    <w:rPr>
                      <w:sz w:val="18"/>
                      <w:szCs w:val="18"/>
                    </w:rPr>
                  </w:rPrChange>
                </w:rPr>
                <w:t>p</w:t>
              </w:r>
              <w:r w:rsidR="003A1CF8" w:rsidRPr="001D2C21">
                <w:rPr>
                  <w:b w:val="0"/>
                  <w:bCs w:val="0"/>
                  <w:sz w:val="18"/>
                  <w:szCs w:val="18"/>
                  <w:rPrChange w:id="1155" w:author="Meggan Harris" w:date="2025-08-29T10:36:00Z" w16du:dateUtc="2025-08-29T08:36:00Z">
                    <w:rPr>
                      <w:sz w:val="18"/>
                      <w:szCs w:val="18"/>
                    </w:rPr>
                  </w:rPrChange>
                </w:rPr>
                <w:t xml:space="preserve">acemaker </w:t>
              </w:r>
            </w:ins>
            <w:del w:id="1156" w:author="Meggan Harris" w:date="2025-08-29T11:06:00Z" w16du:dateUtc="2025-08-29T09:06:00Z">
              <w:r w:rsidRPr="001D2C21" w:rsidDel="0072604D">
                <w:rPr>
                  <w:b w:val="0"/>
                  <w:bCs w:val="0"/>
                  <w:sz w:val="18"/>
                  <w:szCs w:val="18"/>
                  <w:rPrChange w:id="1157" w:author="Meggan Harris" w:date="2025-08-29T10:36:00Z" w16du:dateUtc="2025-08-29T08:36:00Z">
                    <w:rPr>
                      <w:sz w:val="18"/>
                      <w:szCs w:val="18"/>
                    </w:rPr>
                  </w:rPrChange>
                </w:rPr>
                <w:delText>(MCP)</w:delText>
              </w:r>
            </w:del>
          </w:p>
        </w:tc>
        <w:tc>
          <w:tcPr>
            <w:tcW w:w="1276" w:type="dxa"/>
            <w:shd w:val="clear" w:color="auto" w:fill="auto"/>
            <w:hideMark/>
            <w:tcPrChange w:id="1158" w:author="Meggan Harris" w:date="2025-08-29T10:36:00Z" w16du:dateUtc="2025-08-29T08:36:00Z">
              <w:tcPr>
                <w:tcW w:w="1276" w:type="dxa"/>
                <w:hideMark/>
              </w:tcPr>
            </w:tcPrChange>
          </w:tcPr>
          <w:p w14:paraId="3BC4E01E" w14:textId="50E384FF"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159"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6,000</w:t>
            </w:r>
            <w:del w:id="1160" w:author="Meggan Harris" w:date="2025-08-29T09:58:00Z" w16du:dateUtc="2025-08-29T07:58:00Z">
              <w:r w:rsidRPr="002C3678" w:rsidDel="008A097C">
                <w:rPr>
                  <w:sz w:val="18"/>
                  <w:szCs w:val="18"/>
                </w:rPr>
                <w:delText>.</w:delText>
              </w:r>
            </w:del>
            <w:ins w:id="1161" w:author="Meggan Harris" w:date="2025-08-29T09:58:00Z" w16du:dateUtc="2025-08-29T07:58:00Z">
              <w:r w:rsidR="008A097C">
                <w:rPr>
                  <w:sz w:val="18"/>
                  <w:szCs w:val="18"/>
                </w:rPr>
                <w:t>·</w:t>
              </w:r>
            </w:ins>
            <w:r w:rsidRPr="002C3678">
              <w:rPr>
                <w:sz w:val="18"/>
                <w:szCs w:val="18"/>
              </w:rPr>
              <w:t>00</w:t>
            </w:r>
          </w:p>
        </w:tc>
        <w:tc>
          <w:tcPr>
            <w:tcW w:w="1276" w:type="dxa"/>
            <w:shd w:val="clear" w:color="auto" w:fill="auto"/>
            <w:hideMark/>
            <w:tcPrChange w:id="1162" w:author="Meggan Harris" w:date="2025-08-29T10:36:00Z" w16du:dateUtc="2025-08-29T08:36:00Z">
              <w:tcPr>
                <w:tcW w:w="1276" w:type="dxa"/>
                <w:hideMark/>
              </w:tcPr>
            </w:tcPrChange>
          </w:tcPr>
          <w:p w14:paraId="0AD6B957" w14:textId="68A0C679"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163"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0</w:t>
            </w:r>
            <w:del w:id="1164" w:author="Meggan Harris" w:date="2025-08-29T09:58:00Z" w16du:dateUtc="2025-08-29T07:58:00Z">
              <w:r w:rsidRPr="002C3678" w:rsidDel="008A097C">
                <w:rPr>
                  <w:sz w:val="18"/>
                  <w:szCs w:val="18"/>
                </w:rPr>
                <w:delText>.</w:delText>
              </w:r>
            </w:del>
            <w:ins w:id="1165" w:author="Meggan Harris" w:date="2025-08-29T09:58:00Z" w16du:dateUtc="2025-08-29T07:58:00Z">
              <w:r w:rsidR="008A097C">
                <w:rPr>
                  <w:sz w:val="18"/>
                  <w:szCs w:val="18"/>
                </w:rPr>
                <w:t>·</w:t>
              </w:r>
            </w:ins>
            <w:r w:rsidRPr="002C3678">
              <w:rPr>
                <w:sz w:val="18"/>
                <w:szCs w:val="18"/>
              </w:rPr>
              <w:t>02</w:t>
            </w:r>
          </w:p>
        </w:tc>
        <w:tc>
          <w:tcPr>
            <w:tcW w:w="0" w:type="auto"/>
            <w:shd w:val="clear" w:color="auto" w:fill="auto"/>
            <w:hideMark/>
            <w:tcPrChange w:id="1166" w:author="Meggan Harris" w:date="2025-08-29T10:36:00Z" w16du:dateUtc="2025-08-29T08:36:00Z">
              <w:tcPr>
                <w:tcW w:w="0" w:type="auto"/>
                <w:hideMark/>
              </w:tcPr>
            </w:tcPrChange>
          </w:tcPr>
          <w:p w14:paraId="6A90FB4C" w14:textId="7AEAF6D5"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167"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120</w:t>
            </w:r>
            <w:del w:id="1168" w:author="Meggan Harris" w:date="2025-08-29T09:58:00Z" w16du:dateUtc="2025-08-29T07:58:00Z">
              <w:r w:rsidRPr="002C3678" w:rsidDel="008A097C">
                <w:rPr>
                  <w:sz w:val="18"/>
                  <w:szCs w:val="18"/>
                </w:rPr>
                <w:delText>.</w:delText>
              </w:r>
            </w:del>
            <w:ins w:id="1169" w:author="Meggan Harris" w:date="2025-08-29T09:58:00Z" w16du:dateUtc="2025-08-29T07:58:00Z">
              <w:r w:rsidR="008A097C">
                <w:rPr>
                  <w:sz w:val="18"/>
                  <w:szCs w:val="18"/>
                </w:rPr>
                <w:t>·</w:t>
              </w:r>
            </w:ins>
            <w:r w:rsidRPr="002C3678">
              <w:rPr>
                <w:sz w:val="18"/>
                <w:szCs w:val="18"/>
              </w:rPr>
              <w:t>00</w:t>
            </w:r>
          </w:p>
        </w:tc>
        <w:tc>
          <w:tcPr>
            <w:tcW w:w="1761" w:type="dxa"/>
            <w:shd w:val="clear" w:color="auto" w:fill="auto"/>
            <w:tcPrChange w:id="1170" w:author="Meggan Harris" w:date="2025-08-29T10:36:00Z" w16du:dateUtc="2025-08-29T08:36:00Z">
              <w:tcPr>
                <w:tcW w:w="1478" w:type="dxa"/>
              </w:tcPr>
            </w:tcPrChange>
          </w:tcPr>
          <w:p w14:paraId="48955BDF" w14:textId="13BA4D4E" w:rsidR="00B87517" w:rsidRPr="002C3678" w:rsidRDefault="00B87517" w:rsidP="004C623A">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{"citationID":"GtQMagEX","properties":{"formattedCitation":"\\super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1D2C21" w:rsidRPr="002C3678" w14:paraId="7C8D0F4B" w14:textId="24F255A7" w:rsidTr="001D2C21">
        <w:trPr>
          <w:trPrChange w:id="1171" w:author="Meggan Harris" w:date="2025-08-29T10:36:00Z" w16du:dateUtc="2025-08-29T08:36:00Z">
            <w:trPr>
              <w:gridAfter w:val="0"/>
            </w:trPr>
          </w:trPrChange>
        </w:trPr>
        <w:tc>
          <w:tcPr>
            <w:cnfStyle w:val="001000000000" w:firstRow="0" w:lastRow="0" w:firstColumn="1" w:lastColumn="0" w:oddVBand="0" w:evenVBand="0" w:oddHBand="0" w:evenHBand="0" w:firstRowFirstColumn="0" w:firstRowLastColumn="0" w:lastRowFirstColumn="0" w:lastRowLastColumn="0"/>
            <w:tcW w:w="3397" w:type="dxa"/>
            <w:hideMark/>
            <w:tcPrChange w:id="1172" w:author="Meggan Harris" w:date="2025-08-29T10:36:00Z" w16du:dateUtc="2025-08-29T08:36:00Z">
              <w:tcPr>
                <w:tcW w:w="3397" w:type="dxa"/>
                <w:hideMark/>
              </w:tcPr>
            </w:tcPrChange>
          </w:tcPr>
          <w:p w14:paraId="06DC00EB" w14:textId="64A4111F" w:rsidR="00B87517" w:rsidRPr="001D2C21" w:rsidRDefault="00B87517" w:rsidP="004C623A">
            <w:pPr>
              <w:pStyle w:val="ListParagraph"/>
              <w:ind w:left="0"/>
              <w:rPr>
                <w:b w:val="0"/>
                <w:bCs w:val="0"/>
                <w:sz w:val="18"/>
                <w:szCs w:val="18"/>
                <w:rPrChange w:id="1173" w:author="Meggan Harris" w:date="2025-08-29T10:36:00Z" w16du:dateUtc="2025-08-29T08:36:00Z">
                  <w:rPr>
                    <w:sz w:val="18"/>
                    <w:szCs w:val="18"/>
                  </w:rPr>
                </w:rPrChange>
              </w:rPr>
              <w:pPrChange w:id="1174" w:author="Meggan Harris" w:date="2025-08-29T10:27:00Z" w16du:dateUtc="2025-08-29T08:27:00Z">
                <w:pPr>
                  <w:pStyle w:val="ListParagraph"/>
                </w:pPr>
              </w:pPrChange>
            </w:pPr>
            <w:r w:rsidRPr="001D2C21">
              <w:rPr>
                <w:b w:val="0"/>
                <w:bCs w:val="0"/>
                <w:sz w:val="18"/>
                <w:szCs w:val="18"/>
                <w:rPrChange w:id="1175" w:author="Meggan Harris" w:date="2025-08-29T10:36:00Z" w16du:dateUtc="2025-08-29T08:36:00Z">
                  <w:rPr>
                    <w:sz w:val="18"/>
                    <w:szCs w:val="18"/>
                  </w:rPr>
                </w:rPrChange>
              </w:rPr>
              <w:t xml:space="preserve">Heart </w:t>
            </w:r>
            <w:del w:id="1176" w:author="Meggan Harris" w:date="2025-08-29T10:30:00Z" w16du:dateUtc="2025-08-29T08:30:00Z">
              <w:r w:rsidRPr="001D2C21" w:rsidDel="003A1CF8">
                <w:rPr>
                  <w:b w:val="0"/>
                  <w:bCs w:val="0"/>
                  <w:sz w:val="18"/>
                  <w:szCs w:val="18"/>
                  <w:rPrChange w:id="1177" w:author="Meggan Harris" w:date="2025-08-29T10:36:00Z" w16du:dateUtc="2025-08-29T08:36:00Z">
                    <w:rPr>
                      <w:sz w:val="18"/>
                      <w:szCs w:val="18"/>
                    </w:rPr>
                  </w:rPrChange>
                </w:rPr>
                <w:delText>Transplant</w:delText>
              </w:r>
            </w:del>
            <w:ins w:id="1178" w:author="Meggan Harris" w:date="2025-08-29T10:30:00Z" w16du:dateUtc="2025-08-29T08:30:00Z">
              <w:r w:rsidR="003A1CF8" w:rsidRPr="001D2C21">
                <w:rPr>
                  <w:b w:val="0"/>
                  <w:bCs w:val="0"/>
                  <w:sz w:val="18"/>
                  <w:szCs w:val="18"/>
                  <w:rPrChange w:id="1179" w:author="Meggan Harris" w:date="2025-08-29T10:36:00Z" w16du:dateUtc="2025-08-29T08:36:00Z">
                    <w:rPr>
                      <w:sz w:val="18"/>
                      <w:szCs w:val="18"/>
                    </w:rPr>
                  </w:rPrChange>
                </w:rPr>
                <w:t>t</w:t>
              </w:r>
              <w:r w:rsidR="003A1CF8" w:rsidRPr="001D2C21">
                <w:rPr>
                  <w:b w:val="0"/>
                  <w:bCs w:val="0"/>
                  <w:sz w:val="18"/>
                  <w:szCs w:val="18"/>
                  <w:rPrChange w:id="1180" w:author="Meggan Harris" w:date="2025-08-29T10:36:00Z" w16du:dateUtc="2025-08-29T08:36:00Z">
                    <w:rPr>
                      <w:sz w:val="18"/>
                      <w:szCs w:val="18"/>
                    </w:rPr>
                  </w:rPrChange>
                </w:rPr>
                <w:t>ransplant</w:t>
              </w:r>
            </w:ins>
          </w:p>
        </w:tc>
        <w:tc>
          <w:tcPr>
            <w:tcW w:w="1276" w:type="dxa"/>
            <w:hideMark/>
            <w:tcPrChange w:id="1181" w:author="Meggan Harris" w:date="2025-08-29T10:36:00Z" w16du:dateUtc="2025-08-29T08:36:00Z">
              <w:tcPr>
                <w:tcW w:w="1276" w:type="dxa"/>
                <w:hideMark/>
              </w:tcPr>
            </w:tcPrChange>
          </w:tcPr>
          <w:p w14:paraId="411BE6F3" w14:textId="4371FF02"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182"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100,000</w:t>
            </w:r>
            <w:del w:id="1183" w:author="Meggan Harris" w:date="2025-08-29T09:58:00Z" w16du:dateUtc="2025-08-29T07:58:00Z">
              <w:r w:rsidRPr="002C3678" w:rsidDel="008A097C">
                <w:rPr>
                  <w:sz w:val="18"/>
                  <w:szCs w:val="18"/>
                </w:rPr>
                <w:delText>.</w:delText>
              </w:r>
            </w:del>
            <w:ins w:id="1184" w:author="Meggan Harris" w:date="2025-08-29T09:58:00Z" w16du:dateUtc="2025-08-29T07:58:00Z">
              <w:r w:rsidR="008A097C">
                <w:rPr>
                  <w:sz w:val="18"/>
                  <w:szCs w:val="18"/>
                </w:rPr>
                <w:t>·</w:t>
              </w:r>
            </w:ins>
            <w:r w:rsidRPr="002C3678">
              <w:rPr>
                <w:sz w:val="18"/>
                <w:szCs w:val="18"/>
              </w:rPr>
              <w:t>00</w:t>
            </w:r>
          </w:p>
        </w:tc>
        <w:tc>
          <w:tcPr>
            <w:tcW w:w="1276" w:type="dxa"/>
            <w:hideMark/>
            <w:tcPrChange w:id="1185" w:author="Meggan Harris" w:date="2025-08-29T10:36:00Z" w16du:dateUtc="2025-08-29T08:36:00Z">
              <w:tcPr>
                <w:tcW w:w="1276" w:type="dxa"/>
                <w:hideMark/>
              </w:tcPr>
            </w:tcPrChange>
          </w:tcPr>
          <w:p w14:paraId="6677DF3A" w14:textId="230C3248"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186"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0</w:t>
            </w:r>
            <w:del w:id="1187" w:author="Meggan Harris" w:date="2025-08-29T09:58:00Z" w16du:dateUtc="2025-08-29T07:58:00Z">
              <w:r w:rsidRPr="002C3678" w:rsidDel="008A097C">
                <w:rPr>
                  <w:sz w:val="18"/>
                  <w:szCs w:val="18"/>
                </w:rPr>
                <w:delText>.</w:delText>
              </w:r>
            </w:del>
            <w:ins w:id="1188" w:author="Meggan Harris" w:date="2025-08-29T09:58:00Z" w16du:dateUtc="2025-08-29T07:58:00Z">
              <w:r w:rsidR="008A097C">
                <w:rPr>
                  <w:sz w:val="18"/>
                  <w:szCs w:val="18"/>
                </w:rPr>
                <w:t>·</w:t>
              </w:r>
            </w:ins>
            <w:r w:rsidRPr="002C3678">
              <w:rPr>
                <w:sz w:val="18"/>
                <w:szCs w:val="18"/>
              </w:rPr>
              <w:t>01</w:t>
            </w:r>
          </w:p>
        </w:tc>
        <w:tc>
          <w:tcPr>
            <w:tcW w:w="0" w:type="auto"/>
            <w:hideMark/>
            <w:tcPrChange w:id="1189" w:author="Meggan Harris" w:date="2025-08-29T10:36:00Z" w16du:dateUtc="2025-08-29T08:36:00Z">
              <w:tcPr>
                <w:tcW w:w="0" w:type="auto"/>
                <w:hideMark/>
              </w:tcPr>
            </w:tcPrChange>
          </w:tcPr>
          <w:p w14:paraId="1FBBA3F1" w14:textId="25F1B306"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190"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1,000</w:t>
            </w:r>
            <w:del w:id="1191" w:author="Meggan Harris" w:date="2025-08-29T09:58:00Z" w16du:dateUtc="2025-08-29T07:58:00Z">
              <w:r w:rsidRPr="002C3678" w:rsidDel="008A097C">
                <w:rPr>
                  <w:sz w:val="18"/>
                  <w:szCs w:val="18"/>
                </w:rPr>
                <w:delText>.</w:delText>
              </w:r>
            </w:del>
            <w:ins w:id="1192" w:author="Meggan Harris" w:date="2025-08-29T09:58:00Z" w16du:dateUtc="2025-08-29T07:58:00Z">
              <w:r w:rsidR="008A097C">
                <w:rPr>
                  <w:sz w:val="18"/>
                  <w:szCs w:val="18"/>
                </w:rPr>
                <w:t>·</w:t>
              </w:r>
            </w:ins>
            <w:r w:rsidRPr="002C3678">
              <w:rPr>
                <w:sz w:val="18"/>
                <w:szCs w:val="18"/>
              </w:rPr>
              <w:t>00</w:t>
            </w:r>
          </w:p>
        </w:tc>
        <w:tc>
          <w:tcPr>
            <w:tcW w:w="1761" w:type="dxa"/>
            <w:tcPrChange w:id="1193" w:author="Meggan Harris" w:date="2025-08-29T10:36:00Z" w16du:dateUtc="2025-08-29T08:36:00Z">
              <w:tcPr>
                <w:tcW w:w="1478" w:type="dxa"/>
              </w:tcPr>
            </w:tcPrChange>
          </w:tcPr>
          <w:p w14:paraId="7FCCA0C2" w14:textId="4B61C35C" w:rsidR="00B87517" w:rsidRPr="002C3678" w:rsidRDefault="00B87517" w:rsidP="004C623A">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{"citationID":"T6cwyz8y","properties":{"formattedCitation":"\\super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1D2C21" w:rsidRPr="002C3678" w14:paraId="6B9F319C" w14:textId="68404269" w:rsidTr="001D2C21">
        <w:trPr>
          <w:cnfStyle w:val="000000100000" w:firstRow="0" w:lastRow="0" w:firstColumn="0" w:lastColumn="0" w:oddVBand="0" w:evenVBand="0" w:oddHBand="1" w:evenHBand="0" w:firstRowFirstColumn="0" w:firstRowLastColumn="0" w:lastRowFirstColumn="0" w:lastRowLastColumn="0"/>
          <w:trPrChange w:id="1194" w:author="Meggan Harris" w:date="2025-08-29T10:36:00Z" w16du:dateUtc="2025-08-29T08:36:00Z">
            <w:trPr>
              <w:gridAfter w:val="0"/>
            </w:trPr>
          </w:trPrChange>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hideMark/>
            <w:tcPrChange w:id="1195" w:author="Meggan Harris" w:date="2025-08-29T10:36:00Z" w16du:dateUtc="2025-08-29T08:36:00Z">
              <w:tcPr>
                <w:tcW w:w="3397" w:type="dxa"/>
                <w:hideMark/>
              </w:tcPr>
            </w:tcPrChange>
          </w:tcPr>
          <w:p w14:paraId="4A9099AB" w14:textId="55A597AA" w:rsidR="00B87517" w:rsidRPr="001D2C21" w:rsidRDefault="00B87517" w:rsidP="004C623A">
            <w:pPr>
              <w:pStyle w:val="ListParagraph"/>
              <w:ind w:left="0"/>
              <w:cnfStyle w:val="001000100000" w:firstRow="0" w:lastRow="0" w:firstColumn="1" w:lastColumn="0" w:oddVBand="0" w:evenVBand="0" w:oddHBand="1" w:evenHBand="0" w:firstRowFirstColumn="0" w:firstRowLastColumn="0" w:lastRowFirstColumn="0" w:lastRowLastColumn="0"/>
              <w:rPr>
                <w:b w:val="0"/>
                <w:bCs w:val="0"/>
                <w:sz w:val="18"/>
                <w:szCs w:val="18"/>
                <w:rPrChange w:id="1196" w:author="Meggan Harris" w:date="2025-08-29T10:36:00Z" w16du:dateUtc="2025-08-29T08:36:00Z">
                  <w:rPr>
                    <w:sz w:val="18"/>
                    <w:szCs w:val="18"/>
                  </w:rPr>
                </w:rPrChange>
              </w:rPr>
              <w:pPrChange w:id="1197" w:author="Meggan Harris" w:date="2025-08-29T10:27:00Z" w16du:dateUtc="2025-08-29T08:27:00Z">
                <w:pPr>
                  <w:pStyle w:val="ListParagraph"/>
                  <w:cnfStyle w:val="001000100000" w:firstRow="0" w:lastRow="0" w:firstColumn="1" w:lastColumn="0" w:oddVBand="0" w:evenVBand="0" w:oddHBand="1" w:evenHBand="0" w:firstRowFirstColumn="0" w:firstRowLastColumn="0" w:lastRowFirstColumn="0" w:lastRowLastColumn="0"/>
                </w:pPr>
              </w:pPrChange>
            </w:pPr>
            <w:r w:rsidRPr="001D2C21">
              <w:rPr>
                <w:b w:val="0"/>
                <w:bCs w:val="0"/>
                <w:sz w:val="18"/>
                <w:szCs w:val="18"/>
                <w:rPrChange w:id="1198" w:author="Meggan Harris" w:date="2025-08-29T10:36:00Z" w16du:dateUtc="2025-08-29T08:36:00Z">
                  <w:rPr>
                    <w:sz w:val="18"/>
                    <w:szCs w:val="18"/>
                  </w:rPr>
                </w:rPrChange>
              </w:rPr>
              <w:t xml:space="preserve">Implantable </w:t>
            </w:r>
            <w:del w:id="1199" w:author="Meggan Harris" w:date="2025-08-29T10:30:00Z" w16du:dateUtc="2025-08-29T08:30:00Z">
              <w:r w:rsidRPr="001D2C21" w:rsidDel="003A1CF8">
                <w:rPr>
                  <w:b w:val="0"/>
                  <w:bCs w:val="0"/>
                  <w:sz w:val="18"/>
                  <w:szCs w:val="18"/>
                  <w:rPrChange w:id="1200" w:author="Meggan Harris" w:date="2025-08-29T10:36:00Z" w16du:dateUtc="2025-08-29T08:36:00Z">
                    <w:rPr>
                      <w:sz w:val="18"/>
                      <w:szCs w:val="18"/>
                    </w:rPr>
                  </w:rPrChange>
                </w:rPr>
                <w:delText xml:space="preserve">Cardioverter </w:delText>
              </w:r>
            </w:del>
            <w:ins w:id="1201" w:author="Meggan Harris" w:date="2025-08-29T10:30:00Z" w16du:dateUtc="2025-08-29T08:30:00Z">
              <w:r w:rsidR="003A1CF8" w:rsidRPr="001D2C21">
                <w:rPr>
                  <w:b w:val="0"/>
                  <w:bCs w:val="0"/>
                  <w:sz w:val="18"/>
                  <w:szCs w:val="18"/>
                  <w:rPrChange w:id="1202" w:author="Meggan Harris" w:date="2025-08-29T10:36:00Z" w16du:dateUtc="2025-08-29T08:36:00Z">
                    <w:rPr>
                      <w:sz w:val="18"/>
                      <w:szCs w:val="18"/>
                    </w:rPr>
                  </w:rPrChange>
                </w:rPr>
                <w:t>c</w:t>
              </w:r>
              <w:r w:rsidR="003A1CF8" w:rsidRPr="001D2C21">
                <w:rPr>
                  <w:b w:val="0"/>
                  <w:bCs w:val="0"/>
                  <w:sz w:val="18"/>
                  <w:szCs w:val="18"/>
                  <w:rPrChange w:id="1203" w:author="Meggan Harris" w:date="2025-08-29T10:36:00Z" w16du:dateUtc="2025-08-29T08:36:00Z">
                    <w:rPr>
                      <w:sz w:val="18"/>
                      <w:szCs w:val="18"/>
                    </w:rPr>
                  </w:rPrChange>
                </w:rPr>
                <w:t xml:space="preserve">ardioverter </w:t>
              </w:r>
            </w:ins>
            <w:del w:id="1204" w:author="Meggan Harris" w:date="2025-08-29T10:30:00Z" w16du:dateUtc="2025-08-29T08:30:00Z">
              <w:r w:rsidRPr="001D2C21" w:rsidDel="003A1CF8">
                <w:rPr>
                  <w:b w:val="0"/>
                  <w:bCs w:val="0"/>
                  <w:sz w:val="18"/>
                  <w:szCs w:val="18"/>
                  <w:rPrChange w:id="1205" w:author="Meggan Harris" w:date="2025-08-29T10:36:00Z" w16du:dateUtc="2025-08-29T08:36:00Z">
                    <w:rPr>
                      <w:sz w:val="18"/>
                      <w:szCs w:val="18"/>
                    </w:rPr>
                  </w:rPrChange>
                </w:rPr>
                <w:delText xml:space="preserve">Defibrillator </w:delText>
              </w:r>
            </w:del>
            <w:ins w:id="1206" w:author="Meggan Harris" w:date="2025-08-29T10:30:00Z" w16du:dateUtc="2025-08-29T08:30:00Z">
              <w:r w:rsidR="003A1CF8" w:rsidRPr="001D2C21">
                <w:rPr>
                  <w:b w:val="0"/>
                  <w:bCs w:val="0"/>
                  <w:sz w:val="18"/>
                  <w:szCs w:val="18"/>
                  <w:rPrChange w:id="1207" w:author="Meggan Harris" w:date="2025-08-29T10:36:00Z" w16du:dateUtc="2025-08-29T08:36:00Z">
                    <w:rPr>
                      <w:sz w:val="18"/>
                      <w:szCs w:val="18"/>
                    </w:rPr>
                  </w:rPrChange>
                </w:rPr>
                <w:t>d</w:t>
              </w:r>
              <w:r w:rsidR="003A1CF8" w:rsidRPr="001D2C21">
                <w:rPr>
                  <w:b w:val="0"/>
                  <w:bCs w:val="0"/>
                  <w:sz w:val="18"/>
                  <w:szCs w:val="18"/>
                  <w:rPrChange w:id="1208" w:author="Meggan Harris" w:date="2025-08-29T10:36:00Z" w16du:dateUtc="2025-08-29T08:36:00Z">
                    <w:rPr>
                      <w:sz w:val="18"/>
                      <w:szCs w:val="18"/>
                    </w:rPr>
                  </w:rPrChange>
                </w:rPr>
                <w:t xml:space="preserve">efibrillator </w:t>
              </w:r>
            </w:ins>
            <w:del w:id="1209" w:author="Meggan Harris" w:date="2025-08-29T11:06:00Z" w16du:dateUtc="2025-08-29T09:06:00Z">
              <w:r w:rsidRPr="001D2C21" w:rsidDel="0072604D">
                <w:rPr>
                  <w:b w:val="0"/>
                  <w:bCs w:val="0"/>
                  <w:sz w:val="18"/>
                  <w:szCs w:val="18"/>
                  <w:rPrChange w:id="1210" w:author="Meggan Harris" w:date="2025-08-29T10:36:00Z" w16du:dateUtc="2025-08-29T08:36:00Z">
                    <w:rPr>
                      <w:sz w:val="18"/>
                      <w:szCs w:val="18"/>
                    </w:rPr>
                  </w:rPrChange>
                </w:rPr>
                <w:delText>(ICD)</w:delText>
              </w:r>
            </w:del>
          </w:p>
        </w:tc>
        <w:tc>
          <w:tcPr>
            <w:tcW w:w="1276" w:type="dxa"/>
            <w:shd w:val="clear" w:color="auto" w:fill="auto"/>
            <w:hideMark/>
            <w:tcPrChange w:id="1211" w:author="Meggan Harris" w:date="2025-08-29T10:36:00Z" w16du:dateUtc="2025-08-29T08:36:00Z">
              <w:tcPr>
                <w:tcW w:w="1276" w:type="dxa"/>
                <w:hideMark/>
              </w:tcPr>
            </w:tcPrChange>
          </w:tcPr>
          <w:p w14:paraId="286424D7" w14:textId="0750B770"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212"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25,000</w:t>
            </w:r>
            <w:del w:id="1213" w:author="Meggan Harris" w:date="2025-08-29T09:58:00Z" w16du:dateUtc="2025-08-29T07:58:00Z">
              <w:r w:rsidRPr="002C3678" w:rsidDel="008A097C">
                <w:rPr>
                  <w:sz w:val="18"/>
                  <w:szCs w:val="18"/>
                </w:rPr>
                <w:delText>.</w:delText>
              </w:r>
            </w:del>
            <w:ins w:id="1214" w:author="Meggan Harris" w:date="2025-08-29T09:58:00Z" w16du:dateUtc="2025-08-29T07:58:00Z">
              <w:r w:rsidR="008A097C">
                <w:rPr>
                  <w:sz w:val="18"/>
                  <w:szCs w:val="18"/>
                </w:rPr>
                <w:t>·</w:t>
              </w:r>
            </w:ins>
            <w:r w:rsidRPr="002C3678">
              <w:rPr>
                <w:sz w:val="18"/>
                <w:szCs w:val="18"/>
              </w:rPr>
              <w:t>00</w:t>
            </w:r>
          </w:p>
        </w:tc>
        <w:tc>
          <w:tcPr>
            <w:tcW w:w="1276" w:type="dxa"/>
            <w:shd w:val="clear" w:color="auto" w:fill="auto"/>
            <w:hideMark/>
            <w:tcPrChange w:id="1215" w:author="Meggan Harris" w:date="2025-08-29T10:36:00Z" w16du:dateUtc="2025-08-29T08:36:00Z">
              <w:tcPr>
                <w:tcW w:w="1276" w:type="dxa"/>
                <w:hideMark/>
              </w:tcPr>
            </w:tcPrChange>
          </w:tcPr>
          <w:p w14:paraId="24E61F47" w14:textId="446DAFDE"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216"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0</w:t>
            </w:r>
            <w:del w:id="1217" w:author="Meggan Harris" w:date="2025-08-29T09:58:00Z" w16du:dateUtc="2025-08-29T07:58:00Z">
              <w:r w:rsidRPr="002C3678" w:rsidDel="008A097C">
                <w:rPr>
                  <w:sz w:val="18"/>
                  <w:szCs w:val="18"/>
                </w:rPr>
                <w:delText>.</w:delText>
              </w:r>
            </w:del>
            <w:ins w:id="1218" w:author="Meggan Harris" w:date="2025-08-29T09:58:00Z" w16du:dateUtc="2025-08-29T07:58:00Z">
              <w:r w:rsidR="008A097C">
                <w:rPr>
                  <w:sz w:val="18"/>
                  <w:szCs w:val="18"/>
                </w:rPr>
                <w:t>·</w:t>
              </w:r>
            </w:ins>
            <w:r w:rsidRPr="002C3678">
              <w:rPr>
                <w:sz w:val="18"/>
                <w:szCs w:val="18"/>
              </w:rPr>
              <w:t>03</w:t>
            </w:r>
          </w:p>
        </w:tc>
        <w:tc>
          <w:tcPr>
            <w:tcW w:w="0" w:type="auto"/>
            <w:shd w:val="clear" w:color="auto" w:fill="auto"/>
            <w:hideMark/>
            <w:tcPrChange w:id="1219" w:author="Meggan Harris" w:date="2025-08-29T10:36:00Z" w16du:dateUtc="2025-08-29T08:36:00Z">
              <w:tcPr>
                <w:tcW w:w="0" w:type="auto"/>
                <w:hideMark/>
              </w:tcPr>
            </w:tcPrChange>
          </w:tcPr>
          <w:p w14:paraId="2B4AB219" w14:textId="3F00A473"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220"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750</w:t>
            </w:r>
            <w:del w:id="1221" w:author="Meggan Harris" w:date="2025-08-29T09:58:00Z" w16du:dateUtc="2025-08-29T07:58:00Z">
              <w:r w:rsidRPr="002C3678" w:rsidDel="008A097C">
                <w:rPr>
                  <w:sz w:val="18"/>
                  <w:szCs w:val="18"/>
                </w:rPr>
                <w:delText>.</w:delText>
              </w:r>
            </w:del>
            <w:ins w:id="1222" w:author="Meggan Harris" w:date="2025-08-29T09:58:00Z" w16du:dateUtc="2025-08-29T07:58:00Z">
              <w:r w:rsidR="008A097C">
                <w:rPr>
                  <w:sz w:val="18"/>
                  <w:szCs w:val="18"/>
                </w:rPr>
                <w:t>·</w:t>
              </w:r>
            </w:ins>
            <w:r w:rsidRPr="002C3678">
              <w:rPr>
                <w:sz w:val="18"/>
                <w:szCs w:val="18"/>
              </w:rPr>
              <w:t>00</w:t>
            </w:r>
          </w:p>
        </w:tc>
        <w:tc>
          <w:tcPr>
            <w:tcW w:w="1761" w:type="dxa"/>
            <w:shd w:val="clear" w:color="auto" w:fill="auto"/>
            <w:tcPrChange w:id="1223" w:author="Meggan Harris" w:date="2025-08-29T10:36:00Z" w16du:dateUtc="2025-08-29T08:36:00Z">
              <w:tcPr>
                <w:tcW w:w="1478" w:type="dxa"/>
              </w:tcPr>
            </w:tcPrChange>
          </w:tcPr>
          <w:p w14:paraId="0440B3CE" w14:textId="6E0C0E44" w:rsidR="00B87517" w:rsidRPr="002C3678" w:rsidRDefault="00B87517" w:rsidP="004C623A">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{"citationID":"Cc8TideA","properties":{"formattedCitation":"\\super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1D2C21" w:rsidRPr="002C3678" w14:paraId="0C65EA0C" w14:textId="413E8A67" w:rsidTr="001D2C21">
        <w:trPr>
          <w:trPrChange w:id="1224" w:author="Meggan Harris" w:date="2025-08-29T10:36:00Z" w16du:dateUtc="2025-08-29T08:36:00Z">
            <w:trPr>
              <w:gridAfter w:val="0"/>
            </w:trPr>
          </w:trPrChange>
        </w:trPr>
        <w:tc>
          <w:tcPr>
            <w:cnfStyle w:val="001000000000" w:firstRow="0" w:lastRow="0" w:firstColumn="1" w:lastColumn="0" w:oddVBand="0" w:evenVBand="0" w:oddHBand="0" w:evenHBand="0" w:firstRowFirstColumn="0" w:firstRowLastColumn="0" w:lastRowFirstColumn="0" w:lastRowLastColumn="0"/>
            <w:tcW w:w="3397" w:type="dxa"/>
            <w:hideMark/>
            <w:tcPrChange w:id="1225" w:author="Meggan Harris" w:date="2025-08-29T10:36:00Z" w16du:dateUtc="2025-08-29T08:36:00Z">
              <w:tcPr>
                <w:tcW w:w="3397" w:type="dxa"/>
                <w:hideMark/>
              </w:tcPr>
            </w:tcPrChange>
          </w:tcPr>
          <w:p w14:paraId="553F2748" w14:textId="315810EB" w:rsidR="00B87517" w:rsidRPr="001D2C21" w:rsidRDefault="00B87517" w:rsidP="004C623A">
            <w:pPr>
              <w:pStyle w:val="ListParagraph"/>
              <w:ind w:left="0"/>
              <w:rPr>
                <w:b w:val="0"/>
                <w:bCs w:val="0"/>
                <w:sz w:val="18"/>
                <w:szCs w:val="18"/>
                <w:rPrChange w:id="1226" w:author="Meggan Harris" w:date="2025-08-29T10:36:00Z" w16du:dateUtc="2025-08-29T08:36:00Z">
                  <w:rPr>
                    <w:sz w:val="18"/>
                    <w:szCs w:val="18"/>
                  </w:rPr>
                </w:rPrChange>
              </w:rPr>
              <w:pPrChange w:id="1227" w:author="Meggan Harris" w:date="2025-08-29T10:27:00Z" w16du:dateUtc="2025-08-29T08:27:00Z">
                <w:pPr>
                  <w:pStyle w:val="ListParagraph"/>
                </w:pPr>
              </w:pPrChange>
            </w:pPr>
            <w:r w:rsidRPr="001D2C21">
              <w:rPr>
                <w:b w:val="0"/>
                <w:bCs w:val="0"/>
                <w:sz w:val="18"/>
                <w:szCs w:val="18"/>
                <w:rPrChange w:id="1228" w:author="Meggan Harris" w:date="2025-08-29T10:36:00Z" w16du:dateUtc="2025-08-29T08:36:00Z">
                  <w:rPr>
                    <w:sz w:val="18"/>
                    <w:szCs w:val="18"/>
                  </w:rPr>
                </w:rPrChange>
              </w:rPr>
              <w:t xml:space="preserve">Ventricular </w:t>
            </w:r>
            <w:del w:id="1229" w:author="Meggan Harris" w:date="2025-08-29T10:31:00Z" w16du:dateUtc="2025-08-29T08:31:00Z">
              <w:r w:rsidRPr="001D2C21" w:rsidDel="003A1CF8">
                <w:rPr>
                  <w:b w:val="0"/>
                  <w:bCs w:val="0"/>
                  <w:sz w:val="18"/>
                  <w:szCs w:val="18"/>
                  <w:rPrChange w:id="1230" w:author="Meggan Harris" w:date="2025-08-29T10:36:00Z" w16du:dateUtc="2025-08-29T08:36:00Z">
                    <w:rPr>
                      <w:sz w:val="18"/>
                      <w:szCs w:val="18"/>
                    </w:rPr>
                  </w:rPrChange>
                </w:rPr>
                <w:delText xml:space="preserve">Assist </w:delText>
              </w:r>
            </w:del>
            <w:ins w:id="1231" w:author="Meggan Harris" w:date="2025-08-29T10:31:00Z" w16du:dateUtc="2025-08-29T08:31:00Z">
              <w:r w:rsidR="003A1CF8" w:rsidRPr="001D2C21">
                <w:rPr>
                  <w:b w:val="0"/>
                  <w:bCs w:val="0"/>
                  <w:sz w:val="18"/>
                  <w:szCs w:val="18"/>
                  <w:rPrChange w:id="1232" w:author="Meggan Harris" w:date="2025-08-29T10:36:00Z" w16du:dateUtc="2025-08-29T08:36:00Z">
                    <w:rPr>
                      <w:sz w:val="18"/>
                      <w:szCs w:val="18"/>
                    </w:rPr>
                  </w:rPrChange>
                </w:rPr>
                <w:t>a</w:t>
              </w:r>
              <w:r w:rsidR="003A1CF8" w:rsidRPr="001D2C21">
                <w:rPr>
                  <w:b w:val="0"/>
                  <w:bCs w:val="0"/>
                  <w:sz w:val="18"/>
                  <w:szCs w:val="18"/>
                  <w:rPrChange w:id="1233" w:author="Meggan Harris" w:date="2025-08-29T10:36:00Z" w16du:dateUtc="2025-08-29T08:36:00Z">
                    <w:rPr>
                      <w:sz w:val="18"/>
                      <w:szCs w:val="18"/>
                    </w:rPr>
                  </w:rPrChange>
                </w:rPr>
                <w:t xml:space="preserve">ssist </w:t>
              </w:r>
            </w:ins>
            <w:del w:id="1234" w:author="Meggan Harris" w:date="2025-08-29T10:31:00Z" w16du:dateUtc="2025-08-29T08:31:00Z">
              <w:r w:rsidRPr="001D2C21" w:rsidDel="003A1CF8">
                <w:rPr>
                  <w:b w:val="0"/>
                  <w:bCs w:val="0"/>
                  <w:sz w:val="18"/>
                  <w:szCs w:val="18"/>
                  <w:rPrChange w:id="1235" w:author="Meggan Harris" w:date="2025-08-29T10:36:00Z" w16du:dateUtc="2025-08-29T08:36:00Z">
                    <w:rPr>
                      <w:sz w:val="18"/>
                      <w:szCs w:val="18"/>
                    </w:rPr>
                  </w:rPrChange>
                </w:rPr>
                <w:delText xml:space="preserve">Device </w:delText>
              </w:r>
            </w:del>
            <w:ins w:id="1236" w:author="Meggan Harris" w:date="2025-08-29T10:31:00Z" w16du:dateUtc="2025-08-29T08:31:00Z">
              <w:r w:rsidR="003A1CF8" w:rsidRPr="001D2C21">
                <w:rPr>
                  <w:b w:val="0"/>
                  <w:bCs w:val="0"/>
                  <w:sz w:val="18"/>
                  <w:szCs w:val="18"/>
                  <w:rPrChange w:id="1237" w:author="Meggan Harris" w:date="2025-08-29T10:36:00Z" w16du:dateUtc="2025-08-29T08:36:00Z">
                    <w:rPr>
                      <w:sz w:val="18"/>
                      <w:szCs w:val="18"/>
                    </w:rPr>
                  </w:rPrChange>
                </w:rPr>
                <w:t>d</w:t>
              </w:r>
              <w:r w:rsidR="003A1CF8" w:rsidRPr="001D2C21">
                <w:rPr>
                  <w:b w:val="0"/>
                  <w:bCs w:val="0"/>
                  <w:sz w:val="18"/>
                  <w:szCs w:val="18"/>
                  <w:rPrChange w:id="1238" w:author="Meggan Harris" w:date="2025-08-29T10:36:00Z" w16du:dateUtc="2025-08-29T08:36:00Z">
                    <w:rPr>
                      <w:sz w:val="18"/>
                      <w:szCs w:val="18"/>
                    </w:rPr>
                  </w:rPrChange>
                </w:rPr>
                <w:t>evice</w:t>
              </w:r>
            </w:ins>
            <w:del w:id="1239" w:author="Meggan Harris" w:date="2025-08-29T11:06:00Z" w16du:dateUtc="2025-08-29T09:06:00Z">
              <w:r w:rsidRPr="001D2C21" w:rsidDel="0072604D">
                <w:rPr>
                  <w:b w:val="0"/>
                  <w:bCs w:val="0"/>
                  <w:sz w:val="18"/>
                  <w:szCs w:val="18"/>
                  <w:rPrChange w:id="1240" w:author="Meggan Harris" w:date="2025-08-29T10:36:00Z" w16du:dateUtc="2025-08-29T08:36:00Z">
                    <w:rPr>
                      <w:sz w:val="18"/>
                      <w:szCs w:val="18"/>
                    </w:rPr>
                  </w:rPrChange>
                </w:rPr>
                <w:delText>(VAD)</w:delText>
              </w:r>
            </w:del>
          </w:p>
        </w:tc>
        <w:tc>
          <w:tcPr>
            <w:tcW w:w="1276" w:type="dxa"/>
            <w:hideMark/>
            <w:tcPrChange w:id="1241" w:author="Meggan Harris" w:date="2025-08-29T10:36:00Z" w16du:dateUtc="2025-08-29T08:36:00Z">
              <w:tcPr>
                <w:tcW w:w="1276" w:type="dxa"/>
                <w:hideMark/>
              </w:tcPr>
            </w:tcPrChange>
          </w:tcPr>
          <w:p w14:paraId="72D2C780" w14:textId="3E99F0A5"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242"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60,000</w:t>
            </w:r>
            <w:del w:id="1243" w:author="Meggan Harris" w:date="2025-08-29T09:58:00Z" w16du:dateUtc="2025-08-29T07:58:00Z">
              <w:r w:rsidRPr="002C3678" w:rsidDel="008A097C">
                <w:rPr>
                  <w:sz w:val="18"/>
                  <w:szCs w:val="18"/>
                </w:rPr>
                <w:delText>.</w:delText>
              </w:r>
            </w:del>
            <w:ins w:id="1244" w:author="Meggan Harris" w:date="2025-08-29T09:58:00Z" w16du:dateUtc="2025-08-29T07:58:00Z">
              <w:r w:rsidR="008A097C">
                <w:rPr>
                  <w:sz w:val="18"/>
                  <w:szCs w:val="18"/>
                </w:rPr>
                <w:t>·</w:t>
              </w:r>
            </w:ins>
            <w:r w:rsidRPr="002C3678">
              <w:rPr>
                <w:sz w:val="18"/>
                <w:szCs w:val="18"/>
              </w:rPr>
              <w:t>00</w:t>
            </w:r>
          </w:p>
        </w:tc>
        <w:tc>
          <w:tcPr>
            <w:tcW w:w="1276" w:type="dxa"/>
            <w:hideMark/>
            <w:tcPrChange w:id="1245" w:author="Meggan Harris" w:date="2025-08-29T10:36:00Z" w16du:dateUtc="2025-08-29T08:36:00Z">
              <w:tcPr>
                <w:tcW w:w="1276" w:type="dxa"/>
                <w:hideMark/>
              </w:tcPr>
            </w:tcPrChange>
          </w:tcPr>
          <w:p w14:paraId="1B3C6B3E" w14:textId="77777777"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246"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0</w:t>
            </w:r>
          </w:p>
        </w:tc>
        <w:tc>
          <w:tcPr>
            <w:tcW w:w="0" w:type="auto"/>
            <w:hideMark/>
            <w:tcPrChange w:id="1247" w:author="Meggan Harris" w:date="2025-08-29T10:36:00Z" w16du:dateUtc="2025-08-29T08:36:00Z">
              <w:tcPr>
                <w:tcW w:w="0" w:type="auto"/>
                <w:hideMark/>
              </w:tcPr>
            </w:tcPrChange>
          </w:tcPr>
          <w:p w14:paraId="77EAF92B" w14:textId="16B1B096"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248"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0</w:t>
            </w:r>
            <w:del w:id="1249" w:author="Meggan Harris" w:date="2025-08-29T09:58:00Z" w16du:dateUtc="2025-08-29T07:58:00Z">
              <w:r w:rsidRPr="002C3678" w:rsidDel="008A097C">
                <w:rPr>
                  <w:sz w:val="18"/>
                  <w:szCs w:val="18"/>
                </w:rPr>
                <w:delText>.</w:delText>
              </w:r>
            </w:del>
            <w:ins w:id="1250" w:author="Meggan Harris" w:date="2025-08-29T09:58:00Z" w16du:dateUtc="2025-08-29T07:58:00Z">
              <w:r w:rsidR="008A097C">
                <w:rPr>
                  <w:sz w:val="18"/>
                  <w:szCs w:val="18"/>
                </w:rPr>
                <w:t>·</w:t>
              </w:r>
            </w:ins>
            <w:r w:rsidRPr="002C3678">
              <w:rPr>
                <w:sz w:val="18"/>
                <w:szCs w:val="18"/>
              </w:rPr>
              <w:t>00</w:t>
            </w:r>
          </w:p>
        </w:tc>
        <w:tc>
          <w:tcPr>
            <w:tcW w:w="1761" w:type="dxa"/>
            <w:tcPrChange w:id="1251" w:author="Meggan Harris" w:date="2025-08-29T10:36:00Z" w16du:dateUtc="2025-08-29T08:36:00Z">
              <w:tcPr>
                <w:tcW w:w="1478" w:type="dxa"/>
              </w:tcPr>
            </w:tcPrChange>
          </w:tcPr>
          <w:p w14:paraId="17505D79" w14:textId="69519D5D" w:rsidR="00B87517" w:rsidRPr="002C3678" w:rsidRDefault="00B87517" w:rsidP="004C623A">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{"citationID":"teGDqCfs","properties":{"formattedCitation":"\\super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1D2C21" w:rsidRPr="002C3678" w14:paraId="5A0E860F" w14:textId="011EAC73" w:rsidTr="001D2C21">
        <w:trPr>
          <w:cnfStyle w:val="000000100000" w:firstRow="0" w:lastRow="0" w:firstColumn="0" w:lastColumn="0" w:oddVBand="0" w:evenVBand="0" w:oddHBand="1" w:evenHBand="0" w:firstRowFirstColumn="0" w:firstRowLastColumn="0" w:lastRowFirstColumn="0" w:lastRowLastColumn="0"/>
          <w:trPrChange w:id="1252" w:author="Meggan Harris" w:date="2025-08-29T10:36:00Z" w16du:dateUtc="2025-08-29T08:36:00Z">
            <w:trPr>
              <w:gridAfter w:val="0"/>
            </w:trPr>
          </w:trPrChange>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hideMark/>
            <w:tcPrChange w:id="1253" w:author="Meggan Harris" w:date="2025-08-29T10:36:00Z" w16du:dateUtc="2025-08-29T08:36:00Z">
              <w:tcPr>
                <w:tcW w:w="3397" w:type="dxa"/>
                <w:hideMark/>
              </w:tcPr>
            </w:tcPrChange>
          </w:tcPr>
          <w:p w14:paraId="3CD098EA" w14:textId="20C4718F" w:rsidR="00B87517" w:rsidRPr="001D2C21" w:rsidRDefault="00B87517" w:rsidP="004C623A">
            <w:pPr>
              <w:pStyle w:val="ListParagraph"/>
              <w:ind w:left="0"/>
              <w:cnfStyle w:val="001000100000" w:firstRow="0" w:lastRow="0" w:firstColumn="1" w:lastColumn="0" w:oddVBand="0" w:evenVBand="0" w:oddHBand="1" w:evenHBand="0" w:firstRowFirstColumn="0" w:firstRowLastColumn="0" w:lastRowFirstColumn="0" w:lastRowLastColumn="0"/>
              <w:rPr>
                <w:b w:val="0"/>
                <w:bCs w:val="0"/>
                <w:sz w:val="18"/>
                <w:szCs w:val="18"/>
                <w:rPrChange w:id="1254" w:author="Meggan Harris" w:date="2025-08-29T10:36:00Z" w16du:dateUtc="2025-08-29T08:36:00Z">
                  <w:rPr>
                    <w:sz w:val="18"/>
                    <w:szCs w:val="18"/>
                  </w:rPr>
                </w:rPrChange>
              </w:rPr>
              <w:pPrChange w:id="1255" w:author="Meggan Harris" w:date="2025-08-29T10:27:00Z" w16du:dateUtc="2025-08-29T08:27:00Z">
                <w:pPr>
                  <w:pStyle w:val="ListParagraph"/>
                  <w:cnfStyle w:val="001000100000" w:firstRow="0" w:lastRow="0" w:firstColumn="1" w:lastColumn="0" w:oddVBand="0" w:evenVBand="0" w:oddHBand="1" w:evenHBand="0" w:firstRowFirstColumn="0" w:firstRowLastColumn="0" w:lastRowFirstColumn="0" w:lastRowLastColumn="0"/>
                </w:pPr>
              </w:pPrChange>
            </w:pPr>
            <w:r w:rsidRPr="001D2C21">
              <w:rPr>
                <w:b w:val="0"/>
                <w:bCs w:val="0"/>
                <w:sz w:val="18"/>
                <w:szCs w:val="18"/>
                <w:rPrChange w:id="1256" w:author="Meggan Harris" w:date="2025-08-29T10:36:00Z" w16du:dateUtc="2025-08-29T08:36:00Z">
                  <w:rPr>
                    <w:sz w:val="18"/>
                    <w:szCs w:val="18"/>
                  </w:rPr>
                </w:rPrChange>
              </w:rPr>
              <w:t xml:space="preserve">Barium </w:t>
            </w:r>
            <w:del w:id="1257" w:author="Meggan Harris" w:date="2025-08-29T10:31:00Z" w16du:dateUtc="2025-08-29T08:31:00Z">
              <w:r w:rsidRPr="001D2C21" w:rsidDel="003A1CF8">
                <w:rPr>
                  <w:b w:val="0"/>
                  <w:bCs w:val="0"/>
                  <w:sz w:val="18"/>
                  <w:szCs w:val="18"/>
                  <w:rPrChange w:id="1258" w:author="Meggan Harris" w:date="2025-08-29T10:36:00Z" w16du:dateUtc="2025-08-29T08:36:00Z">
                    <w:rPr>
                      <w:sz w:val="18"/>
                      <w:szCs w:val="18"/>
                    </w:rPr>
                  </w:rPrChange>
                </w:rPr>
                <w:delText>Enema</w:delText>
              </w:r>
            </w:del>
            <w:ins w:id="1259" w:author="Meggan Harris" w:date="2025-08-29T10:31:00Z" w16du:dateUtc="2025-08-29T08:31:00Z">
              <w:r w:rsidR="003A1CF8" w:rsidRPr="001D2C21">
                <w:rPr>
                  <w:b w:val="0"/>
                  <w:bCs w:val="0"/>
                  <w:sz w:val="18"/>
                  <w:szCs w:val="18"/>
                  <w:rPrChange w:id="1260" w:author="Meggan Harris" w:date="2025-08-29T10:36:00Z" w16du:dateUtc="2025-08-29T08:36:00Z">
                    <w:rPr>
                      <w:sz w:val="18"/>
                      <w:szCs w:val="18"/>
                    </w:rPr>
                  </w:rPrChange>
                </w:rPr>
                <w:t>e</w:t>
              </w:r>
              <w:r w:rsidR="003A1CF8" w:rsidRPr="001D2C21">
                <w:rPr>
                  <w:b w:val="0"/>
                  <w:bCs w:val="0"/>
                  <w:sz w:val="18"/>
                  <w:szCs w:val="18"/>
                  <w:rPrChange w:id="1261" w:author="Meggan Harris" w:date="2025-08-29T10:36:00Z" w16du:dateUtc="2025-08-29T08:36:00Z">
                    <w:rPr>
                      <w:sz w:val="18"/>
                      <w:szCs w:val="18"/>
                    </w:rPr>
                  </w:rPrChange>
                </w:rPr>
                <w:t>nema</w:t>
              </w:r>
            </w:ins>
          </w:p>
        </w:tc>
        <w:tc>
          <w:tcPr>
            <w:tcW w:w="1276" w:type="dxa"/>
            <w:shd w:val="clear" w:color="auto" w:fill="auto"/>
            <w:hideMark/>
            <w:tcPrChange w:id="1262" w:author="Meggan Harris" w:date="2025-08-29T10:36:00Z" w16du:dateUtc="2025-08-29T08:36:00Z">
              <w:tcPr>
                <w:tcW w:w="1276" w:type="dxa"/>
                <w:hideMark/>
              </w:tcPr>
            </w:tcPrChange>
          </w:tcPr>
          <w:p w14:paraId="29871895" w14:textId="32B1C32F"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263"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80</w:t>
            </w:r>
            <w:del w:id="1264" w:author="Meggan Harris" w:date="2025-08-29T09:58:00Z" w16du:dateUtc="2025-08-29T07:58:00Z">
              <w:r w:rsidRPr="002C3678" w:rsidDel="008A097C">
                <w:rPr>
                  <w:sz w:val="18"/>
                  <w:szCs w:val="18"/>
                </w:rPr>
                <w:delText>.</w:delText>
              </w:r>
            </w:del>
            <w:ins w:id="1265" w:author="Meggan Harris" w:date="2025-08-29T09:58:00Z" w16du:dateUtc="2025-08-29T07:58:00Z">
              <w:r w:rsidR="008A097C">
                <w:rPr>
                  <w:sz w:val="18"/>
                  <w:szCs w:val="18"/>
                </w:rPr>
                <w:t>·</w:t>
              </w:r>
            </w:ins>
            <w:r w:rsidRPr="002C3678">
              <w:rPr>
                <w:sz w:val="18"/>
                <w:szCs w:val="18"/>
              </w:rPr>
              <w:t>00</w:t>
            </w:r>
          </w:p>
        </w:tc>
        <w:tc>
          <w:tcPr>
            <w:tcW w:w="1276" w:type="dxa"/>
            <w:shd w:val="clear" w:color="auto" w:fill="auto"/>
            <w:hideMark/>
            <w:tcPrChange w:id="1266" w:author="Meggan Harris" w:date="2025-08-29T10:36:00Z" w16du:dateUtc="2025-08-29T08:36:00Z">
              <w:tcPr>
                <w:tcW w:w="1276" w:type="dxa"/>
                <w:hideMark/>
              </w:tcPr>
            </w:tcPrChange>
          </w:tcPr>
          <w:p w14:paraId="3EC6E239" w14:textId="53347880" w:rsidR="00B87517" w:rsidRPr="002C3678" w:rsidRDefault="00AF7598"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267"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Pr>
                <w:sz w:val="18"/>
                <w:szCs w:val="18"/>
              </w:rPr>
              <w:t>0</w:t>
            </w:r>
          </w:p>
        </w:tc>
        <w:tc>
          <w:tcPr>
            <w:tcW w:w="0" w:type="auto"/>
            <w:shd w:val="clear" w:color="auto" w:fill="auto"/>
            <w:hideMark/>
            <w:tcPrChange w:id="1268" w:author="Meggan Harris" w:date="2025-08-29T10:36:00Z" w16du:dateUtc="2025-08-29T08:36:00Z">
              <w:tcPr>
                <w:tcW w:w="0" w:type="auto"/>
                <w:hideMark/>
              </w:tcPr>
            </w:tcPrChange>
          </w:tcPr>
          <w:p w14:paraId="6EE1733B" w14:textId="06B6C0B7" w:rsidR="00B87517" w:rsidRPr="002C3678" w:rsidRDefault="00AF7598"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269"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Pr>
                <w:sz w:val="18"/>
                <w:szCs w:val="18"/>
              </w:rPr>
              <w:t>0</w:t>
            </w:r>
          </w:p>
        </w:tc>
        <w:tc>
          <w:tcPr>
            <w:tcW w:w="1761" w:type="dxa"/>
            <w:shd w:val="clear" w:color="auto" w:fill="auto"/>
            <w:tcPrChange w:id="1270" w:author="Meggan Harris" w:date="2025-08-29T10:36:00Z" w16du:dateUtc="2025-08-29T08:36:00Z">
              <w:tcPr>
                <w:tcW w:w="1478" w:type="dxa"/>
              </w:tcPr>
            </w:tcPrChange>
          </w:tcPr>
          <w:p w14:paraId="10CA61D1" w14:textId="3D03AA92" w:rsidR="00B87517" w:rsidRPr="002C3678" w:rsidRDefault="00B87517" w:rsidP="004C623A">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{"citationID":"loF71n8I","properties":{"formattedCitation":"\\super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1D2C21" w:rsidRPr="002C3678" w14:paraId="4F5677BE" w14:textId="3F173E95" w:rsidTr="001D2C21">
        <w:trPr>
          <w:trPrChange w:id="1271" w:author="Meggan Harris" w:date="2025-08-29T10:36:00Z" w16du:dateUtc="2025-08-29T08:36:00Z">
            <w:trPr>
              <w:gridAfter w:val="0"/>
            </w:trPr>
          </w:trPrChange>
        </w:trPr>
        <w:tc>
          <w:tcPr>
            <w:cnfStyle w:val="001000000000" w:firstRow="0" w:lastRow="0" w:firstColumn="1" w:lastColumn="0" w:oddVBand="0" w:evenVBand="0" w:oddHBand="0" w:evenHBand="0" w:firstRowFirstColumn="0" w:firstRowLastColumn="0" w:lastRowFirstColumn="0" w:lastRowLastColumn="0"/>
            <w:tcW w:w="3397" w:type="dxa"/>
            <w:hideMark/>
            <w:tcPrChange w:id="1272" w:author="Meggan Harris" w:date="2025-08-29T10:36:00Z" w16du:dateUtc="2025-08-29T08:36:00Z">
              <w:tcPr>
                <w:tcW w:w="3397" w:type="dxa"/>
                <w:hideMark/>
              </w:tcPr>
            </w:tcPrChange>
          </w:tcPr>
          <w:p w14:paraId="7A39CF61" w14:textId="3CA9C9D8" w:rsidR="00B87517" w:rsidRPr="001D2C21" w:rsidRDefault="00B87517" w:rsidP="004C623A">
            <w:pPr>
              <w:pStyle w:val="ListParagraph"/>
              <w:ind w:left="0"/>
              <w:rPr>
                <w:b w:val="0"/>
                <w:bCs w:val="0"/>
                <w:sz w:val="18"/>
                <w:szCs w:val="18"/>
                <w:rPrChange w:id="1273" w:author="Meggan Harris" w:date="2025-08-29T10:36:00Z" w16du:dateUtc="2025-08-29T08:36:00Z">
                  <w:rPr>
                    <w:sz w:val="18"/>
                    <w:szCs w:val="18"/>
                  </w:rPr>
                </w:rPrChange>
              </w:rPr>
              <w:pPrChange w:id="1274" w:author="Meggan Harris" w:date="2025-08-29T10:27:00Z" w16du:dateUtc="2025-08-29T08:27:00Z">
                <w:pPr>
                  <w:pStyle w:val="ListParagraph"/>
                </w:pPr>
              </w:pPrChange>
            </w:pPr>
            <w:r w:rsidRPr="001D2C21">
              <w:rPr>
                <w:b w:val="0"/>
                <w:bCs w:val="0"/>
                <w:sz w:val="18"/>
                <w:szCs w:val="18"/>
                <w:rPrChange w:id="1275" w:author="Meggan Harris" w:date="2025-08-29T10:36:00Z" w16du:dateUtc="2025-08-29T08:36:00Z">
                  <w:rPr>
                    <w:sz w:val="18"/>
                    <w:szCs w:val="18"/>
                  </w:rPr>
                </w:rPrChange>
              </w:rPr>
              <w:t xml:space="preserve">Barium </w:t>
            </w:r>
            <w:ins w:id="1276" w:author="Meggan Harris" w:date="2025-08-29T10:31:00Z" w16du:dateUtc="2025-08-29T08:31:00Z">
              <w:r w:rsidR="003A1CF8" w:rsidRPr="001D2C21">
                <w:rPr>
                  <w:b w:val="0"/>
                  <w:bCs w:val="0"/>
                  <w:sz w:val="18"/>
                  <w:szCs w:val="18"/>
                  <w:rPrChange w:id="1277" w:author="Meggan Harris" w:date="2025-08-29T10:36:00Z" w16du:dateUtc="2025-08-29T08:36:00Z">
                    <w:rPr>
                      <w:sz w:val="18"/>
                      <w:szCs w:val="18"/>
                    </w:rPr>
                  </w:rPrChange>
                </w:rPr>
                <w:t>o</w:t>
              </w:r>
            </w:ins>
            <w:del w:id="1278" w:author="Meggan Harris" w:date="2025-08-29T10:31:00Z" w16du:dateUtc="2025-08-29T08:31:00Z">
              <w:r w:rsidRPr="001D2C21" w:rsidDel="003A1CF8">
                <w:rPr>
                  <w:b w:val="0"/>
                  <w:bCs w:val="0"/>
                  <w:sz w:val="18"/>
                  <w:szCs w:val="18"/>
                  <w:rPrChange w:id="1279" w:author="Meggan Harris" w:date="2025-08-29T10:36:00Z" w16du:dateUtc="2025-08-29T08:36:00Z">
                    <w:rPr>
                      <w:sz w:val="18"/>
                      <w:szCs w:val="18"/>
                    </w:rPr>
                  </w:rPrChange>
                </w:rPr>
                <w:delText xml:space="preserve">Esophageal </w:delText>
              </w:r>
            </w:del>
            <w:ins w:id="1280" w:author="Meggan Harris" w:date="2025-08-29T10:31:00Z" w16du:dateUtc="2025-08-29T08:31:00Z">
              <w:r w:rsidR="003A1CF8" w:rsidRPr="001D2C21">
                <w:rPr>
                  <w:b w:val="0"/>
                  <w:bCs w:val="0"/>
                  <w:sz w:val="18"/>
                  <w:szCs w:val="18"/>
                  <w:rPrChange w:id="1281" w:author="Meggan Harris" w:date="2025-08-29T10:36:00Z" w16du:dateUtc="2025-08-29T08:36:00Z">
                    <w:rPr>
                      <w:sz w:val="18"/>
                      <w:szCs w:val="18"/>
                    </w:rPr>
                  </w:rPrChange>
                </w:rPr>
                <w:t>e</w:t>
              </w:r>
              <w:r w:rsidR="003A1CF8" w:rsidRPr="001D2C21">
                <w:rPr>
                  <w:b w:val="0"/>
                  <w:bCs w:val="0"/>
                  <w:sz w:val="18"/>
                  <w:szCs w:val="18"/>
                  <w:rPrChange w:id="1282" w:author="Meggan Harris" w:date="2025-08-29T10:36:00Z" w16du:dateUtc="2025-08-29T08:36:00Z">
                    <w:rPr>
                      <w:sz w:val="18"/>
                      <w:szCs w:val="18"/>
                    </w:rPr>
                  </w:rPrChange>
                </w:rPr>
                <w:t xml:space="preserve">sophageal </w:t>
              </w:r>
            </w:ins>
            <w:del w:id="1283" w:author="Meggan Harris" w:date="2025-08-29T10:31:00Z" w16du:dateUtc="2025-08-29T08:31:00Z">
              <w:r w:rsidRPr="001D2C21" w:rsidDel="003A1CF8">
                <w:rPr>
                  <w:b w:val="0"/>
                  <w:bCs w:val="0"/>
                  <w:sz w:val="18"/>
                  <w:szCs w:val="18"/>
                  <w:rPrChange w:id="1284" w:author="Meggan Harris" w:date="2025-08-29T10:36:00Z" w16du:dateUtc="2025-08-29T08:36:00Z">
                    <w:rPr>
                      <w:sz w:val="18"/>
                      <w:szCs w:val="18"/>
                    </w:rPr>
                  </w:rPrChange>
                </w:rPr>
                <w:delText xml:space="preserve">Transit </w:delText>
              </w:r>
            </w:del>
            <w:ins w:id="1285" w:author="Meggan Harris" w:date="2025-08-29T10:31:00Z" w16du:dateUtc="2025-08-29T08:31:00Z">
              <w:r w:rsidR="003A1CF8" w:rsidRPr="001D2C21">
                <w:rPr>
                  <w:b w:val="0"/>
                  <w:bCs w:val="0"/>
                  <w:sz w:val="18"/>
                  <w:szCs w:val="18"/>
                  <w:rPrChange w:id="1286" w:author="Meggan Harris" w:date="2025-08-29T10:36:00Z" w16du:dateUtc="2025-08-29T08:36:00Z">
                    <w:rPr>
                      <w:sz w:val="18"/>
                      <w:szCs w:val="18"/>
                    </w:rPr>
                  </w:rPrChange>
                </w:rPr>
                <w:t>t</w:t>
              </w:r>
              <w:r w:rsidR="003A1CF8" w:rsidRPr="001D2C21">
                <w:rPr>
                  <w:b w:val="0"/>
                  <w:bCs w:val="0"/>
                  <w:sz w:val="18"/>
                  <w:szCs w:val="18"/>
                  <w:rPrChange w:id="1287" w:author="Meggan Harris" w:date="2025-08-29T10:36:00Z" w16du:dateUtc="2025-08-29T08:36:00Z">
                    <w:rPr>
                      <w:sz w:val="18"/>
                      <w:szCs w:val="18"/>
                    </w:rPr>
                  </w:rPrChange>
                </w:rPr>
                <w:t xml:space="preserve">ransit </w:t>
              </w:r>
            </w:ins>
            <w:del w:id="1288" w:author="Meggan Harris" w:date="2025-08-29T10:31:00Z" w16du:dateUtc="2025-08-29T08:31:00Z">
              <w:r w:rsidRPr="001D2C21" w:rsidDel="003A1CF8">
                <w:rPr>
                  <w:b w:val="0"/>
                  <w:bCs w:val="0"/>
                  <w:sz w:val="18"/>
                  <w:szCs w:val="18"/>
                  <w:rPrChange w:id="1289" w:author="Meggan Harris" w:date="2025-08-29T10:36:00Z" w16du:dateUtc="2025-08-29T08:36:00Z">
                    <w:rPr>
                      <w:sz w:val="18"/>
                      <w:szCs w:val="18"/>
                    </w:rPr>
                  </w:rPrChange>
                </w:rPr>
                <w:delText>Study</w:delText>
              </w:r>
            </w:del>
            <w:ins w:id="1290" w:author="Meggan Harris" w:date="2025-08-29T10:31:00Z" w16du:dateUtc="2025-08-29T08:31:00Z">
              <w:r w:rsidR="003A1CF8" w:rsidRPr="001D2C21">
                <w:rPr>
                  <w:b w:val="0"/>
                  <w:bCs w:val="0"/>
                  <w:sz w:val="18"/>
                  <w:szCs w:val="18"/>
                  <w:rPrChange w:id="1291" w:author="Meggan Harris" w:date="2025-08-29T10:36:00Z" w16du:dateUtc="2025-08-29T08:36:00Z">
                    <w:rPr>
                      <w:sz w:val="18"/>
                      <w:szCs w:val="18"/>
                    </w:rPr>
                  </w:rPrChange>
                </w:rPr>
                <w:t>s</w:t>
              </w:r>
              <w:r w:rsidR="003A1CF8" w:rsidRPr="001D2C21">
                <w:rPr>
                  <w:b w:val="0"/>
                  <w:bCs w:val="0"/>
                  <w:sz w:val="18"/>
                  <w:szCs w:val="18"/>
                  <w:rPrChange w:id="1292" w:author="Meggan Harris" w:date="2025-08-29T10:36:00Z" w16du:dateUtc="2025-08-29T08:36:00Z">
                    <w:rPr>
                      <w:sz w:val="18"/>
                      <w:szCs w:val="18"/>
                    </w:rPr>
                  </w:rPrChange>
                </w:rPr>
                <w:t>tudy</w:t>
              </w:r>
            </w:ins>
          </w:p>
        </w:tc>
        <w:tc>
          <w:tcPr>
            <w:tcW w:w="1276" w:type="dxa"/>
            <w:hideMark/>
            <w:tcPrChange w:id="1293" w:author="Meggan Harris" w:date="2025-08-29T10:36:00Z" w16du:dateUtc="2025-08-29T08:36:00Z">
              <w:tcPr>
                <w:tcW w:w="1276" w:type="dxa"/>
                <w:hideMark/>
              </w:tcPr>
            </w:tcPrChange>
          </w:tcPr>
          <w:p w14:paraId="16D5A597" w14:textId="6899A25C"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294"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90</w:t>
            </w:r>
            <w:del w:id="1295" w:author="Meggan Harris" w:date="2025-08-29T09:58:00Z" w16du:dateUtc="2025-08-29T07:58:00Z">
              <w:r w:rsidRPr="002C3678" w:rsidDel="008A097C">
                <w:rPr>
                  <w:sz w:val="18"/>
                  <w:szCs w:val="18"/>
                </w:rPr>
                <w:delText>.</w:delText>
              </w:r>
            </w:del>
            <w:ins w:id="1296" w:author="Meggan Harris" w:date="2025-08-29T09:58:00Z" w16du:dateUtc="2025-08-29T07:58:00Z">
              <w:r w:rsidR="008A097C">
                <w:rPr>
                  <w:sz w:val="18"/>
                  <w:szCs w:val="18"/>
                </w:rPr>
                <w:t>·</w:t>
              </w:r>
            </w:ins>
            <w:r w:rsidRPr="002C3678">
              <w:rPr>
                <w:sz w:val="18"/>
                <w:szCs w:val="18"/>
              </w:rPr>
              <w:t>00</w:t>
            </w:r>
          </w:p>
        </w:tc>
        <w:tc>
          <w:tcPr>
            <w:tcW w:w="1276" w:type="dxa"/>
            <w:hideMark/>
            <w:tcPrChange w:id="1297" w:author="Meggan Harris" w:date="2025-08-29T10:36:00Z" w16du:dateUtc="2025-08-29T08:36:00Z">
              <w:tcPr>
                <w:tcW w:w="1276" w:type="dxa"/>
                <w:hideMark/>
              </w:tcPr>
            </w:tcPrChange>
          </w:tcPr>
          <w:p w14:paraId="1D3E5452" w14:textId="7A155809" w:rsidR="00B87517" w:rsidRPr="002C3678" w:rsidRDefault="00AF7598"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298"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Pr>
                <w:sz w:val="18"/>
                <w:szCs w:val="18"/>
              </w:rPr>
              <w:t>0</w:t>
            </w:r>
          </w:p>
        </w:tc>
        <w:tc>
          <w:tcPr>
            <w:tcW w:w="0" w:type="auto"/>
            <w:hideMark/>
            <w:tcPrChange w:id="1299" w:author="Meggan Harris" w:date="2025-08-29T10:36:00Z" w16du:dateUtc="2025-08-29T08:36:00Z">
              <w:tcPr>
                <w:tcW w:w="0" w:type="auto"/>
                <w:hideMark/>
              </w:tcPr>
            </w:tcPrChange>
          </w:tcPr>
          <w:p w14:paraId="7B3585AF" w14:textId="3C337907" w:rsidR="00B87517" w:rsidRPr="002C3678" w:rsidRDefault="00AF7598"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300"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Pr>
                <w:sz w:val="18"/>
                <w:szCs w:val="18"/>
              </w:rPr>
              <w:t>0</w:t>
            </w:r>
          </w:p>
        </w:tc>
        <w:tc>
          <w:tcPr>
            <w:tcW w:w="1761" w:type="dxa"/>
            <w:tcPrChange w:id="1301" w:author="Meggan Harris" w:date="2025-08-29T10:36:00Z" w16du:dateUtc="2025-08-29T08:36:00Z">
              <w:tcPr>
                <w:tcW w:w="1478" w:type="dxa"/>
              </w:tcPr>
            </w:tcPrChange>
          </w:tcPr>
          <w:p w14:paraId="79C8AD2F" w14:textId="38E9F341" w:rsidR="00B87517" w:rsidRPr="002C3678" w:rsidRDefault="00B87517" w:rsidP="004C623A">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{"citationID":"ZicrsREE","properties":{"formattedCitation":"\\super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1D2C21" w:rsidRPr="002C3678" w14:paraId="69D1085E" w14:textId="22A8DE82" w:rsidTr="001D2C21">
        <w:trPr>
          <w:cnfStyle w:val="000000100000" w:firstRow="0" w:lastRow="0" w:firstColumn="0" w:lastColumn="0" w:oddVBand="0" w:evenVBand="0" w:oddHBand="1" w:evenHBand="0" w:firstRowFirstColumn="0" w:firstRowLastColumn="0" w:lastRowFirstColumn="0" w:lastRowLastColumn="0"/>
          <w:trPrChange w:id="1302" w:author="Meggan Harris" w:date="2025-08-29T10:36:00Z" w16du:dateUtc="2025-08-29T08:36:00Z">
            <w:trPr>
              <w:gridAfter w:val="0"/>
            </w:trPr>
          </w:trPrChange>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hideMark/>
            <w:tcPrChange w:id="1303" w:author="Meggan Harris" w:date="2025-08-29T10:36:00Z" w16du:dateUtc="2025-08-29T08:36:00Z">
              <w:tcPr>
                <w:tcW w:w="3397" w:type="dxa"/>
                <w:hideMark/>
              </w:tcPr>
            </w:tcPrChange>
          </w:tcPr>
          <w:p w14:paraId="433CA6E3" w14:textId="77777777" w:rsidR="00B87517" w:rsidRPr="001D2C21" w:rsidRDefault="00B87517" w:rsidP="004C623A">
            <w:pPr>
              <w:pStyle w:val="ListParagraph"/>
              <w:ind w:left="0"/>
              <w:cnfStyle w:val="001000100000" w:firstRow="0" w:lastRow="0" w:firstColumn="1" w:lastColumn="0" w:oddVBand="0" w:evenVBand="0" w:oddHBand="1" w:evenHBand="0" w:firstRowFirstColumn="0" w:firstRowLastColumn="0" w:lastRowFirstColumn="0" w:lastRowLastColumn="0"/>
              <w:rPr>
                <w:b w:val="0"/>
                <w:bCs w:val="0"/>
                <w:sz w:val="18"/>
                <w:szCs w:val="18"/>
                <w:rPrChange w:id="1304" w:author="Meggan Harris" w:date="2025-08-29T10:36:00Z" w16du:dateUtc="2025-08-29T08:36:00Z">
                  <w:rPr>
                    <w:sz w:val="18"/>
                    <w:szCs w:val="18"/>
                  </w:rPr>
                </w:rPrChange>
              </w:rPr>
              <w:pPrChange w:id="1305" w:author="Meggan Harris" w:date="2025-08-29T10:27:00Z" w16du:dateUtc="2025-08-29T08:27:00Z">
                <w:pPr>
                  <w:pStyle w:val="ListParagraph"/>
                  <w:cnfStyle w:val="001000100000" w:firstRow="0" w:lastRow="0" w:firstColumn="1" w:lastColumn="0" w:oddVBand="0" w:evenVBand="0" w:oddHBand="1" w:evenHBand="0" w:firstRowFirstColumn="0" w:firstRowLastColumn="0" w:lastRowFirstColumn="0" w:lastRowLastColumn="0"/>
                </w:pPr>
              </w:pPrChange>
            </w:pPr>
            <w:r w:rsidRPr="001D2C21">
              <w:rPr>
                <w:b w:val="0"/>
                <w:bCs w:val="0"/>
                <w:sz w:val="18"/>
                <w:szCs w:val="18"/>
                <w:rPrChange w:id="1306" w:author="Meggan Harris" w:date="2025-08-29T10:36:00Z" w16du:dateUtc="2025-08-29T08:36:00Z">
                  <w:rPr>
                    <w:sz w:val="18"/>
                    <w:szCs w:val="18"/>
                  </w:rPr>
                </w:rPrChange>
              </w:rPr>
              <w:t>Gastroscopy</w:t>
            </w:r>
          </w:p>
        </w:tc>
        <w:tc>
          <w:tcPr>
            <w:tcW w:w="1276" w:type="dxa"/>
            <w:shd w:val="clear" w:color="auto" w:fill="auto"/>
            <w:hideMark/>
            <w:tcPrChange w:id="1307" w:author="Meggan Harris" w:date="2025-08-29T10:36:00Z" w16du:dateUtc="2025-08-29T08:36:00Z">
              <w:tcPr>
                <w:tcW w:w="1276" w:type="dxa"/>
                <w:hideMark/>
              </w:tcPr>
            </w:tcPrChange>
          </w:tcPr>
          <w:p w14:paraId="08DB3DC4" w14:textId="68F69DC7"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308"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150</w:t>
            </w:r>
            <w:del w:id="1309" w:author="Meggan Harris" w:date="2025-08-29T09:58:00Z" w16du:dateUtc="2025-08-29T07:58:00Z">
              <w:r w:rsidRPr="002C3678" w:rsidDel="008A097C">
                <w:rPr>
                  <w:sz w:val="18"/>
                  <w:szCs w:val="18"/>
                </w:rPr>
                <w:delText>.</w:delText>
              </w:r>
            </w:del>
            <w:ins w:id="1310" w:author="Meggan Harris" w:date="2025-08-29T09:58:00Z" w16du:dateUtc="2025-08-29T07:58:00Z">
              <w:r w:rsidR="008A097C">
                <w:rPr>
                  <w:sz w:val="18"/>
                  <w:szCs w:val="18"/>
                </w:rPr>
                <w:t>·</w:t>
              </w:r>
            </w:ins>
            <w:r w:rsidRPr="002C3678">
              <w:rPr>
                <w:sz w:val="18"/>
                <w:szCs w:val="18"/>
              </w:rPr>
              <w:t>00</w:t>
            </w:r>
          </w:p>
        </w:tc>
        <w:tc>
          <w:tcPr>
            <w:tcW w:w="1276" w:type="dxa"/>
            <w:shd w:val="clear" w:color="auto" w:fill="auto"/>
            <w:hideMark/>
            <w:tcPrChange w:id="1311" w:author="Meggan Harris" w:date="2025-08-29T10:36:00Z" w16du:dateUtc="2025-08-29T08:36:00Z">
              <w:tcPr>
                <w:tcW w:w="1276" w:type="dxa"/>
                <w:hideMark/>
              </w:tcPr>
            </w:tcPrChange>
          </w:tcPr>
          <w:p w14:paraId="5DDD3FE0" w14:textId="0BC02821" w:rsidR="00B87517" w:rsidRPr="002C3678" w:rsidRDefault="00AF7598"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312"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Pr>
                <w:sz w:val="18"/>
                <w:szCs w:val="18"/>
              </w:rPr>
              <w:t>0</w:t>
            </w:r>
          </w:p>
        </w:tc>
        <w:tc>
          <w:tcPr>
            <w:tcW w:w="0" w:type="auto"/>
            <w:shd w:val="clear" w:color="auto" w:fill="auto"/>
            <w:hideMark/>
            <w:tcPrChange w:id="1313" w:author="Meggan Harris" w:date="2025-08-29T10:36:00Z" w16du:dateUtc="2025-08-29T08:36:00Z">
              <w:tcPr>
                <w:tcW w:w="0" w:type="auto"/>
                <w:hideMark/>
              </w:tcPr>
            </w:tcPrChange>
          </w:tcPr>
          <w:p w14:paraId="0BE84CA5" w14:textId="0FB25A79" w:rsidR="00B87517" w:rsidRPr="002C3678" w:rsidRDefault="00AF7598"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314"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Pr>
                <w:sz w:val="18"/>
                <w:szCs w:val="18"/>
              </w:rPr>
              <w:t>0</w:t>
            </w:r>
          </w:p>
        </w:tc>
        <w:tc>
          <w:tcPr>
            <w:tcW w:w="1761" w:type="dxa"/>
            <w:shd w:val="clear" w:color="auto" w:fill="auto"/>
            <w:tcPrChange w:id="1315" w:author="Meggan Harris" w:date="2025-08-29T10:36:00Z" w16du:dateUtc="2025-08-29T08:36:00Z">
              <w:tcPr>
                <w:tcW w:w="1478" w:type="dxa"/>
              </w:tcPr>
            </w:tcPrChange>
          </w:tcPr>
          <w:p w14:paraId="436CF393" w14:textId="128BECB3" w:rsidR="00B87517" w:rsidRPr="002C3678" w:rsidRDefault="00B87517" w:rsidP="004C623A">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{"citationID":"TmOEnqwj","properties":{"formattedCitation":"\\super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1D2C21" w:rsidRPr="002C3678" w14:paraId="72EE985F" w14:textId="45C919C8" w:rsidTr="001D2C21">
        <w:trPr>
          <w:trPrChange w:id="1316" w:author="Meggan Harris" w:date="2025-08-29T10:36:00Z" w16du:dateUtc="2025-08-29T08:36:00Z">
            <w:trPr>
              <w:gridAfter w:val="0"/>
            </w:trPr>
          </w:trPrChange>
        </w:trPr>
        <w:tc>
          <w:tcPr>
            <w:cnfStyle w:val="001000000000" w:firstRow="0" w:lastRow="0" w:firstColumn="1" w:lastColumn="0" w:oddVBand="0" w:evenVBand="0" w:oddHBand="0" w:evenHBand="0" w:firstRowFirstColumn="0" w:firstRowLastColumn="0" w:lastRowFirstColumn="0" w:lastRowLastColumn="0"/>
            <w:tcW w:w="3397" w:type="dxa"/>
            <w:hideMark/>
            <w:tcPrChange w:id="1317" w:author="Meggan Harris" w:date="2025-08-29T10:36:00Z" w16du:dateUtc="2025-08-29T08:36:00Z">
              <w:tcPr>
                <w:tcW w:w="3397" w:type="dxa"/>
                <w:hideMark/>
              </w:tcPr>
            </w:tcPrChange>
          </w:tcPr>
          <w:p w14:paraId="133AE15B" w14:textId="50EFE063" w:rsidR="00B87517" w:rsidRPr="001D2C21" w:rsidRDefault="00B87517" w:rsidP="004C623A">
            <w:pPr>
              <w:pStyle w:val="ListParagraph"/>
              <w:ind w:left="0"/>
              <w:rPr>
                <w:b w:val="0"/>
                <w:bCs w:val="0"/>
                <w:sz w:val="18"/>
                <w:szCs w:val="18"/>
                <w:rPrChange w:id="1318" w:author="Meggan Harris" w:date="2025-08-29T10:36:00Z" w16du:dateUtc="2025-08-29T08:36:00Z">
                  <w:rPr>
                    <w:sz w:val="18"/>
                    <w:szCs w:val="18"/>
                  </w:rPr>
                </w:rPrChange>
              </w:rPr>
              <w:pPrChange w:id="1319" w:author="Meggan Harris" w:date="2025-08-29T10:27:00Z" w16du:dateUtc="2025-08-29T08:27:00Z">
                <w:pPr>
                  <w:pStyle w:val="ListParagraph"/>
                </w:pPr>
              </w:pPrChange>
            </w:pPr>
            <w:r w:rsidRPr="001D2C21">
              <w:rPr>
                <w:b w:val="0"/>
                <w:bCs w:val="0"/>
                <w:sz w:val="18"/>
                <w:szCs w:val="18"/>
                <w:rPrChange w:id="1320" w:author="Meggan Harris" w:date="2025-08-29T10:36:00Z" w16du:dateUtc="2025-08-29T08:36:00Z">
                  <w:rPr>
                    <w:sz w:val="18"/>
                    <w:szCs w:val="18"/>
                  </w:rPr>
                </w:rPrChange>
              </w:rPr>
              <w:t xml:space="preserve">Medical </w:t>
            </w:r>
            <w:del w:id="1321" w:author="Meggan Harris" w:date="2025-08-29T10:32:00Z" w16du:dateUtc="2025-08-29T08:32:00Z">
              <w:r w:rsidRPr="001D2C21" w:rsidDel="00FC72A7">
                <w:rPr>
                  <w:b w:val="0"/>
                  <w:bCs w:val="0"/>
                  <w:sz w:val="18"/>
                  <w:szCs w:val="18"/>
                  <w:rPrChange w:id="1322" w:author="Meggan Harris" w:date="2025-08-29T10:36:00Z" w16du:dateUtc="2025-08-29T08:36:00Z">
                    <w:rPr>
                      <w:sz w:val="18"/>
                      <w:szCs w:val="18"/>
                    </w:rPr>
                  </w:rPrChange>
                </w:rPr>
                <w:delText>Consultation</w:delText>
              </w:r>
            </w:del>
            <w:ins w:id="1323" w:author="Meggan Harris" w:date="2025-08-29T10:32:00Z" w16du:dateUtc="2025-08-29T08:32:00Z">
              <w:r w:rsidR="00FC72A7" w:rsidRPr="001D2C21">
                <w:rPr>
                  <w:b w:val="0"/>
                  <w:bCs w:val="0"/>
                  <w:sz w:val="18"/>
                  <w:szCs w:val="18"/>
                  <w:rPrChange w:id="1324" w:author="Meggan Harris" w:date="2025-08-29T10:36:00Z" w16du:dateUtc="2025-08-29T08:36:00Z">
                    <w:rPr>
                      <w:sz w:val="18"/>
                      <w:szCs w:val="18"/>
                    </w:rPr>
                  </w:rPrChange>
                </w:rPr>
                <w:t>c</w:t>
              </w:r>
              <w:r w:rsidR="00FC72A7" w:rsidRPr="001D2C21">
                <w:rPr>
                  <w:b w:val="0"/>
                  <w:bCs w:val="0"/>
                  <w:sz w:val="18"/>
                  <w:szCs w:val="18"/>
                  <w:rPrChange w:id="1325" w:author="Meggan Harris" w:date="2025-08-29T10:36:00Z" w16du:dateUtc="2025-08-29T08:36:00Z">
                    <w:rPr>
                      <w:sz w:val="18"/>
                      <w:szCs w:val="18"/>
                    </w:rPr>
                  </w:rPrChange>
                </w:rPr>
                <w:t>onsultation</w:t>
              </w:r>
            </w:ins>
          </w:p>
        </w:tc>
        <w:tc>
          <w:tcPr>
            <w:tcW w:w="1276" w:type="dxa"/>
            <w:hideMark/>
            <w:tcPrChange w:id="1326" w:author="Meggan Harris" w:date="2025-08-29T10:36:00Z" w16du:dateUtc="2025-08-29T08:36:00Z">
              <w:tcPr>
                <w:tcW w:w="1276" w:type="dxa"/>
                <w:hideMark/>
              </w:tcPr>
            </w:tcPrChange>
          </w:tcPr>
          <w:p w14:paraId="54E4266A" w14:textId="580FCCE2"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327"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98</w:t>
            </w:r>
            <w:del w:id="1328" w:author="Meggan Harris" w:date="2025-08-29T09:58:00Z" w16du:dateUtc="2025-08-29T07:58:00Z">
              <w:r w:rsidRPr="002C3678" w:rsidDel="008A097C">
                <w:rPr>
                  <w:sz w:val="18"/>
                  <w:szCs w:val="18"/>
                </w:rPr>
                <w:delText>.</w:delText>
              </w:r>
            </w:del>
            <w:ins w:id="1329" w:author="Meggan Harris" w:date="2025-08-29T09:58:00Z" w16du:dateUtc="2025-08-29T07:58:00Z">
              <w:r w:rsidR="008A097C">
                <w:rPr>
                  <w:sz w:val="18"/>
                  <w:szCs w:val="18"/>
                </w:rPr>
                <w:t>·</w:t>
              </w:r>
            </w:ins>
            <w:r w:rsidRPr="002C3678">
              <w:rPr>
                <w:sz w:val="18"/>
                <w:szCs w:val="18"/>
              </w:rPr>
              <w:t>00</w:t>
            </w:r>
          </w:p>
        </w:tc>
        <w:tc>
          <w:tcPr>
            <w:tcW w:w="1276" w:type="dxa"/>
            <w:hideMark/>
            <w:tcPrChange w:id="1330" w:author="Meggan Harris" w:date="2025-08-29T10:36:00Z" w16du:dateUtc="2025-08-29T08:36:00Z">
              <w:tcPr>
                <w:tcW w:w="1276" w:type="dxa"/>
                <w:hideMark/>
              </w:tcPr>
            </w:tcPrChange>
          </w:tcPr>
          <w:p w14:paraId="4FA29FDA" w14:textId="77777777"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331"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2</w:t>
            </w:r>
          </w:p>
        </w:tc>
        <w:tc>
          <w:tcPr>
            <w:tcW w:w="0" w:type="auto"/>
            <w:hideMark/>
            <w:tcPrChange w:id="1332" w:author="Meggan Harris" w:date="2025-08-29T10:36:00Z" w16du:dateUtc="2025-08-29T08:36:00Z">
              <w:tcPr>
                <w:tcW w:w="0" w:type="auto"/>
                <w:hideMark/>
              </w:tcPr>
            </w:tcPrChange>
          </w:tcPr>
          <w:p w14:paraId="2CDB44E4" w14:textId="39D0380B"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333"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196</w:t>
            </w:r>
            <w:del w:id="1334" w:author="Meggan Harris" w:date="2025-08-29T09:58:00Z" w16du:dateUtc="2025-08-29T07:58:00Z">
              <w:r w:rsidRPr="002C3678" w:rsidDel="008A097C">
                <w:rPr>
                  <w:sz w:val="18"/>
                  <w:szCs w:val="18"/>
                </w:rPr>
                <w:delText>.</w:delText>
              </w:r>
            </w:del>
            <w:ins w:id="1335" w:author="Meggan Harris" w:date="2025-08-29T09:58:00Z" w16du:dateUtc="2025-08-29T07:58:00Z">
              <w:r w:rsidR="008A097C">
                <w:rPr>
                  <w:sz w:val="18"/>
                  <w:szCs w:val="18"/>
                </w:rPr>
                <w:t>·</w:t>
              </w:r>
            </w:ins>
            <w:r w:rsidRPr="002C3678">
              <w:rPr>
                <w:sz w:val="18"/>
                <w:szCs w:val="18"/>
              </w:rPr>
              <w:t>00</w:t>
            </w:r>
          </w:p>
        </w:tc>
        <w:tc>
          <w:tcPr>
            <w:tcW w:w="1761" w:type="dxa"/>
            <w:tcPrChange w:id="1336" w:author="Meggan Harris" w:date="2025-08-29T10:36:00Z" w16du:dateUtc="2025-08-29T08:36:00Z">
              <w:tcPr>
                <w:tcW w:w="1478" w:type="dxa"/>
              </w:tcPr>
            </w:tcPrChange>
          </w:tcPr>
          <w:p w14:paraId="4EEEDD28" w14:textId="28DF5B3F" w:rsidR="00B87517" w:rsidRPr="002C3678" w:rsidRDefault="00B87517" w:rsidP="004C623A">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BOJA 2024.</w:t>
            </w:r>
            <w:r w:rsidRPr="002C3678">
              <w:rPr>
                <w:sz w:val="18"/>
                <w:szCs w:val="18"/>
              </w:rPr>
              <w:fldChar w:fldCharType="begin"/>
            </w:r>
            <w:r w:rsidR="00984120" w:rsidRPr="002C3678">
              <w:rPr>
                <w:sz w:val="18"/>
                <w:szCs w:val="18"/>
              </w:rPr>
              <w:instrText xml:space="preserve"> ADDIN ZOTERO_ITEM CSL_CITATION {"citationID":"rTOE5IfQ","properties":{"formattedCitation":"\\super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2C3678">
              <w:rPr>
                <w:sz w:val="18"/>
                <w:szCs w:val="18"/>
              </w:rPr>
              <w:fldChar w:fldCharType="separate"/>
            </w:r>
            <w:r w:rsidR="00984120" w:rsidRPr="002C3678">
              <w:rPr>
                <w:rFonts w:ascii="Aptos" w:hAnsi="Aptos" w:cs="Times New Roman"/>
                <w:sz w:val="18"/>
                <w:szCs w:val="18"/>
                <w:vertAlign w:val="superscript"/>
              </w:rPr>
              <w:t>12</w:t>
            </w:r>
            <w:r w:rsidRPr="002C3678">
              <w:rPr>
                <w:sz w:val="18"/>
                <w:szCs w:val="18"/>
              </w:rPr>
              <w:fldChar w:fldCharType="end"/>
            </w:r>
          </w:p>
        </w:tc>
      </w:tr>
      <w:tr w:rsidR="001D2C21" w:rsidRPr="002C3678" w14:paraId="22562AD8" w14:textId="3CA716A8" w:rsidTr="001D2C21">
        <w:trPr>
          <w:cnfStyle w:val="000000100000" w:firstRow="0" w:lastRow="0" w:firstColumn="0" w:lastColumn="0" w:oddVBand="0" w:evenVBand="0" w:oddHBand="1" w:evenHBand="0" w:firstRowFirstColumn="0" w:firstRowLastColumn="0" w:lastRowFirstColumn="0" w:lastRowLastColumn="0"/>
          <w:trPrChange w:id="1337" w:author="Meggan Harris" w:date="2025-08-29T10:36:00Z" w16du:dateUtc="2025-08-29T08:36:00Z">
            <w:trPr>
              <w:gridAfter w:val="0"/>
            </w:trPr>
          </w:trPrChange>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hideMark/>
            <w:tcPrChange w:id="1338" w:author="Meggan Harris" w:date="2025-08-29T10:36:00Z" w16du:dateUtc="2025-08-29T08:36:00Z">
              <w:tcPr>
                <w:tcW w:w="3397" w:type="dxa"/>
                <w:hideMark/>
              </w:tcPr>
            </w:tcPrChange>
          </w:tcPr>
          <w:p w14:paraId="46586188" w14:textId="53EFAD68" w:rsidR="00B87517" w:rsidRPr="001D2C21" w:rsidRDefault="00B87517" w:rsidP="004C623A">
            <w:pPr>
              <w:pStyle w:val="ListParagraph"/>
              <w:ind w:left="0"/>
              <w:cnfStyle w:val="001000100000" w:firstRow="0" w:lastRow="0" w:firstColumn="1" w:lastColumn="0" w:oddVBand="0" w:evenVBand="0" w:oddHBand="1" w:evenHBand="0" w:firstRowFirstColumn="0" w:firstRowLastColumn="0" w:lastRowFirstColumn="0" w:lastRowLastColumn="0"/>
              <w:rPr>
                <w:b w:val="0"/>
                <w:bCs w:val="0"/>
                <w:sz w:val="18"/>
                <w:szCs w:val="18"/>
                <w:rPrChange w:id="1339" w:author="Meggan Harris" w:date="2025-08-29T10:36:00Z" w16du:dateUtc="2025-08-29T08:36:00Z">
                  <w:rPr>
                    <w:sz w:val="18"/>
                    <w:szCs w:val="18"/>
                  </w:rPr>
                </w:rPrChange>
              </w:rPr>
              <w:pPrChange w:id="1340" w:author="Meggan Harris" w:date="2025-08-29T10:27:00Z" w16du:dateUtc="2025-08-29T08:27:00Z">
                <w:pPr>
                  <w:pStyle w:val="ListParagraph"/>
                  <w:cnfStyle w:val="001000100000" w:firstRow="0" w:lastRow="0" w:firstColumn="1" w:lastColumn="0" w:oddVBand="0" w:evenVBand="0" w:oddHBand="1" w:evenHBand="0" w:firstRowFirstColumn="0" w:firstRowLastColumn="0" w:lastRowFirstColumn="0" w:lastRowLastColumn="0"/>
                </w:pPr>
              </w:pPrChange>
            </w:pPr>
            <w:r w:rsidRPr="001D2C21">
              <w:rPr>
                <w:b w:val="0"/>
                <w:bCs w:val="0"/>
                <w:sz w:val="18"/>
                <w:szCs w:val="18"/>
                <w:rPrChange w:id="1341" w:author="Meggan Harris" w:date="2025-08-29T10:36:00Z" w16du:dateUtc="2025-08-29T08:36:00Z">
                  <w:rPr>
                    <w:sz w:val="18"/>
                    <w:szCs w:val="18"/>
                  </w:rPr>
                </w:rPrChange>
              </w:rPr>
              <w:t>Sacubitril/</w:t>
            </w:r>
            <w:del w:id="1342" w:author="Meggan Harris" w:date="2025-08-29T10:32:00Z" w16du:dateUtc="2025-08-29T08:32:00Z">
              <w:r w:rsidRPr="001D2C21" w:rsidDel="00FC72A7">
                <w:rPr>
                  <w:b w:val="0"/>
                  <w:bCs w:val="0"/>
                  <w:sz w:val="18"/>
                  <w:szCs w:val="18"/>
                  <w:rPrChange w:id="1343" w:author="Meggan Harris" w:date="2025-08-29T10:36:00Z" w16du:dateUtc="2025-08-29T08:36:00Z">
                    <w:rPr>
                      <w:sz w:val="18"/>
                      <w:szCs w:val="18"/>
                    </w:rPr>
                  </w:rPrChange>
                </w:rPr>
                <w:delText>Valsartan</w:delText>
              </w:r>
            </w:del>
            <w:ins w:id="1344" w:author="Meggan Harris" w:date="2025-08-29T10:32:00Z" w16du:dateUtc="2025-08-29T08:32:00Z">
              <w:r w:rsidR="00FC72A7" w:rsidRPr="001D2C21">
                <w:rPr>
                  <w:b w:val="0"/>
                  <w:bCs w:val="0"/>
                  <w:sz w:val="18"/>
                  <w:szCs w:val="18"/>
                  <w:rPrChange w:id="1345" w:author="Meggan Harris" w:date="2025-08-29T10:36:00Z" w16du:dateUtc="2025-08-29T08:36:00Z">
                    <w:rPr>
                      <w:sz w:val="18"/>
                      <w:szCs w:val="18"/>
                    </w:rPr>
                  </w:rPrChange>
                </w:rPr>
                <w:t>v</w:t>
              </w:r>
              <w:r w:rsidR="00FC72A7" w:rsidRPr="001D2C21">
                <w:rPr>
                  <w:b w:val="0"/>
                  <w:bCs w:val="0"/>
                  <w:sz w:val="18"/>
                  <w:szCs w:val="18"/>
                  <w:rPrChange w:id="1346" w:author="Meggan Harris" w:date="2025-08-29T10:36:00Z" w16du:dateUtc="2025-08-29T08:36:00Z">
                    <w:rPr>
                      <w:sz w:val="18"/>
                      <w:szCs w:val="18"/>
                    </w:rPr>
                  </w:rPrChange>
                </w:rPr>
                <w:t>alsartan</w:t>
              </w:r>
            </w:ins>
          </w:p>
        </w:tc>
        <w:tc>
          <w:tcPr>
            <w:tcW w:w="1276" w:type="dxa"/>
            <w:shd w:val="clear" w:color="auto" w:fill="auto"/>
            <w:hideMark/>
            <w:tcPrChange w:id="1347" w:author="Meggan Harris" w:date="2025-08-29T10:36:00Z" w16du:dateUtc="2025-08-29T08:36:00Z">
              <w:tcPr>
                <w:tcW w:w="1276" w:type="dxa"/>
                <w:hideMark/>
              </w:tcPr>
            </w:tcPrChange>
          </w:tcPr>
          <w:p w14:paraId="47A28356" w14:textId="7133E206"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348"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705</w:t>
            </w:r>
            <w:del w:id="1349" w:author="Meggan Harris" w:date="2025-08-29T09:58:00Z" w16du:dateUtc="2025-08-29T07:58:00Z">
              <w:r w:rsidRPr="002C3678" w:rsidDel="008A097C">
                <w:rPr>
                  <w:sz w:val="18"/>
                  <w:szCs w:val="18"/>
                </w:rPr>
                <w:delText>.</w:delText>
              </w:r>
            </w:del>
            <w:ins w:id="1350" w:author="Meggan Harris" w:date="2025-08-29T09:58:00Z" w16du:dateUtc="2025-08-29T07:58:00Z">
              <w:r w:rsidR="008A097C">
                <w:rPr>
                  <w:sz w:val="18"/>
                  <w:szCs w:val="18"/>
                </w:rPr>
                <w:t>·</w:t>
              </w:r>
            </w:ins>
            <w:r w:rsidRPr="002C3678">
              <w:rPr>
                <w:sz w:val="18"/>
                <w:szCs w:val="18"/>
              </w:rPr>
              <w:t>21</w:t>
            </w:r>
          </w:p>
        </w:tc>
        <w:tc>
          <w:tcPr>
            <w:tcW w:w="1276" w:type="dxa"/>
            <w:shd w:val="clear" w:color="auto" w:fill="auto"/>
            <w:hideMark/>
            <w:tcPrChange w:id="1351" w:author="Meggan Harris" w:date="2025-08-29T10:36:00Z" w16du:dateUtc="2025-08-29T08:36:00Z">
              <w:tcPr>
                <w:tcW w:w="1276" w:type="dxa"/>
                <w:hideMark/>
              </w:tcPr>
            </w:tcPrChange>
          </w:tcPr>
          <w:p w14:paraId="4095476B" w14:textId="77777777"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352"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12</w:t>
            </w:r>
          </w:p>
        </w:tc>
        <w:tc>
          <w:tcPr>
            <w:tcW w:w="0" w:type="auto"/>
            <w:shd w:val="clear" w:color="auto" w:fill="auto"/>
            <w:hideMark/>
            <w:tcPrChange w:id="1353" w:author="Meggan Harris" w:date="2025-08-29T10:36:00Z" w16du:dateUtc="2025-08-29T08:36:00Z">
              <w:tcPr>
                <w:tcW w:w="0" w:type="auto"/>
                <w:hideMark/>
              </w:tcPr>
            </w:tcPrChange>
          </w:tcPr>
          <w:p w14:paraId="39E1B128" w14:textId="0402D7C4"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354"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8,462</w:t>
            </w:r>
            <w:del w:id="1355" w:author="Meggan Harris" w:date="2025-08-29T09:58:00Z" w16du:dateUtc="2025-08-29T07:58:00Z">
              <w:r w:rsidRPr="002C3678" w:rsidDel="008A097C">
                <w:rPr>
                  <w:sz w:val="18"/>
                  <w:szCs w:val="18"/>
                </w:rPr>
                <w:delText>.</w:delText>
              </w:r>
            </w:del>
            <w:ins w:id="1356" w:author="Meggan Harris" w:date="2025-08-29T09:58:00Z" w16du:dateUtc="2025-08-29T07:58:00Z">
              <w:r w:rsidR="008A097C">
                <w:rPr>
                  <w:sz w:val="18"/>
                  <w:szCs w:val="18"/>
                </w:rPr>
                <w:t>·</w:t>
              </w:r>
            </w:ins>
            <w:r w:rsidRPr="002C3678">
              <w:rPr>
                <w:sz w:val="18"/>
                <w:szCs w:val="18"/>
              </w:rPr>
              <w:t>52</w:t>
            </w:r>
          </w:p>
        </w:tc>
        <w:tc>
          <w:tcPr>
            <w:tcW w:w="1761" w:type="dxa"/>
            <w:shd w:val="clear" w:color="auto" w:fill="auto"/>
            <w:tcPrChange w:id="1357" w:author="Meggan Harris" w:date="2025-08-29T10:36:00Z" w16du:dateUtc="2025-08-29T08:36:00Z">
              <w:tcPr>
                <w:tcW w:w="1478" w:type="dxa"/>
              </w:tcPr>
            </w:tcPrChange>
          </w:tcPr>
          <w:p w14:paraId="711CFDAD" w14:textId="6CC05373" w:rsidR="00B87517" w:rsidRPr="002C3678" w:rsidRDefault="00B87517" w:rsidP="004C623A">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Spanish retail price</w:t>
            </w:r>
          </w:p>
        </w:tc>
      </w:tr>
      <w:tr w:rsidR="001D2C21" w:rsidRPr="002C3678" w14:paraId="15496621" w14:textId="003CBD1A" w:rsidTr="001D2C21">
        <w:trPr>
          <w:trPrChange w:id="1358" w:author="Meggan Harris" w:date="2025-08-29T10:36:00Z" w16du:dateUtc="2025-08-29T08:36:00Z">
            <w:trPr>
              <w:gridAfter w:val="0"/>
            </w:trPr>
          </w:trPrChange>
        </w:trPr>
        <w:tc>
          <w:tcPr>
            <w:cnfStyle w:val="001000000000" w:firstRow="0" w:lastRow="0" w:firstColumn="1" w:lastColumn="0" w:oddVBand="0" w:evenVBand="0" w:oddHBand="0" w:evenHBand="0" w:firstRowFirstColumn="0" w:firstRowLastColumn="0" w:lastRowFirstColumn="0" w:lastRowLastColumn="0"/>
            <w:tcW w:w="3397" w:type="dxa"/>
            <w:hideMark/>
            <w:tcPrChange w:id="1359" w:author="Meggan Harris" w:date="2025-08-29T10:36:00Z" w16du:dateUtc="2025-08-29T08:36:00Z">
              <w:tcPr>
                <w:tcW w:w="3397" w:type="dxa"/>
                <w:hideMark/>
              </w:tcPr>
            </w:tcPrChange>
          </w:tcPr>
          <w:p w14:paraId="5EB655BE" w14:textId="77777777" w:rsidR="00B87517" w:rsidRPr="001D2C21" w:rsidRDefault="00B87517" w:rsidP="004C623A">
            <w:pPr>
              <w:pStyle w:val="ListParagraph"/>
              <w:ind w:left="0"/>
              <w:rPr>
                <w:b w:val="0"/>
                <w:bCs w:val="0"/>
                <w:sz w:val="18"/>
                <w:szCs w:val="18"/>
                <w:rPrChange w:id="1360" w:author="Meggan Harris" w:date="2025-08-29T10:36:00Z" w16du:dateUtc="2025-08-29T08:36:00Z">
                  <w:rPr>
                    <w:sz w:val="18"/>
                    <w:szCs w:val="18"/>
                  </w:rPr>
                </w:rPrChange>
              </w:rPr>
              <w:pPrChange w:id="1361" w:author="Meggan Harris" w:date="2025-08-29T10:27:00Z" w16du:dateUtc="2025-08-29T08:27:00Z">
                <w:pPr>
                  <w:pStyle w:val="ListParagraph"/>
                </w:pPr>
              </w:pPrChange>
            </w:pPr>
            <w:r w:rsidRPr="001D2C21">
              <w:rPr>
                <w:b w:val="0"/>
                <w:bCs w:val="0"/>
                <w:sz w:val="18"/>
                <w:szCs w:val="18"/>
                <w:rPrChange w:id="1362" w:author="Meggan Harris" w:date="2025-08-29T10:36:00Z" w16du:dateUtc="2025-08-29T08:36:00Z">
                  <w:rPr>
                    <w:sz w:val="18"/>
                    <w:szCs w:val="18"/>
                  </w:rPr>
                </w:rPrChange>
              </w:rPr>
              <w:t>Bisoprolol</w:t>
            </w:r>
          </w:p>
        </w:tc>
        <w:tc>
          <w:tcPr>
            <w:tcW w:w="1276" w:type="dxa"/>
            <w:hideMark/>
            <w:tcPrChange w:id="1363" w:author="Meggan Harris" w:date="2025-08-29T10:36:00Z" w16du:dateUtc="2025-08-29T08:36:00Z">
              <w:tcPr>
                <w:tcW w:w="1276" w:type="dxa"/>
                <w:hideMark/>
              </w:tcPr>
            </w:tcPrChange>
          </w:tcPr>
          <w:p w14:paraId="1404397C" w14:textId="6E72FDE8"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364"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5</w:t>
            </w:r>
            <w:del w:id="1365" w:author="Meggan Harris" w:date="2025-08-29T09:58:00Z" w16du:dateUtc="2025-08-29T07:58:00Z">
              <w:r w:rsidRPr="002C3678" w:rsidDel="008A097C">
                <w:rPr>
                  <w:sz w:val="18"/>
                  <w:szCs w:val="18"/>
                </w:rPr>
                <w:delText>.</w:delText>
              </w:r>
            </w:del>
            <w:ins w:id="1366" w:author="Meggan Harris" w:date="2025-08-29T09:58:00Z" w16du:dateUtc="2025-08-29T07:58:00Z">
              <w:r w:rsidR="008A097C">
                <w:rPr>
                  <w:sz w:val="18"/>
                  <w:szCs w:val="18"/>
                </w:rPr>
                <w:t>·</w:t>
              </w:r>
            </w:ins>
            <w:r w:rsidRPr="002C3678">
              <w:rPr>
                <w:sz w:val="18"/>
                <w:szCs w:val="18"/>
              </w:rPr>
              <w:t>93</w:t>
            </w:r>
          </w:p>
        </w:tc>
        <w:tc>
          <w:tcPr>
            <w:tcW w:w="1276" w:type="dxa"/>
            <w:hideMark/>
            <w:tcPrChange w:id="1367" w:author="Meggan Harris" w:date="2025-08-29T10:36:00Z" w16du:dateUtc="2025-08-29T08:36:00Z">
              <w:tcPr>
                <w:tcW w:w="1276" w:type="dxa"/>
                <w:hideMark/>
              </w:tcPr>
            </w:tcPrChange>
          </w:tcPr>
          <w:p w14:paraId="011E0D43" w14:textId="77777777"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368"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12</w:t>
            </w:r>
          </w:p>
        </w:tc>
        <w:tc>
          <w:tcPr>
            <w:tcW w:w="0" w:type="auto"/>
            <w:hideMark/>
            <w:tcPrChange w:id="1369" w:author="Meggan Harris" w:date="2025-08-29T10:36:00Z" w16du:dateUtc="2025-08-29T08:36:00Z">
              <w:tcPr>
                <w:tcW w:w="0" w:type="auto"/>
                <w:hideMark/>
              </w:tcPr>
            </w:tcPrChange>
          </w:tcPr>
          <w:p w14:paraId="78EF7431" w14:textId="7C1C1E8A"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370"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71</w:t>
            </w:r>
            <w:del w:id="1371" w:author="Meggan Harris" w:date="2025-08-29T09:58:00Z" w16du:dateUtc="2025-08-29T07:58:00Z">
              <w:r w:rsidRPr="002C3678" w:rsidDel="008A097C">
                <w:rPr>
                  <w:sz w:val="18"/>
                  <w:szCs w:val="18"/>
                </w:rPr>
                <w:delText>.</w:delText>
              </w:r>
            </w:del>
            <w:ins w:id="1372" w:author="Meggan Harris" w:date="2025-08-29T09:58:00Z" w16du:dateUtc="2025-08-29T07:58:00Z">
              <w:r w:rsidR="008A097C">
                <w:rPr>
                  <w:sz w:val="18"/>
                  <w:szCs w:val="18"/>
                </w:rPr>
                <w:t>·</w:t>
              </w:r>
            </w:ins>
            <w:r w:rsidRPr="002C3678">
              <w:rPr>
                <w:sz w:val="18"/>
                <w:szCs w:val="18"/>
              </w:rPr>
              <w:t>16</w:t>
            </w:r>
          </w:p>
        </w:tc>
        <w:tc>
          <w:tcPr>
            <w:tcW w:w="1761" w:type="dxa"/>
            <w:tcPrChange w:id="1373" w:author="Meggan Harris" w:date="2025-08-29T10:36:00Z" w16du:dateUtc="2025-08-29T08:36:00Z">
              <w:tcPr>
                <w:tcW w:w="1478" w:type="dxa"/>
              </w:tcPr>
            </w:tcPrChange>
          </w:tcPr>
          <w:p w14:paraId="352F4D9C" w14:textId="32B9CFF1" w:rsidR="00B87517" w:rsidRPr="002C3678" w:rsidRDefault="00B87517" w:rsidP="004C623A">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Spanish retail price</w:t>
            </w:r>
          </w:p>
        </w:tc>
      </w:tr>
      <w:tr w:rsidR="001D2C21" w:rsidRPr="002C3678" w14:paraId="01E09399" w14:textId="72C1383B" w:rsidTr="001D2C21">
        <w:trPr>
          <w:cnfStyle w:val="000000100000" w:firstRow="0" w:lastRow="0" w:firstColumn="0" w:lastColumn="0" w:oddVBand="0" w:evenVBand="0" w:oddHBand="1" w:evenHBand="0" w:firstRowFirstColumn="0" w:firstRowLastColumn="0" w:lastRowFirstColumn="0" w:lastRowLastColumn="0"/>
          <w:trPrChange w:id="1374" w:author="Meggan Harris" w:date="2025-08-29T10:36:00Z" w16du:dateUtc="2025-08-29T08:36:00Z">
            <w:trPr>
              <w:gridAfter w:val="0"/>
            </w:trPr>
          </w:trPrChange>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hideMark/>
            <w:tcPrChange w:id="1375" w:author="Meggan Harris" w:date="2025-08-29T10:36:00Z" w16du:dateUtc="2025-08-29T08:36:00Z">
              <w:tcPr>
                <w:tcW w:w="3397" w:type="dxa"/>
                <w:hideMark/>
              </w:tcPr>
            </w:tcPrChange>
          </w:tcPr>
          <w:p w14:paraId="3BDFB56A" w14:textId="77777777" w:rsidR="00B87517" w:rsidRPr="001D2C21" w:rsidRDefault="00B87517" w:rsidP="004C623A">
            <w:pPr>
              <w:pStyle w:val="ListParagraph"/>
              <w:ind w:left="0"/>
              <w:cnfStyle w:val="001000100000" w:firstRow="0" w:lastRow="0" w:firstColumn="1" w:lastColumn="0" w:oddVBand="0" w:evenVBand="0" w:oddHBand="1" w:evenHBand="0" w:firstRowFirstColumn="0" w:firstRowLastColumn="0" w:lastRowFirstColumn="0" w:lastRowLastColumn="0"/>
              <w:rPr>
                <w:b w:val="0"/>
                <w:bCs w:val="0"/>
                <w:sz w:val="18"/>
                <w:szCs w:val="18"/>
                <w:rPrChange w:id="1376" w:author="Meggan Harris" w:date="2025-08-29T10:36:00Z" w16du:dateUtc="2025-08-29T08:36:00Z">
                  <w:rPr>
                    <w:sz w:val="18"/>
                    <w:szCs w:val="18"/>
                  </w:rPr>
                </w:rPrChange>
              </w:rPr>
              <w:pPrChange w:id="1377" w:author="Meggan Harris" w:date="2025-08-29T10:27:00Z" w16du:dateUtc="2025-08-29T08:27:00Z">
                <w:pPr>
                  <w:pStyle w:val="ListParagraph"/>
                  <w:cnfStyle w:val="001000100000" w:firstRow="0" w:lastRow="0" w:firstColumn="1" w:lastColumn="0" w:oddVBand="0" w:evenVBand="0" w:oddHBand="1" w:evenHBand="0" w:firstRowFirstColumn="0" w:firstRowLastColumn="0" w:lastRowFirstColumn="0" w:lastRowLastColumn="0"/>
                </w:pPr>
              </w:pPrChange>
            </w:pPr>
            <w:r w:rsidRPr="001D2C21">
              <w:rPr>
                <w:b w:val="0"/>
                <w:bCs w:val="0"/>
                <w:sz w:val="18"/>
                <w:szCs w:val="18"/>
                <w:rPrChange w:id="1378" w:author="Meggan Harris" w:date="2025-08-29T10:36:00Z" w16du:dateUtc="2025-08-29T08:36:00Z">
                  <w:rPr>
                    <w:sz w:val="18"/>
                    <w:szCs w:val="18"/>
                  </w:rPr>
                </w:rPrChange>
              </w:rPr>
              <w:t>Dapagliflozin</w:t>
            </w:r>
          </w:p>
        </w:tc>
        <w:tc>
          <w:tcPr>
            <w:tcW w:w="1276" w:type="dxa"/>
            <w:shd w:val="clear" w:color="auto" w:fill="auto"/>
            <w:hideMark/>
            <w:tcPrChange w:id="1379" w:author="Meggan Harris" w:date="2025-08-29T10:36:00Z" w16du:dateUtc="2025-08-29T08:36:00Z">
              <w:tcPr>
                <w:tcW w:w="1276" w:type="dxa"/>
                <w:hideMark/>
              </w:tcPr>
            </w:tcPrChange>
          </w:tcPr>
          <w:p w14:paraId="103F6A8B" w14:textId="4C83A5B1"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380"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46</w:t>
            </w:r>
            <w:del w:id="1381" w:author="Meggan Harris" w:date="2025-08-29T09:58:00Z" w16du:dateUtc="2025-08-29T07:58:00Z">
              <w:r w:rsidRPr="002C3678" w:rsidDel="008A097C">
                <w:rPr>
                  <w:sz w:val="18"/>
                  <w:szCs w:val="18"/>
                </w:rPr>
                <w:delText>.</w:delText>
              </w:r>
            </w:del>
            <w:ins w:id="1382" w:author="Meggan Harris" w:date="2025-08-29T09:58:00Z" w16du:dateUtc="2025-08-29T07:58:00Z">
              <w:r w:rsidR="008A097C">
                <w:rPr>
                  <w:sz w:val="18"/>
                  <w:szCs w:val="18"/>
                </w:rPr>
                <w:t>·</w:t>
              </w:r>
            </w:ins>
            <w:r w:rsidRPr="002C3678">
              <w:rPr>
                <w:sz w:val="18"/>
                <w:szCs w:val="18"/>
              </w:rPr>
              <w:t>02</w:t>
            </w:r>
          </w:p>
        </w:tc>
        <w:tc>
          <w:tcPr>
            <w:tcW w:w="1276" w:type="dxa"/>
            <w:shd w:val="clear" w:color="auto" w:fill="auto"/>
            <w:hideMark/>
            <w:tcPrChange w:id="1383" w:author="Meggan Harris" w:date="2025-08-29T10:36:00Z" w16du:dateUtc="2025-08-29T08:36:00Z">
              <w:tcPr>
                <w:tcW w:w="1276" w:type="dxa"/>
                <w:hideMark/>
              </w:tcPr>
            </w:tcPrChange>
          </w:tcPr>
          <w:p w14:paraId="6BE71176" w14:textId="77777777"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384"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12</w:t>
            </w:r>
          </w:p>
        </w:tc>
        <w:tc>
          <w:tcPr>
            <w:tcW w:w="0" w:type="auto"/>
            <w:shd w:val="clear" w:color="auto" w:fill="auto"/>
            <w:hideMark/>
            <w:tcPrChange w:id="1385" w:author="Meggan Harris" w:date="2025-08-29T10:36:00Z" w16du:dateUtc="2025-08-29T08:36:00Z">
              <w:tcPr>
                <w:tcW w:w="0" w:type="auto"/>
                <w:hideMark/>
              </w:tcPr>
            </w:tcPrChange>
          </w:tcPr>
          <w:p w14:paraId="1A95DA33" w14:textId="5DCC9801"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386"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552</w:t>
            </w:r>
            <w:del w:id="1387" w:author="Meggan Harris" w:date="2025-08-29T09:58:00Z" w16du:dateUtc="2025-08-29T07:58:00Z">
              <w:r w:rsidRPr="002C3678" w:rsidDel="008A097C">
                <w:rPr>
                  <w:sz w:val="18"/>
                  <w:szCs w:val="18"/>
                </w:rPr>
                <w:delText>.</w:delText>
              </w:r>
            </w:del>
            <w:ins w:id="1388" w:author="Meggan Harris" w:date="2025-08-29T09:58:00Z" w16du:dateUtc="2025-08-29T07:58:00Z">
              <w:r w:rsidR="008A097C">
                <w:rPr>
                  <w:sz w:val="18"/>
                  <w:szCs w:val="18"/>
                </w:rPr>
                <w:t>·</w:t>
              </w:r>
            </w:ins>
            <w:r w:rsidRPr="002C3678">
              <w:rPr>
                <w:sz w:val="18"/>
                <w:szCs w:val="18"/>
              </w:rPr>
              <w:t>24</w:t>
            </w:r>
          </w:p>
        </w:tc>
        <w:tc>
          <w:tcPr>
            <w:tcW w:w="1761" w:type="dxa"/>
            <w:shd w:val="clear" w:color="auto" w:fill="auto"/>
            <w:tcPrChange w:id="1389" w:author="Meggan Harris" w:date="2025-08-29T10:36:00Z" w16du:dateUtc="2025-08-29T08:36:00Z">
              <w:tcPr>
                <w:tcW w:w="1478" w:type="dxa"/>
              </w:tcPr>
            </w:tcPrChange>
          </w:tcPr>
          <w:p w14:paraId="7997207F" w14:textId="19D6A26B" w:rsidR="00B87517" w:rsidRPr="002C3678" w:rsidRDefault="00B87517" w:rsidP="004C623A">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Spanish retail price</w:t>
            </w:r>
          </w:p>
        </w:tc>
      </w:tr>
      <w:tr w:rsidR="001D2C21" w:rsidRPr="002C3678" w14:paraId="7ED4E463" w14:textId="35C6AC16" w:rsidTr="001D2C21">
        <w:trPr>
          <w:trPrChange w:id="1390" w:author="Meggan Harris" w:date="2025-08-29T10:36:00Z" w16du:dateUtc="2025-08-29T08:36:00Z">
            <w:trPr>
              <w:gridAfter w:val="0"/>
            </w:trPr>
          </w:trPrChange>
        </w:trPr>
        <w:tc>
          <w:tcPr>
            <w:cnfStyle w:val="001000000000" w:firstRow="0" w:lastRow="0" w:firstColumn="1" w:lastColumn="0" w:oddVBand="0" w:evenVBand="0" w:oddHBand="0" w:evenHBand="0" w:firstRowFirstColumn="0" w:firstRowLastColumn="0" w:lastRowFirstColumn="0" w:lastRowLastColumn="0"/>
            <w:tcW w:w="3397" w:type="dxa"/>
            <w:hideMark/>
            <w:tcPrChange w:id="1391" w:author="Meggan Harris" w:date="2025-08-29T10:36:00Z" w16du:dateUtc="2025-08-29T08:36:00Z">
              <w:tcPr>
                <w:tcW w:w="3397" w:type="dxa"/>
                <w:hideMark/>
              </w:tcPr>
            </w:tcPrChange>
          </w:tcPr>
          <w:p w14:paraId="1F8B097C" w14:textId="77777777" w:rsidR="00B87517" w:rsidRPr="001D2C21" w:rsidRDefault="00B87517" w:rsidP="004C623A">
            <w:pPr>
              <w:pStyle w:val="ListParagraph"/>
              <w:ind w:left="0"/>
              <w:rPr>
                <w:b w:val="0"/>
                <w:bCs w:val="0"/>
                <w:sz w:val="18"/>
                <w:szCs w:val="18"/>
                <w:rPrChange w:id="1392" w:author="Meggan Harris" w:date="2025-08-29T10:36:00Z" w16du:dateUtc="2025-08-29T08:36:00Z">
                  <w:rPr>
                    <w:sz w:val="18"/>
                    <w:szCs w:val="18"/>
                  </w:rPr>
                </w:rPrChange>
              </w:rPr>
              <w:pPrChange w:id="1393" w:author="Meggan Harris" w:date="2025-08-29T10:27:00Z" w16du:dateUtc="2025-08-29T08:27:00Z">
                <w:pPr>
                  <w:pStyle w:val="ListParagraph"/>
                </w:pPr>
              </w:pPrChange>
            </w:pPr>
            <w:r w:rsidRPr="001D2C21">
              <w:rPr>
                <w:b w:val="0"/>
                <w:bCs w:val="0"/>
                <w:sz w:val="18"/>
                <w:szCs w:val="18"/>
                <w:rPrChange w:id="1394" w:author="Meggan Harris" w:date="2025-08-29T10:36:00Z" w16du:dateUtc="2025-08-29T08:36:00Z">
                  <w:rPr>
                    <w:sz w:val="18"/>
                    <w:szCs w:val="18"/>
                  </w:rPr>
                </w:rPrChange>
              </w:rPr>
              <w:t>Furosemide</w:t>
            </w:r>
          </w:p>
        </w:tc>
        <w:tc>
          <w:tcPr>
            <w:tcW w:w="1276" w:type="dxa"/>
            <w:hideMark/>
            <w:tcPrChange w:id="1395" w:author="Meggan Harris" w:date="2025-08-29T10:36:00Z" w16du:dateUtc="2025-08-29T08:36:00Z">
              <w:tcPr>
                <w:tcW w:w="1276" w:type="dxa"/>
                <w:hideMark/>
              </w:tcPr>
            </w:tcPrChange>
          </w:tcPr>
          <w:p w14:paraId="33F796AB" w14:textId="71784D3E"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396"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2</w:t>
            </w:r>
            <w:del w:id="1397" w:author="Meggan Harris" w:date="2025-08-29T09:58:00Z" w16du:dateUtc="2025-08-29T07:58:00Z">
              <w:r w:rsidRPr="002C3678" w:rsidDel="008A097C">
                <w:rPr>
                  <w:sz w:val="18"/>
                  <w:szCs w:val="18"/>
                </w:rPr>
                <w:delText>.</w:delText>
              </w:r>
            </w:del>
            <w:ins w:id="1398" w:author="Meggan Harris" w:date="2025-08-29T09:58:00Z" w16du:dateUtc="2025-08-29T07:58:00Z">
              <w:r w:rsidR="008A097C">
                <w:rPr>
                  <w:sz w:val="18"/>
                  <w:szCs w:val="18"/>
                </w:rPr>
                <w:t>·</w:t>
              </w:r>
            </w:ins>
            <w:r w:rsidRPr="002C3678">
              <w:rPr>
                <w:sz w:val="18"/>
                <w:szCs w:val="18"/>
              </w:rPr>
              <w:t>25</w:t>
            </w:r>
          </w:p>
        </w:tc>
        <w:tc>
          <w:tcPr>
            <w:tcW w:w="1276" w:type="dxa"/>
            <w:hideMark/>
            <w:tcPrChange w:id="1399" w:author="Meggan Harris" w:date="2025-08-29T10:36:00Z" w16du:dateUtc="2025-08-29T08:36:00Z">
              <w:tcPr>
                <w:tcW w:w="1276" w:type="dxa"/>
                <w:hideMark/>
              </w:tcPr>
            </w:tcPrChange>
          </w:tcPr>
          <w:p w14:paraId="3C5BE694" w14:textId="77777777"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400"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12</w:t>
            </w:r>
          </w:p>
        </w:tc>
        <w:tc>
          <w:tcPr>
            <w:tcW w:w="0" w:type="auto"/>
            <w:hideMark/>
            <w:tcPrChange w:id="1401" w:author="Meggan Harris" w:date="2025-08-29T10:36:00Z" w16du:dateUtc="2025-08-29T08:36:00Z">
              <w:tcPr>
                <w:tcW w:w="0" w:type="auto"/>
                <w:hideMark/>
              </w:tcPr>
            </w:tcPrChange>
          </w:tcPr>
          <w:p w14:paraId="2CA9880B" w14:textId="0CF05295"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402"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sz w:val="18"/>
                <w:szCs w:val="18"/>
              </w:rPr>
              <w:t>27</w:t>
            </w:r>
            <w:del w:id="1403" w:author="Meggan Harris" w:date="2025-08-29T09:58:00Z" w16du:dateUtc="2025-08-29T07:58:00Z">
              <w:r w:rsidRPr="002C3678" w:rsidDel="008A097C">
                <w:rPr>
                  <w:sz w:val="18"/>
                  <w:szCs w:val="18"/>
                </w:rPr>
                <w:delText>.</w:delText>
              </w:r>
            </w:del>
            <w:ins w:id="1404" w:author="Meggan Harris" w:date="2025-08-29T09:58:00Z" w16du:dateUtc="2025-08-29T07:58:00Z">
              <w:r w:rsidR="008A097C">
                <w:rPr>
                  <w:sz w:val="18"/>
                  <w:szCs w:val="18"/>
                </w:rPr>
                <w:t>·</w:t>
              </w:r>
            </w:ins>
            <w:r w:rsidRPr="002C3678">
              <w:rPr>
                <w:sz w:val="18"/>
                <w:szCs w:val="18"/>
              </w:rPr>
              <w:t>00</w:t>
            </w:r>
          </w:p>
        </w:tc>
        <w:tc>
          <w:tcPr>
            <w:tcW w:w="1761" w:type="dxa"/>
            <w:tcPrChange w:id="1405" w:author="Meggan Harris" w:date="2025-08-29T10:36:00Z" w16du:dateUtc="2025-08-29T08:36:00Z">
              <w:tcPr>
                <w:tcW w:w="1478" w:type="dxa"/>
              </w:tcPr>
            </w:tcPrChange>
          </w:tcPr>
          <w:p w14:paraId="21C49CE3" w14:textId="5A219DC3" w:rsidR="00B87517" w:rsidRPr="002C3678" w:rsidRDefault="00B87517" w:rsidP="004C623A">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Spanish retail price</w:t>
            </w:r>
          </w:p>
        </w:tc>
      </w:tr>
      <w:tr w:rsidR="001D2C21" w:rsidRPr="002C3678" w14:paraId="09D1782C" w14:textId="0EC38297" w:rsidTr="001D2C21">
        <w:trPr>
          <w:cnfStyle w:val="000000100000" w:firstRow="0" w:lastRow="0" w:firstColumn="0" w:lastColumn="0" w:oddVBand="0" w:evenVBand="0" w:oddHBand="1" w:evenHBand="0" w:firstRowFirstColumn="0" w:firstRowLastColumn="0" w:lastRowFirstColumn="0" w:lastRowLastColumn="0"/>
          <w:trPrChange w:id="1406" w:author="Meggan Harris" w:date="2025-08-29T10:36:00Z" w16du:dateUtc="2025-08-29T08:36:00Z">
            <w:trPr>
              <w:gridAfter w:val="0"/>
            </w:trPr>
          </w:trPrChange>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hideMark/>
            <w:tcPrChange w:id="1407" w:author="Meggan Harris" w:date="2025-08-29T10:36:00Z" w16du:dateUtc="2025-08-29T08:36:00Z">
              <w:tcPr>
                <w:tcW w:w="3397" w:type="dxa"/>
                <w:hideMark/>
              </w:tcPr>
            </w:tcPrChange>
          </w:tcPr>
          <w:p w14:paraId="484A945D" w14:textId="77777777" w:rsidR="00B87517" w:rsidRPr="001D2C21" w:rsidRDefault="00B87517" w:rsidP="004C623A">
            <w:pPr>
              <w:pStyle w:val="ListParagraph"/>
              <w:ind w:left="0"/>
              <w:cnfStyle w:val="001000100000" w:firstRow="0" w:lastRow="0" w:firstColumn="1" w:lastColumn="0" w:oddVBand="0" w:evenVBand="0" w:oddHBand="1" w:evenHBand="0" w:firstRowFirstColumn="0" w:firstRowLastColumn="0" w:lastRowFirstColumn="0" w:lastRowLastColumn="0"/>
              <w:rPr>
                <w:b w:val="0"/>
                <w:bCs w:val="0"/>
                <w:sz w:val="18"/>
                <w:szCs w:val="18"/>
                <w:rPrChange w:id="1408" w:author="Meggan Harris" w:date="2025-08-29T10:36:00Z" w16du:dateUtc="2025-08-29T08:36:00Z">
                  <w:rPr>
                    <w:sz w:val="18"/>
                    <w:szCs w:val="18"/>
                  </w:rPr>
                </w:rPrChange>
              </w:rPr>
              <w:pPrChange w:id="1409" w:author="Meggan Harris" w:date="2025-08-29T10:27:00Z" w16du:dateUtc="2025-08-29T08:27:00Z">
                <w:pPr>
                  <w:pStyle w:val="ListParagraph"/>
                  <w:cnfStyle w:val="001000100000" w:firstRow="0" w:lastRow="0" w:firstColumn="1" w:lastColumn="0" w:oddVBand="0" w:evenVBand="0" w:oddHBand="1" w:evenHBand="0" w:firstRowFirstColumn="0" w:firstRowLastColumn="0" w:lastRowFirstColumn="0" w:lastRowLastColumn="0"/>
                </w:pPr>
              </w:pPrChange>
            </w:pPr>
            <w:r w:rsidRPr="001D2C21">
              <w:rPr>
                <w:b w:val="0"/>
                <w:bCs w:val="0"/>
                <w:sz w:val="18"/>
                <w:szCs w:val="18"/>
                <w:rPrChange w:id="1410" w:author="Meggan Harris" w:date="2025-08-29T10:36:00Z" w16du:dateUtc="2025-08-29T08:36:00Z">
                  <w:rPr>
                    <w:sz w:val="18"/>
                    <w:szCs w:val="18"/>
                  </w:rPr>
                </w:rPrChange>
              </w:rPr>
              <w:t>Hospitalization</w:t>
            </w:r>
          </w:p>
        </w:tc>
        <w:tc>
          <w:tcPr>
            <w:tcW w:w="1276" w:type="dxa"/>
            <w:shd w:val="clear" w:color="auto" w:fill="auto"/>
            <w:hideMark/>
            <w:tcPrChange w:id="1411" w:author="Meggan Harris" w:date="2025-08-29T10:36:00Z" w16du:dateUtc="2025-08-29T08:36:00Z">
              <w:tcPr>
                <w:tcW w:w="1276" w:type="dxa"/>
                <w:hideMark/>
              </w:tcPr>
            </w:tcPrChange>
          </w:tcPr>
          <w:p w14:paraId="702A8AED" w14:textId="2F382A7A"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412"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2,727</w:t>
            </w:r>
            <w:del w:id="1413" w:author="Meggan Harris" w:date="2025-08-29T09:58:00Z" w16du:dateUtc="2025-08-29T07:58:00Z">
              <w:r w:rsidRPr="002C3678" w:rsidDel="008A097C">
                <w:rPr>
                  <w:sz w:val="18"/>
                  <w:szCs w:val="18"/>
                </w:rPr>
                <w:delText>.</w:delText>
              </w:r>
            </w:del>
            <w:ins w:id="1414" w:author="Meggan Harris" w:date="2025-08-29T09:58:00Z" w16du:dateUtc="2025-08-29T07:58:00Z">
              <w:r w:rsidR="008A097C">
                <w:rPr>
                  <w:sz w:val="18"/>
                  <w:szCs w:val="18"/>
                </w:rPr>
                <w:t>·</w:t>
              </w:r>
            </w:ins>
            <w:r w:rsidRPr="002C3678">
              <w:rPr>
                <w:sz w:val="18"/>
                <w:szCs w:val="18"/>
              </w:rPr>
              <w:t>32</w:t>
            </w:r>
          </w:p>
        </w:tc>
        <w:tc>
          <w:tcPr>
            <w:tcW w:w="1276" w:type="dxa"/>
            <w:shd w:val="clear" w:color="auto" w:fill="auto"/>
            <w:hideMark/>
            <w:tcPrChange w:id="1415" w:author="Meggan Harris" w:date="2025-08-29T10:36:00Z" w16du:dateUtc="2025-08-29T08:36:00Z">
              <w:tcPr>
                <w:tcW w:w="1276" w:type="dxa"/>
                <w:hideMark/>
              </w:tcPr>
            </w:tcPrChange>
          </w:tcPr>
          <w:p w14:paraId="2B208974" w14:textId="7A9CC709"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416"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0</w:t>
            </w:r>
            <w:del w:id="1417" w:author="Meggan Harris" w:date="2025-08-29T09:58:00Z" w16du:dateUtc="2025-08-29T07:58:00Z">
              <w:r w:rsidRPr="002C3678" w:rsidDel="008A097C">
                <w:rPr>
                  <w:sz w:val="18"/>
                  <w:szCs w:val="18"/>
                </w:rPr>
                <w:delText>.</w:delText>
              </w:r>
            </w:del>
            <w:ins w:id="1418" w:author="Meggan Harris" w:date="2025-08-29T09:58:00Z" w16du:dateUtc="2025-08-29T07:58:00Z">
              <w:r w:rsidR="008A097C">
                <w:rPr>
                  <w:sz w:val="18"/>
                  <w:szCs w:val="18"/>
                </w:rPr>
                <w:t>·</w:t>
              </w:r>
            </w:ins>
            <w:r w:rsidRPr="002C3678">
              <w:rPr>
                <w:sz w:val="18"/>
                <w:szCs w:val="18"/>
              </w:rPr>
              <w:t>04</w:t>
            </w:r>
          </w:p>
        </w:tc>
        <w:tc>
          <w:tcPr>
            <w:tcW w:w="0" w:type="auto"/>
            <w:shd w:val="clear" w:color="auto" w:fill="auto"/>
            <w:hideMark/>
            <w:tcPrChange w:id="1419" w:author="Meggan Harris" w:date="2025-08-29T10:36:00Z" w16du:dateUtc="2025-08-29T08:36:00Z">
              <w:tcPr>
                <w:tcW w:w="0" w:type="auto"/>
                <w:hideMark/>
              </w:tcPr>
            </w:tcPrChange>
          </w:tcPr>
          <w:p w14:paraId="1A45FB96" w14:textId="6B8CAB37" w:rsidR="00B87517" w:rsidRPr="002C3678" w:rsidRDefault="00B87517" w:rsidP="004C623A">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Change w:id="1420" w:author="Meggan Harris" w:date="2025-08-29T10:27:00Z" w16du:dateUtc="2025-08-29T08:27:00Z">
                <w:pPr>
                  <w:pStyle w:val="ListParagraph"/>
                  <w:cnfStyle w:val="000000100000" w:firstRow="0" w:lastRow="0" w:firstColumn="0" w:lastColumn="0" w:oddVBand="0" w:evenVBand="0" w:oddHBand="1" w:evenHBand="0" w:firstRowFirstColumn="0" w:firstRowLastColumn="0" w:lastRowFirstColumn="0" w:lastRowLastColumn="0"/>
                </w:pPr>
              </w:pPrChange>
            </w:pPr>
            <w:r w:rsidRPr="002C3678">
              <w:rPr>
                <w:sz w:val="18"/>
                <w:szCs w:val="18"/>
              </w:rPr>
              <w:t>109</w:t>
            </w:r>
            <w:del w:id="1421" w:author="Meggan Harris" w:date="2025-08-29T09:58:00Z" w16du:dateUtc="2025-08-29T07:58:00Z">
              <w:r w:rsidRPr="002C3678" w:rsidDel="008A097C">
                <w:rPr>
                  <w:sz w:val="18"/>
                  <w:szCs w:val="18"/>
                </w:rPr>
                <w:delText>.</w:delText>
              </w:r>
            </w:del>
            <w:ins w:id="1422" w:author="Meggan Harris" w:date="2025-08-29T09:58:00Z" w16du:dateUtc="2025-08-29T07:58:00Z">
              <w:r w:rsidR="008A097C">
                <w:rPr>
                  <w:sz w:val="18"/>
                  <w:szCs w:val="18"/>
                </w:rPr>
                <w:t>·</w:t>
              </w:r>
            </w:ins>
            <w:r w:rsidRPr="002C3678">
              <w:rPr>
                <w:sz w:val="18"/>
                <w:szCs w:val="18"/>
              </w:rPr>
              <w:t>09</w:t>
            </w:r>
          </w:p>
        </w:tc>
        <w:tc>
          <w:tcPr>
            <w:tcW w:w="1761" w:type="dxa"/>
            <w:shd w:val="clear" w:color="auto" w:fill="auto"/>
            <w:tcPrChange w:id="1423" w:author="Meggan Harris" w:date="2025-08-29T10:36:00Z" w16du:dateUtc="2025-08-29T08:36:00Z">
              <w:tcPr>
                <w:tcW w:w="1478" w:type="dxa"/>
              </w:tcPr>
            </w:tcPrChange>
          </w:tcPr>
          <w:p w14:paraId="7D759153" w14:textId="2C80B26C" w:rsidR="00B87517" w:rsidRPr="002C3678" w:rsidRDefault="00B87517" w:rsidP="004C623A">
            <w:pPr>
              <w:cnfStyle w:val="000000100000" w:firstRow="0" w:lastRow="0" w:firstColumn="0" w:lastColumn="0" w:oddVBand="0" w:evenVBand="0" w:oddHBand="1" w:evenHBand="0" w:firstRowFirstColumn="0" w:firstRowLastColumn="0" w:lastRowFirstColumn="0" w:lastRowLastColumn="0"/>
              <w:rPr>
                <w:sz w:val="18"/>
                <w:szCs w:val="18"/>
              </w:rPr>
            </w:pPr>
            <w:r w:rsidRPr="002C3678">
              <w:rPr>
                <w:sz w:val="18"/>
                <w:szCs w:val="18"/>
              </w:rPr>
              <w:t>Spanish retail price</w:t>
            </w:r>
          </w:p>
        </w:tc>
      </w:tr>
      <w:tr w:rsidR="001D2C21" w:rsidRPr="002C3678" w14:paraId="060605A4" w14:textId="22551F61" w:rsidTr="001D2C21">
        <w:trPr>
          <w:trPrChange w:id="1424" w:author="Meggan Harris" w:date="2025-08-29T10:36:00Z" w16du:dateUtc="2025-08-29T08:36:00Z">
            <w:trPr>
              <w:gridAfter w:val="0"/>
            </w:trPr>
          </w:trPrChange>
        </w:trPr>
        <w:tc>
          <w:tcPr>
            <w:cnfStyle w:val="001000000000" w:firstRow="0" w:lastRow="0" w:firstColumn="1" w:lastColumn="0" w:oddVBand="0" w:evenVBand="0" w:oddHBand="0" w:evenHBand="0" w:firstRowFirstColumn="0" w:firstRowLastColumn="0" w:lastRowFirstColumn="0" w:lastRowLastColumn="0"/>
            <w:tcW w:w="3397" w:type="dxa"/>
            <w:hideMark/>
            <w:tcPrChange w:id="1425" w:author="Meggan Harris" w:date="2025-08-29T10:36:00Z" w16du:dateUtc="2025-08-29T08:36:00Z">
              <w:tcPr>
                <w:tcW w:w="3397" w:type="dxa"/>
                <w:hideMark/>
              </w:tcPr>
            </w:tcPrChange>
          </w:tcPr>
          <w:p w14:paraId="43FBD8D2" w14:textId="77777777" w:rsidR="00B87517" w:rsidRPr="002C3678" w:rsidRDefault="00B87517" w:rsidP="004C623A">
            <w:pPr>
              <w:pStyle w:val="ListParagraph"/>
              <w:ind w:left="0"/>
              <w:rPr>
                <w:sz w:val="18"/>
                <w:szCs w:val="18"/>
              </w:rPr>
              <w:pPrChange w:id="1426" w:author="Meggan Harris" w:date="2025-08-29T10:27:00Z" w16du:dateUtc="2025-08-29T08:27:00Z">
                <w:pPr>
                  <w:pStyle w:val="ListParagraph"/>
                </w:pPr>
              </w:pPrChange>
            </w:pPr>
            <w:r w:rsidRPr="002C3678">
              <w:rPr>
                <w:sz w:val="18"/>
                <w:szCs w:val="18"/>
              </w:rPr>
              <w:t>Total</w:t>
            </w:r>
          </w:p>
        </w:tc>
        <w:tc>
          <w:tcPr>
            <w:tcW w:w="1276" w:type="dxa"/>
            <w:hideMark/>
            <w:tcPrChange w:id="1427" w:author="Meggan Harris" w:date="2025-08-29T10:36:00Z" w16du:dateUtc="2025-08-29T08:36:00Z">
              <w:tcPr>
                <w:tcW w:w="1276" w:type="dxa"/>
                <w:hideMark/>
              </w:tcPr>
            </w:tcPrChange>
          </w:tcPr>
          <w:p w14:paraId="2FB9C9E8" w14:textId="77777777"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428"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p>
        </w:tc>
        <w:tc>
          <w:tcPr>
            <w:tcW w:w="1276" w:type="dxa"/>
            <w:hideMark/>
            <w:tcPrChange w:id="1429" w:author="Meggan Harris" w:date="2025-08-29T10:36:00Z" w16du:dateUtc="2025-08-29T08:36:00Z">
              <w:tcPr>
                <w:tcW w:w="1276" w:type="dxa"/>
                <w:hideMark/>
              </w:tcPr>
            </w:tcPrChange>
          </w:tcPr>
          <w:p w14:paraId="0583860D" w14:textId="77777777"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430"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p>
        </w:tc>
        <w:tc>
          <w:tcPr>
            <w:tcW w:w="0" w:type="auto"/>
            <w:hideMark/>
            <w:tcPrChange w:id="1431" w:author="Meggan Harris" w:date="2025-08-29T10:36:00Z" w16du:dateUtc="2025-08-29T08:36:00Z">
              <w:tcPr>
                <w:tcW w:w="0" w:type="auto"/>
                <w:hideMark/>
              </w:tcPr>
            </w:tcPrChange>
          </w:tcPr>
          <w:p w14:paraId="13358C5F" w14:textId="2890C14F" w:rsidR="00B87517"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Change w:id="1432"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r w:rsidRPr="002C3678">
              <w:rPr>
                <w:b/>
                <w:bCs/>
                <w:sz w:val="18"/>
                <w:szCs w:val="18"/>
              </w:rPr>
              <w:t>11,</w:t>
            </w:r>
            <w:r w:rsidR="00AF7598">
              <w:rPr>
                <w:b/>
                <w:bCs/>
                <w:sz w:val="18"/>
                <w:szCs w:val="18"/>
              </w:rPr>
              <w:t>592</w:t>
            </w:r>
            <w:del w:id="1433" w:author="Meggan Harris" w:date="2025-08-29T09:58:00Z" w16du:dateUtc="2025-08-29T07:58:00Z">
              <w:r w:rsidRPr="002C3678" w:rsidDel="008A097C">
                <w:rPr>
                  <w:b/>
                  <w:bCs/>
                  <w:sz w:val="18"/>
                  <w:szCs w:val="18"/>
                </w:rPr>
                <w:delText>.</w:delText>
              </w:r>
            </w:del>
            <w:ins w:id="1434" w:author="Meggan Harris" w:date="2025-08-29T09:58:00Z" w16du:dateUtc="2025-08-29T07:58:00Z">
              <w:r w:rsidR="008A097C">
                <w:rPr>
                  <w:b/>
                  <w:bCs/>
                  <w:sz w:val="18"/>
                  <w:szCs w:val="18"/>
                </w:rPr>
                <w:t>·</w:t>
              </w:r>
            </w:ins>
            <w:r w:rsidR="00AF7598">
              <w:rPr>
                <w:b/>
                <w:bCs/>
                <w:sz w:val="18"/>
                <w:szCs w:val="18"/>
              </w:rPr>
              <w:t>27</w:t>
            </w:r>
          </w:p>
          <w:p w14:paraId="21BA601D" w14:textId="041EA02E" w:rsidR="00AF7598" w:rsidRPr="002C3678" w:rsidRDefault="00AF7598" w:rsidP="004C623A">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Change w:id="1435"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p>
        </w:tc>
        <w:tc>
          <w:tcPr>
            <w:tcW w:w="1761" w:type="dxa"/>
            <w:tcPrChange w:id="1436" w:author="Meggan Harris" w:date="2025-08-29T10:36:00Z" w16du:dateUtc="2025-08-29T08:36:00Z">
              <w:tcPr>
                <w:tcW w:w="1478" w:type="dxa"/>
              </w:tcPr>
            </w:tcPrChange>
          </w:tcPr>
          <w:p w14:paraId="36A19A64" w14:textId="77777777" w:rsidR="00B87517" w:rsidRPr="002C3678" w:rsidRDefault="00B87517" w:rsidP="004C623A">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Change w:id="1437" w:author="Meggan Harris" w:date="2025-08-29T10:27:00Z" w16du:dateUtc="2025-08-29T08:27:00Z">
                <w:pPr>
                  <w:pStyle w:val="ListParagraph"/>
                  <w:cnfStyle w:val="000000000000" w:firstRow="0" w:lastRow="0" w:firstColumn="0" w:lastColumn="0" w:oddVBand="0" w:evenVBand="0" w:oddHBand="0" w:evenHBand="0" w:firstRowFirstColumn="0" w:firstRowLastColumn="0" w:lastRowFirstColumn="0" w:lastRowLastColumn="0"/>
                </w:pPr>
              </w:pPrChange>
            </w:pPr>
          </w:p>
        </w:tc>
      </w:tr>
    </w:tbl>
    <w:p w14:paraId="11BC04BF" w14:textId="57F4798D" w:rsidR="00CC2E0D" w:rsidRPr="003A1CF8" w:rsidDel="003A1CF8" w:rsidRDefault="00CC2E0D" w:rsidP="003A1CF8">
      <w:pPr>
        <w:rPr>
          <w:del w:id="1438" w:author="Meggan Harris" w:date="2025-08-29T10:29:00Z" w16du:dateUtc="2025-08-29T08:29:00Z"/>
          <w:sz w:val="18"/>
          <w:szCs w:val="18"/>
          <w:lang w:val="en-US"/>
          <w:rPrChange w:id="1439" w:author="Meggan Harris" w:date="2025-08-29T10:29:00Z" w16du:dateUtc="2025-08-29T08:29:00Z">
            <w:rPr>
              <w:del w:id="1440" w:author="Meggan Harris" w:date="2025-08-29T10:29:00Z" w16du:dateUtc="2025-08-29T08:29:00Z"/>
              <w:lang w:val="en-US"/>
            </w:rPr>
          </w:rPrChange>
        </w:rPr>
        <w:pPrChange w:id="1441" w:author="Meggan Harris" w:date="2025-08-29T10:29:00Z" w16du:dateUtc="2025-08-29T08:29:00Z">
          <w:pPr>
            <w:pStyle w:val="ListParagraph"/>
          </w:pPr>
        </w:pPrChange>
      </w:pPr>
    </w:p>
    <w:p w14:paraId="0601C949" w14:textId="58D5C3D8" w:rsidR="000151F1" w:rsidRPr="003A1CF8" w:rsidRDefault="000151F1" w:rsidP="000151F1">
      <w:pPr>
        <w:rPr>
          <w:sz w:val="18"/>
          <w:szCs w:val="18"/>
          <w:rPrChange w:id="1442" w:author="Meggan Harris" w:date="2025-08-29T10:29:00Z" w16du:dateUtc="2025-08-29T08:29:00Z">
            <w:rPr>
              <w:i/>
              <w:iCs/>
            </w:rPr>
          </w:rPrChange>
        </w:rPr>
      </w:pPr>
      <w:moveFromRangeStart w:id="1443" w:author="Meggan Harris" w:date="2025-08-29T10:28:00Z" w:name="move207355743"/>
      <w:moveFrom w:id="1444" w:author="Meggan Harris" w:date="2025-08-29T10:28:00Z" w16du:dateUtc="2025-08-29T08:28:00Z">
        <w:r w:rsidRPr="003A1CF8" w:rsidDel="004C623A">
          <w:rPr>
            <w:b/>
            <w:bCs/>
            <w:sz w:val="18"/>
            <w:szCs w:val="18"/>
            <w:rPrChange w:id="1445" w:author="Meggan Harris" w:date="2025-08-29T10:29:00Z" w16du:dateUtc="2025-08-29T08:29:00Z">
              <w:rPr>
                <w:b/>
                <w:bCs/>
                <w:i/>
                <w:iCs/>
                <w:lang w:val="en-US"/>
              </w:rPr>
            </w:rPrChange>
          </w:rPr>
          <w:t xml:space="preserve">Table 2. Costs of treatment and follow-up of patients with Chagas chronic heart disease. </w:t>
        </w:r>
      </w:moveFrom>
      <w:moveFromRangeEnd w:id="1443"/>
      <w:r w:rsidRPr="003A1CF8">
        <w:rPr>
          <w:sz w:val="18"/>
          <w:szCs w:val="18"/>
          <w:rPrChange w:id="1446" w:author="Meggan Harris" w:date="2025-08-29T10:29:00Z" w16du:dateUtc="2025-08-29T08:29:00Z">
            <w:rPr>
              <w:i/>
              <w:iCs/>
            </w:rPr>
          </w:rPrChange>
        </w:rPr>
        <w:t>BOE: Boletín oficial del Estado. BOJA: Boletín oficial de la Junta de Andalucía.</w:t>
      </w:r>
    </w:p>
    <w:p w14:paraId="329AA759" w14:textId="77777777" w:rsidR="00991895" w:rsidRPr="000151F1" w:rsidRDefault="00991895" w:rsidP="00920714">
      <w:pPr>
        <w:pStyle w:val="ListParagraph"/>
      </w:pPr>
    </w:p>
    <w:p w14:paraId="54756670" w14:textId="726A1B6C" w:rsidR="00F02523" w:rsidRPr="000151F1" w:rsidRDefault="00F02523">
      <w:r w:rsidRPr="000151F1">
        <w:br w:type="page"/>
      </w:r>
    </w:p>
    <w:p w14:paraId="467A0105" w14:textId="5D829448" w:rsidR="00991895" w:rsidRDefault="00FC72A7" w:rsidP="00991895">
      <w:pPr>
        <w:pStyle w:val="Heading2"/>
        <w:rPr>
          <w:lang w:val="en-US"/>
        </w:rPr>
      </w:pPr>
      <w:bookmarkStart w:id="1447" w:name="_Toc207358184"/>
      <w:ins w:id="1448" w:author="Meggan Harris" w:date="2025-08-29T10:32:00Z" w16du:dateUtc="2025-08-29T08:32:00Z">
        <w:r>
          <w:rPr>
            <w:lang w:val="en-US"/>
          </w:rPr>
          <w:lastRenderedPageBreak/>
          <w:t>C</w:t>
        </w:r>
        <w:r>
          <w:rPr>
            <w:lang w:val="en-US"/>
          </w:rPr>
          <w:t xml:space="preserve">hronic </w:t>
        </w:r>
      </w:ins>
      <w:r w:rsidR="000151F1">
        <w:rPr>
          <w:lang w:val="en-US"/>
        </w:rPr>
        <w:t xml:space="preserve">Chagas </w:t>
      </w:r>
      <w:del w:id="1449" w:author="Meggan Harris" w:date="2025-08-29T10:32:00Z" w16du:dateUtc="2025-08-29T08:32:00Z">
        <w:r w:rsidR="000151F1" w:rsidDel="00FC72A7">
          <w:rPr>
            <w:lang w:val="en-US"/>
          </w:rPr>
          <w:delText xml:space="preserve">chronic </w:delText>
        </w:r>
      </w:del>
      <w:r w:rsidR="000151F1">
        <w:rPr>
          <w:lang w:val="en-US"/>
        </w:rPr>
        <w:t>digestive disease</w:t>
      </w:r>
      <w:bookmarkEnd w:id="1447"/>
    </w:p>
    <w:p w14:paraId="25805487" w14:textId="32517E18" w:rsidR="00461244" w:rsidRPr="00FC72A7" w:rsidRDefault="00461244" w:rsidP="00FC72A7">
      <w:pPr>
        <w:rPr>
          <w:lang w:val="en-US"/>
        </w:rPr>
        <w:pPrChange w:id="1450" w:author="Meggan Harris" w:date="2025-08-29T10:32:00Z" w16du:dateUtc="2025-08-29T08:32:00Z">
          <w:pPr>
            <w:pStyle w:val="ListParagraph"/>
          </w:pPr>
        </w:pPrChange>
      </w:pPr>
      <w:r w:rsidRPr="00FC72A7">
        <w:rPr>
          <w:lang w:val="en-US"/>
        </w:rPr>
        <w:t xml:space="preserve">This state represents patients infected with </w:t>
      </w:r>
      <w:del w:id="1451" w:author="Meggan Harris" w:date="2025-08-29T10:33:00Z" w16du:dateUtc="2025-08-29T08:33:00Z">
        <w:r w:rsidRPr="00FC72A7" w:rsidDel="00FC72A7">
          <w:rPr>
            <w:i/>
            <w:iCs/>
            <w:lang w:val="en-US"/>
          </w:rPr>
          <w:delText>Trypanosoma cruzi</w:delText>
        </w:r>
      </w:del>
      <w:ins w:id="1452" w:author="Meggan Harris" w:date="2025-08-29T10:33:00Z" w16du:dateUtc="2025-08-29T08:33:00Z">
        <w:r w:rsidR="00FC72A7" w:rsidRPr="00FC72A7">
          <w:rPr>
            <w:i/>
            <w:iCs/>
            <w:lang w:val="en-US"/>
          </w:rPr>
          <w:t>T. cruzi</w:t>
        </w:r>
      </w:ins>
      <w:r w:rsidRPr="00FC72A7">
        <w:rPr>
          <w:lang w:val="en-US"/>
        </w:rPr>
        <w:t xml:space="preserve"> </w:t>
      </w:r>
      <w:del w:id="1453" w:author="Meggan Harris" w:date="2025-08-29T10:32:00Z" w16du:dateUtc="2025-08-29T08:32:00Z">
        <w:r w:rsidRPr="00FC72A7" w:rsidDel="00FC72A7">
          <w:rPr>
            <w:lang w:val="en-US"/>
          </w:rPr>
          <w:delText xml:space="preserve">that </w:delText>
        </w:r>
      </w:del>
      <w:ins w:id="1454" w:author="Meggan Harris" w:date="2025-08-29T10:32:00Z" w16du:dateUtc="2025-08-29T08:32:00Z">
        <w:r w:rsidR="00FC72A7">
          <w:rPr>
            <w:lang w:val="en-US"/>
          </w:rPr>
          <w:t>who</w:t>
        </w:r>
        <w:r w:rsidR="00FC72A7" w:rsidRPr="00FC72A7">
          <w:rPr>
            <w:lang w:val="en-US"/>
          </w:rPr>
          <w:t xml:space="preserve"> </w:t>
        </w:r>
      </w:ins>
      <w:r w:rsidRPr="00FC72A7">
        <w:rPr>
          <w:lang w:val="en-US"/>
        </w:rPr>
        <w:t xml:space="preserve">have developed digestive </w:t>
      </w:r>
      <w:r w:rsidR="00E047B6" w:rsidRPr="00FC72A7">
        <w:rPr>
          <w:lang w:val="en-US"/>
        </w:rPr>
        <w:t>involvement</w:t>
      </w:r>
      <w:r w:rsidRPr="00FC72A7">
        <w:rPr>
          <w:lang w:val="en-US"/>
        </w:rPr>
        <w:t>. The costs include follow-up costs, drug costs</w:t>
      </w:r>
      <w:ins w:id="1455" w:author="Meggan Harris" w:date="2025-08-29T10:33:00Z" w16du:dateUtc="2025-08-29T08:33:00Z">
        <w:r w:rsidR="001D2C21">
          <w:rPr>
            <w:lang w:val="en-US"/>
          </w:rPr>
          <w:t>,</w:t>
        </w:r>
      </w:ins>
      <w:r w:rsidRPr="00FC72A7">
        <w:rPr>
          <w:lang w:val="en-US"/>
        </w:rPr>
        <w:t xml:space="preserve"> and diverse procedures. These costs are applied according to the reported frequency of these complications in the different published Spanish cohorts.</w:t>
      </w:r>
    </w:p>
    <w:p w14:paraId="1D00A970" w14:textId="77644485" w:rsidR="00991895" w:rsidRPr="0015187E" w:rsidRDefault="0015187E" w:rsidP="0015187E">
      <w:pPr>
        <w:rPr>
          <w:lang w:val="en-US"/>
        </w:rPr>
        <w:pPrChange w:id="1456" w:author="Meggan Harris" w:date="2025-08-29T12:00:00Z" w16du:dateUtc="2025-08-29T10:00:00Z">
          <w:pPr>
            <w:pStyle w:val="ListParagraph"/>
          </w:pPr>
        </w:pPrChange>
      </w:pPr>
      <w:ins w:id="1457" w:author="Meggan Harris" w:date="2025-08-29T12:00:00Z" w16du:dateUtc="2025-08-29T10:00:00Z">
        <w:r w:rsidRPr="0015187E">
          <w:rPr>
            <w:b/>
            <w:bCs/>
            <w:lang w:val="en-US"/>
            <w:rPrChange w:id="1458" w:author="Meggan Harris" w:date="2025-08-29T12:01:00Z" w16du:dateUtc="2025-08-29T10:01:00Z">
              <w:rPr>
                <w:lang w:val="en-US"/>
              </w:rPr>
            </w:rPrChange>
          </w:rPr>
          <w:t>Table S3</w:t>
        </w:r>
        <w:r>
          <w:rPr>
            <w:lang w:val="en-US"/>
          </w:rPr>
          <w:t xml:space="preserve">. </w:t>
        </w:r>
      </w:ins>
      <w:ins w:id="1459" w:author="Meggan Harris" w:date="2025-08-29T12:01:00Z" w16du:dateUtc="2025-08-29T10:01:00Z">
        <w:r w:rsidRPr="005F57B0">
          <w:rPr>
            <w:lang w:val="en-US"/>
          </w:rPr>
          <w:t xml:space="preserve">Costs of treatment and follow-up of patients with </w:t>
        </w:r>
        <w:r w:rsidRPr="007B0B7C">
          <w:rPr>
            <w:lang w:val="en-US"/>
          </w:rPr>
          <w:t xml:space="preserve">chronic </w:t>
        </w:r>
        <w:r w:rsidRPr="005F57B0">
          <w:rPr>
            <w:lang w:val="en-US"/>
          </w:rPr>
          <w:t xml:space="preserve">Chagas </w:t>
        </w:r>
        <w:r>
          <w:rPr>
            <w:lang w:val="en-US"/>
          </w:rPr>
          <w:t>digestive</w:t>
        </w:r>
        <w:r w:rsidRPr="005F57B0">
          <w:rPr>
            <w:lang w:val="en-US"/>
          </w:rPr>
          <w:t xml:space="preserve"> disease</w:t>
        </w:r>
      </w:ins>
    </w:p>
    <w:tbl>
      <w:tblPr>
        <w:tblStyle w:val="PlainTable4"/>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1276"/>
        <w:gridCol w:w="1276"/>
        <w:gridCol w:w="1559"/>
        <w:gridCol w:w="1559"/>
        <w:tblGridChange w:id="1460">
          <w:tblGrid>
            <w:gridCol w:w="3964"/>
            <w:gridCol w:w="1276"/>
            <w:gridCol w:w="1276"/>
            <w:gridCol w:w="1559"/>
            <w:gridCol w:w="363"/>
            <w:gridCol w:w="1196"/>
          </w:tblGrid>
        </w:tblGridChange>
      </w:tblGrid>
      <w:tr w:rsidR="001D2C21" w:rsidRPr="00AF7598" w14:paraId="3B23FC7A" w14:textId="7A5397D7" w:rsidTr="001D2C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hideMark/>
          </w:tcPr>
          <w:p w14:paraId="766A8C62" w14:textId="77777777" w:rsidR="007215D0" w:rsidRPr="00AF7598" w:rsidRDefault="007215D0" w:rsidP="005A0EB5">
            <w:pPr>
              <w:pStyle w:val="ListParagraph"/>
              <w:ind w:left="0"/>
              <w:rPr>
                <w:b w:val="0"/>
                <w:bCs w:val="0"/>
                <w:sz w:val="18"/>
                <w:szCs w:val="18"/>
              </w:rPr>
            </w:pPr>
            <w:r w:rsidRPr="00AF7598">
              <w:rPr>
                <w:sz w:val="18"/>
                <w:szCs w:val="18"/>
              </w:rPr>
              <w:t>Item</w:t>
            </w:r>
          </w:p>
        </w:tc>
        <w:tc>
          <w:tcPr>
            <w:tcW w:w="1276" w:type="dxa"/>
            <w:hideMark/>
          </w:tcPr>
          <w:p w14:paraId="7098789F" w14:textId="2A10BFBF" w:rsidR="007215D0" w:rsidRPr="00AF7598" w:rsidRDefault="007215D0" w:rsidP="005A0EB5">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18"/>
                <w:szCs w:val="18"/>
              </w:rPr>
            </w:pPr>
            <w:r w:rsidRPr="00AF7598">
              <w:rPr>
                <w:sz w:val="18"/>
                <w:szCs w:val="18"/>
              </w:rPr>
              <w:t xml:space="preserve">Unit </w:t>
            </w:r>
            <w:del w:id="1461" w:author="Meggan Harris" w:date="2025-08-29T10:35:00Z" w16du:dateUtc="2025-08-29T08:35:00Z">
              <w:r w:rsidRPr="00AF7598" w:rsidDel="001D2C21">
                <w:rPr>
                  <w:sz w:val="18"/>
                  <w:szCs w:val="18"/>
                </w:rPr>
                <w:delText xml:space="preserve">Cost </w:delText>
              </w:r>
            </w:del>
            <w:ins w:id="1462" w:author="Meggan Harris" w:date="2025-08-29T10:35:00Z" w16du:dateUtc="2025-08-29T08:35:00Z">
              <w:r w:rsidR="001D2C21">
                <w:rPr>
                  <w:sz w:val="18"/>
                  <w:szCs w:val="18"/>
                </w:rPr>
                <w:t>c</w:t>
              </w:r>
              <w:r w:rsidR="001D2C21" w:rsidRPr="00AF7598">
                <w:rPr>
                  <w:sz w:val="18"/>
                  <w:szCs w:val="18"/>
                </w:rPr>
                <w:t xml:space="preserve">ost </w:t>
              </w:r>
            </w:ins>
            <w:r w:rsidRPr="00AF7598">
              <w:rPr>
                <w:sz w:val="18"/>
                <w:szCs w:val="18"/>
              </w:rPr>
              <w:t>(€)</w:t>
            </w:r>
          </w:p>
        </w:tc>
        <w:tc>
          <w:tcPr>
            <w:tcW w:w="1276" w:type="dxa"/>
            <w:hideMark/>
          </w:tcPr>
          <w:p w14:paraId="245850B1" w14:textId="6B5FE595" w:rsidR="007215D0" w:rsidRPr="00AF7598" w:rsidRDefault="007215D0" w:rsidP="005A0EB5">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18"/>
                <w:szCs w:val="18"/>
              </w:rPr>
            </w:pPr>
            <w:r w:rsidRPr="00AF7598">
              <w:rPr>
                <w:sz w:val="18"/>
                <w:szCs w:val="18"/>
              </w:rPr>
              <w:t xml:space="preserve">Annual </w:t>
            </w:r>
            <w:del w:id="1463" w:author="Meggan Harris" w:date="2025-08-29T10:35:00Z" w16du:dateUtc="2025-08-29T08:35:00Z">
              <w:r w:rsidRPr="00AF7598" w:rsidDel="001D2C21">
                <w:rPr>
                  <w:sz w:val="18"/>
                  <w:szCs w:val="18"/>
                </w:rPr>
                <w:delText>Units</w:delText>
              </w:r>
            </w:del>
            <w:ins w:id="1464" w:author="Meggan Harris" w:date="2025-08-29T10:35:00Z" w16du:dateUtc="2025-08-29T08:35:00Z">
              <w:r w:rsidR="001D2C21">
                <w:rPr>
                  <w:sz w:val="18"/>
                  <w:szCs w:val="18"/>
                </w:rPr>
                <w:t>u</w:t>
              </w:r>
              <w:r w:rsidR="001D2C21" w:rsidRPr="00AF7598">
                <w:rPr>
                  <w:sz w:val="18"/>
                  <w:szCs w:val="18"/>
                </w:rPr>
                <w:t>nits</w:t>
              </w:r>
            </w:ins>
          </w:p>
        </w:tc>
        <w:tc>
          <w:tcPr>
            <w:tcW w:w="1559" w:type="dxa"/>
            <w:hideMark/>
          </w:tcPr>
          <w:p w14:paraId="6B1C638D" w14:textId="4FFEEB78" w:rsidR="007215D0" w:rsidRPr="00AF7598" w:rsidRDefault="007215D0" w:rsidP="005A0EB5">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18"/>
                <w:szCs w:val="18"/>
              </w:rPr>
            </w:pPr>
            <w:r w:rsidRPr="00AF7598">
              <w:rPr>
                <w:sz w:val="18"/>
                <w:szCs w:val="18"/>
              </w:rPr>
              <w:t xml:space="preserve">Annual </w:t>
            </w:r>
            <w:del w:id="1465" w:author="Meggan Harris" w:date="2025-08-29T10:35:00Z" w16du:dateUtc="2025-08-29T08:35:00Z">
              <w:r w:rsidRPr="00AF7598" w:rsidDel="001D2C21">
                <w:rPr>
                  <w:sz w:val="18"/>
                  <w:szCs w:val="18"/>
                </w:rPr>
                <w:delText xml:space="preserve">Cost </w:delText>
              </w:r>
            </w:del>
            <w:ins w:id="1466" w:author="Meggan Harris" w:date="2025-08-29T10:35:00Z" w16du:dateUtc="2025-08-29T08:35:00Z">
              <w:r w:rsidR="001D2C21">
                <w:rPr>
                  <w:sz w:val="18"/>
                  <w:szCs w:val="18"/>
                </w:rPr>
                <w:t>c</w:t>
              </w:r>
              <w:r w:rsidR="001D2C21" w:rsidRPr="00AF7598">
                <w:rPr>
                  <w:sz w:val="18"/>
                  <w:szCs w:val="18"/>
                </w:rPr>
                <w:t xml:space="preserve">ost </w:t>
              </w:r>
            </w:ins>
            <w:r w:rsidRPr="00AF7598">
              <w:rPr>
                <w:sz w:val="18"/>
                <w:szCs w:val="18"/>
              </w:rPr>
              <w:t>(€)</w:t>
            </w:r>
          </w:p>
        </w:tc>
        <w:tc>
          <w:tcPr>
            <w:tcW w:w="1559" w:type="dxa"/>
          </w:tcPr>
          <w:p w14:paraId="73F4FB19" w14:textId="78AE737E" w:rsidR="007215D0" w:rsidRPr="00AF7598" w:rsidRDefault="007215D0" w:rsidP="007215D0">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AF7598">
              <w:rPr>
                <w:sz w:val="18"/>
                <w:szCs w:val="18"/>
              </w:rPr>
              <w:t>Source</w:t>
            </w:r>
          </w:p>
        </w:tc>
      </w:tr>
      <w:tr w:rsidR="001D2C21" w:rsidRPr="00AF7598" w14:paraId="539BA47B" w14:textId="1851EB4A" w:rsidTr="001D2C21">
        <w:tblPrEx>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467" w:author="Meggan Harris" w:date="2025-08-29T10:36:00Z" w16du:dateUtc="2025-08-29T08:36:00Z">
            <w:tblPrEx>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auto"/>
            <w:hideMark/>
            <w:tcPrChange w:id="1468" w:author="Meggan Harris" w:date="2025-08-29T10:36:00Z" w16du:dateUtc="2025-08-29T08:36:00Z">
              <w:tcPr>
                <w:tcW w:w="3964" w:type="dxa"/>
                <w:hideMark/>
              </w:tcPr>
            </w:tcPrChange>
          </w:tcPr>
          <w:p w14:paraId="6E99AFA8" w14:textId="48A489A4" w:rsidR="007215D0" w:rsidRPr="001D2C21" w:rsidRDefault="007215D0" w:rsidP="005A0EB5">
            <w:pPr>
              <w:pStyle w:val="ListParagraph"/>
              <w:ind w:left="0"/>
              <w:cnfStyle w:val="001000100000" w:firstRow="0" w:lastRow="0" w:firstColumn="1" w:lastColumn="0" w:oddVBand="0" w:evenVBand="0" w:oddHBand="1" w:evenHBand="0" w:firstRowFirstColumn="0" w:firstRowLastColumn="0" w:lastRowFirstColumn="0" w:lastRowLastColumn="0"/>
              <w:rPr>
                <w:b w:val="0"/>
                <w:bCs w:val="0"/>
                <w:sz w:val="18"/>
                <w:szCs w:val="18"/>
                <w:rPrChange w:id="1469" w:author="Meggan Harris" w:date="2025-08-29T10:36:00Z" w16du:dateUtc="2025-08-29T08:36:00Z">
                  <w:rPr>
                    <w:sz w:val="18"/>
                    <w:szCs w:val="18"/>
                  </w:rPr>
                </w:rPrChange>
              </w:rPr>
            </w:pPr>
            <w:r w:rsidRPr="001D2C21">
              <w:rPr>
                <w:b w:val="0"/>
                <w:bCs w:val="0"/>
                <w:sz w:val="18"/>
                <w:szCs w:val="18"/>
                <w:rPrChange w:id="1470" w:author="Meggan Harris" w:date="2025-08-29T10:36:00Z" w16du:dateUtc="2025-08-29T08:36:00Z">
                  <w:rPr>
                    <w:sz w:val="18"/>
                    <w:szCs w:val="18"/>
                  </w:rPr>
                </w:rPrChange>
              </w:rPr>
              <w:t xml:space="preserve">Complete </w:t>
            </w:r>
            <w:del w:id="1471" w:author="Meggan Harris" w:date="2025-08-29T10:34:00Z" w16du:dateUtc="2025-08-29T08:34:00Z">
              <w:r w:rsidRPr="001D2C21" w:rsidDel="001D2C21">
                <w:rPr>
                  <w:b w:val="0"/>
                  <w:bCs w:val="0"/>
                  <w:sz w:val="18"/>
                  <w:szCs w:val="18"/>
                  <w:rPrChange w:id="1472" w:author="Meggan Harris" w:date="2025-08-29T10:36:00Z" w16du:dateUtc="2025-08-29T08:36:00Z">
                    <w:rPr>
                      <w:sz w:val="18"/>
                      <w:szCs w:val="18"/>
                    </w:rPr>
                  </w:rPrChange>
                </w:rPr>
                <w:delText xml:space="preserve">Blood </w:delText>
              </w:r>
            </w:del>
            <w:ins w:id="1473" w:author="Meggan Harris" w:date="2025-08-29T10:34:00Z" w16du:dateUtc="2025-08-29T08:34:00Z">
              <w:r w:rsidR="001D2C21" w:rsidRPr="001D2C21">
                <w:rPr>
                  <w:b w:val="0"/>
                  <w:bCs w:val="0"/>
                  <w:sz w:val="18"/>
                  <w:szCs w:val="18"/>
                  <w:rPrChange w:id="1474" w:author="Meggan Harris" w:date="2025-08-29T10:36:00Z" w16du:dateUtc="2025-08-29T08:36:00Z">
                    <w:rPr>
                      <w:sz w:val="18"/>
                      <w:szCs w:val="18"/>
                    </w:rPr>
                  </w:rPrChange>
                </w:rPr>
                <w:t>b</w:t>
              </w:r>
              <w:r w:rsidR="001D2C21" w:rsidRPr="001D2C21">
                <w:rPr>
                  <w:b w:val="0"/>
                  <w:bCs w:val="0"/>
                  <w:sz w:val="18"/>
                  <w:szCs w:val="18"/>
                  <w:rPrChange w:id="1475" w:author="Meggan Harris" w:date="2025-08-29T10:36:00Z" w16du:dateUtc="2025-08-29T08:36:00Z">
                    <w:rPr>
                      <w:sz w:val="18"/>
                      <w:szCs w:val="18"/>
                    </w:rPr>
                  </w:rPrChange>
                </w:rPr>
                <w:t xml:space="preserve">lood </w:t>
              </w:r>
            </w:ins>
            <w:del w:id="1476" w:author="Meggan Harris" w:date="2025-08-29T10:34:00Z" w16du:dateUtc="2025-08-29T08:34:00Z">
              <w:r w:rsidRPr="001D2C21" w:rsidDel="001D2C21">
                <w:rPr>
                  <w:b w:val="0"/>
                  <w:bCs w:val="0"/>
                  <w:sz w:val="18"/>
                  <w:szCs w:val="18"/>
                  <w:rPrChange w:id="1477" w:author="Meggan Harris" w:date="2025-08-29T10:36:00Z" w16du:dateUtc="2025-08-29T08:36:00Z">
                    <w:rPr>
                      <w:sz w:val="18"/>
                      <w:szCs w:val="18"/>
                    </w:rPr>
                  </w:rPrChange>
                </w:rPr>
                <w:delText xml:space="preserve">Count </w:delText>
              </w:r>
            </w:del>
            <w:ins w:id="1478" w:author="Meggan Harris" w:date="2025-08-29T10:34:00Z" w16du:dateUtc="2025-08-29T08:34:00Z">
              <w:r w:rsidR="001D2C21" w:rsidRPr="001D2C21">
                <w:rPr>
                  <w:b w:val="0"/>
                  <w:bCs w:val="0"/>
                  <w:sz w:val="18"/>
                  <w:szCs w:val="18"/>
                  <w:rPrChange w:id="1479" w:author="Meggan Harris" w:date="2025-08-29T10:36:00Z" w16du:dateUtc="2025-08-29T08:36:00Z">
                    <w:rPr>
                      <w:sz w:val="18"/>
                      <w:szCs w:val="18"/>
                    </w:rPr>
                  </w:rPrChange>
                </w:rPr>
                <w:t>c</w:t>
              </w:r>
              <w:r w:rsidR="001D2C21" w:rsidRPr="001D2C21">
                <w:rPr>
                  <w:b w:val="0"/>
                  <w:bCs w:val="0"/>
                  <w:sz w:val="18"/>
                  <w:szCs w:val="18"/>
                  <w:rPrChange w:id="1480" w:author="Meggan Harris" w:date="2025-08-29T10:36:00Z" w16du:dateUtc="2025-08-29T08:36:00Z">
                    <w:rPr>
                      <w:sz w:val="18"/>
                      <w:szCs w:val="18"/>
                    </w:rPr>
                  </w:rPrChange>
                </w:rPr>
                <w:t xml:space="preserve">ount </w:t>
              </w:r>
            </w:ins>
            <w:del w:id="1481" w:author="Meggan Harris" w:date="2025-08-29T11:07:00Z" w16du:dateUtc="2025-08-29T09:07:00Z">
              <w:r w:rsidRPr="001D2C21" w:rsidDel="00653C37">
                <w:rPr>
                  <w:b w:val="0"/>
                  <w:bCs w:val="0"/>
                  <w:sz w:val="18"/>
                  <w:szCs w:val="18"/>
                  <w:rPrChange w:id="1482" w:author="Meggan Harris" w:date="2025-08-29T10:36:00Z" w16du:dateUtc="2025-08-29T08:36:00Z">
                    <w:rPr>
                      <w:sz w:val="18"/>
                      <w:szCs w:val="18"/>
                    </w:rPr>
                  </w:rPrChange>
                </w:rPr>
                <w:delText>(CBC)</w:delText>
              </w:r>
            </w:del>
          </w:p>
        </w:tc>
        <w:tc>
          <w:tcPr>
            <w:tcW w:w="1276" w:type="dxa"/>
            <w:shd w:val="clear" w:color="auto" w:fill="auto"/>
            <w:hideMark/>
            <w:tcPrChange w:id="1483" w:author="Meggan Harris" w:date="2025-08-29T10:36:00Z" w16du:dateUtc="2025-08-29T08:36:00Z">
              <w:tcPr>
                <w:tcW w:w="1276" w:type="dxa"/>
                <w:hideMark/>
              </w:tcPr>
            </w:tcPrChange>
          </w:tcPr>
          <w:p w14:paraId="18F4A9FC" w14:textId="5CE8387D"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10</w:t>
            </w:r>
            <w:del w:id="1484" w:author="Meggan Harris" w:date="2025-08-29T09:58:00Z" w16du:dateUtc="2025-08-29T07:58:00Z">
              <w:r w:rsidRPr="00AF7598" w:rsidDel="008A097C">
                <w:rPr>
                  <w:sz w:val="18"/>
                  <w:szCs w:val="18"/>
                </w:rPr>
                <w:delText>.</w:delText>
              </w:r>
            </w:del>
            <w:ins w:id="1485" w:author="Meggan Harris" w:date="2025-08-29T09:58:00Z" w16du:dateUtc="2025-08-29T07:58:00Z">
              <w:r w:rsidR="008A097C">
                <w:rPr>
                  <w:sz w:val="18"/>
                  <w:szCs w:val="18"/>
                </w:rPr>
                <w:t>·</w:t>
              </w:r>
            </w:ins>
            <w:r w:rsidRPr="00AF7598">
              <w:rPr>
                <w:sz w:val="18"/>
                <w:szCs w:val="18"/>
              </w:rPr>
              <w:t>00</w:t>
            </w:r>
          </w:p>
        </w:tc>
        <w:tc>
          <w:tcPr>
            <w:tcW w:w="1276" w:type="dxa"/>
            <w:shd w:val="clear" w:color="auto" w:fill="auto"/>
            <w:hideMark/>
            <w:tcPrChange w:id="1486" w:author="Meggan Harris" w:date="2025-08-29T10:36:00Z" w16du:dateUtc="2025-08-29T08:36:00Z">
              <w:tcPr>
                <w:tcW w:w="1276" w:type="dxa"/>
                <w:hideMark/>
              </w:tcPr>
            </w:tcPrChange>
          </w:tcPr>
          <w:p w14:paraId="7D29D606" w14:textId="77777777"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2</w:t>
            </w:r>
          </w:p>
        </w:tc>
        <w:tc>
          <w:tcPr>
            <w:tcW w:w="1559" w:type="dxa"/>
            <w:shd w:val="clear" w:color="auto" w:fill="auto"/>
            <w:hideMark/>
            <w:tcPrChange w:id="1487" w:author="Meggan Harris" w:date="2025-08-29T10:36:00Z" w16du:dateUtc="2025-08-29T08:36:00Z">
              <w:tcPr>
                <w:tcW w:w="1922" w:type="dxa"/>
                <w:gridSpan w:val="2"/>
                <w:hideMark/>
              </w:tcPr>
            </w:tcPrChange>
          </w:tcPr>
          <w:p w14:paraId="4904AE33" w14:textId="53CBF69D"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20</w:t>
            </w:r>
            <w:del w:id="1488" w:author="Meggan Harris" w:date="2025-08-29T09:58:00Z" w16du:dateUtc="2025-08-29T07:58:00Z">
              <w:r w:rsidRPr="00AF7598" w:rsidDel="008A097C">
                <w:rPr>
                  <w:sz w:val="18"/>
                  <w:szCs w:val="18"/>
                </w:rPr>
                <w:delText>.</w:delText>
              </w:r>
            </w:del>
            <w:ins w:id="1489" w:author="Meggan Harris" w:date="2025-08-29T09:58:00Z" w16du:dateUtc="2025-08-29T07:58:00Z">
              <w:r w:rsidR="008A097C">
                <w:rPr>
                  <w:sz w:val="18"/>
                  <w:szCs w:val="18"/>
                </w:rPr>
                <w:t>·</w:t>
              </w:r>
            </w:ins>
            <w:r w:rsidRPr="00AF7598">
              <w:rPr>
                <w:sz w:val="18"/>
                <w:szCs w:val="18"/>
              </w:rPr>
              <w:t>00</w:t>
            </w:r>
          </w:p>
        </w:tc>
        <w:tc>
          <w:tcPr>
            <w:tcW w:w="1559" w:type="dxa"/>
            <w:shd w:val="clear" w:color="auto" w:fill="auto"/>
            <w:tcPrChange w:id="1490" w:author="Meggan Harris" w:date="2025-08-29T10:36:00Z" w16du:dateUtc="2025-08-29T08:36:00Z">
              <w:tcPr>
                <w:tcW w:w="1196" w:type="dxa"/>
              </w:tcPr>
            </w:tcPrChange>
          </w:tcPr>
          <w:p w14:paraId="19BC3D71" w14:textId="7CB3B664"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{"citationID":"efR0IZ16","properties":{"formattedCitation":"\\super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1D2C21" w:rsidRPr="00AF7598" w14:paraId="1E2B8FF1" w14:textId="658DDD6F" w:rsidTr="001D2C21">
        <w:tc>
          <w:tcPr>
            <w:cnfStyle w:val="001000000000" w:firstRow="0" w:lastRow="0" w:firstColumn="1" w:lastColumn="0" w:oddVBand="0" w:evenVBand="0" w:oddHBand="0" w:evenHBand="0" w:firstRowFirstColumn="0" w:firstRowLastColumn="0" w:lastRowFirstColumn="0" w:lastRowLastColumn="0"/>
            <w:tcW w:w="3964" w:type="dxa"/>
            <w:hideMark/>
          </w:tcPr>
          <w:p w14:paraId="1501E73E" w14:textId="2F82845A" w:rsidR="007215D0" w:rsidRPr="001D2C21" w:rsidRDefault="007215D0" w:rsidP="005A0EB5">
            <w:pPr>
              <w:pStyle w:val="ListParagraph"/>
              <w:ind w:left="0"/>
              <w:rPr>
                <w:b w:val="0"/>
                <w:bCs w:val="0"/>
                <w:sz w:val="18"/>
                <w:szCs w:val="18"/>
                <w:rPrChange w:id="1491" w:author="Meggan Harris" w:date="2025-08-29T10:36:00Z" w16du:dateUtc="2025-08-29T08:36:00Z">
                  <w:rPr>
                    <w:sz w:val="18"/>
                    <w:szCs w:val="18"/>
                  </w:rPr>
                </w:rPrChange>
              </w:rPr>
            </w:pPr>
            <w:r w:rsidRPr="001D2C21">
              <w:rPr>
                <w:b w:val="0"/>
                <w:bCs w:val="0"/>
                <w:sz w:val="18"/>
                <w:szCs w:val="18"/>
                <w:rPrChange w:id="1492" w:author="Meggan Harris" w:date="2025-08-29T10:36:00Z" w16du:dateUtc="2025-08-29T08:36:00Z">
                  <w:rPr>
                    <w:sz w:val="18"/>
                    <w:szCs w:val="18"/>
                  </w:rPr>
                </w:rPrChange>
              </w:rPr>
              <w:t xml:space="preserve">Basic </w:t>
            </w:r>
            <w:del w:id="1493" w:author="Meggan Harris" w:date="2025-08-29T10:34:00Z" w16du:dateUtc="2025-08-29T08:34:00Z">
              <w:r w:rsidRPr="001D2C21" w:rsidDel="001D2C21">
                <w:rPr>
                  <w:b w:val="0"/>
                  <w:bCs w:val="0"/>
                  <w:sz w:val="18"/>
                  <w:szCs w:val="18"/>
                  <w:rPrChange w:id="1494" w:author="Meggan Harris" w:date="2025-08-29T10:36:00Z" w16du:dateUtc="2025-08-29T08:36:00Z">
                    <w:rPr>
                      <w:sz w:val="18"/>
                      <w:szCs w:val="18"/>
                    </w:rPr>
                  </w:rPrChange>
                </w:rPr>
                <w:delText>Biochemistry</w:delText>
              </w:r>
            </w:del>
            <w:ins w:id="1495" w:author="Meggan Harris" w:date="2025-08-29T10:34:00Z" w16du:dateUtc="2025-08-29T08:34:00Z">
              <w:r w:rsidR="001D2C21" w:rsidRPr="001D2C21">
                <w:rPr>
                  <w:b w:val="0"/>
                  <w:bCs w:val="0"/>
                  <w:sz w:val="18"/>
                  <w:szCs w:val="18"/>
                  <w:rPrChange w:id="1496" w:author="Meggan Harris" w:date="2025-08-29T10:36:00Z" w16du:dateUtc="2025-08-29T08:36:00Z">
                    <w:rPr>
                      <w:sz w:val="18"/>
                      <w:szCs w:val="18"/>
                    </w:rPr>
                  </w:rPrChange>
                </w:rPr>
                <w:t>b</w:t>
              </w:r>
              <w:r w:rsidR="001D2C21" w:rsidRPr="001D2C21">
                <w:rPr>
                  <w:b w:val="0"/>
                  <w:bCs w:val="0"/>
                  <w:sz w:val="18"/>
                  <w:szCs w:val="18"/>
                  <w:rPrChange w:id="1497" w:author="Meggan Harris" w:date="2025-08-29T10:36:00Z" w16du:dateUtc="2025-08-29T08:36:00Z">
                    <w:rPr>
                      <w:sz w:val="18"/>
                      <w:szCs w:val="18"/>
                    </w:rPr>
                  </w:rPrChange>
                </w:rPr>
                <w:t>iochemistry</w:t>
              </w:r>
            </w:ins>
          </w:p>
        </w:tc>
        <w:tc>
          <w:tcPr>
            <w:tcW w:w="1276" w:type="dxa"/>
            <w:hideMark/>
          </w:tcPr>
          <w:p w14:paraId="0510DFDD" w14:textId="52C0D1C1"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20</w:t>
            </w:r>
            <w:del w:id="1498" w:author="Meggan Harris" w:date="2025-08-29T09:58:00Z" w16du:dateUtc="2025-08-29T07:58:00Z">
              <w:r w:rsidRPr="00AF7598" w:rsidDel="008A097C">
                <w:rPr>
                  <w:sz w:val="18"/>
                  <w:szCs w:val="18"/>
                </w:rPr>
                <w:delText>.</w:delText>
              </w:r>
            </w:del>
            <w:ins w:id="1499" w:author="Meggan Harris" w:date="2025-08-29T09:58:00Z" w16du:dateUtc="2025-08-29T07:58:00Z">
              <w:r w:rsidR="008A097C">
                <w:rPr>
                  <w:sz w:val="18"/>
                  <w:szCs w:val="18"/>
                </w:rPr>
                <w:t>·</w:t>
              </w:r>
            </w:ins>
            <w:r w:rsidRPr="00AF7598">
              <w:rPr>
                <w:sz w:val="18"/>
                <w:szCs w:val="18"/>
              </w:rPr>
              <w:t>00</w:t>
            </w:r>
          </w:p>
        </w:tc>
        <w:tc>
          <w:tcPr>
            <w:tcW w:w="1276" w:type="dxa"/>
            <w:hideMark/>
          </w:tcPr>
          <w:p w14:paraId="7368C672" w14:textId="77777777"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2</w:t>
            </w:r>
          </w:p>
        </w:tc>
        <w:tc>
          <w:tcPr>
            <w:tcW w:w="1559" w:type="dxa"/>
            <w:hideMark/>
          </w:tcPr>
          <w:p w14:paraId="15920737" w14:textId="4A3BC875"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40</w:t>
            </w:r>
            <w:del w:id="1500" w:author="Meggan Harris" w:date="2025-08-29T09:58:00Z" w16du:dateUtc="2025-08-29T07:58:00Z">
              <w:r w:rsidRPr="00AF7598" w:rsidDel="008A097C">
                <w:rPr>
                  <w:sz w:val="18"/>
                  <w:szCs w:val="18"/>
                </w:rPr>
                <w:delText>.</w:delText>
              </w:r>
            </w:del>
            <w:ins w:id="1501" w:author="Meggan Harris" w:date="2025-08-29T09:58:00Z" w16du:dateUtc="2025-08-29T07:58:00Z">
              <w:r w:rsidR="008A097C">
                <w:rPr>
                  <w:sz w:val="18"/>
                  <w:szCs w:val="18"/>
                </w:rPr>
                <w:t>·</w:t>
              </w:r>
            </w:ins>
            <w:r w:rsidRPr="00AF7598">
              <w:rPr>
                <w:sz w:val="18"/>
                <w:szCs w:val="18"/>
              </w:rPr>
              <w:t>00</w:t>
            </w:r>
          </w:p>
        </w:tc>
        <w:tc>
          <w:tcPr>
            <w:tcW w:w="1559" w:type="dxa"/>
          </w:tcPr>
          <w:p w14:paraId="0E74CCCF" w14:textId="0A10A26E" w:rsidR="007215D0" w:rsidRPr="00AF7598" w:rsidRDefault="00461244" w:rsidP="00461244">
            <w:pPr>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{"citationID":"sKczkyz4","properties":{"formattedCitation":"\\super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1D2C21" w:rsidRPr="00AF7598" w14:paraId="0F660D00" w14:textId="31E1E0BD" w:rsidTr="001D2C21">
        <w:tblPrEx>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502" w:author="Meggan Harris" w:date="2025-08-29T10:36:00Z" w16du:dateUtc="2025-08-29T08:36:00Z">
            <w:tblPrEx>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auto"/>
            <w:hideMark/>
            <w:tcPrChange w:id="1503" w:author="Meggan Harris" w:date="2025-08-29T10:36:00Z" w16du:dateUtc="2025-08-29T08:36:00Z">
              <w:tcPr>
                <w:tcW w:w="3964" w:type="dxa"/>
                <w:hideMark/>
              </w:tcPr>
            </w:tcPrChange>
          </w:tcPr>
          <w:p w14:paraId="083DC48E" w14:textId="77777777" w:rsidR="007215D0" w:rsidRPr="001D2C21" w:rsidRDefault="007215D0" w:rsidP="005A0EB5">
            <w:pPr>
              <w:pStyle w:val="ListParagraph"/>
              <w:ind w:left="0"/>
              <w:cnfStyle w:val="001000100000" w:firstRow="0" w:lastRow="0" w:firstColumn="1" w:lastColumn="0" w:oddVBand="0" w:evenVBand="0" w:oddHBand="1" w:evenHBand="0" w:firstRowFirstColumn="0" w:firstRowLastColumn="0" w:lastRowFirstColumn="0" w:lastRowLastColumn="0"/>
              <w:rPr>
                <w:b w:val="0"/>
                <w:bCs w:val="0"/>
                <w:sz w:val="18"/>
                <w:szCs w:val="18"/>
                <w:rPrChange w:id="1504" w:author="Meggan Harris" w:date="2025-08-29T10:36:00Z" w16du:dateUtc="2025-08-29T08:36:00Z">
                  <w:rPr>
                    <w:sz w:val="18"/>
                    <w:szCs w:val="18"/>
                  </w:rPr>
                </w:rPrChange>
              </w:rPr>
            </w:pPr>
            <w:r w:rsidRPr="001D2C21">
              <w:rPr>
                <w:b w:val="0"/>
                <w:bCs w:val="0"/>
                <w:sz w:val="18"/>
                <w:szCs w:val="18"/>
                <w:rPrChange w:id="1505" w:author="Meggan Harris" w:date="2025-08-29T10:36:00Z" w16du:dateUtc="2025-08-29T08:36:00Z">
                  <w:rPr>
                    <w:sz w:val="18"/>
                    <w:szCs w:val="18"/>
                  </w:rPr>
                </w:rPrChange>
              </w:rPr>
              <w:t>ECG</w:t>
            </w:r>
          </w:p>
        </w:tc>
        <w:tc>
          <w:tcPr>
            <w:tcW w:w="1276" w:type="dxa"/>
            <w:shd w:val="clear" w:color="auto" w:fill="auto"/>
            <w:hideMark/>
            <w:tcPrChange w:id="1506" w:author="Meggan Harris" w:date="2025-08-29T10:36:00Z" w16du:dateUtc="2025-08-29T08:36:00Z">
              <w:tcPr>
                <w:tcW w:w="1276" w:type="dxa"/>
                <w:hideMark/>
              </w:tcPr>
            </w:tcPrChange>
          </w:tcPr>
          <w:p w14:paraId="44AA314F" w14:textId="72860731"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40</w:t>
            </w:r>
            <w:del w:id="1507" w:author="Meggan Harris" w:date="2025-08-29T09:58:00Z" w16du:dateUtc="2025-08-29T07:58:00Z">
              <w:r w:rsidRPr="00AF7598" w:rsidDel="008A097C">
                <w:rPr>
                  <w:sz w:val="18"/>
                  <w:szCs w:val="18"/>
                </w:rPr>
                <w:delText>.</w:delText>
              </w:r>
            </w:del>
            <w:ins w:id="1508" w:author="Meggan Harris" w:date="2025-08-29T09:58:00Z" w16du:dateUtc="2025-08-29T07:58:00Z">
              <w:r w:rsidR="008A097C">
                <w:rPr>
                  <w:sz w:val="18"/>
                  <w:szCs w:val="18"/>
                </w:rPr>
                <w:t>·</w:t>
              </w:r>
            </w:ins>
            <w:r w:rsidRPr="00AF7598">
              <w:rPr>
                <w:sz w:val="18"/>
                <w:szCs w:val="18"/>
              </w:rPr>
              <w:t>00</w:t>
            </w:r>
          </w:p>
        </w:tc>
        <w:tc>
          <w:tcPr>
            <w:tcW w:w="1276" w:type="dxa"/>
            <w:shd w:val="clear" w:color="auto" w:fill="auto"/>
            <w:hideMark/>
            <w:tcPrChange w:id="1509" w:author="Meggan Harris" w:date="2025-08-29T10:36:00Z" w16du:dateUtc="2025-08-29T08:36:00Z">
              <w:tcPr>
                <w:tcW w:w="1276" w:type="dxa"/>
                <w:hideMark/>
              </w:tcPr>
            </w:tcPrChange>
          </w:tcPr>
          <w:p w14:paraId="5032869B" w14:textId="77777777"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2</w:t>
            </w:r>
          </w:p>
        </w:tc>
        <w:tc>
          <w:tcPr>
            <w:tcW w:w="1559" w:type="dxa"/>
            <w:shd w:val="clear" w:color="auto" w:fill="auto"/>
            <w:hideMark/>
            <w:tcPrChange w:id="1510" w:author="Meggan Harris" w:date="2025-08-29T10:36:00Z" w16du:dateUtc="2025-08-29T08:36:00Z">
              <w:tcPr>
                <w:tcW w:w="1922" w:type="dxa"/>
                <w:gridSpan w:val="2"/>
                <w:hideMark/>
              </w:tcPr>
            </w:tcPrChange>
          </w:tcPr>
          <w:p w14:paraId="3D62B928" w14:textId="1ACEE913"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80</w:t>
            </w:r>
            <w:del w:id="1511" w:author="Meggan Harris" w:date="2025-08-29T09:58:00Z" w16du:dateUtc="2025-08-29T07:58:00Z">
              <w:r w:rsidRPr="00AF7598" w:rsidDel="008A097C">
                <w:rPr>
                  <w:sz w:val="18"/>
                  <w:szCs w:val="18"/>
                </w:rPr>
                <w:delText>.</w:delText>
              </w:r>
            </w:del>
            <w:ins w:id="1512" w:author="Meggan Harris" w:date="2025-08-29T09:58:00Z" w16du:dateUtc="2025-08-29T07:58:00Z">
              <w:r w:rsidR="008A097C">
                <w:rPr>
                  <w:sz w:val="18"/>
                  <w:szCs w:val="18"/>
                </w:rPr>
                <w:t>·</w:t>
              </w:r>
            </w:ins>
            <w:r w:rsidRPr="00AF7598">
              <w:rPr>
                <w:sz w:val="18"/>
                <w:szCs w:val="18"/>
              </w:rPr>
              <w:t>00</w:t>
            </w:r>
          </w:p>
        </w:tc>
        <w:tc>
          <w:tcPr>
            <w:tcW w:w="1559" w:type="dxa"/>
            <w:shd w:val="clear" w:color="auto" w:fill="auto"/>
            <w:tcPrChange w:id="1513" w:author="Meggan Harris" w:date="2025-08-29T10:36:00Z" w16du:dateUtc="2025-08-29T08:36:00Z">
              <w:tcPr>
                <w:tcW w:w="1196" w:type="dxa"/>
              </w:tcPr>
            </w:tcPrChange>
          </w:tcPr>
          <w:p w14:paraId="41778DB3" w14:textId="12C7EDB3"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{"citationID":"3eU8HPLE","properties":{"formattedCitation":"\\super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1D2C21" w:rsidRPr="00AF7598" w14:paraId="5C3DAB4A" w14:textId="2283DA1B" w:rsidTr="001D2C21">
        <w:tc>
          <w:tcPr>
            <w:cnfStyle w:val="001000000000" w:firstRow="0" w:lastRow="0" w:firstColumn="1" w:lastColumn="0" w:oddVBand="0" w:evenVBand="0" w:oddHBand="0" w:evenHBand="0" w:firstRowFirstColumn="0" w:firstRowLastColumn="0" w:lastRowFirstColumn="0" w:lastRowLastColumn="0"/>
            <w:tcW w:w="3964" w:type="dxa"/>
            <w:hideMark/>
          </w:tcPr>
          <w:p w14:paraId="590D67D4" w14:textId="77777777" w:rsidR="007215D0" w:rsidRPr="001D2C21" w:rsidRDefault="007215D0" w:rsidP="005A0EB5">
            <w:pPr>
              <w:pStyle w:val="ListParagraph"/>
              <w:ind w:left="0"/>
              <w:rPr>
                <w:b w:val="0"/>
                <w:bCs w:val="0"/>
                <w:sz w:val="18"/>
                <w:szCs w:val="18"/>
                <w:rPrChange w:id="1514" w:author="Meggan Harris" w:date="2025-08-29T10:36:00Z" w16du:dateUtc="2025-08-29T08:36:00Z">
                  <w:rPr>
                    <w:sz w:val="18"/>
                    <w:szCs w:val="18"/>
                  </w:rPr>
                </w:rPrChange>
              </w:rPr>
            </w:pPr>
            <w:r w:rsidRPr="001D2C21">
              <w:rPr>
                <w:b w:val="0"/>
                <w:bCs w:val="0"/>
                <w:sz w:val="18"/>
                <w:szCs w:val="18"/>
                <w:rPrChange w:id="1515" w:author="Meggan Harris" w:date="2025-08-29T10:36:00Z" w16du:dateUtc="2025-08-29T08:36:00Z">
                  <w:rPr>
                    <w:sz w:val="18"/>
                    <w:szCs w:val="18"/>
                  </w:rPr>
                </w:rPrChange>
              </w:rPr>
              <w:t>Echocardiogram</w:t>
            </w:r>
          </w:p>
        </w:tc>
        <w:tc>
          <w:tcPr>
            <w:tcW w:w="1276" w:type="dxa"/>
            <w:hideMark/>
          </w:tcPr>
          <w:p w14:paraId="72551E02" w14:textId="0ED04490"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100</w:t>
            </w:r>
            <w:del w:id="1516" w:author="Meggan Harris" w:date="2025-08-29T09:58:00Z" w16du:dateUtc="2025-08-29T07:58:00Z">
              <w:r w:rsidRPr="00AF7598" w:rsidDel="008A097C">
                <w:rPr>
                  <w:sz w:val="18"/>
                  <w:szCs w:val="18"/>
                </w:rPr>
                <w:delText>.</w:delText>
              </w:r>
            </w:del>
            <w:ins w:id="1517" w:author="Meggan Harris" w:date="2025-08-29T09:58:00Z" w16du:dateUtc="2025-08-29T07:58:00Z">
              <w:r w:rsidR="008A097C">
                <w:rPr>
                  <w:sz w:val="18"/>
                  <w:szCs w:val="18"/>
                </w:rPr>
                <w:t>·</w:t>
              </w:r>
            </w:ins>
            <w:r w:rsidRPr="00AF7598">
              <w:rPr>
                <w:sz w:val="18"/>
                <w:szCs w:val="18"/>
              </w:rPr>
              <w:t>00</w:t>
            </w:r>
          </w:p>
        </w:tc>
        <w:tc>
          <w:tcPr>
            <w:tcW w:w="1276" w:type="dxa"/>
            <w:hideMark/>
          </w:tcPr>
          <w:p w14:paraId="466D2571" w14:textId="77777777"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1</w:t>
            </w:r>
          </w:p>
        </w:tc>
        <w:tc>
          <w:tcPr>
            <w:tcW w:w="1559" w:type="dxa"/>
            <w:hideMark/>
          </w:tcPr>
          <w:p w14:paraId="64423D7C" w14:textId="66E306CD"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100</w:t>
            </w:r>
            <w:del w:id="1518" w:author="Meggan Harris" w:date="2025-08-29T09:58:00Z" w16du:dateUtc="2025-08-29T07:58:00Z">
              <w:r w:rsidRPr="00AF7598" w:rsidDel="008A097C">
                <w:rPr>
                  <w:sz w:val="18"/>
                  <w:szCs w:val="18"/>
                </w:rPr>
                <w:delText>.</w:delText>
              </w:r>
            </w:del>
            <w:ins w:id="1519" w:author="Meggan Harris" w:date="2025-08-29T09:58:00Z" w16du:dateUtc="2025-08-29T07:58:00Z">
              <w:r w:rsidR="008A097C">
                <w:rPr>
                  <w:sz w:val="18"/>
                  <w:szCs w:val="18"/>
                </w:rPr>
                <w:t>·</w:t>
              </w:r>
            </w:ins>
            <w:r w:rsidRPr="00AF7598">
              <w:rPr>
                <w:sz w:val="18"/>
                <w:szCs w:val="18"/>
              </w:rPr>
              <w:t>00</w:t>
            </w:r>
          </w:p>
        </w:tc>
        <w:tc>
          <w:tcPr>
            <w:tcW w:w="1559" w:type="dxa"/>
          </w:tcPr>
          <w:p w14:paraId="3752FBA0" w14:textId="6C5FF05C" w:rsidR="007215D0" w:rsidRPr="00AF7598" w:rsidRDefault="00461244" w:rsidP="00461244">
            <w:pPr>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{"citationID":"byA8aud9","properties":{"formattedCitation":"\\super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1D2C21" w:rsidRPr="00AF7598" w14:paraId="1CABF714" w14:textId="058BFD59" w:rsidTr="001D2C21">
        <w:tblPrEx>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520" w:author="Meggan Harris" w:date="2025-08-29T10:36:00Z" w16du:dateUtc="2025-08-29T08:36:00Z">
            <w:tblPrEx>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auto"/>
            <w:hideMark/>
            <w:tcPrChange w:id="1521" w:author="Meggan Harris" w:date="2025-08-29T10:36:00Z" w16du:dateUtc="2025-08-29T08:36:00Z">
              <w:tcPr>
                <w:tcW w:w="3964" w:type="dxa"/>
                <w:hideMark/>
              </w:tcPr>
            </w:tcPrChange>
          </w:tcPr>
          <w:p w14:paraId="44E12FA4" w14:textId="4A5BD032" w:rsidR="007215D0" w:rsidRPr="001D2C21" w:rsidRDefault="007215D0" w:rsidP="005A0EB5">
            <w:pPr>
              <w:pStyle w:val="ListParagraph"/>
              <w:ind w:left="0"/>
              <w:cnfStyle w:val="001000100000" w:firstRow="0" w:lastRow="0" w:firstColumn="1" w:lastColumn="0" w:oddVBand="0" w:evenVBand="0" w:oddHBand="1" w:evenHBand="0" w:firstRowFirstColumn="0" w:firstRowLastColumn="0" w:lastRowFirstColumn="0" w:lastRowLastColumn="0"/>
              <w:rPr>
                <w:b w:val="0"/>
                <w:bCs w:val="0"/>
                <w:sz w:val="18"/>
                <w:szCs w:val="18"/>
                <w:rPrChange w:id="1522" w:author="Meggan Harris" w:date="2025-08-29T10:36:00Z" w16du:dateUtc="2025-08-29T08:36:00Z">
                  <w:rPr>
                    <w:sz w:val="18"/>
                    <w:szCs w:val="18"/>
                  </w:rPr>
                </w:rPrChange>
              </w:rPr>
            </w:pPr>
            <w:del w:id="1523" w:author="Meggan Harris" w:date="2025-08-29T10:33:00Z" w16du:dateUtc="2025-08-29T08:33:00Z">
              <w:r w:rsidRPr="001D2C21" w:rsidDel="00FC72A7">
                <w:rPr>
                  <w:b w:val="0"/>
                  <w:bCs w:val="0"/>
                  <w:i/>
                  <w:iCs/>
                  <w:sz w:val="18"/>
                  <w:szCs w:val="18"/>
                  <w:rPrChange w:id="1524" w:author="Meggan Harris" w:date="2025-08-29T10:36:00Z" w16du:dateUtc="2025-08-29T08:36:00Z">
                    <w:rPr>
                      <w:i/>
                      <w:iCs/>
                      <w:sz w:val="18"/>
                      <w:szCs w:val="18"/>
                    </w:rPr>
                  </w:rPrChange>
                </w:rPr>
                <w:delText>Trypanosoma cruzi</w:delText>
              </w:r>
            </w:del>
            <w:ins w:id="1525" w:author="Meggan Harris" w:date="2025-08-29T10:33:00Z" w16du:dateUtc="2025-08-29T08:33:00Z">
              <w:r w:rsidR="00FC72A7" w:rsidRPr="001D2C21">
                <w:rPr>
                  <w:b w:val="0"/>
                  <w:bCs w:val="0"/>
                  <w:i/>
                  <w:iCs/>
                  <w:sz w:val="18"/>
                  <w:szCs w:val="18"/>
                  <w:rPrChange w:id="1526" w:author="Meggan Harris" w:date="2025-08-29T10:36:00Z" w16du:dateUtc="2025-08-29T08:36:00Z">
                    <w:rPr>
                      <w:i/>
                      <w:iCs/>
                      <w:sz w:val="18"/>
                      <w:szCs w:val="18"/>
                    </w:rPr>
                  </w:rPrChange>
                </w:rPr>
                <w:t>T. cruzi</w:t>
              </w:r>
            </w:ins>
            <w:r w:rsidRPr="001D2C21">
              <w:rPr>
                <w:b w:val="0"/>
                <w:bCs w:val="0"/>
                <w:sz w:val="18"/>
                <w:szCs w:val="18"/>
                <w:rPrChange w:id="1527" w:author="Meggan Harris" w:date="2025-08-29T10:36:00Z" w16du:dateUtc="2025-08-29T08:36:00Z">
                  <w:rPr>
                    <w:sz w:val="18"/>
                    <w:szCs w:val="18"/>
                  </w:rPr>
                </w:rPrChange>
              </w:rPr>
              <w:t xml:space="preserve"> </w:t>
            </w:r>
            <w:del w:id="1528" w:author="Meggan Harris" w:date="2025-08-29T10:34:00Z" w16du:dateUtc="2025-08-29T08:34:00Z">
              <w:r w:rsidRPr="001D2C21" w:rsidDel="001D2C21">
                <w:rPr>
                  <w:b w:val="0"/>
                  <w:bCs w:val="0"/>
                  <w:sz w:val="18"/>
                  <w:szCs w:val="18"/>
                  <w:rPrChange w:id="1529" w:author="Meggan Harris" w:date="2025-08-29T10:36:00Z" w16du:dateUtc="2025-08-29T08:36:00Z">
                    <w:rPr>
                      <w:sz w:val="18"/>
                      <w:szCs w:val="18"/>
                    </w:rPr>
                  </w:rPrChange>
                </w:rPr>
                <w:delText>Serology</w:delText>
              </w:r>
            </w:del>
            <w:ins w:id="1530" w:author="Meggan Harris" w:date="2025-08-29T10:34:00Z" w16du:dateUtc="2025-08-29T08:34:00Z">
              <w:r w:rsidR="001D2C21" w:rsidRPr="001D2C21">
                <w:rPr>
                  <w:b w:val="0"/>
                  <w:bCs w:val="0"/>
                  <w:sz w:val="18"/>
                  <w:szCs w:val="18"/>
                  <w:rPrChange w:id="1531" w:author="Meggan Harris" w:date="2025-08-29T10:36:00Z" w16du:dateUtc="2025-08-29T08:36:00Z">
                    <w:rPr>
                      <w:sz w:val="18"/>
                      <w:szCs w:val="18"/>
                    </w:rPr>
                  </w:rPrChange>
                </w:rPr>
                <w:t>s</w:t>
              </w:r>
              <w:r w:rsidR="001D2C21" w:rsidRPr="001D2C21">
                <w:rPr>
                  <w:b w:val="0"/>
                  <w:bCs w:val="0"/>
                  <w:sz w:val="18"/>
                  <w:szCs w:val="18"/>
                  <w:rPrChange w:id="1532" w:author="Meggan Harris" w:date="2025-08-29T10:36:00Z" w16du:dateUtc="2025-08-29T08:36:00Z">
                    <w:rPr>
                      <w:sz w:val="18"/>
                      <w:szCs w:val="18"/>
                    </w:rPr>
                  </w:rPrChange>
                </w:rPr>
                <w:t>erology</w:t>
              </w:r>
            </w:ins>
          </w:p>
        </w:tc>
        <w:tc>
          <w:tcPr>
            <w:tcW w:w="1276" w:type="dxa"/>
            <w:shd w:val="clear" w:color="auto" w:fill="auto"/>
            <w:hideMark/>
            <w:tcPrChange w:id="1533" w:author="Meggan Harris" w:date="2025-08-29T10:36:00Z" w16du:dateUtc="2025-08-29T08:36:00Z">
              <w:tcPr>
                <w:tcW w:w="1276" w:type="dxa"/>
                <w:hideMark/>
              </w:tcPr>
            </w:tcPrChange>
          </w:tcPr>
          <w:p w14:paraId="0DED86CA" w14:textId="2E88D30C"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20</w:t>
            </w:r>
            <w:del w:id="1534" w:author="Meggan Harris" w:date="2025-08-29T09:58:00Z" w16du:dateUtc="2025-08-29T07:58:00Z">
              <w:r w:rsidRPr="00AF7598" w:rsidDel="008A097C">
                <w:rPr>
                  <w:sz w:val="18"/>
                  <w:szCs w:val="18"/>
                </w:rPr>
                <w:delText>.</w:delText>
              </w:r>
            </w:del>
            <w:ins w:id="1535" w:author="Meggan Harris" w:date="2025-08-29T09:58:00Z" w16du:dateUtc="2025-08-29T07:58:00Z">
              <w:r w:rsidR="008A097C">
                <w:rPr>
                  <w:sz w:val="18"/>
                  <w:szCs w:val="18"/>
                </w:rPr>
                <w:t>·</w:t>
              </w:r>
            </w:ins>
            <w:r w:rsidRPr="00AF7598">
              <w:rPr>
                <w:sz w:val="18"/>
                <w:szCs w:val="18"/>
              </w:rPr>
              <w:t>00</w:t>
            </w:r>
          </w:p>
        </w:tc>
        <w:tc>
          <w:tcPr>
            <w:tcW w:w="1276" w:type="dxa"/>
            <w:shd w:val="clear" w:color="auto" w:fill="auto"/>
            <w:hideMark/>
            <w:tcPrChange w:id="1536" w:author="Meggan Harris" w:date="2025-08-29T10:36:00Z" w16du:dateUtc="2025-08-29T08:36:00Z">
              <w:tcPr>
                <w:tcW w:w="1276" w:type="dxa"/>
                <w:hideMark/>
              </w:tcPr>
            </w:tcPrChange>
          </w:tcPr>
          <w:p w14:paraId="6C58AF8C" w14:textId="3457DAB0" w:rsidR="007215D0" w:rsidRPr="00AF7598" w:rsidRDefault="000151F1"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w:t>
            </w:r>
          </w:p>
        </w:tc>
        <w:tc>
          <w:tcPr>
            <w:tcW w:w="1559" w:type="dxa"/>
            <w:shd w:val="clear" w:color="auto" w:fill="auto"/>
            <w:hideMark/>
            <w:tcPrChange w:id="1537" w:author="Meggan Harris" w:date="2025-08-29T10:36:00Z" w16du:dateUtc="2025-08-29T08:36:00Z">
              <w:tcPr>
                <w:tcW w:w="1922" w:type="dxa"/>
                <w:gridSpan w:val="2"/>
                <w:hideMark/>
              </w:tcPr>
            </w:tcPrChange>
          </w:tcPr>
          <w:p w14:paraId="21538898" w14:textId="52152E67" w:rsidR="007215D0" w:rsidRPr="00AF7598" w:rsidRDefault="000151F1"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20</w:t>
            </w:r>
            <w:del w:id="1538" w:author="Meggan Harris" w:date="2025-08-29T09:58:00Z" w16du:dateUtc="2025-08-29T07:58:00Z">
              <w:r w:rsidDel="008A097C">
                <w:rPr>
                  <w:sz w:val="18"/>
                  <w:szCs w:val="18"/>
                </w:rPr>
                <w:delText>.</w:delText>
              </w:r>
            </w:del>
            <w:ins w:id="1539" w:author="Meggan Harris" w:date="2025-08-29T09:58:00Z" w16du:dateUtc="2025-08-29T07:58:00Z">
              <w:r w:rsidR="008A097C">
                <w:rPr>
                  <w:sz w:val="18"/>
                  <w:szCs w:val="18"/>
                </w:rPr>
                <w:t>·</w:t>
              </w:r>
            </w:ins>
            <w:r>
              <w:rPr>
                <w:sz w:val="18"/>
                <w:szCs w:val="18"/>
              </w:rPr>
              <w:t>00</w:t>
            </w:r>
          </w:p>
        </w:tc>
        <w:tc>
          <w:tcPr>
            <w:tcW w:w="1559" w:type="dxa"/>
            <w:shd w:val="clear" w:color="auto" w:fill="auto"/>
            <w:tcPrChange w:id="1540" w:author="Meggan Harris" w:date="2025-08-29T10:36:00Z" w16du:dateUtc="2025-08-29T08:36:00Z">
              <w:tcPr>
                <w:tcW w:w="1196" w:type="dxa"/>
              </w:tcPr>
            </w:tcPrChange>
          </w:tcPr>
          <w:p w14:paraId="6682F91A" w14:textId="72A91B63" w:rsidR="007215D0" w:rsidRPr="000151F1" w:rsidRDefault="000151F1" w:rsidP="000151F1">
            <w:pPr>
              <w:cnfStyle w:val="000000100000" w:firstRow="0" w:lastRow="0" w:firstColumn="0" w:lastColumn="0" w:oddVBand="0" w:evenVBand="0" w:oddHBand="1" w:evenHBand="0" w:firstRowFirstColumn="0" w:firstRowLastColumn="0" w:lastRowFirstColumn="0" w:lastRowLastColumn="0"/>
              <w:rPr>
                <w:sz w:val="18"/>
                <w:szCs w:val="18"/>
              </w:rPr>
            </w:pPr>
            <w:r w:rsidRPr="000151F1">
              <w:rPr>
                <w:sz w:val="18"/>
                <w:szCs w:val="18"/>
              </w:rPr>
              <w:t>BOE 2023.</w:t>
            </w:r>
            <w:r w:rsidRPr="000151F1">
              <w:rPr>
                <w:sz w:val="18"/>
                <w:szCs w:val="18"/>
              </w:rPr>
              <w:fldChar w:fldCharType="begin"/>
            </w:r>
            <w:r w:rsidRPr="000151F1">
              <w:rPr>
                <w:sz w:val="18"/>
                <w:szCs w:val="18"/>
              </w:rPr>
              <w:instrText xml:space="preserve"> ADDIN ZOTERO_ITEM CSL_CITATION {"citationID":"unrPILBl","properties":{"formattedCitation":"\\super 13\\nosupersub{}","plainCitation":"13","noteIndex":0},"citationItems":[{"id":121,"uris":["http://zotero.org/groups/5772643/items/QCAU26Q8"],"itemData":{"id":121,"type":"article-journal","container-title":"Boletín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151F1">
              <w:rPr>
                <w:sz w:val="18"/>
                <w:szCs w:val="18"/>
              </w:rPr>
              <w:fldChar w:fldCharType="separate"/>
            </w:r>
            <w:r w:rsidRPr="000151F1">
              <w:rPr>
                <w:rFonts w:ascii="Aptos" w:hAnsi="Aptos" w:cs="Times New Roman"/>
                <w:sz w:val="18"/>
                <w:szCs w:val="18"/>
                <w:vertAlign w:val="superscript"/>
              </w:rPr>
              <w:t>13</w:t>
            </w:r>
            <w:r w:rsidRPr="000151F1">
              <w:rPr>
                <w:sz w:val="18"/>
                <w:szCs w:val="18"/>
              </w:rPr>
              <w:fldChar w:fldCharType="end"/>
            </w:r>
          </w:p>
        </w:tc>
      </w:tr>
      <w:tr w:rsidR="001D2C21" w:rsidRPr="00AF7598" w14:paraId="569AA258" w14:textId="499B3602" w:rsidTr="001D2C21">
        <w:tc>
          <w:tcPr>
            <w:cnfStyle w:val="001000000000" w:firstRow="0" w:lastRow="0" w:firstColumn="1" w:lastColumn="0" w:oddVBand="0" w:evenVBand="0" w:oddHBand="0" w:evenHBand="0" w:firstRowFirstColumn="0" w:firstRowLastColumn="0" w:lastRowFirstColumn="0" w:lastRowLastColumn="0"/>
            <w:tcW w:w="3964" w:type="dxa"/>
            <w:hideMark/>
          </w:tcPr>
          <w:p w14:paraId="0C32752A" w14:textId="7454B5B8" w:rsidR="007215D0" w:rsidRPr="001D2C21" w:rsidRDefault="007215D0" w:rsidP="005A0EB5">
            <w:pPr>
              <w:pStyle w:val="ListParagraph"/>
              <w:ind w:left="0"/>
              <w:rPr>
                <w:b w:val="0"/>
                <w:bCs w:val="0"/>
                <w:sz w:val="18"/>
                <w:szCs w:val="18"/>
                <w:rPrChange w:id="1541" w:author="Meggan Harris" w:date="2025-08-29T10:36:00Z" w16du:dateUtc="2025-08-29T08:36:00Z">
                  <w:rPr>
                    <w:sz w:val="18"/>
                    <w:szCs w:val="18"/>
                  </w:rPr>
                </w:rPrChange>
              </w:rPr>
            </w:pPr>
            <w:del w:id="1542" w:author="Meggan Harris" w:date="2025-08-29T10:33:00Z" w16du:dateUtc="2025-08-29T08:33:00Z">
              <w:r w:rsidRPr="001D2C21" w:rsidDel="00FC72A7">
                <w:rPr>
                  <w:b w:val="0"/>
                  <w:bCs w:val="0"/>
                  <w:i/>
                  <w:iCs/>
                  <w:sz w:val="18"/>
                  <w:szCs w:val="18"/>
                  <w:rPrChange w:id="1543" w:author="Meggan Harris" w:date="2025-08-29T10:36:00Z" w16du:dateUtc="2025-08-29T08:36:00Z">
                    <w:rPr>
                      <w:i/>
                      <w:iCs/>
                      <w:sz w:val="18"/>
                      <w:szCs w:val="18"/>
                    </w:rPr>
                  </w:rPrChange>
                </w:rPr>
                <w:delText>Trypanosoma cruzi</w:delText>
              </w:r>
            </w:del>
            <w:ins w:id="1544" w:author="Meggan Harris" w:date="2025-08-29T10:33:00Z" w16du:dateUtc="2025-08-29T08:33:00Z">
              <w:r w:rsidR="00FC72A7" w:rsidRPr="001D2C21">
                <w:rPr>
                  <w:b w:val="0"/>
                  <w:bCs w:val="0"/>
                  <w:i/>
                  <w:iCs/>
                  <w:sz w:val="18"/>
                  <w:szCs w:val="18"/>
                  <w:rPrChange w:id="1545" w:author="Meggan Harris" w:date="2025-08-29T10:36:00Z" w16du:dateUtc="2025-08-29T08:36:00Z">
                    <w:rPr>
                      <w:i/>
                      <w:iCs/>
                      <w:sz w:val="18"/>
                      <w:szCs w:val="18"/>
                    </w:rPr>
                  </w:rPrChange>
                </w:rPr>
                <w:t>T. cruzi</w:t>
              </w:r>
            </w:ins>
            <w:r w:rsidRPr="001D2C21">
              <w:rPr>
                <w:b w:val="0"/>
                <w:bCs w:val="0"/>
                <w:sz w:val="18"/>
                <w:szCs w:val="18"/>
                <w:rPrChange w:id="1546" w:author="Meggan Harris" w:date="2025-08-29T10:36:00Z" w16du:dateUtc="2025-08-29T08:36:00Z">
                  <w:rPr>
                    <w:sz w:val="18"/>
                    <w:szCs w:val="18"/>
                  </w:rPr>
                </w:rPrChange>
              </w:rPr>
              <w:t xml:space="preserve"> PCR</w:t>
            </w:r>
          </w:p>
        </w:tc>
        <w:tc>
          <w:tcPr>
            <w:tcW w:w="1276" w:type="dxa"/>
            <w:hideMark/>
          </w:tcPr>
          <w:p w14:paraId="06C576E5" w14:textId="11A2045B"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44</w:t>
            </w:r>
            <w:del w:id="1547" w:author="Meggan Harris" w:date="2025-08-29T09:58:00Z" w16du:dateUtc="2025-08-29T07:58:00Z">
              <w:r w:rsidRPr="00AF7598" w:rsidDel="008A097C">
                <w:rPr>
                  <w:sz w:val="18"/>
                  <w:szCs w:val="18"/>
                </w:rPr>
                <w:delText>.</w:delText>
              </w:r>
            </w:del>
            <w:ins w:id="1548" w:author="Meggan Harris" w:date="2025-08-29T09:58:00Z" w16du:dateUtc="2025-08-29T07:58:00Z">
              <w:r w:rsidR="008A097C">
                <w:rPr>
                  <w:sz w:val="18"/>
                  <w:szCs w:val="18"/>
                </w:rPr>
                <w:t>·</w:t>
              </w:r>
            </w:ins>
            <w:r w:rsidRPr="00AF7598">
              <w:rPr>
                <w:sz w:val="18"/>
                <w:szCs w:val="18"/>
              </w:rPr>
              <w:t>26</w:t>
            </w:r>
          </w:p>
        </w:tc>
        <w:tc>
          <w:tcPr>
            <w:tcW w:w="1276" w:type="dxa"/>
            <w:hideMark/>
          </w:tcPr>
          <w:p w14:paraId="606EF03A" w14:textId="6525CA77" w:rsidR="007215D0" w:rsidRPr="00AF7598" w:rsidRDefault="000151F1"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w:t>
            </w:r>
          </w:p>
        </w:tc>
        <w:tc>
          <w:tcPr>
            <w:tcW w:w="1559" w:type="dxa"/>
            <w:hideMark/>
          </w:tcPr>
          <w:p w14:paraId="1B02D463" w14:textId="0F8DCFDC" w:rsidR="007215D0" w:rsidRPr="00AF7598" w:rsidRDefault="000151F1"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44</w:t>
            </w:r>
            <w:del w:id="1549" w:author="Meggan Harris" w:date="2025-08-29T09:58:00Z" w16du:dateUtc="2025-08-29T07:58:00Z">
              <w:r w:rsidDel="008A097C">
                <w:rPr>
                  <w:sz w:val="18"/>
                  <w:szCs w:val="18"/>
                </w:rPr>
                <w:delText>.</w:delText>
              </w:r>
            </w:del>
            <w:ins w:id="1550" w:author="Meggan Harris" w:date="2025-08-29T09:58:00Z" w16du:dateUtc="2025-08-29T07:58:00Z">
              <w:r w:rsidR="008A097C">
                <w:rPr>
                  <w:sz w:val="18"/>
                  <w:szCs w:val="18"/>
                </w:rPr>
                <w:t>·</w:t>
              </w:r>
            </w:ins>
            <w:r>
              <w:rPr>
                <w:sz w:val="18"/>
                <w:szCs w:val="18"/>
              </w:rPr>
              <w:t>26</w:t>
            </w:r>
          </w:p>
        </w:tc>
        <w:tc>
          <w:tcPr>
            <w:tcW w:w="1559" w:type="dxa"/>
          </w:tcPr>
          <w:p w14:paraId="6273C337" w14:textId="465AE610" w:rsidR="007215D0" w:rsidRPr="000151F1" w:rsidRDefault="000151F1" w:rsidP="000151F1">
            <w:pPr>
              <w:cnfStyle w:val="000000000000" w:firstRow="0" w:lastRow="0" w:firstColumn="0" w:lastColumn="0" w:oddVBand="0" w:evenVBand="0" w:oddHBand="0" w:evenHBand="0" w:firstRowFirstColumn="0" w:firstRowLastColumn="0" w:lastRowFirstColumn="0" w:lastRowLastColumn="0"/>
              <w:rPr>
                <w:sz w:val="18"/>
                <w:szCs w:val="18"/>
              </w:rPr>
            </w:pPr>
            <w:r w:rsidRPr="002C3678">
              <w:rPr>
                <w:sz w:val="18"/>
                <w:szCs w:val="18"/>
              </w:rPr>
              <w:t>BOE 2023.</w:t>
            </w:r>
            <w:r w:rsidRPr="002C3678">
              <w:rPr>
                <w:sz w:val="18"/>
                <w:szCs w:val="18"/>
              </w:rPr>
              <w:fldChar w:fldCharType="begin"/>
            </w:r>
            <w:r w:rsidRPr="002C3678">
              <w:rPr>
                <w:sz w:val="18"/>
                <w:szCs w:val="18"/>
              </w:rPr>
              <w:instrText xml:space="preserve"> ADDIN ZOTERO_ITEM CSL_CITATION {"citationID":"unrPILBl","properties":{"formattedCitation":"\\super 13\\nosupersub{}","plainCitation":"13","noteIndex":0},"citationItems":[{"id":121,"uris":["http://zotero.org/groups/5772643/items/QCAU26Q8"],"itemData":{"id":121,"type":"article-journal","container-title":"Boletín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2C3678">
              <w:rPr>
                <w:sz w:val="18"/>
                <w:szCs w:val="18"/>
              </w:rPr>
              <w:fldChar w:fldCharType="separate"/>
            </w:r>
            <w:r w:rsidRPr="002C3678">
              <w:rPr>
                <w:rFonts w:ascii="Aptos" w:hAnsi="Aptos" w:cs="Times New Roman"/>
                <w:sz w:val="18"/>
                <w:szCs w:val="18"/>
                <w:vertAlign w:val="superscript"/>
              </w:rPr>
              <w:t>13</w:t>
            </w:r>
            <w:r w:rsidRPr="002C3678">
              <w:rPr>
                <w:sz w:val="18"/>
                <w:szCs w:val="18"/>
              </w:rPr>
              <w:fldChar w:fldCharType="end"/>
            </w:r>
          </w:p>
        </w:tc>
      </w:tr>
      <w:tr w:rsidR="001D2C21" w:rsidRPr="00AF7598" w14:paraId="4590CD84" w14:textId="0E1502AE" w:rsidTr="001D2C21">
        <w:tblPrEx>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551" w:author="Meggan Harris" w:date="2025-08-29T10:36:00Z" w16du:dateUtc="2025-08-29T08:36:00Z">
            <w:tblPrEx>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auto"/>
            <w:hideMark/>
            <w:tcPrChange w:id="1552" w:author="Meggan Harris" w:date="2025-08-29T10:36:00Z" w16du:dateUtc="2025-08-29T08:36:00Z">
              <w:tcPr>
                <w:tcW w:w="3964" w:type="dxa"/>
                <w:hideMark/>
              </w:tcPr>
            </w:tcPrChange>
          </w:tcPr>
          <w:p w14:paraId="0552F5A5" w14:textId="34650D43" w:rsidR="007215D0" w:rsidRPr="001D2C21" w:rsidRDefault="007215D0" w:rsidP="005A0EB5">
            <w:pPr>
              <w:pStyle w:val="ListParagraph"/>
              <w:ind w:left="0"/>
              <w:cnfStyle w:val="001000100000" w:firstRow="0" w:lastRow="0" w:firstColumn="1" w:lastColumn="0" w:oddVBand="0" w:evenVBand="0" w:oddHBand="1" w:evenHBand="0" w:firstRowFirstColumn="0" w:firstRowLastColumn="0" w:lastRowFirstColumn="0" w:lastRowLastColumn="0"/>
              <w:rPr>
                <w:b w:val="0"/>
                <w:bCs w:val="0"/>
                <w:sz w:val="18"/>
                <w:szCs w:val="18"/>
                <w:rPrChange w:id="1553" w:author="Meggan Harris" w:date="2025-08-29T10:36:00Z" w16du:dateUtc="2025-08-29T08:36:00Z">
                  <w:rPr>
                    <w:sz w:val="18"/>
                    <w:szCs w:val="18"/>
                  </w:rPr>
                </w:rPrChange>
              </w:rPr>
            </w:pPr>
            <w:r w:rsidRPr="001D2C21">
              <w:rPr>
                <w:b w:val="0"/>
                <w:bCs w:val="0"/>
                <w:sz w:val="18"/>
                <w:szCs w:val="18"/>
                <w:rPrChange w:id="1554" w:author="Meggan Harris" w:date="2025-08-29T10:36:00Z" w16du:dateUtc="2025-08-29T08:36:00Z">
                  <w:rPr>
                    <w:sz w:val="18"/>
                    <w:szCs w:val="18"/>
                  </w:rPr>
                </w:rPrChange>
              </w:rPr>
              <w:t xml:space="preserve">Cardiac </w:t>
            </w:r>
            <w:del w:id="1555" w:author="Meggan Harris" w:date="2025-08-29T10:34:00Z" w16du:dateUtc="2025-08-29T08:34:00Z">
              <w:r w:rsidRPr="001D2C21" w:rsidDel="001D2C21">
                <w:rPr>
                  <w:b w:val="0"/>
                  <w:bCs w:val="0"/>
                  <w:sz w:val="18"/>
                  <w:szCs w:val="18"/>
                  <w:rPrChange w:id="1556" w:author="Meggan Harris" w:date="2025-08-29T10:36:00Z" w16du:dateUtc="2025-08-29T08:36:00Z">
                    <w:rPr>
                      <w:sz w:val="18"/>
                      <w:szCs w:val="18"/>
                    </w:rPr>
                  </w:rPrChange>
                </w:rPr>
                <w:delText xml:space="preserve">Pacemaker </w:delText>
              </w:r>
            </w:del>
            <w:ins w:id="1557" w:author="Meggan Harris" w:date="2025-08-29T10:34:00Z" w16du:dateUtc="2025-08-29T08:34:00Z">
              <w:r w:rsidR="001D2C21" w:rsidRPr="001D2C21">
                <w:rPr>
                  <w:b w:val="0"/>
                  <w:bCs w:val="0"/>
                  <w:sz w:val="18"/>
                  <w:szCs w:val="18"/>
                  <w:rPrChange w:id="1558" w:author="Meggan Harris" w:date="2025-08-29T10:36:00Z" w16du:dateUtc="2025-08-29T08:36:00Z">
                    <w:rPr>
                      <w:sz w:val="18"/>
                      <w:szCs w:val="18"/>
                    </w:rPr>
                  </w:rPrChange>
                </w:rPr>
                <w:t>p</w:t>
              </w:r>
              <w:r w:rsidR="001D2C21" w:rsidRPr="001D2C21">
                <w:rPr>
                  <w:b w:val="0"/>
                  <w:bCs w:val="0"/>
                  <w:sz w:val="18"/>
                  <w:szCs w:val="18"/>
                  <w:rPrChange w:id="1559" w:author="Meggan Harris" w:date="2025-08-29T10:36:00Z" w16du:dateUtc="2025-08-29T08:36:00Z">
                    <w:rPr>
                      <w:sz w:val="18"/>
                      <w:szCs w:val="18"/>
                    </w:rPr>
                  </w:rPrChange>
                </w:rPr>
                <w:t>acemaker</w:t>
              </w:r>
            </w:ins>
            <w:del w:id="1560" w:author="Meggan Harris" w:date="2025-08-29T11:07:00Z" w16du:dateUtc="2025-08-29T09:07:00Z">
              <w:r w:rsidRPr="001D2C21" w:rsidDel="00653C37">
                <w:rPr>
                  <w:b w:val="0"/>
                  <w:bCs w:val="0"/>
                  <w:sz w:val="18"/>
                  <w:szCs w:val="18"/>
                  <w:rPrChange w:id="1561" w:author="Meggan Harris" w:date="2025-08-29T10:36:00Z" w16du:dateUtc="2025-08-29T08:36:00Z">
                    <w:rPr>
                      <w:sz w:val="18"/>
                      <w:szCs w:val="18"/>
                    </w:rPr>
                  </w:rPrChange>
                </w:rPr>
                <w:delText>(MCP)</w:delText>
              </w:r>
            </w:del>
          </w:p>
        </w:tc>
        <w:tc>
          <w:tcPr>
            <w:tcW w:w="1276" w:type="dxa"/>
            <w:shd w:val="clear" w:color="auto" w:fill="auto"/>
            <w:hideMark/>
            <w:tcPrChange w:id="1562" w:author="Meggan Harris" w:date="2025-08-29T10:36:00Z" w16du:dateUtc="2025-08-29T08:36:00Z">
              <w:tcPr>
                <w:tcW w:w="1276" w:type="dxa"/>
                <w:hideMark/>
              </w:tcPr>
            </w:tcPrChange>
          </w:tcPr>
          <w:p w14:paraId="5AA66F17" w14:textId="4E6BD242"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6,000</w:t>
            </w:r>
            <w:del w:id="1563" w:author="Meggan Harris" w:date="2025-08-29T09:58:00Z" w16du:dateUtc="2025-08-29T07:58:00Z">
              <w:r w:rsidRPr="00AF7598" w:rsidDel="008A097C">
                <w:rPr>
                  <w:sz w:val="18"/>
                  <w:szCs w:val="18"/>
                </w:rPr>
                <w:delText>.</w:delText>
              </w:r>
            </w:del>
            <w:ins w:id="1564" w:author="Meggan Harris" w:date="2025-08-29T09:58:00Z" w16du:dateUtc="2025-08-29T07:58:00Z">
              <w:r w:rsidR="008A097C">
                <w:rPr>
                  <w:sz w:val="18"/>
                  <w:szCs w:val="18"/>
                </w:rPr>
                <w:t>·</w:t>
              </w:r>
            </w:ins>
            <w:r w:rsidRPr="00AF7598">
              <w:rPr>
                <w:sz w:val="18"/>
                <w:szCs w:val="18"/>
              </w:rPr>
              <w:t>00</w:t>
            </w:r>
          </w:p>
        </w:tc>
        <w:tc>
          <w:tcPr>
            <w:tcW w:w="1276" w:type="dxa"/>
            <w:shd w:val="clear" w:color="auto" w:fill="auto"/>
            <w:hideMark/>
            <w:tcPrChange w:id="1565" w:author="Meggan Harris" w:date="2025-08-29T10:36:00Z" w16du:dateUtc="2025-08-29T08:36:00Z">
              <w:tcPr>
                <w:tcW w:w="1276" w:type="dxa"/>
                <w:hideMark/>
              </w:tcPr>
            </w:tcPrChange>
          </w:tcPr>
          <w:p w14:paraId="3E00AF61" w14:textId="77777777"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0</w:t>
            </w:r>
          </w:p>
        </w:tc>
        <w:tc>
          <w:tcPr>
            <w:tcW w:w="1559" w:type="dxa"/>
            <w:shd w:val="clear" w:color="auto" w:fill="auto"/>
            <w:hideMark/>
            <w:tcPrChange w:id="1566" w:author="Meggan Harris" w:date="2025-08-29T10:36:00Z" w16du:dateUtc="2025-08-29T08:36:00Z">
              <w:tcPr>
                <w:tcW w:w="1922" w:type="dxa"/>
                <w:gridSpan w:val="2"/>
                <w:hideMark/>
              </w:tcPr>
            </w:tcPrChange>
          </w:tcPr>
          <w:p w14:paraId="3B54F6E7" w14:textId="196E15AE"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0</w:t>
            </w:r>
            <w:del w:id="1567" w:author="Meggan Harris" w:date="2025-08-29T09:58:00Z" w16du:dateUtc="2025-08-29T07:58:00Z">
              <w:r w:rsidRPr="00AF7598" w:rsidDel="008A097C">
                <w:rPr>
                  <w:sz w:val="18"/>
                  <w:szCs w:val="18"/>
                </w:rPr>
                <w:delText>.</w:delText>
              </w:r>
            </w:del>
            <w:ins w:id="1568" w:author="Meggan Harris" w:date="2025-08-29T09:58:00Z" w16du:dateUtc="2025-08-29T07:58:00Z">
              <w:r w:rsidR="008A097C">
                <w:rPr>
                  <w:sz w:val="18"/>
                  <w:szCs w:val="18"/>
                </w:rPr>
                <w:t>·</w:t>
              </w:r>
            </w:ins>
            <w:r w:rsidRPr="00AF7598">
              <w:rPr>
                <w:sz w:val="18"/>
                <w:szCs w:val="18"/>
              </w:rPr>
              <w:t>00</w:t>
            </w:r>
          </w:p>
        </w:tc>
        <w:tc>
          <w:tcPr>
            <w:tcW w:w="1559" w:type="dxa"/>
            <w:shd w:val="clear" w:color="auto" w:fill="auto"/>
            <w:tcPrChange w:id="1569" w:author="Meggan Harris" w:date="2025-08-29T10:36:00Z" w16du:dateUtc="2025-08-29T08:36:00Z">
              <w:tcPr>
                <w:tcW w:w="1196" w:type="dxa"/>
              </w:tcPr>
            </w:tcPrChange>
          </w:tcPr>
          <w:p w14:paraId="57147DB0" w14:textId="1C2EC998"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{"citationID":"uZf6ag8D","properties":{"formattedCitation":"\\super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1D2C21" w:rsidRPr="00AF7598" w14:paraId="115791E7" w14:textId="4826B6C8" w:rsidTr="001D2C21">
        <w:tc>
          <w:tcPr>
            <w:cnfStyle w:val="001000000000" w:firstRow="0" w:lastRow="0" w:firstColumn="1" w:lastColumn="0" w:oddVBand="0" w:evenVBand="0" w:oddHBand="0" w:evenHBand="0" w:firstRowFirstColumn="0" w:firstRowLastColumn="0" w:lastRowFirstColumn="0" w:lastRowLastColumn="0"/>
            <w:tcW w:w="3964" w:type="dxa"/>
            <w:hideMark/>
          </w:tcPr>
          <w:p w14:paraId="5F29135F" w14:textId="129C594F" w:rsidR="007215D0" w:rsidRPr="001D2C21" w:rsidRDefault="007215D0" w:rsidP="005A0EB5">
            <w:pPr>
              <w:pStyle w:val="ListParagraph"/>
              <w:ind w:left="0"/>
              <w:rPr>
                <w:b w:val="0"/>
                <w:bCs w:val="0"/>
                <w:sz w:val="18"/>
                <w:szCs w:val="18"/>
                <w:rPrChange w:id="1570" w:author="Meggan Harris" w:date="2025-08-29T10:36:00Z" w16du:dateUtc="2025-08-29T08:36:00Z">
                  <w:rPr>
                    <w:sz w:val="18"/>
                    <w:szCs w:val="18"/>
                  </w:rPr>
                </w:rPrChange>
              </w:rPr>
            </w:pPr>
            <w:r w:rsidRPr="001D2C21">
              <w:rPr>
                <w:b w:val="0"/>
                <w:bCs w:val="0"/>
                <w:sz w:val="18"/>
                <w:szCs w:val="18"/>
                <w:rPrChange w:id="1571" w:author="Meggan Harris" w:date="2025-08-29T10:36:00Z" w16du:dateUtc="2025-08-29T08:36:00Z">
                  <w:rPr>
                    <w:sz w:val="18"/>
                    <w:szCs w:val="18"/>
                  </w:rPr>
                </w:rPrChange>
              </w:rPr>
              <w:t xml:space="preserve">Heart </w:t>
            </w:r>
            <w:del w:id="1572" w:author="Meggan Harris" w:date="2025-08-29T10:34:00Z" w16du:dateUtc="2025-08-29T08:34:00Z">
              <w:r w:rsidRPr="001D2C21" w:rsidDel="001D2C21">
                <w:rPr>
                  <w:b w:val="0"/>
                  <w:bCs w:val="0"/>
                  <w:sz w:val="18"/>
                  <w:szCs w:val="18"/>
                  <w:rPrChange w:id="1573" w:author="Meggan Harris" w:date="2025-08-29T10:36:00Z" w16du:dateUtc="2025-08-29T08:36:00Z">
                    <w:rPr>
                      <w:sz w:val="18"/>
                      <w:szCs w:val="18"/>
                    </w:rPr>
                  </w:rPrChange>
                </w:rPr>
                <w:delText>Transplant</w:delText>
              </w:r>
            </w:del>
            <w:ins w:id="1574" w:author="Meggan Harris" w:date="2025-08-29T10:34:00Z" w16du:dateUtc="2025-08-29T08:34:00Z">
              <w:r w:rsidR="001D2C21" w:rsidRPr="001D2C21">
                <w:rPr>
                  <w:b w:val="0"/>
                  <w:bCs w:val="0"/>
                  <w:sz w:val="18"/>
                  <w:szCs w:val="18"/>
                  <w:rPrChange w:id="1575" w:author="Meggan Harris" w:date="2025-08-29T10:36:00Z" w16du:dateUtc="2025-08-29T08:36:00Z">
                    <w:rPr>
                      <w:sz w:val="18"/>
                      <w:szCs w:val="18"/>
                    </w:rPr>
                  </w:rPrChange>
                </w:rPr>
                <w:t>t</w:t>
              </w:r>
              <w:r w:rsidR="001D2C21" w:rsidRPr="001D2C21">
                <w:rPr>
                  <w:b w:val="0"/>
                  <w:bCs w:val="0"/>
                  <w:sz w:val="18"/>
                  <w:szCs w:val="18"/>
                  <w:rPrChange w:id="1576" w:author="Meggan Harris" w:date="2025-08-29T10:36:00Z" w16du:dateUtc="2025-08-29T08:36:00Z">
                    <w:rPr>
                      <w:sz w:val="18"/>
                      <w:szCs w:val="18"/>
                    </w:rPr>
                  </w:rPrChange>
                </w:rPr>
                <w:t>ransplant</w:t>
              </w:r>
            </w:ins>
          </w:p>
        </w:tc>
        <w:tc>
          <w:tcPr>
            <w:tcW w:w="1276" w:type="dxa"/>
            <w:hideMark/>
          </w:tcPr>
          <w:p w14:paraId="45D91C39" w14:textId="2F4276AC"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100,000</w:t>
            </w:r>
            <w:del w:id="1577" w:author="Meggan Harris" w:date="2025-08-29T09:58:00Z" w16du:dateUtc="2025-08-29T07:58:00Z">
              <w:r w:rsidRPr="00AF7598" w:rsidDel="008A097C">
                <w:rPr>
                  <w:sz w:val="18"/>
                  <w:szCs w:val="18"/>
                </w:rPr>
                <w:delText>.</w:delText>
              </w:r>
            </w:del>
            <w:ins w:id="1578" w:author="Meggan Harris" w:date="2025-08-29T09:58:00Z" w16du:dateUtc="2025-08-29T07:58:00Z">
              <w:r w:rsidR="008A097C">
                <w:rPr>
                  <w:sz w:val="18"/>
                  <w:szCs w:val="18"/>
                </w:rPr>
                <w:t>·</w:t>
              </w:r>
            </w:ins>
            <w:r w:rsidRPr="00AF7598">
              <w:rPr>
                <w:sz w:val="18"/>
                <w:szCs w:val="18"/>
              </w:rPr>
              <w:t>00</w:t>
            </w:r>
          </w:p>
        </w:tc>
        <w:tc>
          <w:tcPr>
            <w:tcW w:w="1276" w:type="dxa"/>
            <w:hideMark/>
          </w:tcPr>
          <w:p w14:paraId="351C8216" w14:textId="77777777"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0</w:t>
            </w:r>
          </w:p>
        </w:tc>
        <w:tc>
          <w:tcPr>
            <w:tcW w:w="1559" w:type="dxa"/>
            <w:hideMark/>
          </w:tcPr>
          <w:p w14:paraId="21B7557E" w14:textId="23CF82BF"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0</w:t>
            </w:r>
            <w:del w:id="1579" w:author="Meggan Harris" w:date="2025-08-29T09:58:00Z" w16du:dateUtc="2025-08-29T07:58:00Z">
              <w:r w:rsidRPr="00AF7598" w:rsidDel="008A097C">
                <w:rPr>
                  <w:sz w:val="18"/>
                  <w:szCs w:val="18"/>
                </w:rPr>
                <w:delText>.</w:delText>
              </w:r>
            </w:del>
            <w:ins w:id="1580" w:author="Meggan Harris" w:date="2025-08-29T09:58:00Z" w16du:dateUtc="2025-08-29T07:58:00Z">
              <w:r w:rsidR="008A097C">
                <w:rPr>
                  <w:sz w:val="18"/>
                  <w:szCs w:val="18"/>
                </w:rPr>
                <w:t>·</w:t>
              </w:r>
            </w:ins>
            <w:r w:rsidRPr="00AF7598">
              <w:rPr>
                <w:sz w:val="18"/>
                <w:szCs w:val="18"/>
              </w:rPr>
              <w:t>00</w:t>
            </w:r>
          </w:p>
        </w:tc>
        <w:tc>
          <w:tcPr>
            <w:tcW w:w="1559" w:type="dxa"/>
          </w:tcPr>
          <w:p w14:paraId="103EFB70" w14:textId="2708F29B" w:rsidR="007215D0" w:rsidRPr="00AF7598" w:rsidRDefault="00461244" w:rsidP="00461244">
            <w:pPr>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{"citationID":"y9ueVUTN","properties":{"formattedCitation":"\\super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1D2C21" w:rsidRPr="00AF7598" w14:paraId="2114BE9B" w14:textId="5B40B6ED" w:rsidTr="001D2C21">
        <w:tblPrEx>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581" w:author="Meggan Harris" w:date="2025-08-29T10:36:00Z" w16du:dateUtc="2025-08-29T08:36:00Z">
            <w:tblPrEx>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auto"/>
            <w:hideMark/>
            <w:tcPrChange w:id="1582" w:author="Meggan Harris" w:date="2025-08-29T10:36:00Z" w16du:dateUtc="2025-08-29T08:36:00Z">
              <w:tcPr>
                <w:tcW w:w="3964" w:type="dxa"/>
                <w:hideMark/>
              </w:tcPr>
            </w:tcPrChange>
          </w:tcPr>
          <w:p w14:paraId="6784F733" w14:textId="14716220" w:rsidR="007215D0" w:rsidRPr="001D2C21" w:rsidRDefault="007215D0" w:rsidP="005A0EB5">
            <w:pPr>
              <w:pStyle w:val="ListParagraph"/>
              <w:ind w:left="0"/>
              <w:cnfStyle w:val="001000100000" w:firstRow="0" w:lastRow="0" w:firstColumn="1" w:lastColumn="0" w:oddVBand="0" w:evenVBand="0" w:oddHBand="1" w:evenHBand="0" w:firstRowFirstColumn="0" w:firstRowLastColumn="0" w:lastRowFirstColumn="0" w:lastRowLastColumn="0"/>
              <w:rPr>
                <w:b w:val="0"/>
                <w:bCs w:val="0"/>
                <w:sz w:val="18"/>
                <w:szCs w:val="18"/>
                <w:rPrChange w:id="1583" w:author="Meggan Harris" w:date="2025-08-29T10:36:00Z" w16du:dateUtc="2025-08-29T08:36:00Z">
                  <w:rPr>
                    <w:sz w:val="18"/>
                    <w:szCs w:val="18"/>
                  </w:rPr>
                </w:rPrChange>
              </w:rPr>
            </w:pPr>
            <w:r w:rsidRPr="001D2C21">
              <w:rPr>
                <w:b w:val="0"/>
                <w:bCs w:val="0"/>
                <w:sz w:val="18"/>
                <w:szCs w:val="18"/>
                <w:rPrChange w:id="1584" w:author="Meggan Harris" w:date="2025-08-29T10:36:00Z" w16du:dateUtc="2025-08-29T08:36:00Z">
                  <w:rPr>
                    <w:sz w:val="18"/>
                    <w:szCs w:val="18"/>
                  </w:rPr>
                </w:rPrChange>
              </w:rPr>
              <w:t xml:space="preserve">Implantable </w:t>
            </w:r>
            <w:del w:id="1585" w:author="Meggan Harris" w:date="2025-08-29T10:34:00Z" w16du:dateUtc="2025-08-29T08:34:00Z">
              <w:r w:rsidRPr="001D2C21" w:rsidDel="001D2C21">
                <w:rPr>
                  <w:b w:val="0"/>
                  <w:bCs w:val="0"/>
                  <w:sz w:val="18"/>
                  <w:szCs w:val="18"/>
                  <w:rPrChange w:id="1586" w:author="Meggan Harris" w:date="2025-08-29T10:36:00Z" w16du:dateUtc="2025-08-29T08:36:00Z">
                    <w:rPr>
                      <w:sz w:val="18"/>
                      <w:szCs w:val="18"/>
                    </w:rPr>
                  </w:rPrChange>
                </w:rPr>
                <w:delText xml:space="preserve">Cardioverter </w:delText>
              </w:r>
            </w:del>
            <w:ins w:id="1587" w:author="Meggan Harris" w:date="2025-08-29T10:34:00Z" w16du:dateUtc="2025-08-29T08:34:00Z">
              <w:r w:rsidR="001D2C21" w:rsidRPr="001D2C21">
                <w:rPr>
                  <w:b w:val="0"/>
                  <w:bCs w:val="0"/>
                  <w:sz w:val="18"/>
                  <w:szCs w:val="18"/>
                  <w:rPrChange w:id="1588" w:author="Meggan Harris" w:date="2025-08-29T10:36:00Z" w16du:dateUtc="2025-08-29T08:36:00Z">
                    <w:rPr>
                      <w:sz w:val="18"/>
                      <w:szCs w:val="18"/>
                    </w:rPr>
                  </w:rPrChange>
                </w:rPr>
                <w:t>c</w:t>
              </w:r>
              <w:r w:rsidR="001D2C21" w:rsidRPr="001D2C21">
                <w:rPr>
                  <w:b w:val="0"/>
                  <w:bCs w:val="0"/>
                  <w:sz w:val="18"/>
                  <w:szCs w:val="18"/>
                  <w:rPrChange w:id="1589" w:author="Meggan Harris" w:date="2025-08-29T10:36:00Z" w16du:dateUtc="2025-08-29T08:36:00Z">
                    <w:rPr>
                      <w:sz w:val="18"/>
                      <w:szCs w:val="18"/>
                    </w:rPr>
                  </w:rPrChange>
                </w:rPr>
                <w:t xml:space="preserve">ardioverter </w:t>
              </w:r>
            </w:ins>
            <w:del w:id="1590" w:author="Meggan Harris" w:date="2025-08-29T10:34:00Z" w16du:dateUtc="2025-08-29T08:34:00Z">
              <w:r w:rsidRPr="001D2C21" w:rsidDel="001D2C21">
                <w:rPr>
                  <w:b w:val="0"/>
                  <w:bCs w:val="0"/>
                  <w:sz w:val="18"/>
                  <w:szCs w:val="18"/>
                  <w:rPrChange w:id="1591" w:author="Meggan Harris" w:date="2025-08-29T10:36:00Z" w16du:dateUtc="2025-08-29T08:36:00Z">
                    <w:rPr>
                      <w:sz w:val="18"/>
                      <w:szCs w:val="18"/>
                    </w:rPr>
                  </w:rPrChange>
                </w:rPr>
                <w:delText xml:space="preserve">Defibrillator </w:delText>
              </w:r>
            </w:del>
            <w:ins w:id="1592" w:author="Meggan Harris" w:date="2025-08-29T10:34:00Z" w16du:dateUtc="2025-08-29T08:34:00Z">
              <w:r w:rsidR="001D2C21" w:rsidRPr="001D2C21">
                <w:rPr>
                  <w:b w:val="0"/>
                  <w:bCs w:val="0"/>
                  <w:sz w:val="18"/>
                  <w:szCs w:val="18"/>
                  <w:rPrChange w:id="1593" w:author="Meggan Harris" w:date="2025-08-29T10:36:00Z" w16du:dateUtc="2025-08-29T08:36:00Z">
                    <w:rPr>
                      <w:sz w:val="18"/>
                      <w:szCs w:val="18"/>
                    </w:rPr>
                  </w:rPrChange>
                </w:rPr>
                <w:t>d</w:t>
              </w:r>
              <w:r w:rsidR="001D2C21" w:rsidRPr="001D2C21">
                <w:rPr>
                  <w:b w:val="0"/>
                  <w:bCs w:val="0"/>
                  <w:sz w:val="18"/>
                  <w:szCs w:val="18"/>
                  <w:rPrChange w:id="1594" w:author="Meggan Harris" w:date="2025-08-29T10:36:00Z" w16du:dateUtc="2025-08-29T08:36:00Z">
                    <w:rPr>
                      <w:sz w:val="18"/>
                      <w:szCs w:val="18"/>
                    </w:rPr>
                  </w:rPrChange>
                </w:rPr>
                <w:t xml:space="preserve">efibrillator </w:t>
              </w:r>
            </w:ins>
            <w:del w:id="1595" w:author="Meggan Harris" w:date="2025-08-29T11:07:00Z" w16du:dateUtc="2025-08-29T09:07:00Z">
              <w:r w:rsidRPr="001D2C21" w:rsidDel="00653C37">
                <w:rPr>
                  <w:b w:val="0"/>
                  <w:bCs w:val="0"/>
                  <w:sz w:val="18"/>
                  <w:szCs w:val="18"/>
                  <w:rPrChange w:id="1596" w:author="Meggan Harris" w:date="2025-08-29T10:36:00Z" w16du:dateUtc="2025-08-29T08:36:00Z">
                    <w:rPr>
                      <w:sz w:val="18"/>
                      <w:szCs w:val="18"/>
                    </w:rPr>
                  </w:rPrChange>
                </w:rPr>
                <w:delText>(ICD)</w:delText>
              </w:r>
            </w:del>
          </w:p>
        </w:tc>
        <w:tc>
          <w:tcPr>
            <w:tcW w:w="1276" w:type="dxa"/>
            <w:shd w:val="clear" w:color="auto" w:fill="auto"/>
            <w:hideMark/>
            <w:tcPrChange w:id="1597" w:author="Meggan Harris" w:date="2025-08-29T10:36:00Z" w16du:dateUtc="2025-08-29T08:36:00Z">
              <w:tcPr>
                <w:tcW w:w="1276" w:type="dxa"/>
                <w:hideMark/>
              </w:tcPr>
            </w:tcPrChange>
          </w:tcPr>
          <w:p w14:paraId="730C46C7" w14:textId="6AD7A031"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25,000</w:t>
            </w:r>
            <w:del w:id="1598" w:author="Meggan Harris" w:date="2025-08-29T09:58:00Z" w16du:dateUtc="2025-08-29T07:58:00Z">
              <w:r w:rsidRPr="00AF7598" w:rsidDel="008A097C">
                <w:rPr>
                  <w:sz w:val="18"/>
                  <w:szCs w:val="18"/>
                </w:rPr>
                <w:delText>.</w:delText>
              </w:r>
            </w:del>
            <w:ins w:id="1599" w:author="Meggan Harris" w:date="2025-08-29T09:58:00Z" w16du:dateUtc="2025-08-29T07:58:00Z">
              <w:r w:rsidR="008A097C">
                <w:rPr>
                  <w:sz w:val="18"/>
                  <w:szCs w:val="18"/>
                </w:rPr>
                <w:t>·</w:t>
              </w:r>
            </w:ins>
            <w:r w:rsidRPr="00AF7598">
              <w:rPr>
                <w:sz w:val="18"/>
                <w:szCs w:val="18"/>
              </w:rPr>
              <w:t>00</w:t>
            </w:r>
          </w:p>
        </w:tc>
        <w:tc>
          <w:tcPr>
            <w:tcW w:w="1276" w:type="dxa"/>
            <w:shd w:val="clear" w:color="auto" w:fill="auto"/>
            <w:hideMark/>
            <w:tcPrChange w:id="1600" w:author="Meggan Harris" w:date="2025-08-29T10:36:00Z" w16du:dateUtc="2025-08-29T08:36:00Z">
              <w:tcPr>
                <w:tcW w:w="1276" w:type="dxa"/>
                <w:hideMark/>
              </w:tcPr>
            </w:tcPrChange>
          </w:tcPr>
          <w:p w14:paraId="390425AC" w14:textId="77777777"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0</w:t>
            </w:r>
          </w:p>
        </w:tc>
        <w:tc>
          <w:tcPr>
            <w:tcW w:w="1559" w:type="dxa"/>
            <w:shd w:val="clear" w:color="auto" w:fill="auto"/>
            <w:hideMark/>
            <w:tcPrChange w:id="1601" w:author="Meggan Harris" w:date="2025-08-29T10:36:00Z" w16du:dateUtc="2025-08-29T08:36:00Z">
              <w:tcPr>
                <w:tcW w:w="1922" w:type="dxa"/>
                <w:gridSpan w:val="2"/>
                <w:hideMark/>
              </w:tcPr>
            </w:tcPrChange>
          </w:tcPr>
          <w:p w14:paraId="6F26082E" w14:textId="6D296A97"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0</w:t>
            </w:r>
            <w:del w:id="1602" w:author="Meggan Harris" w:date="2025-08-29T09:58:00Z" w16du:dateUtc="2025-08-29T07:58:00Z">
              <w:r w:rsidRPr="00AF7598" w:rsidDel="008A097C">
                <w:rPr>
                  <w:sz w:val="18"/>
                  <w:szCs w:val="18"/>
                </w:rPr>
                <w:delText>.</w:delText>
              </w:r>
            </w:del>
            <w:ins w:id="1603" w:author="Meggan Harris" w:date="2025-08-29T09:58:00Z" w16du:dateUtc="2025-08-29T07:58:00Z">
              <w:r w:rsidR="008A097C">
                <w:rPr>
                  <w:sz w:val="18"/>
                  <w:szCs w:val="18"/>
                </w:rPr>
                <w:t>·</w:t>
              </w:r>
            </w:ins>
            <w:r w:rsidRPr="00AF7598">
              <w:rPr>
                <w:sz w:val="18"/>
                <w:szCs w:val="18"/>
              </w:rPr>
              <w:t>00</w:t>
            </w:r>
          </w:p>
        </w:tc>
        <w:tc>
          <w:tcPr>
            <w:tcW w:w="1559" w:type="dxa"/>
            <w:shd w:val="clear" w:color="auto" w:fill="auto"/>
            <w:tcPrChange w:id="1604" w:author="Meggan Harris" w:date="2025-08-29T10:36:00Z" w16du:dateUtc="2025-08-29T08:36:00Z">
              <w:tcPr>
                <w:tcW w:w="1196" w:type="dxa"/>
              </w:tcPr>
            </w:tcPrChange>
          </w:tcPr>
          <w:p w14:paraId="5CB687A0" w14:textId="72E82356"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{"citationID":"k8tPC28X","properties":{"formattedCitation":"\\super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1D2C21" w:rsidRPr="00AF7598" w14:paraId="70D99681" w14:textId="617DE3AF" w:rsidTr="001D2C21">
        <w:tc>
          <w:tcPr>
            <w:cnfStyle w:val="001000000000" w:firstRow="0" w:lastRow="0" w:firstColumn="1" w:lastColumn="0" w:oddVBand="0" w:evenVBand="0" w:oddHBand="0" w:evenHBand="0" w:firstRowFirstColumn="0" w:firstRowLastColumn="0" w:lastRowFirstColumn="0" w:lastRowLastColumn="0"/>
            <w:tcW w:w="3964" w:type="dxa"/>
            <w:hideMark/>
          </w:tcPr>
          <w:p w14:paraId="33E0F762" w14:textId="77A3D527" w:rsidR="007215D0" w:rsidRPr="001D2C21" w:rsidRDefault="007215D0" w:rsidP="005A0EB5">
            <w:pPr>
              <w:pStyle w:val="ListParagraph"/>
              <w:ind w:left="0"/>
              <w:rPr>
                <w:b w:val="0"/>
                <w:bCs w:val="0"/>
                <w:sz w:val="18"/>
                <w:szCs w:val="18"/>
                <w:rPrChange w:id="1605" w:author="Meggan Harris" w:date="2025-08-29T10:36:00Z" w16du:dateUtc="2025-08-29T08:36:00Z">
                  <w:rPr>
                    <w:sz w:val="18"/>
                    <w:szCs w:val="18"/>
                  </w:rPr>
                </w:rPrChange>
              </w:rPr>
            </w:pPr>
            <w:r w:rsidRPr="001D2C21">
              <w:rPr>
                <w:b w:val="0"/>
                <w:bCs w:val="0"/>
                <w:sz w:val="18"/>
                <w:szCs w:val="18"/>
                <w:rPrChange w:id="1606" w:author="Meggan Harris" w:date="2025-08-29T10:36:00Z" w16du:dateUtc="2025-08-29T08:36:00Z">
                  <w:rPr>
                    <w:sz w:val="18"/>
                    <w:szCs w:val="18"/>
                  </w:rPr>
                </w:rPrChange>
              </w:rPr>
              <w:t xml:space="preserve">Ventricular </w:t>
            </w:r>
            <w:del w:id="1607" w:author="Meggan Harris" w:date="2025-08-29T10:35:00Z" w16du:dateUtc="2025-08-29T08:35:00Z">
              <w:r w:rsidRPr="001D2C21" w:rsidDel="001D2C21">
                <w:rPr>
                  <w:b w:val="0"/>
                  <w:bCs w:val="0"/>
                  <w:sz w:val="18"/>
                  <w:szCs w:val="18"/>
                  <w:rPrChange w:id="1608" w:author="Meggan Harris" w:date="2025-08-29T10:36:00Z" w16du:dateUtc="2025-08-29T08:36:00Z">
                    <w:rPr>
                      <w:sz w:val="18"/>
                      <w:szCs w:val="18"/>
                    </w:rPr>
                  </w:rPrChange>
                </w:rPr>
                <w:delText xml:space="preserve">Assist </w:delText>
              </w:r>
            </w:del>
            <w:ins w:id="1609" w:author="Meggan Harris" w:date="2025-08-29T10:35:00Z" w16du:dateUtc="2025-08-29T08:35:00Z">
              <w:r w:rsidR="001D2C21" w:rsidRPr="001D2C21">
                <w:rPr>
                  <w:b w:val="0"/>
                  <w:bCs w:val="0"/>
                  <w:sz w:val="18"/>
                  <w:szCs w:val="18"/>
                  <w:rPrChange w:id="1610" w:author="Meggan Harris" w:date="2025-08-29T10:36:00Z" w16du:dateUtc="2025-08-29T08:36:00Z">
                    <w:rPr>
                      <w:sz w:val="18"/>
                      <w:szCs w:val="18"/>
                    </w:rPr>
                  </w:rPrChange>
                </w:rPr>
                <w:t>a</w:t>
              </w:r>
              <w:r w:rsidR="001D2C21" w:rsidRPr="001D2C21">
                <w:rPr>
                  <w:b w:val="0"/>
                  <w:bCs w:val="0"/>
                  <w:sz w:val="18"/>
                  <w:szCs w:val="18"/>
                  <w:rPrChange w:id="1611" w:author="Meggan Harris" w:date="2025-08-29T10:36:00Z" w16du:dateUtc="2025-08-29T08:36:00Z">
                    <w:rPr>
                      <w:sz w:val="18"/>
                      <w:szCs w:val="18"/>
                    </w:rPr>
                  </w:rPrChange>
                </w:rPr>
                <w:t xml:space="preserve">ssist </w:t>
              </w:r>
            </w:ins>
            <w:del w:id="1612" w:author="Meggan Harris" w:date="2025-08-29T10:35:00Z" w16du:dateUtc="2025-08-29T08:35:00Z">
              <w:r w:rsidRPr="001D2C21" w:rsidDel="001D2C21">
                <w:rPr>
                  <w:b w:val="0"/>
                  <w:bCs w:val="0"/>
                  <w:sz w:val="18"/>
                  <w:szCs w:val="18"/>
                  <w:rPrChange w:id="1613" w:author="Meggan Harris" w:date="2025-08-29T10:36:00Z" w16du:dateUtc="2025-08-29T08:36:00Z">
                    <w:rPr>
                      <w:sz w:val="18"/>
                      <w:szCs w:val="18"/>
                    </w:rPr>
                  </w:rPrChange>
                </w:rPr>
                <w:delText xml:space="preserve">Device </w:delText>
              </w:r>
            </w:del>
            <w:ins w:id="1614" w:author="Meggan Harris" w:date="2025-08-29T10:35:00Z" w16du:dateUtc="2025-08-29T08:35:00Z">
              <w:r w:rsidR="001D2C21" w:rsidRPr="001D2C21">
                <w:rPr>
                  <w:b w:val="0"/>
                  <w:bCs w:val="0"/>
                  <w:sz w:val="18"/>
                  <w:szCs w:val="18"/>
                  <w:rPrChange w:id="1615" w:author="Meggan Harris" w:date="2025-08-29T10:36:00Z" w16du:dateUtc="2025-08-29T08:36:00Z">
                    <w:rPr>
                      <w:sz w:val="18"/>
                      <w:szCs w:val="18"/>
                    </w:rPr>
                  </w:rPrChange>
                </w:rPr>
                <w:t>d</w:t>
              </w:r>
              <w:r w:rsidR="001D2C21" w:rsidRPr="001D2C21">
                <w:rPr>
                  <w:b w:val="0"/>
                  <w:bCs w:val="0"/>
                  <w:sz w:val="18"/>
                  <w:szCs w:val="18"/>
                  <w:rPrChange w:id="1616" w:author="Meggan Harris" w:date="2025-08-29T10:36:00Z" w16du:dateUtc="2025-08-29T08:36:00Z">
                    <w:rPr>
                      <w:sz w:val="18"/>
                      <w:szCs w:val="18"/>
                    </w:rPr>
                  </w:rPrChange>
                </w:rPr>
                <w:t>evice</w:t>
              </w:r>
            </w:ins>
            <w:del w:id="1617" w:author="Meggan Harris" w:date="2025-08-29T11:07:00Z" w16du:dateUtc="2025-08-29T09:07:00Z">
              <w:r w:rsidRPr="001D2C21" w:rsidDel="00653C37">
                <w:rPr>
                  <w:b w:val="0"/>
                  <w:bCs w:val="0"/>
                  <w:sz w:val="18"/>
                  <w:szCs w:val="18"/>
                  <w:rPrChange w:id="1618" w:author="Meggan Harris" w:date="2025-08-29T10:36:00Z" w16du:dateUtc="2025-08-29T08:36:00Z">
                    <w:rPr>
                      <w:sz w:val="18"/>
                      <w:szCs w:val="18"/>
                    </w:rPr>
                  </w:rPrChange>
                </w:rPr>
                <w:delText>(VAD)</w:delText>
              </w:r>
            </w:del>
          </w:p>
        </w:tc>
        <w:tc>
          <w:tcPr>
            <w:tcW w:w="1276" w:type="dxa"/>
            <w:hideMark/>
          </w:tcPr>
          <w:p w14:paraId="587F317C" w14:textId="68EB072F"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60,000</w:t>
            </w:r>
            <w:del w:id="1619" w:author="Meggan Harris" w:date="2025-08-29T09:58:00Z" w16du:dateUtc="2025-08-29T07:58:00Z">
              <w:r w:rsidRPr="00AF7598" w:rsidDel="008A097C">
                <w:rPr>
                  <w:sz w:val="18"/>
                  <w:szCs w:val="18"/>
                </w:rPr>
                <w:delText>.</w:delText>
              </w:r>
            </w:del>
            <w:ins w:id="1620" w:author="Meggan Harris" w:date="2025-08-29T09:58:00Z" w16du:dateUtc="2025-08-29T07:58:00Z">
              <w:r w:rsidR="008A097C">
                <w:rPr>
                  <w:sz w:val="18"/>
                  <w:szCs w:val="18"/>
                </w:rPr>
                <w:t>·</w:t>
              </w:r>
            </w:ins>
            <w:r w:rsidRPr="00AF7598">
              <w:rPr>
                <w:sz w:val="18"/>
                <w:szCs w:val="18"/>
              </w:rPr>
              <w:t>00</w:t>
            </w:r>
          </w:p>
        </w:tc>
        <w:tc>
          <w:tcPr>
            <w:tcW w:w="1276" w:type="dxa"/>
            <w:hideMark/>
          </w:tcPr>
          <w:p w14:paraId="229A3572" w14:textId="77777777"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0</w:t>
            </w:r>
          </w:p>
        </w:tc>
        <w:tc>
          <w:tcPr>
            <w:tcW w:w="1559" w:type="dxa"/>
            <w:hideMark/>
          </w:tcPr>
          <w:p w14:paraId="11011043" w14:textId="1B7F784F"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0</w:t>
            </w:r>
            <w:del w:id="1621" w:author="Meggan Harris" w:date="2025-08-29T09:58:00Z" w16du:dateUtc="2025-08-29T07:58:00Z">
              <w:r w:rsidRPr="00AF7598" w:rsidDel="008A097C">
                <w:rPr>
                  <w:sz w:val="18"/>
                  <w:szCs w:val="18"/>
                </w:rPr>
                <w:delText>.</w:delText>
              </w:r>
            </w:del>
            <w:ins w:id="1622" w:author="Meggan Harris" w:date="2025-08-29T09:58:00Z" w16du:dateUtc="2025-08-29T07:58:00Z">
              <w:r w:rsidR="008A097C">
                <w:rPr>
                  <w:sz w:val="18"/>
                  <w:szCs w:val="18"/>
                </w:rPr>
                <w:t>·</w:t>
              </w:r>
            </w:ins>
            <w:r w:rsidRPr="00AF7598">
              <w:rPr>
                <w:sz w:val="18"/>
                <w:szCs w:val="18"/>
              </w:rPr>
              <w:t>00</w:t>
            </w:r>
          </w:p>
        </w:tc>
        <w:tc>
          <w:tcPr>
            <w:tcW w:w="1559" w:type="dxa"/>
          </w:tcPr>
          <w:p w14:paraId="35949341" w14:textId="67F55D92" w:rsidR="007215D0" w:rsidRPr="00AF7598" w:rsidRDefault="00461244" w:rsidP="00461244">
            <w:pPr>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{"citationID":"hr4O3bgf","properties":{"formattedCitation":"\\super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1D2C21" w:rsidRPr="00AF7598" w14:paraId="64E6AD0B" w14:textId="1FE206EC" w:rsidTr="001D2C21">
        <w:tblPrEx>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623" w:author="Meggan Harris" w:date="2025-08-29T10:36:00Z" w16du:dateUtc="2025-08-29T08:36:00Z">
            <w:tblPrEx>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auto"/>
            <w:hideMark/>
            <w:tcPrChange w:id="1624" w:author="Meggan Harris" w:date="2025-08-29T10:36:00Z" w16du:dateUtc="2025-08-29T08:36:00Z">
              <w:tcPr>
                <w:tcW w:w="3964" w:type="dxa"/>
                <w:hideMark/>
              </w:tcPr>
            </w:tcPrChange>
          </w:tcPr>
          <w:p w14:paraId="666FCD98" w14:textId="2EED87A6" w:rsidR="007215D0" w:rsidRPr="001D2C21" w:rsidRDefault="007215D0" w:rsidP="005A0EB5">
            <w:pPr>
              <w:pStyle w:val="ListParagraph"/>
              <w:ind w:left="0"/>
              <w:cnfStyle w:val="001000100000" w:firstRow="0" w:lastRow="0" w:firstColumn="1" w:lastColumn="0" w:oddVBand="0" w:evenVBand="0" w:oddHBand="1" w:evenHBand="0" w:firstRowFirstColumn="0" w:firstRowLastColumn="0" w:lastRowFirstColumn="0" w:lastRowLastColumn="0"/>
              <w:rPr>
                <w:b w:val="0"/>
                <w:bCs w:val="0"/>
                <w:sz w:val="18"/>
                <w:szCs w:val="18"/>
                <w:rPrChange w:id="1625" w:author="Meggan Harris" w:date="2025-08-29T10:36:00Z" w16du:dateUtc="2025-08-29T08:36:00Z">
                  <w:rPr>
                    <w:sz w:val="18"/>
                    <w:szCs w:val="18"/>
                  </w:rPr>
                </w:rPrChange>
              </w:rPr>
            </w:pPr>
            <w:r w:rsidRPr="001D2C21">
              <w:rPr>
                <w:b w:val="0"/>
                <w:bCs w:val="0"/>
                <w:sz w:val="18"/>
                <w:szCs w:val="18"/>
                <w:rPrChange w:id="1626" w:author="Meggan Harris" w:date="2025-08-29T10:36:00Z" w16du:dateUtc="2025-08-29T08:36:00Z">
                  <w:rPr>
                    <w:sz w:val="18"/>
                    <w:szCs w:val="18"/>
                  </w:rPr>
                </w:rPrChange>
              </w:rPr>
              <w:t xml:space="preserve">Barium </w:t>
            </w:r>
            <w:del w:id="1627" w:author="Meggan Harris" w:date="2025-08-29T10:35:00Z" w16du:dateUtc="2025-08-29T08:35:00Z">
              <w:r w:rsidRPr="001D2C21" w:rsidDel="001D2C21">
                <w:rPr>
                  <w:b w:val="0"/>
                  <w:bCs w:val="0"/>
                  <w:sz w:val="18"/>
                  <w:szCs w:val="18"/>
                  <w:rPrChange w:id="1628" w:author="Meggan Harris" w:date="2025-08-29T10:36:00Z" w16du:dateUtc="2025-08-29T08:36:00Z">
                    <w:rPr>
                      <w:sz w:val="18"/>
                      <w:szCs w:val="18"/>
                    </w:rPr>
                  </w:rPrChange>
                </w:rPr>
                <w:delText>Enema</w:delText>
              </w:r>
            </w:del>
            <w:ins w:id="1629" w:author="Meggan Harris" w:date="2025-08-29T10:35:00Z" w16du:dateUtc="2025-08-29T08:35:00Z">
              <w:r w:rsidR="001D2C21" w:rsidRPr="001D2C21">
                <w:rPr>
                  <w:b w:val="0"/>
                  <w:bCs w:val="0"/>
                  <w:sz w:val="18"/>
                  <w:szCs w:val="18"/>
                  <w:rPrChange w:id="1630" w:author="Meggan Harris" w:date="2025-08-29T10:36:00Z" w16du:dateUtc="2025-08-29T08:36:00Z">
                    <w:rPr>
                      <w:sz w:val="18"/>
                      <w:szCs w:val="18"/>
                    </w:rPr>
                  </w:rPrChange>
                </w:rPr>
                <w:t>e</w:t>
              </w:r>
              <w:r w:rsidR="001D2C21" w:rsidRPr="001D2C21">
                <w:rPr>
                  <w:b w:val="0"/>
                  <w:bCs w:val="0"/>
                  <w:sz w:val="18"/>
                  <w:szCs w:val="18"/>
                  <w:rPrChange w:id="1631" w:author="Meggan Harris" w:date="2025-08-29T10:36:00Z" w16du:dateUtc="2025-08-29T08:36:00Z">
                    <w:rPr>
                      <w:sz w:val="18"/>
                      <w:szCs w:val="18"/>
                    </w:rPr>
                  </w:rPrChange>
                </w:rPr>
                <w:t>nema</w:t>
              </w:r>
            </w:ins>
          </w:p>
        </w:tc>
        <w:tc>
          <w:tcPr>
            <w:tcW w:w="1276" w:type="dxa"/>
            <w:shd w:val="clear" w:color="auto" w:fill="auto"/>
            <w:hideMark/>
            <w:tcPrChange w:id="1632" w:author="Meggan Harris" w:date="2025-08-29T10:36:00Z" w16du:dateUtc="2025-08-29T08:36:00Z">
              <w:tcPr>
                <w:tcW w:w="1276" w:type="dxa"/>
                <w:hideMark/>
              </w:tcPr>
            </w:tcPrChange>
          </w:tcPr>
          <w:p w14:paraId="6A2F2E70" w14:textId="04372733"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80</w:t>
            </w:r>
            <w:del w:id="1633" w:author="Meggan Harris" w:date="2025-08-29T09:58:00Z" w16du:dateUtc="2025-08-29T07:58:00Z">
              <w:r w:rsidRPr="00AF7598" w:rsidDel="008A097C">
                <w:rPr>
                  <w:sz w:val="18"/>
                  <w:szCs w:val="18"/>
                </w:rPr>
                <w:delText>.</w:delText>
              </w:r>
            </w:del>
            <w:ins w:id="1634" w:author="Meggan Harris" w:date="2025-08-29T09:58:00Z" w16du:dateUtc="2025-08-29T07:58:00Z">
              <w:r w:rsidR="008A097C">
                <w:rPr>
                  <w:sz w:val="18"/>
                  <w:szCs w:val="18"/>
                </w:rPr>
                <w:t>·</w:t>
              </w:r>
            </w:ins>
            <w:r w:rsidRPr="00AF7598">
              <w:rPr>
                <w:sz w:val="18"/>
                <w:szCs w:val="18"/>
              </w:rPr>
              <w:t>00</w:t>
            </w:r>
          </w:p>
        </w:tc>
        <w:tc>
          <w:tcPr>
            <w:tcW w:w="1276" w:type="dxa"/>
            <w:shd w:val="clear" w:color="auto" w:fill="auto"/>
            <w:hideMark/>
            <w:tcPrChange w:id="1635" w:author="Meggan Harris" w:date="2025-08-29T10:36:00Z" w16du:dateUtc="2025-08-29T08:36:00Z">
              <w:tcPr>
                <w:tcW w:w="1276" w:type="dxa"/>
                <w:hideMark/>
              </w:tcPr>
            </w:tcPrChange>
          </w:tcPr>
          <w:p w14:paraId="2F155FF2" w14:textId="52E7815B" w:rsidR="007215D0" w:rsidRPr="00AF7598" w:rsidRDefault="0009756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w:t>
            </w:r>
            <w:del w:id="1636" w:author="Meggan Harris" w:date="2025-08-29T09:58:00Z" w16du:dateUtc="2025-08-29T07:58:00Z">
              <w:r w:rsidDel="008A097C">
                <w:rPr>
                  <w:sz w:val="18"/>
                  <w:szCs w:val="18"/>
                </w:rPr>
                <w:delText>.</w:delText>
              </w:r>
            </w:del>
            <w:ins w:id="1637" w:author="Meggan Harris" w:date="2025-08-29T09:58:00Z" w16du:dateUtc="2025-08-29T07:58:00Z">
              <w:r w:rsidR="008A097C">
                <w:rPr>
                  <w:sz w:val="18"/>
                  <w:szCs w:val="18"/>
                </w:rPr>
                <w:t>·</w:t>
              </w:r>
            </w:ins>
            <w:r>
              <w:rPr>
                <w:sz w:val="18"/>
                <w:szCs w:val="18"/>
              </w:rPr>
              <w:t>5</w:t>
            </w:r>
          </w:p>
        </w:tc>
        <w:tc>
          <w:tcPr>
            <w:tcW w:w="1559" w:type="dxa"/>
            <w:shd w:val="clear" w:color="auto" w:fill="auto"/>
            <w:hideMark/>
            <w:tcPrChange w:id="1638" w:author="Meggan Harris" w:date="2025-08-29T10:36:00Z" w16du:dateUtc="2025-08-29T08:36:00Z">
              <w:tcPr>
                <w:tcW w:w="1922" w:type="dxa"/>
                <w:gridSpan w:val="2"/>
                <w:hideMark/>
              </w:tcPr>
            </w:tcPrChange>
          </w:tcPr>
          <w:p w14:paraId="620E97E9" w14:textId="165A51E2"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80</w:t>
            </w:r>
            <w:del w:id="1639" w:author="Meggan Harris" w:date="2025-08-29T09:58:00Z" w16du:dateUtc="2025-08-29T07:58:00Z">
              <w:r w:rsidRPr="00AF7598" w:rsidDel="008A097C">
                <w:rPr>
                  <w:sz w:val="18"/>
                  <w:szCs w:val="18"/>
                </w:rPr>
                <w:delText>.</w:delText>
              </w:r>
            </w:del>
            <w:ins w:id="1640" w:author="Meggan Harris" w:date="2025-08-29T09:58:00Z" w16du:dateUtc="2025-08-29T07:58:00Z">
              <w:r w:rsidR="008A097C">
                <w:rPr>
                  <w:sz w:val="18"/>
                  <w:szCs w:val="18"/>
                </w:rPr>
                <w:t>·</w:t>
              </w:r>
            </w:ins>
            <w:r w:rsidRPr="00AF7598">
              <w:rPr>
                <w:sz w:val="18"/>
                <w:szCs w:val="18"/>
              </w:rPr>
              <w:t>00</w:t>
            </w:r>
          </w:p>
        </w:tc>
        <w:tc>
          <w:tcPr>
            <w:tcW w:w="1559" w:type="dxa"/>
            <w:shd w:val="clear" w:color="auto" w:fill="auto"/>
            <w:tcPrChange w:id="1641" w:author="Meggan Harris" w:date="2025-08-29T10:36:00Z" w16du:dateUtc="2025-08-29T08:36:00Z">
              <w:tcPr>
                <w:tcW w:w="1196" w:type="dxa"/>
              </w:tcPr>
            </w:tcPrChange>
          </w:tcPr>
          <w:p w14:paraId="3D304B33" w14:textId="5459C182"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{"citationID":"ODR638v5","properties":{"formattedCitation":"\\super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1D2C21" w:rsidRPr="00AF7598" w14:paraId="384B3504" w14:textId="00C1B79A" w:rsidTr="001D2C21">
        <w:tc>
          <w:tcPr>
            <w:cnfStyle w:val="001000000000" w:firstRow="0" w:lastRow="0" w:firstColumn="1" w:lastColumn="0" w:oddVBand="0" w:evenVBand="0" w:oddHBand="0" w:evenHBand="0" w:firstRowFirstColumn="0" w:firstRowLastColumn="0" w:lastRowFirstColumn="0" w:lastRowLastColumn="0"/>
            <w:tcW w:w="3964" w:type="dxa"/>
            <w:hideMark/>
          </w:tcPr>
          <w:p w14:paraId="00897251" w14:textId="398E3174" w:rsidR="007215D0" w:rsidRPr="001D2C21" w:rsidRDefault="007215D0" w:rsidP="005A0EB5">
            <w:pPr>
              <w:pStyle w:val="ListParagraph"/>
              <w:ind w:left="0"/>
              <w:rPr>
                <w:b w:val="0"/>
                <w:bCs w:val="0"/>
                <w:sz w:val="18"/>
                <w:szCs w:val="18"/>
                <w:rPrChange w:id="1642" w:author="Meggan Harris" w:date="2025-08-29T10:36:00Z" w16du:dateUtc="2025-08-29T08:36:00Z">
                  <w:rPr>
                    <w:sz w:val="18"/>
                    <w:szCs w:val="18"/>
                  </w:rPr>
                </w:rPrChange>
              </w:rPr>
            </w:pPr>
            <w:r w:rsidRPr="001D2C21">
              <w:rPr>
                <w:b w:val="0"/>
                <w:bCs w:val="0"/>
                <w:sz w:val="18"/>
                <w:szCs w:val="18"/>
                <w:rPrChange w:id="1643" w:author="Meggan Harris" w:date="2025-08-29T10:36:00Z" w16du:dateUtc="2025-08-29T08:36:00Z">
                  <w:rPr>
                    <w:sz w:val="18"/>
                    <w:szCs w:val="18"/>
                  </w:rPr>
                </w:rPrChange>
              </w:rPr>
              <w:t xml:space="preserve">Barium </w:t>
            </w:r>
            <w:ins w:id="1644" w:author="Meggan Harris" w:date="2025-08-29T10:35:00Z" w16du:dateUtc="2025-08-29T08:35:00Z">
              <w:r w:rsidR="001D2C21" w:rsidRPr="001D2C21">
                <w:rPr>
                  <w:b w:val="0"/>
                  <w:bCs w:val="0"/>
                  <w:sz w:val="18"/>
                  <w:szCs w:val="18"/>
                  <w:rPrChange w:id="1645" w:author="Meggan Harris" w:date="2025-08-29T10:36:00Z" w16du:dateUtc="2025-08-29T08:36:00Z">
                    <w:rPr>
                      <w:sz w:val="18"/>
                      <w:szCs w:val="18"/>
                    </w:rPr>
                  </w:rPrChange>
                </w:rPr>
                <w:t>oe</w:t>
              </w:r>
            </w:ins>
            <w:del w:id="1646" w:author="Meggan Harris" w:date="2025-08-29T10:35:00Z" w16du:dateUtc="2025-08-29T08:35:00Z">
              <w:r w:rsidRPr="001D2C21" w:rsidDel="001D2C21">
                <w:rPr>
                  <w:b w:val="0"/>
                  <w:bCs w:val="0"/>
                  <w:sz w:val="18"/>
                  <w:szCs w:val="18"/>
                  <w:rPrChange w:id="1647" w:author="Meggan Harris" w:date="2025-08-29T10:36:00Z" w16du:dateUtc="2025-08-29T08:36:00Z">
                    <w:rPr>
                      <w:sz w:val="18"/>
                      <w:szCs w:val="18"/>
                    </w:rPr>
                  </w:rPrChange>
                </w:rPr>
                <w:delText>E</w:delText>
              </w:r>
            </w:del>
            <w:r w:rsidRPr="001D2C21">
              <w:rPr>
                <w:b w:val="0"/>
                <w:bCs w:val="0"/>
                <w:sz w:val="18"/>
                <w:szCs w:val="18"/>
                <w:rPrChange w:id="1648" w:author="Meggan Harris" w:date="2025-08-29T10:36:00Z" w16du:dateUtc="2025-08-29T08:36:00Z">
                  <w:rPr>
                    <w:sz w:val="18"/>
                    <w:szCs w:val="18"/>
                  </w:rPr>
                </w:rPrChange>
              </w:rPr>
              <w:t xml:space="preserve">sophageal </w:t>
            </w:r>
            <w:del w:id="1649" w:author="Meggan Harris" w:date="2025-08-29T10:35:00Z" w16du:dateUtc="2025-08-29T08:35:00Z">
              <w:r w:rsidRPr="001D2C21" w:rsidDel="001D2C21">
                <w:rPr>
                  <w:b w:val="0"/>
                  <w:bCs w:val="0"/>
                  <w:sz w:val="18"/>
                  <w:szCs w:val="18"/>
                  <w:rPrChange w:id="1650" w:author="Meggan Harris" w:date="2025-08-29T10:36:00Z" w16du:dateUtc="2025-08-29T08:36:00Z">
                    <w:rPr>
                      <w:sz w:val="18"/>
                      <w:szCs w:val="18"/>
                    </w:rPr>
                  </w:rPrChange>
                </w:rPr>
                <w:delText xml:space="preserve">Transit </w:delText>
              </w:r>
            </w:del>
            <w:ins w:id="1651" w:author="Meggan Harris" w:date="2025-08-29T10:35:00Z" w16du:dateUtc="2025-08-29T08:35:00Z">
              <w:r w:rsidR="001D2C21" w:rsidRPr="001D2C21">
                <w:rPr>
                  <w:b w:val="0"/>
                  <w:bCs w:val="0"/>
                  <w:sz w:val="18"/>
                  <w:szCs w:val="18"/>
                  <w:rPrChange w:id="1652" w:author="Meggan Harris" w:date="2025-08-29T10:36:00Z" w16du:dateUtc="2025-08-29T08:36:00Z">
                    <w:rPr>
                      <w:sz w:val="18"/>
                      <w:szCs w:val="18"/>
                    </w:rPr>
                  </w:rPrChange>
                </w:rPr>
                <w:t>t</w:t>
              </w:r>
              <w:r w:rsidR="001D2C21" w:rsidRPr="001D2C21">
                <w:rPr>
                  <w:b w:val="0"/>
                  <w:bCs w:val="0"/>
                  <w:sz w:val="18"/>
                  <w:szCs w:val="18"/>
                  <w:rPrChange w:id="1653" w:author="Meggan Harris" w:date="2025-08-29T10:36:00Z" w16du:dateUtc="2025-08-29T08:36:00Z">
                    <w:rPr>
                      <w:sz w:val="18"/>
                      <w:szCs w:val="18"/>
                    </w:rPr>
                  </w:rPrChange>
                </w:rPr>
                <w:t xml:space="preserve">ransit </w:t>
              </w:r>
            </w:ins>
            <w:del w:id="1654" w:author="Meggan Harris" w:date="2025-08-29T10:35:00Z" w16du:dateUtc="2025-08-29T08:35:00Z">
              <w:r w:rsidRPr="001D2C21" w:rsidDel="001D2C21">
                <w:rPr>
                  <w:b w:val="0"/>
                  <w:bCs w:val="0"/>
                  <w:sz w:val="18"/>
                  <w:szCs w:val="18"/>
                  <w:rPrChange w:id="1655" w:author="Meggan Harris" w:date="2025-08-29T10:36:00Z" w16du:dateUtc="2025-08-29T08:36:00Z">
                    <w:rPr>
                      <w:sz w:val="18"/>
                      <w:szCs w:val="18"/>
                    </w:rPr>
                  </w:rPrChange>
                </w:rPr>
                <w:delText>Study</w:delText>
              </w:r>
            </w:del>
            <w:ins w:id="1656" w:author="Meggan Harris" w:date="2025-08-29T10:35:00Z" w16du:dateUtc="2025-08-29T08:35:00Z">
              <w:r w:rsidR="001D2C21" w:rsidRPr="001D2C21">
                <w:rPr>
                  <w:b w:val="0"/>
                  <w:bCs w:val="0"/>
                  <w:sz w:val="18"/>
                  <w:szCs w:val="18"/>
                  <w:rPrChange w:id="1657" w:author="Meggan Harris" w:date="2025-08-29T10:36:00Z" w16du:dateUtc="2025-08-29T08:36:00Z">
                    <w:rPr>
                      <w:sz w:val="18"/>
                      <w:szCs w:val="18"/>
                    </w:rPr>
                  </w:rPrChange>
                </w:rPr>
                <w:t>s</w:t>
              </w:r>
              <w:r w:rsidR="001D2C21" w:rsidRPr="001D2C21">
                <w:rPr>
                  <w:b w:val="0"/>
                  <w:bCs w:val="0"/>
                  <w:sz w:val="18"/>
                  <w:szCs w:val="18"/>
                  <w:rPrChange w:id="1658" w:author="Meggan Harris" w:date="2025-08-29T10:36:00Z" w16du:dateUtc="2025-08-29T08:36:00Z">
                    <w:rPr>
                      <w:sz w:val="18"/>
                      <w:szCs w:val="18"/>
                    </w:rPr>
                  </w:rPrChange>
                </w:rPr>
                <w:t>tudy</w:t>
              </w:r>
            </w:ins>
          </w:p>
        </w:tc>
        <w:tc>
          <w:tcPr>
            <w:tcW w:w="1276" w:type="dxa"/>
            <w:hideMark/>
          </w:tcPr>
          <w:p w14:paraId="33F32F72" w14:textId="22040C11"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90</w:t>
            </w:r>
            <w:del w:id="1659" w:author="Meggan Harris" w:date="2025-08-29T09:58:00Z" w16du:dateUtc="2025-08-29T07:58:00Z">
              <w:r w:rsidRPr="00AF7598" w:rsidDel="008A097C">
                <w:rPr>
                  <w:sz w:val="18"/>
                  <w:szCs w:val="18"/>
                </w:rPr>
                <w:delText>.</w:delText>
              </w:r>
            </w:del>
            <w:ins w:id="1660" w:author="Meggan Harris" w:date="2025-08-29T09:58:00Z" w16du:dateUtc="2025-08-29T07:58:00Z">
              <w:r w:rsidR="008A097C">
                <w:rPr>
                  <w:sz w:val="18"/>
                  <w:szCs w:val="18"/>
                </w:rPr>
                <w:t>·</w:t>
              </w:r>
            </w:ins>
            <w:r w:rsidRPr="00AF7598">
              <w:rPr>
                <w:sz w:val="18"/>
                <w:szCs w:val="18"/>
              </w:rPr>
              <w:t>00</w:t>
            </w:r>
          </w:p>
        </w:tc>
        <w:tc>
          <w:tcPr>
            <w:tcW w:w="1276" w:type="dxa"/>
            <w:hideMark/>
          </w:tcPr>
          <w:p w14:paraId="136FEDBA" w14:textId="104FAE29" w:rsidR="007215D0" w:rsidRPr="00AF7598" w:rsidRDefault="0009756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w:t>
            </w:r>
            <w:del w:id="1661" w:author="Meggan Harris" w:date="2025-08-29T09:58:00Z" w16du:dateUtc="2025-08-29T07:58:00Z">
              <w:r w:rsidDel="008A097C">
                <w:rPr>
                  <w:sz w:val="18"/>
                  <w:szCs w:val="18"/>
                </w:rPr>
                <w:delText>.</w:delText>
              </w:r>
            </w:del>
            <w:ins w:id="1662" w:author="Meggan Harris" w:date="2025-08-29T09:58:00Z" w16du:dateUtc="2025-08-29T07:58:00Z">
              <w:r w:rsidR="008A097C">
                <w:rPr>
                  <w:sz w:val="18"/>
                  <w:szCs w:val="18"/>
                </w:rPr>
                <w:t>·</w:t>
              </w:r>
            </w:ins>
            <w:r>
              <w:rPr>
                <w:sz w:val="18"/>
                <w:szCs w:val="18"/>
              </w:rPr>
              <w:t>5</w:t>
            </w:r>
          </w:p>
        </w:tc>
        <w:tc>
          <w:tcPr>
            <w:tcW w:w="1559" w:type="dxa"/>
            <w:hideMark/>
          </w:tcPr>
          <w:p w14:paraId="47FFB839" w14:textId="5BD92765"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90</w:t>
            </w:r>
            <w:del w:id="1663" w:author="Meggan Harris" w:date="2025-08-29T09:58:00Z" w16du:dateUtc="2025-08-29T07:58:00Z">
              <w:r w:rsidRPr="00AF7598" w:rsidDel="008A097C">
                <w:rPr>
                  <w:sz w:val="18"/>
                  <w:szCs w:val="18"/>
                </w:rPr>
                <w:delText>.</w:delText>
              </w:r>
            </w:del>
            <w:ins w:id="1664" w:author="Meggan Harris" w:date="2025-08-29T09:58:00Z" w16du:dateUtc="2025-08-29T07:58:00Z">
              <w:r w:rsidR="008A097C">
                <w:rPr>
                  <w:sz w:val="18"/>
                  <w:szCs w:val="18"/>
                </w:rPr>
                <w:t>·</w:t>
              </w:r>
            </w:ins>
            <w:r w:rsidRPr="00AF7598">
              <w:rPr>
                <w:sz w:val="18"/>
                <w:szCs w:val="18"/>
              </w:rPr>
              <w:t>00</w:t>
            </w:r>
          </w:p>
        </w:tc>
        <w:tc>
          <w:tcPr>
            <w:tcW w:w="1559" w:type="dxa"/>
          </w:tcPr>
          <w:p w14:paraId="22AD3AC8" w14:textId="3791C288" w:rsidR="007215D0" w:rsidRPr="00AF7598" w:rsidRDefault="00461244" w:rsidP="00461244">
            <w:pPr>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{"citationID":"Grz0e9Pl","properties":{"formattedCitation":"\\super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1D2C21" w:rsidRPr="00AF7598" w14:paraId="05CCFA35" w14:textId="6AB4C819" w:rsidTr="001D2C21">
        <w:tblPrEx>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665" w:author="Meggan Harris" w:date="2025-08-29T10:36:00Z" w16du:dateUtc="2025-08-29T08:36:00Z">
            <w:tblPrEx>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auto"/>
            <w:hideMark/>
            <w:tcPrChange w:id="1666" w:author="Meggan Harris" w:date="2025-08-29T10:36:00Z" w16du:dateUtc="2025-08-29T08:36:00Z">
              <w:tcPr>
                <w:tcW w:w="3964" w:type="dxa"/>
                <w:hideMark/>
              </w:tcPr>
            </w:tcPrChange>
          </w:tcPr>
          <w:p w14:paraId="383DB591" w14:textId="77777777" w:rsidR="007215D0" w:rsidRPr="001D2C21" w:rsidRDefault="007215D0" w:rsidP="005A0EB5">
            <w:pPr>
              <w:pStyle w:val="ListParagraph"/>
              <w:ind w:left="0"/>
              <w:cnfStyle w:val="001000100000" w:firstRow="0" w:lastRow="0" w:firstColumn="1" w:lastColumn="0" w:oddVBand="0" w:evenVBand="0" w:oddHBand="1" w:evenHBand="0" w:firstRowFirstColumn="0" w:firstRowLastColumn="0" w:lastRowFirstColumn="0" w:lastRowLastColumn="0"/>
              <w:rPr>
                <w:b w:val="0"/>
                <w:bCs w:val="0"/>
                <w:sz w:val="18"/>
                <w:szCs w:val="18"/>
                <w:rPrChange w:id="1667" w:author="Meggan Harris" w:date="2025-08-29T10:36:00Z" w16du:dateUtc="2025-08-29T08:36:00Z">
                  <w:rPr>
                    <w:sz w:val="18"/>
                    <w:szCs w:val="18"/>
                  </w:rPr>
                </w:rPrChange>
              </w:rPr>
            </w:pPr>
            <w:r w:rsidRPr="001D2C21">
              <w:rPr>
                <w:b w:val="0"/>
                <w:bCs w:val="0"/>
                <w:sz w:val="18"/>
                <w:szCs w:val="18"/>
                <w:rPrChange w:id="1668" w:author="Meggan Harris" w:date="2025-08-29T10:36:00Z" w16du:dateUtc="2025-08-29T08:36:00Z">
                  <w:rPr>
                    <w:sz w:val="18"/>
                    <w:szCs w:val="18"/>
                  </w:rPr>
                </w:rPrChange>
              </w:rPr>
              <w:t>Gastroscopy</w:t>
            </w:r>
          </w:p>
        </w:tc>
        <w:tc>
          <w:tcPr>
            <w:tcW w:w="1276" w:type="dxa"/>
            <w:shd w:val="clear" w:color="auto" w:fill="auto"/>
            <w:hideMark/>
            <w:tcPrChange w:id="1669" w:author="Meggan Harris" w:date="2025-08-29T10:36:00Z" w16du:dateUtc="2025-08-29T08:36:00Z">
              <w:tcPr>
                <w:tcW w:w="1276" w:type="dxa"/>
                <w:hideMark/>
              </w:tcPr>
            </w:tcPrChange>
          </w:tcPr>
          <w:p w14:paraId="326B50B8" w14:textId="34C938FD"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150</w:t>
            </w:r>
            <w:del w:id="1670" w:author="Meggan Harris" w:date="2025-08-29T09:58:00Z" w16du:dateUtc="2025-08-29T07:58:00Z">
              <w:r w:rsidRPr="00AF7598" w:rsidDel="008A097C">
                <w:rPr>
                  <w:sz w:val="18"/>
                  <w:szCs w:val="18"/>
                </w:rPr>
                <w:delText>.</w:delText>
              </w:r>
            </w:del>
            <w:ins w:id="1671" w:author="Meggan Harris" w:date="2025-08-29T09:58:00Z" w16du:dateUtc="2025-08-29T07:58:00Z">
              <w:r w:rsidR="008A097C">
                <w:rPr>
                  <w:sz w:val="18"/>
                  <w:szCs w:val="18"/>
                </w:rPr>
                <w:t>·</w:t>
              </w:r>
            </w:ins>
            <w:r w:rsidRPr="00AF7598">
              <w:rPr>
                <w:sz w:val="18"/>
                <w:szCs w:val="18"/>
              </w:rPr>
              <w:t>00</w:t>
            </w:r>
          </w:p>
        </w:tc>
        <w:tc>
          <w:tcPr>
            <w:tcW w:w="1276" w:type="dxa"/>
            <w:shd w:val="clear" w:color="auto" w:fill="auto"/>
            <w:hideMark/>
            <w:tcPrChange w:id="1672" w:author="Meggan Harris" w:date="2025-08-29T10:36:00Z" w16du:dateUtc="2025-08-29T08:36:00Z">
              <w:tcPr>
                <w:tcW w:w="1276" w:type="dxa"/>
                <w:hideMark/>
              </w:tcPr>
            </w:tcPrChange>
          </w:tcPr>
          <w:p w14:paraId="5A0482E7" w14:textId="269C1FF2" w:rsidR="007215D0" w:rsidRPr="00AF7598" w:rsidRDefault="0009756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w:t>
            </w:r>
            <w:del w:id="1673" w:author="Meggan Harris" w:date="2025-08-29T09:58:00Z" w16du:dateUtc="2025-08-29T07:58:00Z">
              <w:r w:rsidDel="008A097C">
                <w:rPr>
                  <w:sz w:val="18"/>
                  <w:szCs w:val="18"/>
                </w:rPr>
                <w:delText>.</w:delText>
              </w:r>
            </w:del>
            <w:ins w:id="1674" w:author="Meggan Harris" w:date="2025-08-29T09:58:00Z" w16du:dateUtc="2025-08-29T07:58:00Z">
              <w:r w:rsidR="008A097C">
                <w:rPr>
                  <w:sz w:val="18"/>
                  <w:szCs w:val="18"/>
                </w:rPr>
                <w:t>·</w:t>
              </w:r>
            </w:ins>
            <w:r>
              <w:rPr>
                <w:sz w:val="18"/>
                <w:szCs w:val="18"/>
              </w:rPr>
              <w:t>5</w:t>
            </w:r>
          </w:p>
        </w:tc>
        <w:tc>
          <w:tcPr>
            <w:tcW w:w="1559" w:type="dxa"/>
            <w:shd w:val="clear" w:color="auto" w:fill="auto"/>
            <w:hideMark/>
            <w:tcPrChange w:id="1675" w:author="Meggan Harris" w:date="2025-08-29T10:36:00Z" w16du:dateUtc="2025-08-29T08:36:00Z">
              <w:tcPr>
                <w:tcW w:w="1922" w:type="dxa"/>
                <w:gridSpan w:val="2"/>
                <w:hideMark/>
              </w:tcPr>
            </w:tcPrChange>
          </w:tcPr>
          <w:p w14:paraId="7A1EAC82" w14:textId="4E825F2E"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150</w:t>
            </w:r>
            <w:del w:id="1676" w:author="Meggan Harris" w:date="2025-08-29T09:58:00Z" w16du:dateUtc="2025-08-29T07:58:00Z">
              <w:r w:rsidRPr="00AF7598" w:rsidDel="008A097C">
                <w:rPr>
                  <w:sz w:val="18"/>
                  <w:szCs w:val="18"/>
                </w:rPr>
                <w:delText>.</w:delText>
              </w:r>
            </w:del>
            <w:ins w:id="1677" w:author="Meggan Harris" w:date="2025-08-29T09:58:00Z" w16du:dateUtc="2025-08-29T07:58:00Z">
              <w:r w:rsidR="008A097C">
                <w:rPr>
                  <w:sz w:val="18"/>
                  <w:szCs w:val="18"/>
                </w:rPr>
                <w:t>·</w:t>
              </w:r>
            </w:ins>
            <w:r w:rsidRPr="00AF7598">
              <w:rPr>
                <w:sz w:val="18"/>
                <w:szCs w:val="18"/>
              </w:rPr>
              <w:t>00</w:t>
            </w:r>
          </w:p>
        </w:tc>
        <w:tc>
          <w:tcPr>
            <w:tcW w:w="1559" w:type="dxa"/>
            <w:shd w:val="clear" w:color="auto" w:fill="auto"/>
            <w:tcPrChange w:id="1678" w:author="Meggan Harris" w:date="2025-08-29T10:36:00Z" w16du:dateUtc="2025-08-29T08:36:00Z">
              <w:tcPr>
                <w:tcW w:w="1196" w:type="dxa"/>
              </w:tcPr>
            </w:tcPrChange>
          </w:tcPr>
          <w:p w14:paraId="346D4A53" w14:textId="7CA25D50"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{"citationID":"EsQvWj3l","properties":{"formattedCitation":"\\super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1D2C21" w:rsidRPr="00AF7598" w14:paraId="535D7961" w14:textId="5FC92F36" w:rsidTr="001D2C21">
        <w:tc>
          <w:tcPr>
            <w:cnfStyle w:val="001000000000" w:firstRow="0" w:lastRow="0" w:firstColumn="1" w:lastColumn="0" w:oddVBand="0" w:evenVBand="0" w:oddHBand="0" w:evenHBand="0" w:firstRowFirstColumn="0" w:firstRowLastColumn="0" w:lastRowFirstColumn="0" w:lastRowLastColumn="0"/>
            <w:tcW w:w="3964" w:type="dxa"/>
            <w:hideMark/>
          </w:tcPr>
          <w:p w14:paraId="23A763DA" w14:textId="272266DC" w:rsidR="007215D0" w:rsidRPr="001D2C21" w:rsidRDefault="007215D0" w:rsidP="005A0EB5">
            <w:pPr>
              <w:pStyle w:val="ListParagraph"/>
              <w:ind w:left="0"/>
              <w:rPr>
                <w:b w:val="0"/>
                <w:bCs w:val="0"/>
                <w:sz w:val="18"/>
                <w:szCs w:val="18"/>
                <w:rPrChange w:id="1679" w:author="Meggan Harris" w:date="2025-08-29T10:36:00Z" w16du:dateUtc="2025-08-29T08:36:00Z">
                  <w:rPr>
                    <w:sz w:val="18"/>
                    <w:szCs w:val="18"/>
                  </w:rPr>
                </w:rPrChange>
              </w:rPr>
            </w:pPr>
            <w:r w:rsidRPr="001D2C21">
              <w:rPr>
                <w:b w:val="0"/>
                <w:bCs w:val="0"/>
                <w:sz w:val="18"/>
                <w:szCs w:val="18"/>
                <w:rPrChange w:id="1680" w:author="Meggan Harris" w:date="2025-08-29T10:36:00Z" w16du:dateUtc="2025-08-29T08:36:00Z">
                  <w:rPr>
                    <w:sz w:val="18"/>
                    <w:szCs w:val="18"/>
                  </w:rPr>
                </w:rPrChange>
              </w:rPr>
              <w:t xml:space="preserve">Esophageal </w:t>
            </w:r>
            <w:del w:id="1681" w:author="Meggan Harris" w:date="2025-08-29T10:35:00Z" w16du:dateUtc="2025-08-29T08:35:00Z">
              <w:r w:rsidRPr="001D2C21" w:rsidDel="001D2C21">
                <w:rPr>
                  <w:b w:val="0"/>
                  <w:bCs w:val="0"/>
                  <w:sz w:val="18"/>
                  <w:szCs w:val="18"/>
                  <w:rPrChange w:id="1682" w:author="Meggan Harris" w:date="2025-08-29T10:36:00Z" w16du:dateUtc="2025-08-29T08:36:00Z">
                    <w:rPr>
                      <w:sz w:val="18"/>
                      <w:szCs w:val="18"/>
                    </w:rPr>
                  </w:rPrChange>
                </w:rPr>
                <w:delText>Manometry</w:delText>
              </w:r>
            </w:del>
            <w:ins w:id="1683" w:author="Meggan Harris" w:date="2025-08-29T10:35:00Z" w16du:dateUtc="2025-08-29T08:35:00Z">
              <w:r w:rsidR="001D2C21" w:rsidRPr="001D2C21">
                <w:rPr>
                  <w:b w:val="0"/>
                  <w:bCs w:val="0"/>
                  <w:sz w:val="18"/>
                  <w:szCs w:val="18"/>
                  <w:rPrChange w:id="1684" w:author="Meggan Harris" w:date="2025-08-29T10:36:00Z" w16du:dateUtc="2025-08-29T08:36:00Z">
                    <w:rPr>
                      <w:sz w:val="18"/>
                      <w:szCs w:val="18"/>
                    </w:rPr>
                  </w:rPrChange>
                </w:rPr>
                <w:t>m</w:t>
              </w:r>
              <w:r w:rsidR="001D2C21" w:rsidRPr="001D2C21">
                <w:rPr>
                  <w:b w:val="0"/>
                  <w:bCs w:val="0"/>
                  <w:sz w:val="18"/>
                  <w:szCs w:val="18"/>
                  <w:rPrChange w:id="1685" w:author="Meggan Harris" w:date="2025-08-29T10:36:00Z" w16du:dateUtc="2025-08-29T08:36:00Z">
                    <w:rPr>
                      <w:sz w:val="18"/>
                      <w:szCs w:val="18"/>
                    </w:rPr>
                  </w:rPrChange>
                </w:rPr>
                <w:t>anometry</w:t>
              </w:r>
            </w:ins>
          </w:p>
        </w:tc>
        <w:tc>
          <w:tcPr>
            <w:tcW w:w="1276" w:type="dxa"/>
            <w:hideMark/>
          </w:tcPr>
          <w:p w14:paraId="67AE5632" w14:textId="7A8A407F"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1,955</w:t>
            </w:r>
            <w:del w:id="1686" w:author="Meggan Harris" w:date="2025-08-29T09:58:00Z" w16du:dateUtc="2025-08-29T07:58:00Z">
              <w:r w:rsidRPr="00AF7598" w:rsidDel="008A097C">
                <w:rPr>
                  <w:sz w:val="18"/>
                  <w:szCs w:val="18"/>
                </w:rPr>
                <w:delText>.</w:delText>
              </w:r>
            </w:del>
            <w:ins w:id="1687" w:author="Meggan Harris" w:date="2025-08-29T09:58:00Z" w16du:dateUtc="2025-08-29T07:58:00Z">
              <w:r w:rsidR="008A097C">
                <w:rPr>
                  <w:sz w:val="18"/>
                  <w:szCs w:val="18"/>
                </w:rPr>
                <w:t>·</w:t>
              </w:r>
            </w:ins>
            <w:r w:rsidRPr="00AF7598">
              <w:rPr>
                <w:sz w:val="18"/>
                <w:szCs w:val="18"/>
              </w:rPr>
              <w:t>00</w:t>
            </w:r>
          </w:p>
        </w:tc>
        <w:tc>
          <w:tcPr>
            <w:tcW w:w="1276" w:type="dxa"/>
            <w:hideMark/>
          </w:tcPr>
          <w:p w14:paraId="262D9841" w14:textId="24D951B5"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0</w:t>
            </w:r>
            <w:del w:id="1688" w:author="Meggan Harris" w:date="2025-08-29T09:58:00Z" w16du:dateUtc="2025-08-29T07:58:00Z">
              <w:r w:rsidRPr="00AF7598" w:rsidDel="008A097C">
                <w:rPr>
                  <w:sz w:val="18"/>
                  <w:szCs w:val="18"/>
                </w:rPr>
                <w:delText>.</w:delText>
              </w:r>
            </w:del>
            <w:ins w:id="1689" w:author="Meggan Harris" w:date="2025-08-29T09:58:00Z" w16du:dateUtc="2025-08-29T07:58:00Z">
              <w:r w:rsidR="008A097C">
                <w:rPr>
                  <w:sz w:val="18"/>
                  <w:szCs w:val="18"/>
                </w:rPr>
                <w:t>·</w:t>
              </w:r>
            </w:ins>
            <w:r w:rsidRPr="00AF7598">
              <w:rPr>
                <w:sz w:val="18"/>
                <w:szCs w:val="18"/>
              </w:rPr>
              <w:t>05</w:t>
            </w:r>
          </w:p>
        </w:tc>
        <w:tc>
          <w:tcPr>
            <w:tcW w:w="1559" w:type="dxa"/>
            <w:hideMark/>
          </w:tcPr>
          <w:p w14:paraId="3E36B228" w14:textId="4020531D"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97</w:t>
            </w:r>
            <w:del w:id="1690" w:author="Meggan Harris" w:date="2025-08-29T09:58:00Z" w16du:dateUtc="2025-08-29T07:58:00Z">
              <w:r w:rsidRPr="00AF7598" w:rsidDel="008A097C">
                <w:rPr>
                  <w:sz w:val="18"/>
                  <w:szCs w:val="18"/>
                </w:rPr>
                <w:delText>.</w:delText>
              </w:r>
            </w:del>
            <w:ins w:id="1691" w:author="Meggan Harris" w:date="2025-08-29T09:58:00Z" w16du:dateUtc="2025-08-29T07:58:00Z">
              <w:r w:rsidR="008A097C">
                <w:rPr>
                  <w:sz w:val="18"/>
                  <w:szCs w:val="18"/>
                </w:rPr>
                <w:t>·</w:t>
              </w:r>
            </w:ins>
            <w:r w:rsidRPr="00AF7598">
              <w:rPr>
                <w:sz w:val="18"/>
                <w:szCs w:val="18"/>
              </w:rPr>
              <w:t>75</w:t>
            </w:r>
          </w:p>
        </w:tc>
        <w:tc>
          <w:tcPr>
            <w:tcW w:w="1559" w:type="dxa"/>
          </w:tcPr>
          <w:p w14:paraId="44251B62" w14:textId="30BBDC7C" w:rsidR="007215D0" w:rsidRPr="00AF7598" w:rsidRDefault="00461244" w:rsidP="00461244">
            <w:pPr>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{"citationID":"qSTnXlX8","properties":{"formattedCitation":"\\super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1D2C21" w:rsidRPr="00AF7598" w14:paraId="024E0E2F" w14:textId="5E98669A" w:rsidTr="001D2C21">
        <w:tblPrEx>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692" w:author="Meggan Harris" w:date="2025-08-29T10:36:00Z" w16du:dateUtc="2025-08-29T08:36:00Z">
            <w:tblPrEx>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auto"/>
            <w:hideMark/>
            <w:tcPrChange w:id="1693" w:author="Meggan Harris" w:date="2025-08-29T10:36:00Z" w16du:dateUtc="2025-08-29T08:36:00Z">
              <w:tcPr>
                <w:tcW w:w="3964" w:type="dxa"/>
                <w:hideMark/>
              </w:tcPr>
            </w:tcPrChange>
          </w:tcPr>
          <w:p w14:paraId="440657B4" w14:textId="77777777" w:rsidR="007215D0" w:rsidRPr="001D2C21" w:rsidRDefault="007215D0" w:rsidP="005A0EB5">
            <w:pPr>
              <w:pStyle w:val="ListParagraph"/>
              <w:ind w:left="0"/>
              <w:cnfStyle w:val="001000100000" w:firstRow="0" w:lastRow="0" w:firstColumn="1" w:lastColumn="0" w:oddVBand="0" w:evenVBand="0" w:oddHBand="1" w:evenHBand="0" w:firstRowFirstColumn="0" w:firstRowLastColumn="0" w:lastRowFirstColumn="0" w:lastRowLastColumn="0"/>
              <w:rPr>
                <w:b w:val="0"/>
                <w:bCs w:val="0"/>
                <w:sz w:val="18"/>
                <w:szCs w:val="18"/>
                <w:rPrChange w:id="1694" w:author="Meggan Harris" w:date="2025-08-29T10:36:00Z" w16du:dateUtc="2025-08-29T08:36:00Z">
                  <w:rPr>
                    <w:sz w:val="18"/>
                    <w:szCs w:val="18"/>
                  </w:rPr>
                </w:rPrChange>
              </w:rPr>
            </w:pPr>
            <w:r w:rsidRPr="001D2C21">
              <w:rPr>
                <w:b w:val="0"/>
                <w:bCs w:val="0"/>
                <w:sz w:val="18"/>
                <w:szCs w:val="18"/>
                <w:rPrChange w:id="1695" w:author="Meggan Harris" w:date="2025-08-29T10:36:00Z" w16du:dateUtc="2025-08-29T08:36:00Z">
                  <w:rPr>
                    <w:sz w:val="18"/>
                    <w:szCs w:val="18"/>
                  </w:rPr>
                </w:rPrChange>
              </w:rPr>
              <w:t>Surgery</w:t>
            </w:r>
          </w:p>
        </w:tc>
        <w:tc>
          <w:tcPr>
            <w:tcW w:w="1276" w:type="dxa"/>
            <w:shd w:val="clear" w:color="auto" w:fill="auto"/>
            <w:hideMark/>
            <w:tcPrChange w:id="1696" w:author="Meggan Harris" w:date="2025-08-29T10:36:00Z" w16du:dateUtc="2025-08-29T08:36:00Z">
              <w:tcPr>
                <w:tcW w:w="1276" w:type="dxa"/>
                <w:hideMark/>
              </w:tcPr>
            </w:tcPrChange>
          </w:tcPr>
          <w:p w14:paraId="425F6996" w14:textId="33214884"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6,277</w:t>
            </w:r>
            <w:del w:id="1697" w:author="Meggan Harris" w:date="2025-08-29T09:58:00Z" w16du:dateUtc="2025-08-29T07:58:00Z">
              <w:r w:rsidRPr="00AF7598" w:rsidDel="008A097C">
                <w:rPr>
                  <w:sz w:val="18"/>
                  <w:szCs w:val="18"/>
                </w:rPr>
                <w:delText>.</w:delText>
              </w:r>
            </w:del>
            <w:ins w:id="1698" w:author="Meggan Harris" w:date="2025-08-29T09:58:00Z" w16du:dateUtc="2025-08-29T07:58:00Z">
              <w:r w:rsidR="008A097C">
                <w:rPr>
                  <w:sz w:val="18"/>
                  <w:szCs w:val="18"/>
                </w:rPr>
                <w:t>·</w:t>
              </w:r>
            </w:ins>
            <w:r w:rsidRPr="00AF7598">
              <w:rPr>
                <w:sz w:val="18"/>
                <w:szCs w:val="18"/>
              </w:rPr>
              <w:t>00</w:t>
            </w:r>
          </w:p>
        </w:tc>
        <w:tc>
          <w:tcPr>
            <w:tcW w:w="1276" w:type="dxa"/>
            <w:shd w:val="clear" w:color="auto" w:fill="auto"/>
            <w:hideMark/>
            <w:tcPrChange w:id="1699" w:author="Meggan Harris" w:date="2025-08-29T10:36:00Z" w16du:dateUtc="2025-08-29T08:36:00Z">
              <w:tcPr>
                <w:tcW w:w="1276" w:type="dxa"/>
                <w:hideMark/>
              </w:tcPr>
            </w:tcPrChange>
          </w:tcPr>
          <w:p w14:paraId="6162671F" w14:textId="1EE7C6A6"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0</w:t>
            </w:r>
            <w:del w:id="1700" w:author="Meggan Harris" w:date="2025-08-29T09:58:00Z" w16du:dateUtc="2025-08-29T07:58:00Z">
              <w:r w:rsidRPr="00AF7598" w:rsidDel="008A097C">
                <w:rPr>
                  <w:sz w:val="18"/>
                  <w:szCs w:val="18"/>
                </w:rPr>
                <w:delText>.</w:delText>
              </w:r>
            </w:del>
            <w:ins w:id="1701" w:author="Meggan Harris" w:date="2025-08-29T09:58:00Z" w16du:dateUtc="2025-08-29T07:58:00Z">
              <w:r w:rsidR="008A097C">
                <w:rPr>
                  <w:sz w:val="18"/>
                  <w:szCs w:val="18"/>
                </w:rPr>
                <w:t>·</w:t>
              </w:r>
            </w:ins>
            <w:r w:rsidRPr="00AF7598">
              <w:rPr>
                <w:sz w:val="18"/>
                <w:szCs w:val="18"/>
              </w:rPr>
              <w:t>01</w:t>
            </w:r>
          </w:p>
        </w:tc>
        <w:tc>
          <w:tcPr>
            <w:tcW w:w="1559" w:type="dxa"/>
            <w:shd w:val="clear" w:color="auto" w:fill="auto"/>
            <w:hideMark/>
            <w:tcPrChange w:id="1702" w:author="Meggan Harris" w:date="2025-08-29T10:36:00Z" w16du:dateUtc="2025-08-29T08:36:00Z">
              <w:tcPr>
                <w:tcW w:w="1922" w:type="dxa"/>
                <w:gridSpan w:val="2"/>
                <w:hideMark/>
              </w:tcPr>
            </w:tcPrChange>
          </w:tcPr>
          <w:p w14:paraId="171B02FB" w14:textId="3CBC87DA"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62</w:t>
            </w:r>
            <w:del w:id="1703" w:author="Meggan Harris" w:date="2025-08-29T09:58:00Z" w16du:dateUtc="2025-08-29T07:58:00Z">
              <w:r w:rsidRPr="00AF7598" w:rsidDel="008A097C">
                <w:rPr>
                  <w:sz w:val="18"/>
                  <w:szCs w:val="18"/>
                </w:rPr>
                <w:delText>.</w:delText>
              </w:r>
            </w:del>
            <w:ins w:id="1704" w:author="Meggan Harris" w:date="2025-08-29T09:58:00Z" w16du:dateUtc="2025-08-29T07:58:00Z">
              <w:r w:rsidR="008A097C">
                <w:rPr>
                  <w:sz w:val="18"/>
                  <w:szCs w:val="18"/>
                </w:rPr>
                <w:t>·</w:t>
              </w:r>
            </w:ins>
            <w:r w:rsidRPr="00AF7598">
              <w:rPr>
                <w:sz w:val="18"/>
                <w:szCs w:val="18"/>
              </w:rPr>
              <w:t>77</w:t>
            </w:r>
          </w:p>
        </w:tc>
        <w:tc>
          <w:tcPr>
            <w:tcW w:w="1559" w:type="dxa"/>
            <w:shd w:val="clear" w:color="auto" w:fill="auto"/>
            <w:tcPrChange w:id="1705" w:author="Meggan Harris" w:date="2025-08-29T10:36:00Z" w16du:dateUtc="2025-08-29T08:36:00Z">
              <w:tcPr>
                <w:tcW w:w="1196" w:type="dxa"/>
              </w:tcPr>
            </w:tcPrChange>
          </w:tcPr>
          <w:p w14:paraId="17A50048" w14:textId="4C28A7F7"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{"citationID":"ZGhBmUzz","properties":{"formattedCitation":"\\super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1D2C21" w:rsidRPr="00AF7598" w14:paraId="72BB534F" w14:textId="300897EF" w:rsidTr="001D2C21">
        <w:tc>
          <w:tcPr>
            <w:cnfStyle w:val="001000000000" w:firstRow="0" w:lastRow="0" w:firstColumn="1" w:lastColumn="0" w:oddVBand="0" w:evenVBand="0" w:oddHBand="0" w:evenHBand="0" w:firstRowFirstColumn="0" w:firstRowLastColumn="0" w:lastRowFirstColumn="0" w:lastRowLastColumn="0"/>
            <w:tcW w:w="3964" w:type="dxa"/>
            <w:hideMark/>
          </w:tcPr>
          <w:p w14:paraId="0782E0FE" w14:textId="7E90C1C3" w:rsidR="007215D0" w:rsidRPr="001D2C21" w:rsidRDefault="007215D0" w:rsidP="005A0EB5">
            <w:pPr>
              <w:pStyle w:val="ListParagraph"/>
              <w:ind w:left="0"/>
              <w:rPr>
                <w:b w:val="0"/>
                <w:bCs w:val="0"/>
                <w:sz w:val="18"/>
                <w:szCs w:val="18"/>
                <w:rPrChange w:id="1706" w:author="Meggan Harris" w:date="2025-08-29T10:36:00Z" w16du:dateUtc="2025-08-29T08:36:00Z">
                  <w:rPr>
                    <w:sz w:val="18"/>
                    <w:szCs w:val="18"/>
                  </w:rPr>
                </w:rPrChange>
              </w:rPr>
            </w:pPr>
            <w:r w:rsidRPr="001D2C21">
              <w:rPr>
                <w:b w:val="0"/>
                <w:bCs w:val="0"/>
                <w:sz w:val="18"/>
                <w:szCs w:val="18"/>
                <w:rPrChange w:id="1707" w:author="Meggan Harris" w:date="2025-08-29T10:36:00Z" w16du:dateUtc="2025-08-29T08:36:00Z">
                  <w:rPr>
                    <w:sz w:val="18"/>
                    <w:szCs w:val="18"/>
                  </w:rPr>
                </w:rPrChange>
              </w:rPr>
              <w:t xml:space="preserve">Endoscopic </w:t>
            </w:r>
            <w:del w:id="1708" w:author="Meggan Harris" w:date="2025-08-29T10:35:00Z" w16du:dateUtc="2025-08-29T08:35:00Z">
              <w:r w:rsidRPr="001D2C21" w:rsidDel="001D2C21">
                <w:rPr>
                  <w:b w:val="0"/>
                  <w:bCs w:val="0"/>
                  <w:sz w:val="18"/>
                  <w:szCs w:val="18"/>
                  <w:rPrChange w:id="1709" w:author="Meggan Harris" w:date="2025-08-29T10:36:00Z" w16du:dateUtc="2025-08-29T08:36:00Z">
                    <w:rPr>
                      <w:sz w:val="18"/>
                      <w:szCs w:val="18"/>
                    </w:rPr>
                  </w:rPrChange>
                </w:rPr>
                <w:delText>Sphincterotomy</w:delText>
              </w:r>
            </w:del>
            <w:ins w:id="1710" w:author="Meggan Harris" w:date="2025-08-29T10:35:00Z" w16du:dateUtc="2025-08-29T08:35:00Z">
              <w:r w:rsidR="001D2C21" w:rsidRPr="001D2C21">
                <w:rPr>
                  <w:b w:val="0"/>
                  <w:bCs w:val="0"/>
                  <w:sz w:val="18"/>
                  <w:szCs w:val="18"/>
                  <w:rPrChange w:id="1711" w:author="Meggan Harris" w:date="2025-08-29T10:36:00Z" w16du:dateUtc="2025-08-29T08:36:00Z">
                    <w:rPr>
                      <w:sz w:val="18"/>
                      <w:szCs w:val="18"/>
                    </w:rPr>
                  </w:rPrChange>
                </w:rPr>
                <w:t>s</w:t>
              </w:r>
              <w:r w:rsidR="001D2C21" w:rsidRPr="001D2C21">
                <w:rPr>
                  <w:b w:val="0"/>
                  <w:bCs w:val="0"/>
                  <w:sz w:val="18"/>
                  <w:szCs w:val="18"/>
                  <w:rPrChange w:id="1712" w:author="Meggan Harris" w:date="2025-08-29T10:36:00Z" w16du:dateUtc="2025-08-29T08:36:00Z">
                    <w:rPr>
                      <w:sz w:val="18"/>
                      <w:szCs w:val="18"/>
                    </w:rPr>
                  </w:rPrChange>
                </w:rPr>
                <w:t>phincterotomy</w:t>
              </w:r>
            </w:ins>
          </w:p>
        </w:tc>
        <w:tc>
          <w:tcPr>
            <w:tcW w:w="1276" w:type="dxa"/>
            <w:hideMark/>
          </w:tcPr>
          <w:p w14:paraId="42FE216E" w14:textId="27B47CDB"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978</w:t>
            </w:r>
            <w:del w:id="1713" w:author="Meggan Harris" w:date="2025-08-29T09:58:00Z" w16du:dateUtc="2025-08-29T07:58:00Z">
              <w:r w:rsidRPr="00AF7598" w:rsidDel="008A097C">
                <w:rPr>
                  <w:sz w:val="18"/>
                  <w:szCs w:val="18"/>
                </w:rPr>
                <w:delText>.</w:delText>
              </w:r>
            </w:del>
            <w:ins w:id="1714" w:author="Meggan Harris" w:date="2025-08-29T09:58:00Z" w16du:dateUtc="2025-08-29T07:58:00Z">
              <w:r w:rsidR="008A097C">
                <w:rPr>
                  <w:sz w:val="18"/>
                  <w:szCs w:val="18"/>
                </w:rPr>
                <w:t>·</w:t>
              </w:r>
            </w:ins>
            <w:r w:rsidRPr="00AF7598">
              <w:rPr>
                <w:sz w:val="18"/>
                <w:szCs w:val="18"/>
              </w:rPr>
              <w:t>00</w:t>
            </w:r>
          </w:p>
        </w:tc>
        <w:tc>
          <w:tcPr>
            <w:tcW w:w="1276" w:type="dxa"/>
            <w:hideMark/>
          </w:tcPr>
          <w:p w14:paraId="2A55496D" w14:textId="52269C0C"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0</w:t>
            </w:r>
            <w:del w:id="1715" w:author="Meggan Harris" w:date="2025-08-29T09:58:00Z" w16du:dateUtc="2025-08-29T07:58:00Z">
              <w:r w:rsidRPr="00AF7598" w:rsidDel="008A097C">
                <w:rPr>
                  <w:sz w:val="18"/>
                  <w:szCs w:val="18"/>
                </w:rPr>
                <w:delText>.</w:delText>
              </w:r>
            </w:del>
            <w:ins w:id="1716" w:author="Meggan Harris" w:date="2025-08-29T09:58:00Z" w16du:dateUtc="2025-08-29T07:58:00Z">
              <w:r w:rsidR="008A097C">
                <w:rPr>
                  <w:sz w:val="18"/>
                  <w:szCs w:val="18"/>
                </w:rPr>
                <w:t>·</w:t>
              </w:r>
            </w:ins>
            <w:r w:rsidRPr="00AF7598">
              <w:rPr>
                <w:sz w:val="18"/>
                <w:szCs w:val="18"/>
              </w:rPr>
              <w:t>01</w:t>
            </w:r>
          </w:p>
        </w:tc>
        <w:tc>
          <w:tcPr>
            <w:tcW w:w="1559" w:type="dxa"/>
            <w:hideMark/>
          </w:tcPr>
          <w:p w14:paraId="24EEA84D" w14:textId="2E3D64EF"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9</w:t>
            </w:r>
            <w:del w:id="1717" w:author="Meggan Harris" w:date="2025-08-29T09:58:00Z" w16du:dateUtc="2025-08-29T07:58:00Z">
              <w:r w:rsidRPr="00AF7598" w:rsidDel="008A097C">
                <w:rPr>
                  <w:sz w:val="18"/>
                  <w:szCs w:val="18"/>
                </w:rPr>
                <w:delText>.</w:delText>
              </w:r>
            </w:del>
            <w:ins w:id="1718" w:author="Meggan Harris" w:date="2025-08-29T09:58:00Z" w16du:dateUtc="2025-08-29T07:58:00Z">
              <w:r w:rsidR="008A097C">
                <w:rPr>
                  <w:sz w:val="18"/>
                  <w:szCs w:val="18"/>
                </w:rPr>
                <w:t>·</w:t>
              </w:r>
            </w:ins>
            <w:r w:rsidRPr="00AF7598">
              <w:rPr>
                <w:sz w:val="18"/>
                <w:szCs w:val="18"/>
              </w:rPr>
              <w:t>78</w:t>
            </w:r>
          </w:p>
        </w:tc>
        <w:tc>
          <w:tcPr>
            <w:tcW w:w="1559" w:type="dxa"/>
          </w:tcPr>
          <w:p w14:paraId="54B97421" w14:textId="4382047D" w:rsidR="007215D0" w:rsidRPr="00AF7598" w:rsidRDefault="00461244" w:rsidP="00461244">
            <w:pPr>
              <w:cnfStyle w:val="000000000000" w:firstRow="0" w:lastRow="0" w:firstColumn="0" w:lastColumn="0" w:oddVBand="0" w:evenVBand="0" w:oddHBand="0"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{"citationID":"nbWnWasg","properties":{"formattedCitation":"\\super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1D2C21" w:rsidRPr="00AF7598" w14:paraId="581E1E1B" w14:textId="69A8FAB1" w:rsidTr="001D2C21">
        <w:tblPrEx>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719" w:author="Meggan Harris" w:date="2025-08-29T10:36:00Z" w16du:dateUtc="2025-08-29T08:36:00Z">
            <w:tblPrEx>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auto"/>
            <w:hideMark/>
            <w:tcPrChange w:id="1720" w:author="Meggan Harris" w:date="2025-08-29T10:36:00Z" w16du:dateUtc="2025-08-29T08:36:00Z">
              <w:tcPr>
                <w:tcW w:w="3964" w:type="dxa"/>
                <w:hideMark/>
              </w:tcPr>
            </w:tcPrChange>
          </w:tcPr>
          <w:p w14:paraId="1777E687" w14:textId="5A8973DB" w:rsidR="007215D0" w:rsidRPr="001D2C21" w:rsidRDefault="007215D0" w:rsidP="005A0EB5">
            <w:pPr>
              <w:pStyle w:val="ListParagraph"/>
              <w:ind w:left="0"/>
              <w:cnfStyle w:val="001000100000" w:firstRow="0" w:lastRow="0" w:firstColumn="1" w:lastColumn="0" w:oddVBand="0" w:evenVBand="0" w:oddHBand="1" w:evenHBand="0" w:firstRowFirstColumn="0" w:firstRowLastColumn="0" w:lastRowFirstColumn="0" w:lastRowLastColumn="0"/>
              <w:rPr>
                <w:b w:val="0"/>
                <w:bCs w:val="0"/>
                <w:sz w:val="18"/>
                <w:szCs w:val="18"/>
                <w:rPrChange w:id="1721" w:author="Meggan Harris" w:date="2025-08-29T10:36:00Z" w16du:dateUtc="2025-08-29T08:36:00Z">
                  <w:rPr>
                    <w:sz w:val="18"/>
                    <w:szCs w:val="18"/>
                  </w:rPr>
                </w:rPrChange>
              </w:rPr>
            </w:pPr>
            <w:r w:rsidRPr="001D2C21">
              <w:rPr>
                <w:b w:val="0"/>
                <w:bCs w:val="0"/>
                <w:sz w:val="18"/>
                <w:szCs w:val="18"/>
                <w:rPrChange w:id="1722" w:author="Meggan Harris" w:date="2025-08-29T10:36:00Z" w16du:dateUtc="2025-08-29T08:36:00Z">
                  <w:rPr>
                    <w:sz w:val="18"/>
                    <w:szCs w:val="18"/>
                  </w:rPr>
                </w:rPrChange>
              </w:rPr>
              <w:t xml:space="preserve">Medical </w:t>
            </w:r>
            <w:del w:id="1723" w:author="Meggan Harris" w:date="2025-08-29T10:35:00Z" w16du:dateUtc="2025-08-29T08:35:00Z">
              <w:r w:rsidRPr="001D2C21" w:rsidDel="001D2C21">
                <w:rPr>
                  <w:b w:val="0"/>
                  <w:bCs w:val="0"/>
                  <w:sz w:val="18"/>
                  <w:szCs w:val="18"/>
                  <w:rPrChange w:id="1724" w:author="Meggan Harris" w:date="2025-08-29T10:36:00Z" w16du:dateUtc="2025-08-29T08:36:00Z">
                    <w:rPr>
                      <w:sz w:val="18"/>
                      <w:szCs w:val="18"/>
                    </w:rPr>
                  </w:rPrChange>
                </w:rPr>
                <w:delText>Consultation</w:delText>
              </w:r>
            </w:del>
            <w:ins w:id="1725" w:author="Meggan Harris" w:date="2025-08-29T10:35:00Z" w16du:dateUtc="2025-08-29T08:35:00Z">
              <w:r w:rsidR="001D2C21" w:rsidRPr="001D2C21">
                <w:rPr>
                  <w:b w:val="0"/>
                  <w:bCs w:val="0"/>
                  <w:sz w:val="18"/>
                  <w:szCs w:val="18"/>
                  <w:rPrChange w:id="1726" w:author="Meggan Harris" w:date="2025-08-29T10:36:00Z" w16du:dateUtc="2025-08-29T08:36:00Z">
                    <w:rPr>
                      <w:sz w:val="18"/>
                      <w:szCs w:val="18"/>
                    </w:rPr>
                  </w:rPrChange>
                </w:rPr>
                <w:t>c</w:t>
              </w:r>
              <w:r w:rsidR="001D2C21" w:rsidRPr="001D2C21">
                <w:rPr>
                  <w:b w:val="0"/>
                  <w:bCs w:val="0"/>
                  <w:sz w:val="18"/>
                  <w:szCs w:val="18"/>
                  <w:rPrChange w:id="1727" w:author="Meggan Harris" w:date="2025-08-29T10:36:00Z" w16du:dateUtc="2025-08-29T08:36:00Z">
                    <w:rPr>
                      <w:sz w:val="18"/>
                      <w:szCs w:val="18"/>
                    </w:rPr>
                  </w:rPrChange>
                </w:rPr>
                <w:t>onsultation</w:t>
              </w:r>
            </w:ins>
          </w:p>
        </w:tc>
        <w:tc>
          <w:tcPr>
            <w:tcW w:w="1276" w:type="dxa"/>
            <w:shd w:val="clear" w:color="auto" w:fill="auto"/>
            <w:hideMark/>
            <w:tcPrChange w:id="1728" w:author="Meggan Harris" w:date="2025-08-29T10:36:00Z" w16du:dateUtc="2025-08-29T08:36:00Z">
              <w:tcPr>
                <w:tcW w:w="1276" w:type="dxa"/>
                <w:hideMark/>
              </w:tcPr>
            </w:tcPrChange>
          </w:tcPr>
          <w:p w14:paraId="6DD38103" w14:textId="0455DFDF"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98</w:t>
            </w:r>
            <w:del w:id="1729" w:author="Meggan Harris" w:date="2025-08-29T09:58:00Z" w16du:dateUtc="2025-08-29T07:58:00Z">
              <w:r w:rsidRPr="00AF7598" w:rsidDel="008A097C">
                <w:rPr>
                  <w:sz w:val="18"/>
                  <w:szCs w:val="18"/>
                </w:rPr>
                <w:delText>.</w:delText>
              </w:r>
            </w:del>
            <w:ins w:id="1730" w:author="Meggan Harris" w:date="2025-08-29T09:58:00Z" w16du:dateUtc="2025-08-29T07:58:00Z">
              <w:r w:rsidR="008A097C">
                <w:rPr>
                  <w:sz w:val="18"/>
                  <w:szCs w:val="18"/>
                </w:rPr>
                <w:t>·</w:t>
              </w:r>
            </w:ins>
            <w:r w:rsidRPr="00AF7598">
              <w:rPr>
                <w:sz w:val="18"/>
                <w:szCs w:val="18"/>
              </w:rPr>
              <w:t>00</w:t>
            </w:r>
          </w:p>
        </w:tc>
        <w:tc>
          <w:tcPr>
            <w:tcW w:w="1276" w:type="dxa"/>
            <w:shd w:val="clear" w:color="auto" w:fill="auto"/>
            <w:hideMark/>
            <w:tcPrChange w:id="1731" w:author="Meggan Harris" w:date="2025-08-29T10:36:00Z" w16du:dateUtc="2025-08-29T08:36:00Z">
              <w:tcPr>
                <w:tcW w:w="1276" w:type="dxa"/>
                <w:hideMark/>
              </w:tcPr>
            </w:tcPrChange>
          </w:tcPr>
          <w:p w14:paraId="6609443A" w14:textId="77777777"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2</w:t>
            </w:r>
          </w:p>
        </w:tc>
        <w:tc>
          <w:tcPr>
            <w:tcW w:w="1559" w:type="dxa"/>
            <w:shd w:val="clear" w:color="auto" w:fill="auto"/>
            <w:hideMark/>
            <w:tcPrChange w:id="1732" w:author="Meggan Harris" w:date="2025-08-29T10:36:00Z" w16du:dateUtc="2025-08-29T08:36:00Z">
              <w:tcPr>
                <w:tcW w:w="1922" w:type="dxa"/>
                <w:gridSpan w:val="2"/>
                <w:hideMark/>
              </w:tcPr>
            </w:tcPrChange>
          </w:tcPr>
          <w:p w14:paraId="0C8B53E5" w14:textId="6D7A2695" w:rsidR="007215D0" w:rsidRPr="00AF7598" w:rsidRDefault="007215D0" w:rsidP="005A0EB5">
            <w:pPr>
              <w:pStyle w:val="ListParagraph"/>
              <w:ind w:left="0"/>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196</w:t>
            </w:r>
            <w:del w:id="1733" w:author="Meggan Harris" w:date="2025-08-29T09:58:00Z" w16du:dateUtc="2025-08-29T07:58:00Z">
              <w:r w:rsidRPr="00AF7598" w:rsidDel="008A097C">
                <w:rPr>
                  <w:sz w:val="18"/>
                  <w:szCs w:val="18"/>
                </w:rPr>
                <w:delText>.</w:delText>
              </w:r>
            </w:del>
            <w:ins w:id="1734" w:author="Meggan Harris" w:date="2025-08-29T09:58:00Z" w16du:dateUtc="2025-08-29T07:58:00Z">
              <w:r w:rsidR="008A097C">
                <w:rPr>
                  <w:sz w:val="18"/>
                  <w:szCs w:val="18"/>
                </w:rPr>
                <w:t>·</w:t>
              </w:r>
            </w:ins>
            <w:r w:rsidRPr="00AF7598">
              <w:rPr>
                <w:sz w:val="18"/>
                <w:szCs w:val="18"/>
              </w:rPr>
              <w:t>00</w:t>
            </w:r>
          </w:p>
        </w:tc>
        <w:tc>
          <w:tcPr>
            <w:tcW w:w="1559" w:type="dxa"/>
            <w:shd w:val="clear" w:color="auto" w:fill="auto"/>
            <w:tcPrChange w:id="1735" w:author="Meggan Harris" w:date="2025-08-29T10:36:00Z" w16du:dateUtc="2025-08-29T08:36:00Z">
              <w:tcPr>
                <w:tcW w:w="1196" w:type="dxa"/>
              </w:tcPr>
            </w:tcPrChange>
          </w:tcPr>
          <w:p w14:paraId="12A636F0" w14:textId="78235C5A" w:rsidR="007215D0" w:rsidRPr="00AF7598" w:rsidRDefault="00461244" w:rsidP="00461244">
            <w:pPr>
              <w:cnfStyle w:val="000000100000" w:firstRow="0" w:lastRow="0" w:firstColumn="0" w:lastColumn="0" w:oddVBand="0" w:evenVBand="0" w:oddHBand="1" w:evenHBand="0" w:firstRowFirstColumn="0" w:firstRowLastColumn="0" w:lastRowFirstColumn="0" w:lastRowLastColumn="0"/>
              <w:rPr>
                <w:sz w:val="18"/>
                <w:szCs w:val="18"/>
              </w:rPr>
            </w:pPr>
            <w:r w:rsidRPr="00AF7598">
              <w:rPr>
                <w:sz w:val="18"/>
                <w:szCs w:val="18"/>
              </w:rPr>
              <w:t>BOJA 2024.</w:t>
            </w:r>
            <w:r w:rsidRPr="00AF7598">
              <w:rPr>
                <w:sz w:val="18"/>
                <w:szCs w:val="18"/>
              </w:rPr>
              <w:fldChar w:fldCharType="begin"/>
            </w:r>
            <w:r w:rsidR="00984120" w:rsidRPr="00AF7598">
              <w:rPr>
                <w:sz w:val="18"/>
                <w:szCs w:val="18"/>
              </w:rPr>
              <w:instrText xml:space="preserve"> ADDIN ZOTERO_ITEM CSL_CITATION {"citationID":"7BPsgn6b","properties":{"formattedCitation":"\\super 12\\nosupersub{}","plainCitation":"12","noteIndex":0},"citationItems":[{"id":112,"uris":["http://zotero.org/groups/5772643/items/QJYHPLRR"],"itemData":{"id":112,"type":"document","title":"Orden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AF7598">
              <w:rPr>
                <w:sz w:val="18"/>
                <w:szCs w:val="18"/>
              </w:rPr>
              <w:fldChar w:fldCharType="separate"/>
            </w:r>
            <w:r w:rsidR="00984120" w:rsidRPr="00AF7598">
              <w:rPr>
                <w:rFonts w:ascii="Aptos" w:hAnsi="Aptos" w:cs="Times New Roman"/>
                <w:sz w:val="18"/>
                <w:szCs w:val="18"/>
                <w:vertAlign w:val="superscript"/>
              </w:rPr>
              <w:t>12</w:t>
            </w:r>
            <w:r w:rsidRPr="00AF7598">
              <w:rPr>
                <w:sz w:val="18"/>
                <w:szCs w:val="18"/>
              </w:rPr>
              <w:fldChar w:fldCharType="end"/>
            </w:r>
          </w:p>
        </w:tc>
      </w:tr>
      <w:tr w:rsidR="001D2C21" w:rsidRPr="00AF7598" w14:paraId="0248A840" w14:textId="0D96587A" w:rsidTr="001D2C21">
        <w:tc>
          <w:tcPr>
            <w:cnfStyle w:val="001000000000" w:firstRow="0" w:lastRow="0" w:firstColumn="1" w:lastColumn="0" w:oddVBand="0" w:evenVBand="0" w:oddHBand="0" w:evenHBand="0" w:firstRowFirstColumn="0" w:firstRowLastColumn="0" w:lastRowFirstColumn="0" w:lastRowLastColumn="0"/>
            <w:tcW w:w="3964" w:type="dxa"/>
            <w:hideMark/>
          </w:tcPr>
          <w:p w14:paraId="1675C834" w14:textId="77777777" w:rsidR="007215D0" w:rsidRPr="00AF7598" w:rsidRDefault="007215D0" w:rsidP="005A0EB5">
            <w:pPr>
              <w:pStyle w:val="ListParagraph"/>
              <w:ind w:left="0"/>
              <w:rPr>
                <w:sz w:val="18"/>
                <w:szCs w:val="18"/>
              </w:rPr>
            </w:pPr>
            <w:r w:rsidRPr="00AF7598">
              <w:rPr>
                <w:sz w:val="18"/>
                <w:szCs w:val="18"/>
              </w:rPr>
              <w:t>Total</w:t>
            </w:r>
          </w:p>
        </w:tc>
        <w:tc>
          <w:tcPr>
            <w:tcW w:w="1276" w:type="dxa"/>
            <w:hideMark/>
          </w:tcPr>
          <w:p w14:paraId="3F8E36ED" w14:textId="77777777"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p>
        </w:tc>
        <w:tc>
          <w:tcPr>
            <w:tcW w:w="1276" w:type="dxa"/>
            <w:hideMark/>
          </w:tcPr>
          <w:p w14:paraId="4DDDF93D" w14:textId="77777777"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sz w:val="18"/>
                <w:szCs w:val="18"/>
              </w:rPr>
            </w:pPr>
          </w:p>
        </w:tc>
        <w:tc>
          <w:tcPr>
            <w:tcW w:w="1559" w:type="dxa"/>
            <w:hideMark/>
          </w:tcPr>
          <w:p w14:paraId="57AF7C84" w14:textId="0227014B" w:rsidR="007215D0" w:rsidRPr="00097560" w:rsidRDefault="00097560" w:rsidP="00097560">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554</w:t>
            </w:r>
            <w:del w:id="1736" w:author="Meggan Harris" w:date="2025-08-29T09:58:00Z" w16du:dateUtc="2025-08-29T07:58:00Z">
              <w:r w:rsidDel="008A097C">
                <w:rPr>
                  <w:b/>
                  <w:bCs/>
                  <w:sz w:val="18"/>
                  <w:szCs w:val="18"/>
                </w:rPr>
                <w:delText>.</w:delText>
              </w:r>
            </w:del>
            <w:ins w:id="1737" w:author="Meggan Harris" w:date="2025-08-29T09:58:00Z" w16du:dateUtc="2025-08-29T07:58:00Z">
              <w:r w:rsidR="008A097C">
                <w:rPr>
                  <w:b/>
                  <w:bCs/>
                  <w:sz w:val="18"/>
                  <w:szCs w:val="18"/>
                </w:rPr>
                <w:t>·</w:t>
              </w:r>
            </w:ins>
            <w:r>
              <w:rPr>
                <w:b/>
                <w:bCs/>
                <w:sz w:val="18"/>
                <w:szCs w:val="18"/>
              </w:rPr>
              <w:t>56</w:t>
            </w:r>
          </w:p>
        </w:tc>
        <w:tc>
          <w:tcPr>
            <w:tcW w:w="1559" w:type="dxa"/>
          </w:tcPr>
          <w:p w14:paraId="5BCCF824" w14:textId="77777777" w:rsidR="007215D0" w:rsidRPr="00AF7598" w:rsidRDefault="007215D0" w:rsidP="005A0EB5">
            <w:pPr>
              <w:pStyle w:val="ListParagraph"/>
              <w:ind w:left="0"/>
              <w:cnfStyle w:val="000000000000" w:firstRow="0" w:lastRow="0" w:firstColumn="0" w:lastColumn="0" w:oddVBand="0" w:evenVBand="0" w:oddHBand="0" w:evenHBand="0" w:firstRowFirstColumn="0" w:firstRowLastColumn="0" w:lastRowFirstColumn="0" w:lastRowLastColumn="0"/>
              <w:rPr>
                <w:b/>
                <w:bCs/>
                <w:sz w:val="18"/>
                <w:szCs w:val="18"/>
              </w:rPr>
            </w:pPr>
          </w:p>
        </w:tc>
      </w:tr>
    </w:tbl>
    <w:p w14:paraId="513A9156" w14:textId="715DBD1C" w:rsidR="0015187E" w:rsidRPr="005F57B0" w:rsidRDefault="0015187E" w:rsidP="0015187E">
      <w:pPr>
        <w:rPr>
          <w:ins w:id="1738" w:author="Meggan Harris" w:date="2025-08-29T12:01:00Z" w16du:dateUtc="2025-08-29T10:01:00Z"/>
          <w:sz w:val="18"/>
          <w:szCs w:val="18"/>
        </w:rPr>
      </w:pPr>
      <w:ins w:id="1739" w:author="Meggan Harris" w:date="2025-08-29T12:01:00Z" w16du:dateUtc="2025-08-29T10:01:00Z">
        <w:r w:rsidRPr="005F57B0">
          <w:rPr>
            <w:sz w:val="18"/>
            <w:szCs w:val="18"/>
          </w:rPr>
          <w:t>BOJA: Boletín oficial de la Junta de Andalucía.</w:t>
        </w:r>
      </w:ins>
    </w:p>
    <w:p w14:paraId="35A4041C" w14:textId="77777777" w:rsidR="005A0EB5" w:rsidRPr="0015187E" w:rsidRDefault="005A0EB5" w:rsidP="00920714">
      <w:pPr>
        <w:pStyle w:val="ListParagraph"/>
        <w:ind w:left="0"/>
        <w:rPr>
          <w:ins w:id="1740" w:author="Meggan Harris" w:date="2025-08-29T11:07:00Z" w16du:dateUtc="2025-08-29T09:07:00Z"/>
          <w:rPrChange w:id="1741" w:author="Meggan Harris" w:date="2025-08-29T12:01:00Z" w16du:dateUtc="2025-08-29T10:01:00Z">
            <w:rPr>
              <w:ins w:id="1742" w:author="Meggan Harris" w:date="2025-08-29T11:07:00Z" w16du:dateUtc="2025-08-29T09:07:00Z"/>
              <w:lang w:val="en-US"/>
            </w:rPr>
          </w:rPrChange>
        </w:rPr>
      </w:pPr>
    </w:p>
    <w:p w14:paraId="70E8A214" w14:textId="0AFDF8DD" w:rsidR="00653C37" w:rsidDel="00653C37" w:rsidRDefault="00653C37" w:rsidP="00920714">
      <w:pPr>
        <w:pStyle w:val="ListParagraph"/>
        <w:ind w:left="0"/>
        <w:rPr>
          <w:del w:id="1743" w:author="Meggan Harris" w:date="2025-08-29T11:07:00Z" w16du:dateUtc="2025-08-29T09:07:00Z"/>
          <w:lang w:val="en-US"/>
        </w:rPr>
      </w:pPr>
    </w:p>
    <w:p w14:paraId="129B5D56" w14:textId="1A4CAF4B" w:rsidR="00242AB8" w:rsidRDefault="00991895" w:rsidP="00991895">
      <w:pPr>
        <w:pStyle w:val="Heading1"/>
        <w:rPr>
          <w:lang w:val="en-US"/>
        </w:rPr>
      </w:pPr>
      <w:bookmarkStart w:id="1744" w:name="_Toc207358185"/>
      <w:r>
        <w:rPr>
          <w:lang w:val="en-US"/>
        </w:rPr>
        <w:t xml:space="preserve">Calculation of the </w:t>
      </w:r>
      <w:del w:id="1745" w:author="Meggan Harris" w:date="2025-08-29T10:38:00Z" w16du:dateUtc="2025-08-29T08:38:00Z">
        <w:r w:rsidDel="00754AA6">
          <w:rPr>
            <w:lang w:val="en-US"/>
          </w:rPr>
          <w:delText xml:space="preserve">Incremental </w:delText>
        </w:r>
      </w:del>
      <w:ins w:id="1746" w:author="Meggan Harris" w:date="2025-08-29T10:38:00Z" w16du:dateUtc="2025-08-29T08:38:00Z">
        <w:r w:rsidR="00754AA6">
          <w:rPr>
            <w:lang w:val="en-US"/>
          </w:rPr>
          <w:t>i</w:t>
        </w:r>
        <w:r w:rsidR="00754AA6">
          <w:rPr>
            <w:lang w:val="en-US"/>
          </w:rPr>
          <w:t xml:space="preserve">ncremental </w:t>
        </w:r>
      </w:ins>
      <w:del w:id="1747" w:author="Meggan Harris" w:date="2025-08-29T10:38:00Z" w16du:dateUtc="2025-08-29T08:38:00Z">
        <w:r w:rsidDel="00754AA6">
          <w:rPr>
            <w:lang w:val="en-US"/>
          </w:rPr>
          <w:delText xml:space="preserve">Net </w:delText>
        </w:r>
      </w:del>
      <w:ins w:id="1748" w:author="Meggan Harris" w:date="2025-08-29T10:38:00Z" w16du:dateUtc="2025-08-29T08:38:00Z">
        <w:r w:rsidR="00754AA6">
          <w:rPr>
            <w:lang w:val="en-US"/>
          </w:rPr>
          <w:t>n</w:t>
        </w:r>
        <w:r w:rsidR="00754AA6">
          <w:rPr>
            <w:lang w:val="en-US"/>
          </w:rPr>
          <w:t xml:space="preserve">et </w:t>
        </w:r>
      </w:ins>
      <w:del w:id="1749" w:author="Meggan Harris" w:date="2025-08-29T10:38:00Z" w16du:dateUtc="2025-08-29T08:38:00Z">
        <w:r w:rsidDel="00754AA6">
          <w:rPr>
            <w:lang w:val="en-US"/>
          </w:rPr>
          <w:delText xml:space="preserve">Monetary </w:delText>
        </w:r>
      </w:del>
      <w:ins w:id="1750" w:author="Meggan Harris" w:date="2025-08-29T10:38:00Z" w16du:dateUtc="2025-08-29T08:38:00Z">
        <w:r w:rsidR="00754AA6">
          <w:rPr>
            <w:lang w:val="en-US"/>
          </w:rPr>
          <w:t>m</w:t>
        </w:r>
        <w:r w:rsidR="00754AA6">
          <w:rPr>
            <w:lang w:val="en-US"/>
          </w:rPr>
          <w:t xml:space="preserve">onetary </w:t>
        </w:r>
      </w:ins>
      <w:del w:id="1751" w:author="Meggan Harris" w:date="2025-08-29T10:38:00Z" w16du:dateUtc="2025-08-29T08:38:00Z">
        <w:r w:rsidDel="00754AA6">
          <w:rPr>
            <w:lang w:val="en-US"/>
          </w:rPr>
          <w:delText xml:space="preserve">Benefit </w:delText>
        </w:r>
      </w:del>
      <w:ins w:id="1752" w:author="Meggan Harris" w:date="2025-08-29T10:38:00Z" w16du:dateUtc="2025-08-29T08:38:00Z">
        <w:r w:rsidR="00754AA6">
          <w:rPr>
            <w:lang w:val="en-US"/>
          </w:rPr>
          <w:t>b</w:t>
        </w:r>
        <w:r w:rsidR="00754AA6">
          <w:rPr>
            <w:lang w:val="en-US"/>
          </w:rPr>
          <w:t>enefit</w:t>
        </w:r>
        <w:bookmarkEnd w:id="1744"/>
        <w:r w:rsidR="00754AA6">
          <w:rPr>
            <w:lang w:val="en-US"/>
          </w:rPr>
          <w:t xml:space="preserve"> </w:t>
        </w:r>
      </w:ins>
    </w:p>
    <w:p w14:paraId="71C76E3D" w14:textId="77777777" w:rsidR="00242AB8" w:rsidRDefault="00242AB8" w:rsidP="00920714">
      <w:pPr>
        <w:pStyle w:val="ListParagraph"/>
        <w:rPr>
          <w:lang w:val="en-US"/>
        </w:rPr>
      </w:pPr>
    </w:p>
    <w:p w14:paraId="5CDC4F77" w14:textId="470525AD" w:rsidR="00242AB8" w:rsidRDefault="00242AB8" w:rsidP="00653C37">
      <w:pPr>
        <w:pStyle w:val="ListParagraph"/>
        <w:ind w:left="0"/>
        <w:rPr>
          <w:lang w:val="en-US"/>
        </w:rPr>
        <w:pPrChange w:id="1753" w:author="Meggan Harris" w:date="2025-08-29T11:07:00Z" w16du:dateUtc="2025-08-29T09:07:00Z">
          <w:pPr>
            <w:pStyle w:val="ListParagraph"/>
          </w:pPr>
        </w:pPrChange>
      </w:pPr>
      <w:r>
        <w:rPr>
          <w:noProof/>
          <w:lang w:val="en-US"/>
        </w:rPr>
        <w:drawing>
          <wp:inline distT="0" distB="0" distL="0" distR="0" wp14:anchorId="08865927" wp14:editId="4CC80957">
            <wp:extent cx="4548146" cy="2807108"/>
            <wp:effectExtent l="0" t="0" r="5080" b="0"/>
            <wp:docPr id="19444132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3215" cy="2822580"/>
                    </a:xfrm>
                    <a:prstGeom prst="rect">
                      <a:avLst/>
                    </a:prstGeom>
                    <a:noFill/>
                  </pic:spPr>
                </pic:pic>
              </a:graphicData>
            </a:graphic>
          </wp:inline>
        </w:drawing>
      </w:r>
    </w:p>
    <w:p w14:paraId="05A12583" w14:textId="77777777" w:rsidR="00242AB8" w:rsidRDefault="00242AB8" w:rsidP="00920714">
      <w:pPr>
        <w:pStyle w:val="ListParagraph"/>
        <w:rPr>
          <w:lang w:val="en-US"/>
        </w:rPr>
      </w:pPr>
    </w:p>
    <w:p w14:paraId="588A8C25" w14:textId="47F8FEB2" w:rsidR="00CC2E0D" w:rsidRPr="00754AA6" w:rsidDel="003C2DAF" w:rsidRDefault="00242AB8" w:rsidP="00754AA6">
      <w:pPr>
        <w:rPr>
          <w:del w:id="1754" w:author="Meggan Harris" w:date="2025-08-29T10:40:00Z" w16du:dateUtc="2025-08-29T08:40:00Z"/>
          <w:lang w:val="en-US"/>
        </w:rPr>
        <w:pPrChange w:id="1755" w:author="Meggan Harris" w:date="2025-08-29T10:38:00Z" w16du:dateUtc="2025-08-29T08:38:00Z">
          <w:pPr>
            <w:pStyle w:val="ListParagraph"/>
          </w:pPr>
        </w:pPrChange>
      </w:pPr>
      <w:r w:rsidRPr="003C2DAF">
        <w:rPr>
          <w:b/>
          <w:bCs/>
          <w:lang w:val="en-US"/>
          <w:rPrChange w:id="1756" w:author="Meggan Harris" w:date="2025-08-29T10:40:00Z" w16du:dateUtc="2025-08-29T08:40:00Z">
            <w:rPr>
              <w:lang w:val="en-US"/>
            </w:rPr>
          </w:rPrChange>
        </w:rPr>
        <w:t>Figure</w:t>
      </w:r>
      <w:del w:id="1757" w:author="Meggan Harris" w:date="2025-08-29T10:40:00Z" w16du:dateUtc="2025-08-29T08:40:00Z">
        <w:r w:rsidRPr="003C2DAF" w:rsidDel="003C2DAF">
          <w:rPr>
            <w:b/>
            <w:bCs/>
            <w:lang w:val="en-US"/>
            <w:rPrChange w:id="1758" w:author="Meggan Harris" w:date="2025-08-29T10:40:00Z" w16du:dateUtc="2025-08-29T08:40:00Z">
              <w:rPr>
                <w:lang w:val="en-US"/>
              </w:rPr>
            </w:rPrChange>
          </w:rPr>
          <w:delText xml:space="preserve">: </w:delText>
        </w:r>
      </w:del>
      <w:ins w:id="1759" w:author="Meggan Harris" w:date="2025-08-29T10:40:00Z" w16du:dateUtc="2025-08-29T08:40:00Z">
        <w:r w:rsidR="003C2DAF" w:rsidRPr="003C2DAF">
          <w:rPr>
            <w:b/>
            <w:bCs/>
            <w:lang w:val="en-US"/>
            <w:rPrChange w:id="1760" w:author="Meggan Harris" w:date="2025-08-29T10:40:00Z" w16du:dateUtc="2025-08-29T08:40:00Z">
              <w:rPr>
                <w:lang w:val="en-US"/>
              </w:rPr>
            </w:rPrChange>
          </w:rPr>
          <w:t xml:space="preserve"> </w:t>
        </w:r>
      </w:ins>
      <w:ins w:id="1761" w:author="Meggan Harris" w:date="2025-08-29T11:58:00Z" w16du:dateUtc="2025-08-29T09:58:00Z">
        <w:r w:rsidR="000D38E6">
          <w:rPr>
            <w:b/>
            <w:bCs/>
            <w:lang w:val="en-US"/>
          </w:rPr>
          <w:t>S</w:t>
        </w:r>
      </w:ins>
      <w:ins w:id="1762" w:author="Meggan Harris" w:date="2025-08-29T11:08:00Z" w16du:dateUtc="2025-08-29T09:08:00Z">
        <w:r w:rsidR="00653C37">
          <w:rPr>
            <w:b/>
            <w:bCs/>
            <w:lang w:val="en-US"/>
          </w:rPr>
          <w:t>5</w:t>
        </w:r>
      </w:ins>
      <w:ins w:id="1763" w:author="Meggan Harris" w:date="2025-08-29T10:40:00Z" w16du:dateUtc="2025-08-29T08:40:00Z">
        <w:r w:rsidR="003C2DAF">
          <w:rPr>
            <w:lang w:val="en-US"/>
          </w:rPr>
          <w:t>.</w:t>
        </w:r>
        <w:r w:rsidR="003C2DAF" w:rsidRPr="00754AA6">
          <w:rPr>
            <w:lang w:val="en-US"/>
          </w:rPr>
          <w:t xml:space="preserve"> </w:t>
        </w:r>
      </w:ins>
      <w:r w:rsidRPr="00754AA6">
        <w:rPr>
          <w:lang w:val="en-US"/>
        </w:rPr>
        <w:t xml:space="preserve">Convergence plot of the cumulative mean incremental </w:t>
      </w:r>
      <w:del w:id="1764" w:author="Meggan Harris" w:date="2025-08-29T10:40:00Z" w16du:dateUtc="2025-08-29T08:40:00Z">
        <w:r w:rsidRPr="00754AA6" w:rsidDel="003C2DAF">
          <w:rPr>
            <w:lang w:val="en-US"/>
          </w:rPr>
          <w:delText xml:space="preserve">Net </w:delText>
        </w:r>
      </w:del>
      <w:ins w:id="1765" w:author="Meggan Harris" w:date="2025-08-29T10:40:00Z" w16du:dateUtc="2025-08-29T08:40:00Z">
        <w:r w:rsidR="003C2DAF">
          <w:rPr>
            <w:lang w:val="en-US"/>
          </w:rPr>
          <w:t>n</w:t>
        </w:r>
        <w:r w:rsidR="003C2DAF" w:rsidRPr="00754AA6">
          <w:rPr>
            <w:lang w:val="en-US"/>
          </w:rPr>
          <w:t xml:space="preserve">et </w:t>
        </w:r>
      </w:ins>
      <w:del w:id="1766" w:author="Meggan Harris" w:date="2025-08-29T10:40:00Z" w16du:dateUtc="2025-08-29T08:40:00Z">
        <w:r w:rsidRPr="00754AA6" w:rsidDel="003C2DAF">
          <w:rPr>
            <w:lang w:val="en-US"/>
          </w:rPr>
          <w:delText xml:space="preserve">Monetary </w:delText>
        </w:r>
      </w:del>
      <w:ins w:id="1767" w:author="Meggan Harris" w:date="2025-08-29T10:40:00Z" w16du:dateUtc="2025-08-29T08:40:00Z">
        <w:r w:rsidR="003C2DAF">
          <w:rPr>
            <w:lang w:val="en-US"/>
          </w:rPr>
          <w:t>m</w:t>
        </w:r>
        <w:r w:rsidR="003C2DAF" w:rsidRPr="00754AA6">
          <w:rPr>
            <w:lang w:val="en-US"/>
          </w:rPr>
          <w:t xml:space="preserve">onetary </w:t>
        </w:r>
      </w:ins>
      <w:del w:id="1768" w:author="Meggan Harris" w:date="2025-08-29T10:40:00Z" w16du:dateUtc="2025-08-29T08:40:00Z">
        <w:r w:rsidRPr="00754AA6" w:rsidDel="003C2DAF">
          <w:rPr>
            <w:lang w:val="en-US"/>
          </w:rPr>
          <w:delText xml:space="preserve">Benefit </w:delText>
        </w:r>
      </w:del>
      <w:ins w:id="1769" w:author="Meggan Harris" w:date="2025-08-29T10:40:00Z" w16du:dateUtc="2025-08-29T08:40:00Z">
        <w:r w:rsidR="003C2DAF">
          <w:rPr>
            <w:lang w:val="en-US"/>
          </w:rPr>
          <w:t>b</w:t>
        </w:r>
        <w:r w:rsidR="003C2DAF" w:rsidRPr="00754AA6">
          <w:rPr>
            <w:lang w:val="en-US"/>
          </w:rPr>
          <w:t xml:space="preserve">enefit </w:t>
        </w:r>
      </w:ins>
      <w:r w:rsidRPr="00754AA6">
        <w:rPr>
          <w:lang w:val="en-US"/>
        </w:rPr>
        <w:t xml:space="preserve">(NMB) over the number of probabilistic sensitivity analysis simulations. The red dashed line indicates </w:t>
      </w:r>
      <w:r w:rsidRPr="00754AA6">
        <w:rPr>
          <w:lang w:val="en-US"/>
        </w:rPr>
        <w:lastRenderedPageBreak/>
        <w:t xml:space="preserve">the overall </w:t>
      </w:r>
      <w:proofErr w:type="gramStart"/>
      <w:r w:rsidRPr="00754AA6">
        <w:rPr>
          <w:lang w:val="en-US"/>
        </w:rPr>
        <w:t>mean</w:t>
      </w:r>
      <w:proofErr w:type="gramEnd"/>
      <w:r w:rsidRPr="00754AA6">
        <w:rPr>
          <w:lang w:val="en-US"/>
        </w:rPr>
        <w:t xml:space="preserve"> incremental NMB. The plot suggests that the estimate </w:t>
      </w:r>
      <w:del w:id="1770" w:author="Meggan Harris" w:date="2025-08-29T10:40:00Z" w16du:dateUtc="2025-08-29T08:40:00Z">
        <w:r w:rsidRPr="00754AA6" w:rsidDel="003C2DAF">
          <w:rPr>
            <w:lang w:val="en-US"/>
          </w:rPr>
          <w:delText xml:space="preserve">stabilizes </w:delText>
        </w:r>
      </w:del>
      <w:ins w:id="1771" w:author="Meggan Harris" w:date="2025-08-29T10:40:00Z" w16du:dateUtc="2025-08-29T08:40:00Z">
        <w:r w:rsidR="003C2DAF" w:rsidRPr="00754AA6">
          <w:rPr>
            <w:lang w:val="en-US"/>
          </w:rPr>
          <w:t>stabili</w:t>
        </w:r>
        <w:r w:rsidR="003C2DAF">
          <w:rPr>
            <w:lang w:val="en-US"/>
          </w:rPr>
          <w:t>s</w:t>
        </w:r>
        <w:r w:rsidR="003C2DAF" w:rsidRPr="00754AA6">
          <w:rPr>
            <w:lang w:val="en-US"/>
          </w:rPr>
          <w:t xml:space="preserve">es </w:t>
        </w:r>
      </w:ins>
      <w:r w:rsidRPr="00754AA6">
        <w:rPr>
          <w:lang w:val="en-US"/>
        </w:rPr>
        <w:t>after approximately 700–800 simulations, supporting the adequacy of the chosen sample size for decision-making.</w:t>
      </w:r>
    </w:p>
    <w:p w14:paraId="2E9416F5" w14:textId="77777777" w:rsidR="00461244" w:rsidRDefault="00461244" w:rsidP="00461244">
      <w:pPr>
        <w:rPr>
          <w:lang w:val="en-US"/>
        </w:rPr>
      </w:pPr>
    </w:p>
    <w:p w14:paraId="11DAF60D" w14:textId="07AAECCF" w:rsidR="00461244" w:rsidRDefault="00461244" w:rsidP="00461244">
      <w:pPr>
        <w:pStyle w:val="Heading1"/>
        <w:rPr>
          <w:lang w:val="en-US"/>
        </w:rPr>
      </w:pPr>
      <w:bookmarkStart w:id="1772" w:name="_Toc207358186"/>
      <w:r>
        <w:rPr>
          <w:lang w:val="en-US"/>
        </w:rPr>
        <w:t>Calculation of expected value of perfect information</w:t>
      </w:r>
      <w:bookmarkEnd w:id="1772"/>
    </w:p>
    <w:p w14:paraId="635255BF" w14:textId="2994FA72" w:rsidR="00404D64" w:rsidRDefault="005705AC" w:rsidP="00461244">
      <w:pPr>
        <w:rPr>
          <w:lang w:val="en-US"/>
        </w:rPr>
      </w:pPr>
      <w:r>
        <w:rPr>
          <w:lang w:val="en-US"/>
        </w:rPr>
        <w:t>This calculation is undertaken</w:t>
      </w:r>
      <w:del w:id="1773" w:author="Meggan Harris" w:date="2025-08-29T10:40:00Z" w16du:dateUtc="2025-08-29T08:40:00Z">
        <w:r w:rsidDel="003C2DAF">
          <w:rPr>
            <w:lang w:val="en-US"/>
          </w:rPr>
          <w:delText xml:space="preserve"> taking</w:delText>
        </w:r>
      </w:del>
      <w:r>
        <w:rPr>
          <w:lang w:val="en-US"/>
        </w:rPr>
        <w:t xml:space="preserve"> using the results of the probabilistic sensitivity analysis. </w:t>
      </w:r>
    </w:p>
    <w:p w14:paraId="3CD58DFC" w14:textId="0C9DAB94" w:rsidR="00404D64" w:rsidRDefault="00404D64" w:rsidP="00461244">
      <w:pPr>
        <w:rPr>
          <w:lang w:val="en-US"/>
        </w:rPr>
      </w:pPr>
      <w:r>
        <w:rPr>
          <w:lang w:val="en-US"/>
        </w:rPr>
        <w:t>First</w:t>
      </w:r>
      <w:ins w:id="1774" w:author="Meggan Harris" w:date="2025-08-29T10:40:00Z" w16du:dateUtc="2025-08-29T08:40:00Z">
        <w:r w:rsidR="003C2DAF">
          <w:rPr>
            <w:lang w:val="en-US"/>
          </w:rPr>
          <w:t>,</w:t>
        </w:r>
      </w:ins>
      <w:r>
        <w:rPr>
          <w:lang w:val="en-US"/>
        </w:rPr>
        <w:t xml:space="preserve"> we calculate </w:t>
      </w:r>
      <w:r w:rsidR="005705AC">
        <w:rPr>
          <w:lang w:val="en-US"/>
        </w:rPr>
        <w:t>the</w:t>
      </w:r>
      <w:ins w:id="1775" w:author="Meggan Harris" w:date="2025-08-29T10:41:00Z" w16du:dateUtc="2025-08-29T08:41:00Z">
        <w:r w:rsidR="003C2DAF">
          <w:rPr>
            <w:lang w:val="en-US"/>
          </w:rPr>
          <w:t xml:space="preserve"> NMB</w:t>
        </w:r>
      </w:ins>
      <w:r w:rsidR="005705AC">
        <w:rPr>
          <w:lang w:val="en-US"/>
        </w:rPr>
        <w:t xml:space="preserve"> </w:t>
      </w:r>
      <w:del w:id="1776" w:author="Meggan Harris" w:date="2025-08-29T10:41:00Z" w16du:dateUtc="2025-08-29T08:41:00Z">
        <w:r w:rsidR="005705AC" w:rsidDel="003C2DAF">
          <w:rPr>
            <w:lang w:val="en-US"/>
          </w:rPr>
          <w:delText xml:space="preserve">Net </w:delText>
        </w:r>
        <w:r w:rsidDel="003C2DAF">
          <w:rPr>
            <w:lang w:val="en-US"/>
          </w:rPr>
          <w:delText>M</w:delText>
        </w:r>
        <w:r w:rsidR="005705AC" w:rsidDel="003C2DAF">
          <w:rPr>
            <w:lang w:val="en-US"/>
          </w:rPr>
          <w:delText xml:space="preserve">onetary </w:delText>
        </w:r>
        <w:r w:rsidDel="003C2DAF">
          <w:rPr>
            <w:lang w:val="en-US"/>
          </w:rPr>
          <w:delText>B</w:delText>
        </w:r>
        <w:r w:rsidR="005705AC" w:rsidDel="003C2DAF">
          <w:rPr>
            <w:lang w:val="en-US"/>
          </w:rPr>
          <w:delText xml:space="preserve">enefit </w:delText>
        </w:r>
      </w:del>
      <w:r w:rsidR="005705AC">
        <w:rPr>
          <w:lang w:val="en-US"/>
        </w:rPr>
        <w:t>(</w:t>
      </w:r>
      <w:del w:id="1777" w:author="Meggan Harris" w:date="2025-08-29T10:41:00Z" w16du:dateUtc="2025-08-29T08:41:00Z">
        <w:r w:rsidR="005705AC" w:rsidRPr="005705AC" w:rsidDel="003C2DAF">
          <w:rPr>
            <w:lang w:val="en-US"/>
          </w:rPr>
          <w:delText>NMB =</w:delText>
        </w:r>
      </w:del>
      <w:r w:rsidR="005705AC" w:rsidRPr="005705AC">
        <w:rPr>
          <w:lang w:val="en-US"/>
        </w:rPr>
        <w:t>(</w:t>
      </w:r>
      <w:r w:rsidR="005705AC">
        <w:rPr>
          <w:rFonts w:ascii="Cambria Math" w:hAnsi="Cambria Math" w:cs="Cambria Math"/>
          <w:lang w:val="en-US"/>
        </w:rPr>
        <w:t>WTP</w:t>
      </w:r>
      <w:r w:rsidR="005705AC" w:rsidRPr="005705AC">
        <w:rPr>
          <w:lang w:val="en-US"/>
        </w:rPr>
        <w:t>×</w:t>
      </w:r>
      <w:proofErr w:type="gramStart"/>
      <w:r w:rsidR="005705AC">
        <w:rPr>
          <w:lang w:val="en-US"/>
        </w:rPr>
        <w:t>QALYs</w:t>
      </w:r>
      <w:r w:rsidR="005705AC" w:rsidRPr="005705AC">
        <w:rPr>
          <w:lang w:val="en-US"/>
        </w:rPr>
        <w:t>)−</w:t>
      </w:r>
      <w:proofErr w:type="gramEnd"/>
      <w:del w:id="1778" w:author="Meggan Harris" w:date="2025-08-29T11:08:00Z" w16du:dateUtc="2025-08-29T09:08:00Z">
        <w:r w:rsidR="005705AC" w:rsidRPr="005705AC" w:rsidDel="006F2EC6">
          <w:rPr>
            <w:lang w:val="en-US"/>
          </w:rPr>
          <w:delText>Cost</w:delText>
        </w:r>
      </w:del>
      <w:ins w:id="1779" w:author="Meggan Harris" w:date="2025-08-29T11:08:00Z" w16du:dateUtc="2025-08-29T09:08:00Z">
        <w:r w:rsidR="006F2EC6">
          <w:rPr>
            <w:lang w:val="en-US"/>
          </w:rPr>
          <w:t>c</w:t>
        </w:r>
        <w:r w:rsidR="006F2EC6" w:rsidRPr="005705AC">
          <w:rPr>
            <w:lang w:val="en-US"/>
          </w:rPr>
          <w:t>ost</w:t>
        </w:r>
      </w:ins>
      <w:del w:id="1780" w:author="Meggan Harris" w:date="2025-08-29T10:41:00Z" w16du:dateUtc="2025-08-29T08:41:00Z">
        <w:r w:rsidR="005705AC" w:rsidDel="004534A4">
          <w:rPr>
            <w:lang w:val="en-US"/>
          </w:rPr>
          <w:delText xml:space="preserve"> </w:delText>
        </w:r>
      </w:del>
      <w:r w:rsidR="005705AC">
        <w:rPr>
          <w:lang w:val="en-US"/>
        </w:rPr>
        <w:t>) for each iteration</w:t>
      </w:r>
      <w:r>
        <w:rPr>
          <w:lang w:val="en-US"/>
        </w:rPr>
        <w:t>.</w:t>
      </w:r>
      <w:r w:rsidR="005705AC">
        <w:rPr>
          <w:lang w:val="en-US"/>
        </w:rPr>
        <w:t xml:space="preserve"> </w:t>
      </w:r>
      <w:r>
        <w:rPr>
          <w:lang w:val="en-US"/>
        </w:rPr>
        <w:t>Then</w:t>
      </w:r>
      <w:ins w:id="1781" w:author="Meggan Harris" w:date="2025-08-29T10:41:00Z" w16du:dateUtc="2025-08-29T08:41:00Z">
        <w:r w:rsidR="004534A4">
          <w:rPr>
            <w:lang w:val="en-US"/>
          </w:rPr>
          <w:t>,</w:t>
        </w:r>
      </w:ins>
      <w:r>
        <w:rPr>
          <w:lang w:val="en-US"/>
        </w:rPr>
        <w:t xml:space="preserve"> we calculate the </w:t>
      </w:r>
      <w:proofErr w:type="gramStart"/>
      <w:r w:rsidR="005705AC">
        <w:rPr>
          <w:lang w:val="en-US"/>
        </w:rPr>
        <w:t>mean</w:t>
      </w:r>
      <w:proofErr w:type="gramEnd"/>
      <w:r w:rsidR="005705AC">
        <w:rPr>
          <w:lang w:val="en-US"/>
        </w:rPr>
        <w:t xml:space="preserve"> of the NMB for each strategy</w:t>
      </w:r>
      <w:r>
        <w:rPr>
          <w:lang w:val="en-US"/>
        </w:rPr>
        <w:t xml:space="preserve"> and </w:t>
      </w:r>
      <w:del w:id="1782" w:author="Meggan Harris" w:date="2025-08-29T11:08:00Z" w16du:dateUtc="2025-08-29T09:08:00Z">
        <w:r w:rsidDel="006F2EC6">
          <w:rPr>
            <w:lang w:val="en-US"/>
          </w:rPr>
          <w:delText xml:space="preserve">then we </w:delText>
        </w:r>
      </w:del>
      <w:r>
        <w:rPr>
          <w:lang w:val="en-US"/>
        </w:rPr>
        <w:t>choose the strategy with the highest expected value.</w:t>
      </w:r>
      <w:r w:rsidR="005705AC">
        <w:rPr>
          <w:lang w:val="en-US"/>
        </w:rPr>
        <w:t xml:space="preserve"> </w:t>
      </w:r>
      <w:r>
        <w:rPr>
          <w:lang w:val="en-US"/>
        </w:rPr>
        <w:t xml:space="preserve">This is the </w:t>
      </w:r>
      <w:del w:id="1783" w:author="Meggan Harris" w:date="2025-08-29T10:41:00Z" w16du:dateUtc="2025-08-29T08:41:00Z">
        <w:r w:rsidDel="004534A4">
          <w:rPr>
            <w:lang w:val="en-US"/>
          </w:rPr>
          <w:delText xml:space="preserve">Expected </w:delText>
        </w:r>
      </w:del>
      <w:ins w:id="1784" w:author="Meggan Harris" w:date="2025-08-29T10:41:00Z" w16du:dateUtc="2025-08-29T08:41:00Z">
        <w:r w:rsidR="004534A4">
          <w:rPr>
            <w:lang w:val="en-US"/>
          </w:rPr>
          <w:t>e</w:t>
        </w:r>
        <w:r w:rsidR="004534A4">
          <w:rPr>
            <w:lang w:val="en-US"/>
          </w:rPr>
          <w:t xml:space="preserve">xpected </w:t>
        </w:r>
      </w:ins>
      <w:del w:id="1785" w:author="Meggan Harris" w:date="2025-08-29T10:41:00Z" w16du:dateUtc="2025-08-29T08:41:00Z">
        <w:r w:rsidDel="004534A4">
          <w:rPr>
            <w:lang w:val="en-US"/>
          </w:rPr>
          <w:delText xml:space="preserve">Value </w:delText>
        </w:r>
      </w:del>
      <w:ins w:id="1786" w:author="Meggan Harris" w:date="2025-08-29T10:41:00Z" w16du:dateUtc="2025-08-29T08:41:00Z">
        <w:r w:rsidR="004534A4">
          <w:rPr>
            <w:lang w:val="en-US"/>
          </w:rPr>
          <w:t>v</w:t>
        </w:r>
        <w:r w:rsidR="004534A4">
          <w:rPr>
            <w:lang w:val="en-US"/>
          </w:rPr>
          <w:t xml:space="preserve">alue </w:t>
        </w:r>
      </w:ins>
      <w:r>
        <w:rPr>
          <w:lang w:val="en-US"/>
        </w:rPr>
        <w:t xml:space="preserve">with </w:t>
      </w:r>
      <w:del w:id="1787" w:author="Meggan Harris" w:date="2025-08-29T10:41:00Z" w16du:dateUtc="2025-08-29T08:41:00Z">
        <w:r w:rsidDel="004534A4">
          <w:rPr>
            <w:lang w:val="en-US"/>
          </w:rPr>
          <w:delText xml:space="preserve">Current </w:delText>
        </w:r>
      </w:del>
      <w:ins w:id="1788" w:author="Meggan Harris" w:date="2025-08-29T10:41:00Z" w16du:dateUtc="2025-08-29T08:41:00Z">
        <w:r w:rsidR="004534A4">
          <w:rPr>
            <w:lang w:val="en-US"/>
          </w:rPr>
          <w:t>c</w:t>
        </w:r>
        <w:r w:rsidR="004534A4">
          <w:rPr>
            <w:lang w:val="en-US"/>
          </w:rPr>
          <w:t xml:space="preserve">urrent </w:t>
        </w:r>
      </w:ins>
      <w:del w:id="1789" w:author="Meggan Harris" w:date="2025-08-29T10:41:00Z" w16du:dateUtc="2025-08-29T08:41:00Z">
        <w:r w:rsidDel="004534A4">
          <w:rPr>
            <w:lang w:val="en-US"/>
          </w:rPr>
          <w:delText xml:space="preserve">Information </w:delText>
        </w:r>
      </w:del>
      <w:ins w:id="1790" w:author="Meggan Harris" w:date="2025-08-29T10:41:00Z" w16du:dateUtc="2025-08-29T08:41:00Z">
        <w:r w:rsidR="004534A4">
          <w:rPr>
            <w:lang w:val="en-US"/>
          </w:rPr>
          <w:t>i</w:t>
        </w:r>
        <w:r w:rsidR="004534A4">
          <w:rPr>
            <w:lang w:val="en-US"/>
          </w:rPr>
          <w:t xml:space="preserve">nformation </w:t>
        </w:r>
      </w:ins>
      <w:r>
        <w:rPr>
          <w:lang w:val="en-US"/>
        </w:rPr>
        <w:t>(EVwCI).</w:t>
      </w:r>
    </w:p>
    <w:p w14:paraId="23E298CF" w14:textId="76C97098" w:rsidR="00404D64" w:rsidRDefault="00404D64" w:rsidP="00461244">
      <w:pPr>
        <w:rPr>
          <w:lang w:val="en-US"/>
        </w:rPr>
      </w:pPr>
      <w:del w:id="1791" w:author="Meggan Harris" w:date="2025-08-29T10:41:00Z" w16du:dateUtc="2025-08-29T08:41:00Z">
        <w:r w:rsidDel="00B77B08">
          <w:rPr>
            <w:lang w:val="en-US"/>
          </w:rPr>
          <w:delText>On the other hand</w:delText>
        </w:r>
      </w:del>
      <w:ins w:id="1792" w:author="Meggan Harris" w:date="2025-08-29T10:41:00Z" w16du:dateUtc="2025-08-29T08:41:00Z">
        <w:r w:rsidR="00B77B08">
          <w:rPr>
            <w:lang w:val="en-US"/>
          </w:rPr>
          <w:t>In addition,</w:t>
        </w:r>
      </w:ins>
      <w:r>
        <w:rPr>
          <w:lang w:val="en-US"/>
        </w:rPr>
        <w:t xml:space="preserve"> we calculate the </w:t>
      </w:r>
      <w:del w:id="1793" w:author="Meggan Harris" w:date="2025-08-29T10:42:00Z" w16du:dateUtc="2025-08-29T08:42:00Z">
        <w:r w:rsidDel="00B77B08">
          <w:rPr>
            <w:lang w:val="en-US"/>
          </w:rPr>
          <w:delText xml:space="preserve">Expected </w:delText>
        </w:r>
      </w:del>
      <w:ins w:id="1794" w:author="Meggan Harris" w:date="2025-08-29T10:42:00Z" w16du:dateUtc="2025-08-29T08:42:00Z">
        <w:r w:rsidR="00B77B08">
          <w:rPr>
            <w:lang w:val="en-US"/>
          </w:rPr>
          <w:t>e</w:t>
        </w:r>
        <w:r w:rsidR="00B77B08">
          <w:rPr>
            <w:lang w:val="en-US"/>
          </w:rPr>
          <w:t xml:space="preserve">xpected </w:t>
        </w:r>
      </w:ins>
      <w:del w:id="1795" w:author="Meggan Harris" w:date="2025-08-29T10:42:00Z" w16du:dateUtc="2025-08-29T08:42:00Z">
        <w:r w:rsidDel="00B77B08">
          <w:rPr>
            <w:lang w:val="en-US"/>
          </w:rPr>
          <w:delText xml:space="preserve">Value </w:delText>
        </w:r>
      </w:del>
      <w:ins w:id="1796" w:author="Meggan Harris" w:date="2025-08-29T10:42:00Z" w16du:dateUtc="2025-08-29T08:42:00Z">
        <w:r w:rsidR="00B77B08">
          <w:rPr>
            <w:lang w:val="en-US"/>
          </w:rPr>
          <w:t>v</w:t>
        </w:r>
        <w:r w:rsidR="00B77B08">
          <w:rPr>
            <w:lang w:val="en-US"/>
          </w:rPr>
          <w:t xml:space="preserve">alue </w:t>
        </w:r>
      </w:ins>
      <w:r>
        <w:rPr>
          <w:lang w:val="en-US"/>
        </w:rPr>
        <w:t xml:space="preserve">with </w:t>
      </w:r>
      <w:del w:id="1797" w:author="Meggan Harris" w:date="2025-08-29T10:42:00Z" w16du:dateUtc="2025-08-29T08:42:00Z">
        <w:r w:rsidDel="00B77B08">
          <w:rPr>
            <w:lang w:val="en-US"/>
          </w:rPr>
          <w:delText xml:space="preserve">Perfect </w:delText>
        </w:r>
      </w:del>
      <w:ins w:id="1798" w:author="Meggan Harris" w:date="2025-08-29T10:42:00Z" w16du:dateUtc="2025-08-29T08:42:00Z">
        <w:r w:rsidR="00B77B08">
          <w:rPr>
            <w:lang w:val="en-US"/>
          </w:rPr>
          <w:t>p</w:t>
        </w:r>
        <w:r w:rsidR="00B77B08">
          <w:rPr>
            <w:lang w:val="en-US"/>
          </w:rPr>
          <w:t xml:space="preserve">erfect </w:t>
        </w:r>
      </w:ins>
      <w:del w:id="1799" w:author="Meggan Harris" w:date="2025-08-29T10:42:00Z" w16du:dateUtc="2025-08-29T08:42:00Z">
        <w:r w:rsidDel="00B77B08">
          <w:rPr>
            <w:lang w:val="en-US"/>
          </w:rPr>
          <w:delText xml:space="preserve">Information </w:delText>
        </w:r>
      </w:del>
      <w:ins w:id="1800" w:author="Meggan Harris" w:date="2025-08-29T10:42:00Z" w16du:dateUtc="2025-08-29T08:42:00Z">
        <w:r w:rsidR="00B77B08">
          <w:rPr>
            <w:lang w:val="en-US"/>
          </w:rPr>
          <w:t>i</w:t>
        </w:r>
        <w:r w:rsidR="00B77B08">
          <w:rPr>
            <w:lang w:val="en-US"/>
          </w:rPr>
          <w:t xml:space="preserve">nformation </w:t>
        </w:r>
      </w:ins>
      <w:r>
        <w:rPr>
          <w:lang w:val="en-US"/>
        </w:rPr>
        <w:t xml:space="preserve">(EVwPI), which is obtained </w:t>
      </w:r>
      <w:del w:id="1801" w:author="Meggan Harris" w:date="2025-08-29T10:42:00Z" w16du:dateUtc="2025-08-29T08:42:00Z">
        <w:r w:rsidDel="00B77B08">
          <w:rPr>
            <w:lang w:val="en-US"/>
          </w:rPr>
          <w:delText xml:space="preserve">taking </w:delText>
        </w:r>
      </w:del>
      <w:ins w:id="1802" w:author="Meggan Harris" w:date="2025-08-29T10:42:00Z" w16du:dateUtc="2025-08-29T08:42:00Z">
        <w:r w:rsidR="00B77B08">
          <w:rPr>
            <w:lang w:val="en-US"/>
          </w:rPr>
          <w:t>by using</w:t>
        </w:r>
        <w:r w:rsidR="00B77B08">
          <w:rPr>
            <w:lang w:val="en-US"/>
          </w:rPr>
          <w:t xml:space="preserve"> </w:t>
        </w:r>
      </w:ins>
      <w:r>
        <w:rPr>
          <w:lang w:val="en-US"/>
        </w:rPr>
        <w:t>the mean</w:t>
      </w:r>
      <w:ins w:id="1803" w:author="Meggan Harris" w:date="2025-08-29T10:42:00Z" w16du:dateUtc="2025-08-29T08:42:00Z">
        <w:r w:rsidR="00B77B08">
          <w:rPr>
            <w:lang w:val="en-US"/>
          </w:rPr>
          <w:t xml:space="preserve"> value</w:t>
        </w:r>
      </w:ins>
      <w:r>
        <w:rPr>
          <w:lang w:val="en-US"/>
        </w:rPr>
        <w:t xml:space="preserve"> of the strategy with highest NMB for each iteration. </w:t>
      </w:r>
    </w:p>
    <w:p w14:paraId="5C92BFC8" w14:textId="5B88A81D" w:rsidR="00461244" w:rsidRDefault="00404D64" w:rsidP="00461244">
      <w:pPr>
        <w:rPr>
          <w:lang w:val="en-US"/>
        </w:rPr>
      </w:pPr>
      <w:r>
        <w:rPr>
          <w:lang w:val="en-US"/>
        </w:rPr>
        <w:t>The difference between the two</w:t>
      </w:r>
      <w:del w:id="1804" w:author="Meggan Harris" w:date="2025-08-29T10:42:00Z" w16du:dateUtc="2025-08-29T08:42:00Z">
        <w:r w:rsidDel="00B77B08">
          <w:rPr>
            <w:lang w:val="en-US"/>
          </w:rPr>
          <w:delText>,</w:delText>
        </w:r>
      </w:del>
      <w:r>
        <w:rPr>
          <w:lang w:val="en-US"/>
        </w:rPr>
        <w:t xml:space="preserve"> would be the value of perfect information</w:t>
      </w:r>
      <w:ins w:id="1805" w:author="Meggan Harris" w:date="2025-08-29T10:42:00Z" w16du:dateUtc="2025-08-29T08:42:00Z">
        <w:r w:rsidR="00B77B08">
          <w:rPr>
            <w:lang w:val="en-US"/>
          </w:rPr>
          <w:t>,</w:t>
        </w:r>
      </w:ins>
      <w:r>
        <w:rPr>
          <w:lang w:val="en-US"/>
        </w:rPr>
        <w:t xml:space="preserve"> and it represents the maximum </w:t>
      </w:r>
      <w:r w:rsidR="00E564AF">
        <w:rPr>
          <w:lang w:val="en-US"/>
        </w:rPr>
        <w:t>the health</w:t>
      </w:r>
      <w:del w:id="1806" w:author="Meggan Harris" w:date="2025-08-29T11:08:00Z" w16du:dateUtc="2025-08-29T09:08:00Z">
        <w:r w:rsidR="00E564AF" w:rsidDel="00B46AAE">
          <w:rPr>
            <w:lang w:val="en-US"/>
          </w:rPr>
          <w:delText xml:space="preserve"> </w:delText>
        </w:r>
      </w:del>
      <w:r w:rsidR="00E564AF">
        <w:rPr>
          <w:lang w:val="en-US"/>
        </w:rPr>
        <w:t>care system should be willing to pay for additional information to make a better decision.</w:t>
      </w:r>
      <w:r w:rsidR="005705AC">
        <w:rPr>
          <w:lang w:val="en-US"/>
        </w:rPr>
        <w:t xml:space="preserve"> </w:t>
      </w:r>
    </w:p>
    <w:p w14:paraId="5676679D" w14:textId="4D534963" w:rsidR="00E564AF" w:rsidRDefault="00E564AF" w:rsidP="00461244">
      <w:pPr>
        <w:rPr>
          <w:lang w:val="en-US"/>
        </w:rPr>
      </w:pPr>
    </w:p>
    <w:p w14:paraId="3C5ABF0A" w14:textId="77777777" w:rsidR="00E564AF" w:rsidRDefault="00E564AF" w:rsidP="00461244">
      <w:pPr>
        <w:rPr>
          <w:lang w:val="en-US"/>
        </w:rPr>
      </w:pPr>
    </w:p>
    <w:p w14:paraId="74B43548" w14:textId="29ECE6AF" w:rsidR="00367FC2" w:rsidRDefault="00367FC2">
      <w:pPr>
        <w:rPr>
          <w:lang w:val="en-US"/>
        </w:rPr>
      </w:pPr>
      <w:r>
        <w:rPr>
          <w:lang w:val="en-US"/>
        </w:rPr>
        <w:br w:type="page"/>
      </w:r>
    </w:p>
    <w:p w14:paraId="078197F7" w14:textId="1642A920" w:rsidR="00991895" w:rsidRDefault="00991895" w:rsidP="00991895">
      <w:pPr>
        <w:pStyle w:val="Heading1"/>
        <w:rPr>
          <w:lang w:val="en-US"/>
        </w:rPr>
      </w:pPr>
      <w:bookmarkStart w:id="1807" w:name="_Toc207358187"/>
      <w:r>
        <w:rPr>
          <w:lang w:val="en-US"/>
        </w:rPr>
        <w:lastRenderedPageBreak/>
        <w:t>References</w:t>
      </w:r>
      <w:bookmarkEnd w:id="1807"/>
    </w:p>
    <w:p w14:paraId="075C41FD" w14:textId="77777777" w:rsidR="00CD48F6" w:rsidRDefault="00CD48F6" w:rsidP="00920714">
      <w:pPr>
        <w:pStyle w:val="ListParagraph"/>
        <w:rPr>
          <w:lang w:val="en-US"/>
        </w:rPr>
      </w:pPr>
    </w:p>
    <w:p w14:paraId="62760116" w14:textId="77777777" w:rsidR="00984120" w:rsidRPr="00984120" w:rsidRDefault="00CD48F6" w:rsidP="00984120">
      <w:pPr>
        <w:pStyle w:val="Bibliography"/>
        <w:rPr>
          <w:lang w:val="en-GB"/>
        </w:rPr>
      </w:pPr>
      <w:r>
        <w:rPr>
          <w:lang w:val="en-US"/>
        </w:rPr>
        <w:fldChar w:fldCharType="begin"/>
      </w:r>
      <w:r>
        <w:rPr>
          <w:lang w:val="en-US"/>
        </w:rPr>
        <w:instrText xml:space="preserve"> ADDIN ZOTERO_BIBL {"uncited":[],"omitted":[],"custom":[]} CSL_BIBLIOGRAPHY </w:instrText>
      </w:r>
      <w:r>
        <w:rPr>
          <w:lang w:val="en-US"/>
        </w:rPr>
        <w:fldChar w:fldCharType="separate"/>
      </w:r>
      <w:r w:rsidR="00984120" w:rsidRPr="00984120">
        <w:rPr>
          <w:lang w:val="en-GB"/>
        </w:rPr>
        <w:t>1</w:t>
      </w:r>
      <w:r w:rsidR="00984120" w:rsidRPr="00984120">
        <w:rPr>
          <w:lang w:val="en-GB"/>
        </w:rPr>
        <w:tab/>
        <w:t xml:space="preserve">Navarro M, Reguero L, Subirà C, Blázquez-Pérez A, Requena-Méndez A. Estimating chagas disease prevalence and number of underdiagnosed, and undertreated individuals in Spain. </w:t>
      </w:r>
      <w:r w:rsidR="00984120" w:rsidRPr="00984120">
        <w:rPr>
          <w:i/>
          <w:iCs/>
          <w:lang w:val="en-GB"/>
        </w:rPr>
        <w:t>Travel Med Infect Dis</w:t>
      </w:r>
      <w:r w:rsidR="00984120" w:rsidRPr="00984120">
        <w:rPr>
          <w:lang w:val="en-GB"/>
        </w:rPr>
        <w:t xml:space="preserve"> 2022; </w:t>
      </w:r>
      <w:r w:rsidR="00984120" w:rsidRPr="00984120">
        <w:rPr>
          <w:b/>
          <w:bCs/>
          <w:lang w:val="en-GB"/>
        </w:rPr>
        <w:t>47</w:t>
      </w:r>
      <w:r w:rsidR="00984120" w:rsidRPr="00984120">
        <w:rPr>
          <w:lang w:val="en-GB"/>
        </w:rPr>
        <w:t>: 102284.</w:t>
      </w:r>
    </w:p>
    <w:p w14:paraId="641487D9" w14:textId="77777777" w:rsidR="00984120" w:rsidRPr="00984120" w:rsidRDefault="00984120" w:rsidP="00984120">
      <w:pPr>
        <w:pStyle w:val="Bibliography"/>
      </w:pPr>
      <w:r w:rsidRPr="00984120">
        <w:rPr>
          <w:lang w:val="en-GB"/>
        </w:rPr>
        <w:t>2</w:t>
      </w:r>
      <w:r w:rsidRPr="00984120">
        <w:rPr>
          <w:lang w:val="en-GB"/>
        </w:rPr>
        <w:tab/>
        <w:t xml:space="preserve">Chadalawada S, Sillau S, Archuleta S, </w:t>
      </w:r>
      <w:r w:rsidRPr="00984120">
        <w:rPr>
          <w:i/>
          <w:iCs/>
          <w:lang w:val="en-GB"/>
        </w:rPr>
        <w:t>et al.</w:t>
      </w:r>
      <w:r w:rsidRPr="00984120">
        <w:rPr>
          <w:lang w:val="en-GB"/>
        </w:rPr>
        <w:t xml:space="preserve"> Risk of Chronic Cardiomyopathy Among Patients With the Acute Phase or Indeterminate Form of Chagas Disease: A Systematic Review and Meta-analysis. </w:t>
      </w:r>
      <w:r w:rsidRPr="00984120">
        <w:rPr>
          <w:i/>
          <w:iCs/>
        </w:rPr>
        <w:t>JAMA Netw Open</w:t>
      </w:r>
      <w:r w:rsidRPr="00984120">
        <w:t xml:space="preserve"> 2020; </w:t>
      </w:r>
      <w:r w:rsidRPr="00984120">
        <w:rPr>
          <w:b/>
          <w:bCs/>
        </w:rPr>
        <w:t>3</w:t>
      </w:r>
      <w:r w:rsidRPr="00984120">
        <w:t>: e2015072.</w:t>
      </w:r>
    </w:p>
    <w:p w14:paraId="02AC8E64" w14:textId="77777777" w:rsidR="00984120" w:rsidRPr="00984120" w:rsidRDefault="00984120" w:rsidP="00984120">
      <w:pPr>
        <w:pStyle w:val="Bibliography"/>
        <w:rPr>
          <w:lang w:val="en-GB"/>
        </w:rPr>
      </w:pPr>
      <w:r w:rsidRPr="00984120">
        <w:t>3</w:t>
      </w:r>
      <w:r w:rsidRPr="00984120">
        <w:tab/>
        <w:t xml:space="preserve">Chadalawada S, Rassi A, Samara O, </w:t>
      </w:r>
      <w:r w:rsidRPr="00984120">
        <w:rPr>
          <w:i/>
          <w:iCs/>
        </w:rPr>
        <w:t>et al.</w:t>
      </w:r>
      <w:r w:rsidRPr="00984120">
        <w:t xml:space="preserve"> </w:t>
      </w:r>
      <w:r w:rsidRPr="00984120">
        <w:rPr>
          <w:lang w:val="en-GB"/>
        </w:rPr>
        <w:t>Mortality risk in chronic Chagas cardiomyopathy: a systematic review and meta</w:t>
      </w:r>
      <w:r w:rsidRPr="00984120">
        <w:rPr>
          <w:rFonts w:ascii="Cambria Math" w:hAnsi="Cambria Math" w:cs="Cambria Math"/>
          <w:lang w:val="en-GB"/>
        </w:rPr>
        <w:t>‐</w:t>
      </w:r>
      <w:r w:rsidRPr="00984120">
        <w:rPr>
          <w:lang w:val="en-GB"/>
        </w:rPr>
        <w:t xml:space="preserve">analysis. </w:t>
      </w:r>
      <w:r w:rsidRPr="00984120">
        <w:rPr>
          <w:i/>
          <w:iCs/>
          <w:lang w:val="en-GB"/>
        </w:rPr>
        <w:t>ESC Heart Fail</w:t>
      </w:r>
      <w:r w:rsidRPr="00984120">
        <w:rPr>
          <w:lang w:val="en-GB"/>
        </w:rPr>
        <w:t xml:space="preserve"> 2021; </w:t>
      </w:r>
      <w:r w:rsidRPr="00984120">
        <w:rPr>
          <w:b/>
          <w:bCs/>
          <w:lang w:val="en-GB"/>
        </w:rPr>
        <w:t>8</w:t>
      </w:r>
      <w:r w:rsidRPr="00984120">
        <w:rPr>
          <w:lang w:val="en-GB"/>
        </w:rPr>
        <w:t>: 5466–81.</w:t>
      </w:r>
    </w:p>
    <w:p w14:paraId="30DF3DCA" w14:textId="77777777" w:rsidR="00984120" w:rsidRPr="00984120" w:rsidRDefault="00984120" w:rsidP="00984120">
      <w:pPr>
        <w:pStyle w:val="Bibliography"/>
      </w:pPr>
      <w:r w:rsidRPr="00984120">
        <w:rPr>
          <w:lang w:val="en-GB"/>
        </w:rPr>
        <w:t>4</w:t>
      </w:r>
      <w:r w:rsidRPr="00984120">
        <w:rPr>
          <w:lang w:val="en-GB"/>
        </w:rPr>
        <w:tab/>
        <w:t xml:space="preserve">Cucunubá ZM, Okuwoga O, Basáñez M-G, Nouvellet P. Increased mortality attributed to Chagas disease: a systematic review and meta-analysis. </w:t>
      </w:r>
      <w:r w:rsidRPr="00984120">
        <w:rPr>
          <w:i/>
          <w:iCs/>
        </w:rPr>
        <w:t>Parasit Vectors</w:t>
      </w:r>
      <w:r w:rsidRPr="00984120">
        <w:t xml:space="preserve"> 2016; </w:t>
      </w:r>
      <w:r w:rsidRPr="00984120">
        <w:rPr>
          <w:b/>
          <w:bCs/>
        </w:rPr>
        <w:t>9</w:t>
      </w:r>
      <w:r w:rsidRPr="00984120">
        <w:t>: 42.</w:t>
      </w:r>
    </w:p>
    <w:p w14:paraId="7F522F58" w14:textId="77777777" w:rsidR="00984120" w:rsidRPr="00984120" w:rsidRDefault="00984120" w:rsidP="00984120">
      <w:pPr>
        <w:pStyle w:val="Bibliography"/>
        <w:rPr>
          <w:lang w:val="en-GB"/>
        </w:rPr>
      </w:pPr>
      <w:r w:rsidRPr="00984120">
        <w:t>5</w:t>
      </w:r>
      <w:r w:rsidRPr="00984120">
        <w:tab/>
        <w:t xml:space="preserve">Castro C, Macêdo V, Rezende JM, Prata A. Estudo radiológico longitudinal do esôfago, em área endêmica de doença de Chagas, em um período de 13 anos. </w:t>
      </w:r>
      <w:r w:rsidRPr="00984120">
        <w:rPr>
          <w:i/>
          <w:iCs/>
          <w:lang w:val="en-GB"/>
        </w:rPr>
        <w:t>Rev Soc Bras Med Trop</w:t>
      </w:r>
      <w:r w:rsidRPr="00984120">
        <w:rPr>
          <w:lang w:val="en-GB"/>
        </w:rPr>
        <w:t xml:space="preserve"> 1994; </w:t>
      </w:r>
      <w:r w:rsidRPr="00984120">
        <w:rPr>
          <w:b/>
          <w:bCs/>
          <w:lang w:val="en-GB"/>
        </w:rPr>
        <w:t>27</w:t>
      </w:r>
      <w:r w:rsidRPr="00984120">
        <w:rPr>
          <w:lang w:val="en-GB"/>
        </w:rPr>
        <w:t>: 227–33.</w:t>
      </w:r>
    </w:p>
    <w:p w14:paraId="0EEF4652" w14:textId="77777777" w:rsidR="00984120" w:rsidRPr="00984120" w:rsidRDefault="00984120" w:rsidP="00984120">
      <w:pPr>
        <w:pStyle w:val="Bibliography"/>
      </w:pPr>
      <w:r w:rsidRPr="00984120">
        <w:rPr>
          <w:lang w:val="en-GB"/>
        </w:rPr>
        <w:t>6</w:t>
      </w:r>
      <w:r w:rsidRPr="00984120">
        <w:rPr>
          <w:lang w:val="en-GB"/>
        </w:rPr>
        <w:tab/>
        <w:t xml:space="preserve">Crespillo-Andújar C, Comeche B, Hamer DH, </w:t>
      </w:r>
      <w:r w:rsidRPr="00984120">
        <w:rPr>
          <w:i/>
          <w:iCs/>
          <w:lang w:val="en-GB"/>
        </w:rPr>
        <w:t>et al.</w:t>
      </w:r>
      <w:r w:rsidRPr="00984120">
        <w:rPr>
          <w:lang w:val="en-GB"/>
        </w:rPr>
        <w:t xml:space="preserve"> Use of benznidazole to treat chronic Chagas disease: An updated systematic review with a meta-analysis. </w:t>
      </w:r>
      <w:r w:rsidRPr="00984120">
        <w:rPr>
          <w:i/>
          <w:iCs/>
        </w:rPr>
        <w:t>PLoS Negl Trop Dis</w:t>
      </w:r>
      <w:r w:rsidRPr="00984120">
        <w:t xml:space="preserve"> 2022; </w:t>
      </w:r>
      <w:r w:rsidRPr="00984120">
        <w:rPr>
          <w:b/>
          <w:bCs/>
        </w:rPr>
        <w:t>16</w:t>
      </w:r>
      <w:r w:rsidRPr="00984120">
        <w:t>: e0010386.</w:t>
      </w:r>
    </w:p>
    <w:p w14:paraId="0C697B4E" w14:textId="77777777" w:rsidR="00984120" w:rsidRPr="00984120" w:rsidRDefault="00984120" w:rsidP="00984120">
      <w:pPr>
        <w:pStyle w:val="Bibliography"/>
      </w:pPr>
      <w:r w:rsidRPr="00984120">
        <w:t>7</w:t>
      </w:r>
      <w:r w:rsidRPr="00984120">
        <w:tab/>
        <w:t xml:space="preserve">Crespillo-Andújar C, Venanzi-Rullo E, Lopez-Velez R, </w:t>
      </w:r>
      <w:r w:rsidRPr="00984120">
        <w:rPr>
          <w:i/>
          <w:iCs/>
        </w:rPr>
        <w:t>et al.</w:t>
      </w:r>
      <w:r w:rsidRPr="00984120">
        <w:t xml:space="preserve"> </w:t>
      </w:r>
      <w:r w:rsidRPr="00984120">
        <w:rPr>
          <w:lang w:val="en-GB"/>
        </w:rPr>
        <w:t xml:space="preserve">Safety Profile of Benznidazole in the Treatment of Chronic Chagas Disease: Experience of a Referral Centre and Systematic Literature Review with Meta-Analysis. </w:t>
      </w:r>
      <w:r w:rsidRPr="00984120">
        <w:rPr>
          <w:i/>
          <w:iCs/>
        </w:rPr>
        <w:t>Drug Saf</w:t>
      </w:r>
      <w:r w:rsidRPr="00984120">
        <w:t xml:space="preserve"> 2018; </w:t>
      </w:r>
      <w:r w:rsidRPr="00984120">
        <w:rPr>
          <w:b/>
          <w:bCs/>
        </w:rPr>
        <w:t>41</w:t>
      </w:r>
      <w:r w:rsidRPr="00984120">
        <w:t>: 1035–48.</w:t>
      </w:r>
    </w:p>
    <w:p w14:paraId="45AC05B3" w14:textId="77777777" w:rsidR="00984120" w:rsidRPr="00984120" w:rsidRDefault="00984120" w:rsidP="00984120">
      <w:pPr>
        <w:pStyle w:val="Bibliography"/>
      </w:pPr>
      <w:r w:rsidRPr="00984120">
        <w:t>8</w:t>
      </w:r>
      <w:r w:rsidRPr="00984120">
        <w:tab/>
        <w:t xml:space="preserve">Nunes Da Costa EAP, Victória C, Fortaleza CMCB. </w:t>
      </w:r>
      <w:r w:rsidRPr="00984120">
        <w:rPr>
          <w:lang w:val="en-GB"/>
        </w:rPr>
        <w:t xml:space="preserve">Predictors of development of cardiac and digestive disorders among patients with indeterminate chronic Chagas Disease. </w:t>
      </w:r>
      <w:r w:rsidRPr="00984120">
        <w:rPr>
          <w:i/>
          <w:iCs/>
        </w:rPr>
        <w:t>PLoS Negl Trop Dis</w:t>
      </w:r>
      <w:r w:rsidRPr="00984120">
        <w:t xml:space="preserve"> 2021; </w:t>
      </w:r>
      <w:r w:rsidRPr="00984120">
        <w:rPr>
          <w:b/>
          <w:bCs/>
        </w:rPr>
        <w:t>15</w:t>
      </w:r>
      <w:r w:rsidRPr="00984120">
        <w:t>: e0009680.</w:t>
      </w:r>
    </w:p>
    <w:p w14:paraId="73637DDD" w14:textId="77777777" w:rsidR="00984120" w:rsidRPr="00984120" w:rsidRDefault="00984120" w:rsidP="00984120">
      <w:pPr>
        <w:pStyle w:val="Bibliography"/>
        <w:rPr>
          <w:lang w:val="en-GB"/>
        </w:rPr>
      </w:pPr>
      <w:r w:rsidRPr="00984120">
        <w:t>9</w:t>
      </w:r>
      <w:r w:rsidRPr="00984120">
        <w:tab/>
        <w:t xml:space="preserve">Ramos-Rincon J-M, Llenas-García J, Pinargote-Celorio H, </w:t>
      </w:r>
      <w:r w:rsidRPr="00984120">
        <w:rPr>
          <w:i/>
          <w:iCs/>
        </w:rPr>
        <w:t>et al.</w:t>
      </w:r>
      <w:r w:rsidRPr="00984120">
        <w:t xml:space="preserve"> </w:t>
      </w:r>
      <w:r w:rsidRPr="00984120">
        <w:rPr>
          <w:lang w:val="en-GB"/>
        </w:rPr>
        <w:t xml:space="preserve">Chagas Disease-Related Mortality in Spain, 1997 to 2018. </w:t>
      </w:r>
      <w:r w:rsidRPr="00984120">
        <w:rPr>
          <w:i/>
          <w:iCs/>
          <w:lang w:val="en-GB"/>
        </w:rPr>
        <w:t>Microorganisms</w:t>
      </w:r>
      <w:r w:rsidRPr="00984120">
        <w:rPr>
          <w:lang w:val="en-GB"/>
        </w:rPr>
        <w:t xml:space="preserve"> 2021; </w:t>
      </w:r>
      <w:r w:rsidRPr="00984120">
        <w:rPr>
          <w:b/>
          <w:bCs/>
          <w:lang w:val="en-GB"/>
        </w:rPr>
        <w:t>9</w:t>
      </w:r>
      <w:r w:rsidRPr="00984120">
        <w:rPr>
          <w:lang w:val="en-GB"/>
        </w:rPr>
        <w:t>: 1991.</w:t>
      </w:r>
    </w:p>
    <w:p w14:paraId="4AE07F52" w14:textId="77777777" w:rsidR="00984120" w:rsidRPr="00984120" w:rsidRDefault="00984120" w:rsidP="00984120">
      <w:pPr>
        <w:pStyle w:val="Bibliography"/>
        <w:rPr>
          <w:lang w:val="en-GB"/>
        </w:rPr>
      </w:pPr>
      <w:r w:rsidRPr="00984120">
        <w:rPr>
          <w:lang w:val="en-GB"/>
        </w:rPr>
        <w:t>10</w:t>
      </w:r>
      <w:r w:rsidRPr="00984120">
        <w:rPr>
          <w:lang w:val="en-GB"/>
        </w:rPr>
        <w:tab/>
        <w:t xml:space="preserve">Requena-Mendez A, Bussion S, Aldasoro E, </w:t>
      </w:r>
      <w:r w:rsidRPr="00984120">
        <w:rPr>
          <w:i/>
          <w:iCs/>
          <w:lang w:val="en-GB"/>
        </w:rPr>
        <w:t>et al.</w:t>
      </w:r>
      <w:r w:rsidRPr="00984120">
        <w:rPr>
          <w:lang w:val="en-GB"/>
        </w:rPr>
        <w:t xml:space="preserve"> Cost-effectiveness of Chagas disease screening in Latin American migrants at primary health-care centres in Europe: a Markov model analysis. </w:t>
      </w:r>
      <w:r w:rsidRPr="00984120">
        <w:rPr>
          <w:i/>
          <w:iCs/>
          <w:lang w:val="en-GB"/>
        </w:rPr>
        <w:t>Lancet Glob Health</w:t>
      </w:r>
      <w:r w:rsidRPr="00984120">
        <w:rPr>
          <w:lang w:val="en-GB"/>
        </w:rPr>
        <w:t xml:space="preserve"> 2017; </w:t>
      </w:r>
      <w:r w:rsidRPr="00984120">
        <w:rPr>
          <w:b/>
          <w:bCs/>
          <w:lang w:val="en-GB"/>
        </w:rPr>
        <w:t>0</w:t>
      </w:r>
      <w:r w:rsidRPr="00984120">
        <w:rPr>
          <w:lang w:val="en-GB"/>
        </w:rPr>
        <w:t>: e439–47.</w:t>
      </w:r>
    </w:p>
    <w:p w14:paraId="21814655" w14:textId="77777777" w:rsidR="00984120" w:rsidRPr="00984120" w:rsidRDefault="00984120" w:rsidP="00984120">
      <w:pPr>
        <w:pStyle w:val="Bibliography"/>
      </w:pPr>
      <w:r w:rsidRPr="00984120">
        <w:rPr>
          <w:lang w:val="en-GB"/>
        </w:rPr>
        <w:t>11</w:t>
      </w:r>
      <w:r w:rsidRPr="00984120">
        <w:rPr>
          <w:lang w:val="en-GB"/>
        </w:rPr>
        <w:tab/>
        <w:t xml:space="preserve">Shabaruddin FH, Chen L-C, Elliott RA, Payne K. A Systematic Review of Utility Values for Chemotherapy-Related Adverse Events. </w:t>
      </w:r>
      <w:r w:rsidRPr="00984120">
        <w:rPr>
          <w:i/>
          <w:iCs/>
        </w:rPr>
        <w:t>PharmacoEconomics</w:t>
      </w:r>
      <w:r w:rsidRPr="00984120">
        <w:t xml:space="preserve"> 2013; </w:t>
      </w:r>
      <w:r w:rsidRPr="00984120">
        <w:rPr>
          <w:b/>
          <w:bCs/>
        </w:rPr>
        <w:t>31</w:t>
      </w:r>
      <w:r w:rsidRPr="00984120">
        <w:t>: 277–88.</w:t>
      </w:r>
    </w:p>
    <w:p w14:paraId="7773E0AD" w14:textId="77777777" w:rsidR="00984120" w:rsidRPr="00984120" w:rsidRDefault="00984120" w:rsidP="00984120">
      <w:pPr>
        <w:pStyle w:val="Bibliography"/>
      </w:pPr>
      <w:r w:rsidRPr="00984120">
        <w:t>12</w:t>
      </w:r>
      <w:r w:rsidRPr="00984120">
        <w:tab/>
        <w:t>Consejería de salud. 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 2024.</w:t>
      </w:r>
    </w:p>
    <w:p w14:paraId="337F36B9" w14:textId="77777777" w:rsidR="00984120" w:rsidRPr="00984120" w:rsidRDefault="00984120" w:rsidP="00984120">
      <w:pPr>
        <w:pStyle w:val="Bibliography"/>
      </w:pPr>
      <w:r w:rsidRPr="00984120">
        <w:t>13</w:t>
      </w:r>
      <w:r w:rsidRPr="00984120">
        <w:tab/>
        <w:t xml:space="preserve">Ministerio de Ciencia e innovación. Resolución de 14 de noviembre de 2023, del Instituto de Salud Carlos III, O.A., M.P., por la que se modifica el Anexo de la Resolución de 3 de abril de 2019, por la que se establecen los precios públicos correspondientes a la </w:t>
      </w:r>
      <w:r w:rsidRPr="00984120">
        <w:lastRenderedPageBreak/>
        <w:t xml:space="preserve">prestación de servicios y actividades del organismo. </w:t>
      </w:r>
      <w:r w:rsidRPr="00984120">
        <w:rPr>
          <w:i/>
          <w:iCs/>
        </w:rPr>
        <w:t>Bol Of Estado</w:t>
      </w:r>
      <w:r w:rsidRPr="00984120">
        <w:t xml:space="preserve"> 2023; published online Dec 5.</w:t>
      </w:r>
    </w:p>
    <w:p w14:paraId="70AB5903" w14:textId="0103F253" w:rsidR="00CC2E0D" w:rsidRPr="004F5656" w:rsidRDefault="00CD48F6" w:rsidP="00920714">
      <w:pPr>
        <w:pStyle w:val="ListParagraph"/>
        <w:rPr>
          <w:lang w:val="en-US"/>
        </w:rPr>
      </w:pPr>
      <w:r>
        <w:rPr>
          <w:lang w:val="en-US"/>
        </w:rPr>
        <w:fldChar w:fldCharType="end"/>
      </w:r>
    </w:p>
    <w:sectPr w:rsidR="00CC2E0D" w:rsidRPr="004F5656" w:rsidSect="00B5151E">
      <w:footerReference w:type="default" r:id="rId17"/>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0" w:author="Meggan Harris" w:date="2025-08-29T09:37:00Z" w:initials="MH">
    <w:p w14:paraId="503C9250" w14:textId="77777777" w:rsidR="00C52D0C" w:rsidRDefault="00C52D0C" w:rsidP="00C52D0C">
      <w:pPr>
        <w:pStyle w:val="CommentText"/>
      </w:pPr>
      <w:r>
        <w:rPr>
          <w:rStyle w:val="CommentReference"/>
        </w:rPr>
        <w:annotationRef/>
      </w:r>
      <w:r>
        <w:t>¿He entendido bien?</w:t>
      </w:r>
    </w:p>
  </w:comment>
  <w:comment w:id="108" w:author="Meggan Harris" w:date="2025-08-29T10:48:00Z" w:initials="MH">
    <w:p w14:paraId="7305C161" w14:textId="77777777" w:rsidR="00F86EE3" w:rsidRDefault="00C33780" w:rsidP="00F86EE3">
      <w:pPr>
        <w:pStyle w:val="CommentText"/>
      </w:pPr>
      <w:r>
        <w:rPr>
          <w:rStyle w:val="CommentReference"/>
        </w:rPr>
        <w:annotationRef/>
      </w:r>
      <w:r w:rsidR="00F86EE3">
        <w:t>Por favor define esta abreviatura. He pensado que era “cost-effectiveness analysis”, pero luego se repite “analysis”, entonces no lo sé</w:t>
      </w:r>
    </w:p>
  </w:comment>
  <w:comment w:id="136" w:author="Meggan Harris" w:date="2025-08-29T10:57:00Z" w:initials="MH">
    <w:p w14:paraId="10D78CA7" w14:textId="77777777" w:rsidR="00341D9B" w:rsidRDefault="00341D9B" w:rsidP="00341D9B">
      <w:pPr>
        <w:pStyle w:val="CommentText"/>
      </w:pPr>
      <w:r>
        <w:rPr>
          <w:rStyle w:val="CommentReference"/>
        </w:rPr>
        <w:annotationRef/>
      </w:r>
      <w:r>
        <w:t>Es mejor clarificar la medida cada vez. He puesto algunas donde faltaban (resaltadas en amarillo). Por favor confirma</w:t>
      </w:r>
    </w:p>
  </w:comment>
  <w:comment w:id="314" w:author="Meggan Harris" w:date="2025-08-29T09:50:00Z" w:initials="MH">
    <w:p w14:paraId="10F68746" w14:textId="77777777" w:rsidR="00725E7E" w:rsidRDefault="00725E7E" w:rsidP="00725E7E">
      <w:pPr>
        <w:pStyle w:val="CommentText"/>
      </w:pPr>
      <w:r>
        <w:rPr>
          <w:rStyle w:val="CommentReference"/>
        </w:rPr>
        <w:annotationRef/>
      </w:r>
      <w:r>
        <w:t>Considera convertir esta cifra a un porcentaje, que es más intuitivo entender: 1</w:t>
      </w:r>
      <w:r>
        <w:rPr>
          <w:lang w:val="en-US"/>
        </w:rPr>
        <w:t>·75%</w:t>
      </w:r>
    </w:p>
  </w:comment>
  <w:comment w:id="325" w:author="Meggan Harris" w:date="2025-08-29T09:50:00Z" w:initials="MH">
    <w:p w14:paraId="557DB26D" w14:textId="77777777" w:rsidR="00725E7E" w:rsidRDefault="00725E7E" w:rsidP="00725E7E">
      <w:pPr>
        <w:pStyle w:val="CommentText"/>
      </w:pPr>
      <w:r>
        <w:rPr>
          <w:rStyle w:val="CommentReference"/>
        </w:rPr>
        <w:annotationRef/>
      </w:r>
      <w:r>
        <w:t>1</w:t>
      </w:r>
      <w:r>
        <w:rPr>
          <w:lang w:val="en-US"/>
        </w:rPr>
        <w:t>·4%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3C9250" w15:done="0"/>
  <w15:commentEx w15:paraId="7305C161" w15:done="0"/>
  <w15:commentEx w15:paraId="10D78CA7" w15:done="0"/>
  <w15:commentEx w15:paraId="10F68746" w15:done="0"/>
  <w15:commentEx w15:paraId="557DB2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0C1F1B" w16cex:dateUtc="2025-08-29T07:37:00Z"/>
  <w16cex:commentExtensible w16cex:durableId="276939D9" w16cex:dateUtc="2025-08-29T08:48:00Z"/>
  <w16cex:commentExtensible w16cex:durableId="65A44DAA" w16cex:dateUtc="2025-08-29T08:57:00Z"/>
  <w16cex:commentExtensible w16cex:durableId="3B5C52BA" w16cex:dateUtc="2025-08-29T07:50:00Z"/>
  <w16cex:commentExtensible w16cex:durableId="6D849B87" w16cex:dateUtc="2025-08-29T07: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3C9250" w16cid:durableId="6E0C1F1B"/>
  <w16cid:commentId w16cid:paraId="7305C161" w16cid:durableId="276939D9"/>
  <w16cid:commentId w16cid:paraId="10D78CA7" w16cid:durableId="65A44DAA"/>
  <w16cid:commentId w16cid:paraId="10F68746" w16cid:durableId="3B5C52BA"/>
  <w16cid:commentId w16cid:paraId="557DB26D" w16cid:durableId="6D849B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BD422" w14:textId="77777777" w:rsidR="00BA1CC3" w:rsidRDefault="00BA1CC3" w:rsidP="00991895">
      <w:pPr>
        <w:spacing w:after="0" w:line="240" w:lineRule="auto"/>
      </w:pPr>
      <w:r>
        <w:separator/>
      </w:r>
    </w:p>
  </w:endnote>
  <w:endnote w:type="continuationSeparator" w:id="0">
    <w:p w14:paraId="298FE7FE" w14:textId="77777777" w:rsidR="00BA1CC3" w:rsidRDefault="00BA1CC3" w:rsidP="00991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737884"/>
      <w:docPartObj>
        <w:docPartGallery w:val="Page Numbers (Bottom of Page)"/>
        <w:docPartUnique/>
      </w:docPartObj>
    </w:sdtPr>
    <w:sdtContent>
      <w:sdt>
        <w:sdtPr>
          <w:id w:val="1728636285"/>
          <w:docPartObj>
            <w:docPartGallery w:val="Page Numbers (Top of Page)"/>
            <w:docPartUnique/>
          </w:docPartObj>
        </w:sdtPr>
        <w:sdtContent>
          <w:p w14:paraId="26FFC18B" w14:textId="4FC2442C" w:rsidR="009C1625" w:rsidRDefault="009C1625">
            <w:pPr>
              <w:pStyle w:val="Footer"/>
              <w:jc w:val="center"/>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out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54481014" w14:textId="77777777" w:rsidR="009C1625" w:rsidRDefault="009C1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CC0C6" w14:textId="77777777" w:rsidR="00BA1CC3" w:rsidRDefault="00BA1CC3" w:rsidP="00991895">
      <w:pPr>
        <w:spacing w:after="0" w:line="240" w:lineRule="auto"/>
      </w:pPr>
      <w:r>
        <w:separator/>
      </w:r>
    </w:p>
  </w:footnote>
  <w:footnote w:type="continuationSeparator" w:id="0">
    <w:p w14:paraId="7FA18314" w14:textId="77777777" w:rsidR="00BA1CC3" w:rsidRDefault="00BA1CC3" w:rsidP="009918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B43"/>
    <w:multiLevelType w:val="hybridMultilevel"/>
    <w:tmpl w:val="1F36AE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E403174"/>
    <w:multiLevelType w:val="hybridMultilevel"/>
    <w:tmpl w:val="EC10C268"/>
    <w:lvl w:ilvl="0" w:tplc="DD046C02">
      <w:start w:val="1"/>
      <w:numFmt w:val="bullet"/>
      <w:lvlText w:val="-"/>
      <w:lvlJc w:val="left"/>
      <w:pPr>
        <w:ind w:left="1080" w:hanging="360"/>
      </w:pPr>
      <w:rPr>
        <w:rFonts w:ascii="Aptos" w:eastAsiaTheme="minorHAnsi" w:hAnsi="Apto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1F8B4AFE"/>
    <w:multiLevelType w:val="multilevel"/>
    <w:tmpl w:val="9082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E45C4"/>
    <w:multiLevelType w:val="multilevel"/>
    <w:tmpl w:val="6216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32874"/>
    <w:multiLevelType w:val="multilevel"/>
    <w:tmpl w:val="5374F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D311C0"/>
    <w:multiLevelType w:val="multilevel"/>
    <w:tmpl w:val="3A72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393B66"/>
    <w:multiLevelType w:val="multilevel"/>
    <w:tmpl w:val="E404F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B27DC2"/>
    <w:multiLevelType w:val="multilevel"/>
    <w:tmpl w:val="8C1A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328746">
    <w:abstractNumId w:val="0"/>
  </w:num>
  <w:num w:numId="2" w16cid:durableId="980184737">
    <w:abstractNumId w:val="1"/>
  </w:num>
  <w:num w:numId="3" w16cid:durableId="183176833">
    <w:abstractNumId w:val="3"/>
  </w:num>
  <w:num w:numId="4" w16cid:durableId="22631890">
    <w:abstractNumId w:val="2"/>
  </w:num>
  <w:num w:numId="5" w16cid:durableId="1737318243">
    <w:abstractNumId w:val="4"/>
  </w:num>
  <w:num w:numId="6" w16cid:durableId="1328945062">
    <w:abstractNumId w:val="5"/>
  </w:num>
  <w:num w:numId="7" w16cid:durableId="1304772000">
    <w:abstractNumId w:val="6"/>
  </w:num>
  <w:num w:numId="8" w16cid:durableId="164766548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ggan Harris">
    <w15:presenceInfo w15:providerId="Windows Live" w15:userId="7aa6e961f36b8e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grammar="clean"/>
  <w:trackRevision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C48"/>
    <w:rsid w:val="000063A7"/>
    <w:rsid w:val="00010F98"/>
    <w:rsid w:val="000151F1"/>
    <w:rsid w:val="0002725E"/>
    <w:rsid w:val="0005755F"/>
    <w:rsid w:val="000616FD"/>
    <w:rsid w:val="00064176"/>
    <w:rsid w:val="00066E4A"/>
    <w:rsid w:val="00077CF1"/>
    <w:rsid w:val="00087B20"/>
    <w:rsid w:val="00094243"/>
    <w:rsid w:val="00097560"/>
    <w:rsid w:val="000D38E6"/>
    <w:rsid w:val="000F34FA"/>
    <w:rsid w:val="00133C7A"/>
    <w:rsid w:val="0015187E"/>
    <w:rsid w:val="001732F2"/>
    <w:rsid w:val="00183875"/>
    <w:rsid w:val="001A6A9C"/>
    <w:rsid w:val="001D2C21"/>
    <w:rsid w:val="001F31B0"/>
    <w:rsid w:val="001F3655"/>
    <w:rsid w:val="0020152E"/>
    <w:rsid w:val="00204344"/>
    <w:rsid w:val="00205A62"/>
    <w:rsid w:val="00242AB8"/>
    <w:rsid w:val="0025085E"/>
    <w:rsid w:val="002633A3"/>
    <w:rsid w:val="002677E0"/>
    <w:rsid w:val="0027680C"/>
    <w:rsid w:val="0028797A"/>
    <w:rsid w:val="002B1C7C"/>
    <w:rsid w:val="002B55C5"/>
    <w:rsid w:val="002C0BEF"/>
    <w:rsid w:val="002C26C3"/>
    <w:rsid w:val="002C3678"/>
    <w:rsid w:val="002C40F8"/>
    <w:rsid w:val="002D0594"/>
    <w:rsid w:val="002E3A0B"/>
    <w:rsid w:val="002F7291"/>
    <w:rsid w:val="00320AA7"/>
    <w:rsid w:val="00341D9B"/>
    <w:rsid w:val="00351680"/>
    <w:rsid w:val="00367FC2"/>
    <w:rsid w:val="003A1CF8"/>
    <w:rsid w:val="003C22B1"/>
    <w:rsid w:val="003C2DAF"/>
    <w:rsid w:val="003D3E7C"/>
    <w:rsid w:val="003F690A"/>
    <w:rsid w:val="00404D64"/>
    <w:rsid w:val="004104C6"/>
    <w:rsid w:val="0041562D"/>
    <w:rsid w:val="00426531"/>
    <w:rsid w:val="004438BA"/>
    <w:rsid w:val="00450D22"/>
    <w:rsid w:val="004534A4"/>
    <w:rsid w:val="0045393F"/>
    <w:rsid w:val="00461244"/>
    <w:rsid w:val="00472100"/>
    <w:rsid w:val="00472D1E"/>
    <w:rsid w:val="00482C95"/>
    <w:rsid w:val="004901D6"/>
    <w:rsid w:val="004A46F9"/>
    <w:rsid w:val="004C03D0"/>
    <w:rsid w:val="004C0CBE"/>
    <w:rsid w:val="004C30D6"/>
    <w:rsid w:val="004C623A"/>
    <w:rsid w:val="004C658C"/>
    <w:rsid w:val="004F3F89"/>
    <w:rsid w:val="004F5656"/>
    <w:rsid w:val="005001EC"/>
    <w:rsid w:val="00533396"/>
    <w:rsid w:val="00561CE5"/>
    <w:rsid w:val="005705AC"/>
    <w:rsid w:val="005A0EB5"/>
    <w:rsid w:val="00626EB5"/>
    <w:rsid w:val="006307E6"/>
    <w:rsid w:val="00632D86"/>
    <w:rsid w:val="00632F6B"/>
    <w:rsid w:val="00653C37"/>
    <w:rsid w:val="0066794F"/>
    <w:rsid w:val="006827AB"/>
    <w:rsid w:val="006D678A"/>
    <w:rsid w:val="006E5438"/>
    <w:rsid w:val="006F2869"/>
    <w:rsid w:val="006F2EC6"/>
    <w:rsid w:val="00713BC3"/>
    <w:rsid w:val="007215D0"/>
    <w:rsid w:val="00725E7E"/>
    <w:rsid w:val="0072604D"/>
    <w:rsid w:val="007466AA"/>
    <w:rsid w:val="00754AA6"/>
    <w:rsid w:val="00774054"/>
    <w:rsid w:val="00795F26"/>
    <w:rsid w:val="007D03A9"/>
    <w:rsid w:val="008003B5"/>
    <w:rsid w:val="00806C80"/>
    <w:rsid w:val="00826EFE"/>
    <w:rsid w:val="00842F9E"/>
    <w:rsid w:val="008560DC"/>
    <w:rsid w:val="00874A00"/>
    <w:rsid w:val="00883C48"/>
    <w:rsid w:val="008938F6"/>
    <w:rsid w:val="00897EF6"/>
    <w:rsid w:val="008A097C"/>
    <w:rsid w:val="008A367E"/>
    <w:rsid w:val="008B5595"/>
    <w:rsid w:val="008C1044"/>
    <w:rsid w:val="008D30D8"/>
    <w:rsid w:val="008E0350"/>
    <w:rsid w:val="00901F52"/>
    <w:rsid w:val="00920714"/>
    <w:rsid w:val="00950505"/>
    <w:rsid w:val="0095418D"/>
    <w:rsid w:val="00956216"/>
    <w:rsid w:val="0096191B"/>
    <w:rsid w:val="009766EE"/>
    <w:rsid w:val="00984120"/>
    <w:rsid w:val="00991895"/>
    <w:rsid w:val="009933BC"/>
    <w:rsid w:val="009B2518"/>
    <w:rsid w:val="009B46FA"/>
    <w:rsid w:val="009C1625"/>
    <w:rsid w:val="009E15F6"/>
    <w:rsid w:val="009E4B50"/>
    <w:rsid w:val="009E5277"/>
    <w:rsid w:val="009E68F2"/>
    <w:rsid w:val="009F738B"/>
    <w:rsid w:val="00A134B0"/>
    <w:rsid w:val="00A17F25"/>
    <w:rsid w:val="00A208C1"/>
    <w:rsid w:val="00A32E17"/>
    <w:rsid w:val="00A44AC0"/>
    <w:rsid w:val="00A45908"/>
    <w:rsid w:val="00A54C47"/>
    <w:rsid w:val="00A90505"/>
    <w:rsid w:val="00AC138D"/>
    <w:rsid w:val="00AC78BE"/>
    <w:rsid w:val="00AF066F"/>
    <w:rsid w:val="00AF458F"/>
    <w:rsid w:val="00AF7598"/>
    <w:rsid w:val="00B014BB"/>
    <w:rsid w:val="00B22380"/>
    <w:rsid w:val="00B37A43"/>
    <w:rsid w:val="00B46AAE"/>
    <w:rsid w:val="00B5151E"/>
    <w:rsid w:val="00B54585"/>
    <w:rsid w:val="00B57113"/>
    <w:rsid w:val="00B77B08"/>
    <w:rsid w:val="00B87517"/>
    <w:rsid w:val="00BA0E53"/>
    <w:rsid w:val="00BA1CC3"/>
    <w:rsid w:val="00BA254D"/>
    <w:rsid w:val="00BA7597"/>
    <w:rsid w:val="00BE06D2"/>
    <w:rsid w:val="00C050CD"/>
    <w:rsid w:val="00C236B5"/>
    <w:rsid w:val="00C33780"/>
    <w:rsid w:val="00C410B4"/>
    <w:rsid w:val="00C52D0C"/>
    <w:rsid w:val="00C71C0D"/>
    <w:rsid w:val="00C95EE8"/>
    <w:rsid w:val="00CB06BE"/>
    <w:rsid w:val="00CB431A"/>
    <w:rsid w:val="00CC2E0D"/>
    <w:rsid w:val="00CD48F6"/>
    <w:rsid w:val="00CE261E"/>
    <w:rsid w:val="00D30CCF"/>
    <w:rsid w:val="00D41ED2"/>
    <w:rsid w:val="00D705F7"/>
    <w:rsid w:val="00D72756"/>
    <w:rsid w:val="00D771DF"/>
    <w:rsid w:val="00D81909"/>
    <w:rsid w:val="00DA4A60"/>
    <w:rsid w:val="00DB7EEF"/>
    <w:rsid w:val="00DC4368"/>
    <w:rsid w:val="00DC4D5A"/>
    <w:rsid w:val="00E047B6"/>
    <w:rsid w:val="00E342F5"/>
    <w:rsid w:val="00E564AF"/>
    <w:rsid w:val="00E666C2"/>
    <w:rsid w:val="00E76215"/>
    <w:rsid w:val="00E8029E"/>
    <w:rsid w:val="00EA3296"/>
    <w:rsid w:val="00EE311B"/>
    <w:rsid w:val="00EF46C4"/>
    <w:rsid w:val="00F018D7"/>
    <w:rsid w:val="00F02523"/>
    <w:rsid w:val="00F05433"/>
    <w:rsid w:val="00F0567D"/>
    <w:rsid w:val="00F07F14"/>
    <w:rsid w:val="00F14235"/>
    <w:rsid w:val="00F54F70"/>
    <w:rsid w:val="00F774B4"/>
    <w:rsid w:val="00F86EE3"/>
    <w:rsid w:val="00F96182"/>
    <w:rsid w:val="00F96EE1"/>
    <w:rsid w:val="00FB67B5"/>
    <w:rsid w:val="00FC72A7"/>
    <w:rsid w:val="00FD2D2F"/>
    <w:rsid w:val="00FE2E6C"/>
    <w:rsid w:val="00FF3542"/>
    <w:rsid w:val="00FF59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C19BF"/>
  <w15:chartTrackingRefBased/>
  <w15:docId w15:val="{A75DFD61-4A8C-4C96-BBE8-B3B7BDD5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895"/>
  </w:style>
  <w:style w:type="paragraph" w:styleId="Heading1">
    <w:name w:val="heading 1"/>
    <w:basedOn w:val="Normal"/>
    <w:next w:val="Normal"/>
    <w:link w:val="Heading1Char"/>
    <w:uiPriority w:val="9"/>
    <w:qFormat/>
    <w:rsid w:val="00991895"/>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991895"/>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895"/>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895"/>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991895"/>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991895"/>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991895"/>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991895"/>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991895"/>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895"/>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991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895"/>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895"/>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991895"/>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991895"/>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991895"/>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991895"/>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991895"/>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991895"/>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991895"/>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991895"/>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991895"/>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991895"/>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991895"/>
    <w:rPr>
      <w:color w:val="0E2841" w:themeColor="text2"/>
      <w:sz w:val="24"/>
      <w:szCs w:val="24"/>
    </w:rPr>
  </w:style>
  <w:style w:type="paragraph" w:styleId="ListParagraph">
    <w:name w:val="List Paragraph"/>
    <w:basedOn w:val="Normal"/>
    <w:uiPriority w:val="34"/>
    <w:qFormat/>
    <w:rsid w:val="00883C48"/>
    <w:pPr>
      <w:ind w:left="720"/>
      <w:contextualSpacing/>
    </w:pPr>
  </w:style>
  <w:style w:type="character" w:styleId="IntenseEmphasis">
    <w:name w:val="Intense Emphasis"/>
    <w:basedOn w:val="DefaultParagraphFont"/>
    <w:uiPriority w:val="21"/>
    <w:qFormat/>
    <w:rsid w:val="00991895"/>
    <w:rPr>
      <w:b/>
      <w:bCs/>
      <w:i/>
      <w:iCs/>
    </w:rPr>
  </w:style>
  <w:style w:type="paragraph" w:styleId="IntenseQuote">
    <w:name w:val="Intense Quote"/>
    <w:basedOn w:val="Normal"/>
    <w:next w:val="Normal"/>
    <w:link w:val="IntenseQuoteChar"/>
    <w:uiPriority w:val="30"/>
    <w:qFormat/>
    <w:rsid w:val="00991895"/>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991895"/>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991895"/>
    <w:rPr>
      <w:b/>
      <w:bCs/>
      <w:smallCaps/>
      <w:color w:val="0E2841" w:themeColor="text2"/>
      <w:u w:val="single"/>
    </w:rPr>
  </w:style>
  <w:style w:type="character" w:styleId="Hyperlink">
    <w:name w:val="Hyperlink"/>
    <w:basedOn w:val="DefaultParagraphFont"/>
    <w:uiPriority w:val="99"/>
    <w:unhideWhenUsed/>
    <w:rsid w:val="00B22380"/>
    <w:rPr>
      <w:color w:val="467886" w:themeColor="hyperlink"/>
      <w:u w:val="single"/>
    </w:rPr>
  </w:style>
  <w:style w:type="character" w:styleId="UnresolvedMention">
    <w:name w:val="Unresolved Mention"/>
    <w:basedOn w:val="DefaultParagraphFont"/>
    <w:uiPriority w:val="99"/>
    <w:semiHidden/>
    <w:unhideWhenUsed/>
    <w:rsid w:val="00B22380"/>
    <w:rPr>
      <w:color w:val="605E5C"/>
      <w:shd w:val="clear" w:color="auto" w:fill="E1DFDD"/>
    </w:rPr>
  </w:style>
  <w:style w:type="character" w:styleId="FollowedHyperlink">
    <w:name w:val="FollowedHyperlink"/>
    <w:basedOn w:val="DefaultParagraphFont"/>
    <w:uiPriority w:val="99"/>
    <w:semiHidden/>
    <w:unhideWhenUsed/>
    <w:rsid w:val="00320AA7"/>
    <w:rPr>
      <w:color w:val="96607D" w:themeColor="followedHyperlink"/>
      <w:u w:val="single"/>
    </w:rPr>
  </w:style>
  <w:style w:type="table" w:styleId="TableGrid">
    <w:name w:val="Table Grid"/>
    <w:basedOn w:val="TableNormal"/>
    <w:uiPriority w:val="39"/>
    <w:rsid w:val="00320A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CC2E0D"/>
    <w:pPr>
      <w:tabs>
        <w:tab w:val="left" w:pos="144"/>
      </w:tabs>
      <w:spacing w:after="240" w:line="240" w:lineRule="auto"/>
      <w:ind w:left="144" w:hanging="144"/>
    </w:pPr>
  </w:style>
  <w:style w:type="paragraph" w:styleId="TOCHeading">
    <w:name w:val="TOC Heading"/>
    <w:basedOn w:val="Heading1"/>
    <w:next w:val="Normal"/>
    <w:uiPriority w:val="39"/>
    <w:unhideWhenUsed/>
    <w:qFormat/>
    <w:rsid w:val="00991895"/>
    <w:pPr>
      <w:outlineLvl w:val="9"/>
    </w:pPr>
  </w:style>
  <w:style w:type="paragraph" w:styleId="Caption">
    <w:name w:val="caption"/>
    <w:basedOn w:val="Normal"/>
    <w:next w:val="Normal"/>
    <w:uiPriority w:val="35"/>
    <w:semiHidden/>
    <w:unhideWhenUsed/>
    <w:qFormat/>
    <w:rsid w:val="00991895"/>
    <w:pPr>
      <w:spacing w:line="240" w:lineRule="auto"/>
    </w:pPr>
    <w:rPr>
      <w:b/>
      <w:bCs/>
      <w:smallCaps/>
      <w:color w:val="0E2841" w:themeColor="text2"/>
    </w:rPr>
  </w:style>
  <w:style w:type="character" w:styleId="Strong">
    <w:name w:val="Strong"/>
    <w:basedOn w:val="DefaultParagraphFont"/>
    <w:uiPriority w:val="22"/>
    <w:qFormat/>
    <w:rsid w:val="00991895"/>
    <w:rPr>
      <w:b/>
      <w:bCs/>
    </w:rPr>
  </w:style>
  <w:style w:type="character" w:styleId="Emphasis">
    <w:name w:val="Emphasis"/>
    <w:basedOn w:val="DefaultParagraphFont"/>
    <w:uiPriority w:val="20"/>
    <w:qFormat/>
    <w:rsid w:val="00991895"/>
    <w:rPr>
      <w:i/>
      <w:iCs/>
    </w:rPr>
  </w:style>
  <w:style w:type="paragraph" w:styleId="NoSpacing">
    <w:name w:val="No Spacing"/>
    <w:uiPriority w:val="1"/>
    <w:qFormat/>
    <w:rsid w:val="00991895"/>
    <w:pPr>
      <w:spacing w:after="0" w:line="240" w:lineRule="auto"/>
    </w:pPr>
  </w:style>
  <w:style w:type="character" w:styleId="SubtleEmphasis">
    <w:name w:val="Subtle Emphasis"/>
    <w:basedOn w:val="DefaultParagraphFont"/>
    <w:uiPriority w:val="19"/>
    <w:qFormat/>
    <w:rsid w:val="00991895"/>
    <w:rPr>
      <w:i/>
      <w:iCs/>
      <w:color w:val="595959" w:themeColor="text1" w:themeTint="A6"/>
    </w:rPr>
  </w:style>
  <w:style w:type="character" w:styleId="SubtleReference">
    <w:name w:val="Subtle Reference"/>
    <w:basedOn w:val="DefaultParagraphFont"/>
    <w:uiPriority w:val="31"/>
    <w:qFormat/>
    <w:rsid w:val="00991895"/>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991895"/>
    <w:rPr>
      <w:b/>
      <w:bCs/>
      <w:smallCaps/>
      <w:spacing w:val="10"/>
    </w:rPr>
  </w:style>
  <w:style w:type="paragraph" w:styleId="TOC1">
    <w:name w:val="toc 1"/>
    <w:basedOn w:val="Normal"/>
    <w:next w:val="Normal"/>
    <w:autoRedefine/>
    <w:uiPriority w:val="39"/>
    <w:unhideWhenUsed/>
    <w:rsid w:val="00991895"/>
    <w:pPr>
      <w:spacing w:after="100"/>
    </w:pPr>
  </w:style>
  <w:style w:type="paragraph" w:styleId="TOC2">
    <w:name w:val="toc 2"/>
    <w:basedOn w:val="Normal"/>
    <w:next w:val="Normal"/>
    <w:autoRedefine/>
    <w:uiPriority w:val="39"/>
    <w:unhideWhenUsed/>
    <w:rsid w:val="00991895"/>
    <w:pPr>
      <w:spacing w:after="100"/>
      <w:ind w:left="220"/>
    </w:pPr>
  </w:style>
  <w:style w:type="paragraph" w:styleId="Header">
    <w:name w:val="header"/>
    <w:basedOn w:val="Normal"/>
    <w:link w:val="HeaderChar"/>
    <w:uiPriority w:val="99"/>
    <w:unhideWhenUsed/>
    <w:rsid w:val="00991895"/>
    <w:pPr>
      <w:tabs>
        <w:tab w:val="center" w:pos="4252"/>
        <w:tab w:val="right" w:pos="8504"/>
      </w:tabs>
      <w:spacing w:after="0" w:line="240" w:lineRule="auto"/>
    </w:pPr>
  </w:style>
  <w:style w:type="character" w:customStyle="1" w:styleId="HeaderChar">
    <w:name w:val="Header Char"/>
    <w:basedOn w:val="DefaultParagraphFont"/>
    <w:link w:val="Header"/>
    <w:uiPriority w:val="99"/>
    <w:rsid w:val="00991895"/>
  </w:style>
  <w:style w:type="paragraph" w:styleId="Footer">
    <w:name w:val="footer"/>
    <w:basedOn w:val="Normal"/>
    <w:link w:val="FooterChar"/>
    <w:uiPriority w:val="99"/>
    <w:unhideWhenUsed/>
    <w:rsid w:val="00991895"/>
    <w:pPr>
      <w:tabs>
        <w:tab w:val="center" w:pos="4252"/>
        <w:tab w:val="right" w:pos="8504"/>
      </w:tabs>
      <w:spacing w:after="0" w:line="240" w:lineRule="auto"/>
    </w:pPr>
  </w:style>
  <w:style w:type="character" w:customStyle="1" w:styleId="FooterChar">
    <w:name w:val="Footer Char"/>
    <w:basedOn w:val="DefaultParagraphFont"/>
    <w:link w:val="Footer"/>
    <w:uiPriority w:val="99"/>
    <w:rsid w:val="00991895"/>
  </w:style>
  <w:style w:type="paragraph" w:styleId="Revision">
    <w:name w:val="Revision"/>
    <w:hidden/>
    <w:uiPriority w:val="99"/>
    <w:semiHidden/>
    <w:rsid w:val="00F14235"/>
    <w:pPr>
      <w:spacing w:after="0" w:line="240" w:lineRule="auto"/>
    </w:pPr>
  </w:style>
  <w:style w:type="character" w:styleId="CommentReference">
    <w:name w:val="annotation reference"/>
    <w:basedOn w:val="DefaultParagraphFont"/>
    <w:uiPriority w:val="99"/>
    <w:semiHidden/>
    <w:unhideWhenUsed/>
    <w:rsid w:val="00F14235"/>
    <w:rPr>
      <w:sz w:val="16"/>
      <w:szCs w:val="16"/>
    </w:rPr>
  </w:style>
  <w:style w:type="paragraph" w:styleId="CommentText">
    <w:name w:val="annotation text"/>
    <w:basedOn w:val="Normal"/>
    <w:link w:val="CommentTextChar"/>
    <w:uiPriority w:val="99"/>
    <w:unhideWhenUsed/>
    <w:rsid w:val="00F14235"/>
    <w:pPr>
      <w:spacing w:line="240" w:lineRule="auto"/>
    </w:pPr>
    <w:rPr>
      <w:sz w:val="20"/>
      <w:szCs w:val="20"/>
    </w:rPr>
  </w:style>
  <w:style w:type="character" w:customStyle="1" w:styleId="CommentTextChar">
    <w:name w:val="Comment Text Char"/>
    <w:basedOn w:val="DefaultParagraphFont"/>
    <w:link w:val="CommentText"/>
    <w:uiPriority w:val="99"/>
    <w:rsid w:val="00F14235"/>
    <w:rPr>
      <w:sz w:val="20"/>
      <w:szCs w:val="20"/>
    </w:rPr>
  </w:style>
  <w:style w:type="paragraph" w:styleId="CommentSubject">
    <w:name w:val="annotation subject"/>
    <w:basedOn w:val="CommentText"/>
    <w:next w:val="CommentText"/>
    <w:link w:val="CommentSubjectChar"/>
    <w:uiPriority w:val="99"/>
    <w:semiHidden/>
    <w:unhideWhenUsed/>
    <w:rsid w:val="00F14235"/>
    <w:rPr>
      <w:b/>
      <w:bCs/>
    </w:rPr>
  </w:style>
  <w:style w:type="character" w:customStyle="1" w:styleId="CommentSubjectChar">
    <w:name w:val="Comment Subject Char"/>
    <w:basedOn w:val="CommentTextChar"/>
    <w:link w:val="CommentSubject"/>
    <w:uiPriority w:val="99"/>
    <w:semiHidden/>
    <w:rsid w:val="00F14235"/>
    <w:rPr>
      <w:b/>
      <w:bCs/>
      <w:sz w:val="20"/>
      <w:szCs w:val="20"/>
    </w:rPr>
  </w:style>
  <w:style w:type="paragraph" w:styleId="BalloonText">
    <w:name w:val="Balloon Text"/>
    <w:basedOn w:val="Normal"/>
    <w:link w:val="BalloonTextChar"/>
    <w:uiPriority w:val="99"/>
    <w:semiHidden/>
    <w:unhideWhenUsed/>
    <w:rsid w:val="009F738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738B"/>
    <w:rPr>
      <w:rFonts w:ascii="Segoe UI" w:hAnsi="Segoe UI" w:cs="Segoe UI"/>
      <w:sz w:val="18"/>
      <w:szCs w:val="18"/>
    </w:rPr>
  </w:style>
  <w:style w:type="table" w:styleId="ListTable1Light">
    <w:name w:val="List Table 1 Light"/>
    <w:basedOn w:val="TableNormal"/>
    <w:uiPriority w:val="46"/>
    <w:rsid w:val="002C367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2C367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8938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44323">
      <w:bodyDiv w:val="1"/>
      <w:marLeft w:val="0"/>
      <w:marRight w:val="0"/>
      <w:marTop w:val="0"/>
      <w:marBottom w:val="0"/>
      <w:divBdr>
        <w:top w:val="none" w:sz="0" w:space="0" w:color="auto"/>
        <w:left w:val="none" w:sz="0" w:space="0" w:color="auto"/>
        <w:bottom w:val="none" w:sz="0" w:space="0" w:color="auto"/>
        <w:right w:val="none" w:sz="0" w:space="0" w:color="auto"/>
      </w:divBdr>
    </w:div>
    <w:div w:id="232739067">
      <w:bodyDiv w:val="1"/>
      <w:marLeft w:val="0"/>
      <w:marRight w:val="0"/>
      <w:marTop w:val="0"/>
      <w:marBottom w:val="0"/>
      <w:divBdr>
        <w:top w:val="none" w:sz="0" w:space="0" w:color="auto"/>
        <w:left w:val="none" w:sz="0" w:space="0" w:color="auto"/>
        <w:bottom w:val="none" w:sz="0" w:space="0" w:color="auto"/>
        <w:right w:val="none" w:sz="0" w:space="0" w:color="auto"/>
      </w:divBdr>
    </w:div>
    <w:div w:id="260577164">
      <w:bodyDiv w:val="1"/>
      <w:marLeft w:val="0"/>
      <w:marRight w:val="0"/>
      <w:marTop w:val="0"/>
      <w:marBottom w:val="0"/>
      <w:divBdr>
        <w:top w:val="none" w:sz="0" w:space="0" w:color="auto"/>
        <w:left w:val="none" w:sz="0" w:space="0" w:color="auto"/>
        <w:bottom w:val="none" w:sz="0" w:space="0" w:color="auto"/>
        <w:right w:val="none" w:sz="0" w:space="0" w:color="auto"/>
      </w:divBdr>
    </w:div>
    <w:div w:id="279339633">
      <w:bodyDiv w:val="1"/>
      <w:marLeft w:val="0"/>
      <w:marRight w:val="0"/>
      <w:marTop w:val="0"/>
      <w:marBottom w:val="0"/>
      <w:divBdr>
        <w:top w:val="none" w:sz="0" w:space="0" w:color="auto"/>
        <w:left w:val="none" w:sz="0" w:space="0" w:color="auto"/>
        <w:bottom w:val="none" w:sz="0" w:space="0" w:color="auto"/>
        <w:right w:val="none" w:sz="0" w:space="0" w:color="auto"/>
      </w:divBdr>
    </w:div>
    <w:div w:id="297880314">
      <w:bodyDiv w:val="1"/>
      <w:marLeft w:val="0"/>
      <w:marRight w:val="0"/>
      <w:marTop w:val="0"/>
      <w:marBottom w:val="0"/>
      <w:divBdr>
        <w:top w:val="none" w:sz="0" w:space="0" w:color="auto"/>
        <w:left w:val="none" w:sz="0" w:space="0" w:color="auto"/>
        <w:bottom w:val="none" w:sz="0" w:space="0" w:color="auto"/>
        <w:right w:val="none" w:sz="0" w:space="0" w:color="auto"/>
      </w:divBdr>
    </w:div>
    <w:div w:id="305741864">
      <w:bodyDiv w:val="1"/>
      <w:marLeft w:val="0"/>
      <w:marRight w:val="0"/>
      <w:marTop w:val="0"/>
      <w:marBottom w:val="0"/>
      <w:divBdr>
        <w:top w:val="none" w:sz="0" w:space="0" w:color="auto"/>
        <w:left w:val="none" w:sz="0" w:space="0" w:color="auto"/>
        <w:bottom w:val="none" w:sz="0" w:space="0" w:color="auto"/>
        <w:right w:val="none" w:sz="0" w:space="0" w:color="auto"/>
      </w:divBdr>
    </w:div>
    <w:div w:id="329413621">
      <w:bodyDiv w:val="1"/>
      <w:marLeft w:val="0"/>
      <w:marRight w:val="0"/>
      <w:marTop w:val="0"/>
      <w:marBottom w:val="0"/>
      <w:divBdr>
        <w:top w:val="none" w:sz="0" w:space="0" w:color="auto"/>
        <w:left w:val="none" w:sz="0" w:space="0" w:color="auto"/>
        <w:bottom w:val="none" w:sz="0" w:space="0" w:color="auto"/>
        <w:right w:val="none" w:sz="0" w:space="0" w:color="auto"/>
      </w:divBdr>
    </w:div>
    <w:div w:id="485167435">
      <w:bodyDiv w:val="1"/>
      <w:marLeft w:val="0"/>
      <w:marRight w:val="0"/>
      <w:marTop w:val="0"/>
      <w:marBottom w:val="0"/>
      <w:divBdr>
        <w:top w:val="none" w:sz="0" w:space="0" w:color="auto"/>
        <w:left w:val="none" w:sz="0" w:space="0" w:color="auto"/>
        <w:bottom w:val="none" w:sz="0" w:space="0" w:color="auto"/>
        <w:right w:val="none" w:sz="0" w:space="0" w:color="auto"/>
      </w:divBdr>
    </w:div>
    <w:div w:id="570117191">
      <w:bodyDiv w:val="1"/>
      <w:marLeft w:val="0"/>
      <w:marRight w:val="0"/>
      <w:marTop w:val="0"/>
      <w:marBottom w:val="0"/>
      <w:divBdr>
        <w:top w:val="none" w:sz="0" w:space="0" w:color="auto"/>
        <w:left w:val="none" w:sz="0" w:space="0" w:color="auto"/>
        <w:bottom w:val="none" w:sz="0" w:space="0" w:color="auto"/>
        <w:right w:val="none" w:sz="0" w:space="0" w:color="auto"/>
      </w:divBdr>
    </w:div>
    <w:div w:id="653068828">
      <w:bodyDiv w:val="1"/>
      <w:marLeft w:val="0"/>
      <w:marRight w:val="0"/>
      <w:marTop w:val="0"/>
      <w:marBottom w:val="0"/>
      <w:divBdr>
        <w:top w:val="none" w:sz="0" w:space="0" w:color="auto"/>
        <w:left w:val="none" w:sz="0" w:space="0" w:color="auto"/>
        <w:bottom w:val="none" w:sz="0" w:space="0" w:color="auto"/>
        <w:right w:val="none" w:sz="0" w:space="0" w:color="auto"/>
      </w:divBdr>
    </w:div>
    <w:div w:id="678774677">
      <w:bodyDiv w:val="1"/>
      <w:marLeft w:val="0"/>
      <w:marRight w:val="0"/>
      <w:marTop w:val="0"/>
      <w:marBottom w:val="0"/>
      <w:divBdr>
        <w:top w:val="none" w:sz="0" w:space="0" w:color="auto"/>
        <w:left w:val="none" w:sz="0" w:space="0" w:color="auto"/>
        <w:bottom w:val="none" w:sz="0" w:space="0" w:color="auto"/>
        <w:right w:val="none" w:sz="0" w:space="0" w:color="auto"/>
      </w:divBdr>
    </w:div>
    <w:div w:id="720906635">
      <w:bodyDiv w:val="1"/>
      <w:marLeft w:val="0"/>
      <w:marRight w:val="0"/>
      <w:marTop w:val="0"/>
      <w:marBottom w:val="0"/>
      <w:divBdr>
        <w:top w:val="none" w:sz="0" w:space="0" w:color="auto"/>
        <w:left w:val="none" w:sz="0" w:space="0" w:color="auto"/>
        <w:bottom w:val="none" w:sz="0" w:space="0" w:color="auto"/>
        <w:right w:val="none" w:sz="0" w:space="0" w:color="auto"/>
      </w:divBdr>
    </w:div>
    <w:div w:id="791746498">
      <w:bodyDiv w:val="1"/>
      <w:marLeft w:val="0"/>
      <w:marRight w:val="0"/>
      <w:marTop w:val="0"/>
      <w:marBottom w:val="0"/>
      <w:divBdr>
        <w:top w:val="none" w:sz="0" w:space="0" w:color="auto"/>
        <w:left w:val="none" w:sz="0" w:space="0" w:color="auto"/>
        <w:bottom w:val="none" w:sz="0" w:space="0" w:color="auto"/>
        <w:right w:val="none" w:sz="0" w:space="0" w:color="auto"/>
      </w:divBdr>
    </w:div>
    <w:div w:id="844831228">
      <w:bodyDiv w:val="1"/>
      <w:marLeft w:val="0"/>
      <w:marRight w:val="0"/>
      <w:marTop w:val="0"/>
      <w:marBottom w:val="0"/>
      <w:divBdr>
        <w:top w:val="none" w:sz="0" w:space="0" w:color="auto"/>
        <w:left w:val="none" w:sz="0" w:space="0" w:color="auto"/>
        <w:bottom w:val="none" w:sz="0" w:space="0" w:color="auto"/>
        <w:right w:val="none" w:sz="0" w:space="0" w:color="auto"/>
      </w:divBdr>
    </w:div>
    <w:div w:id="882474686">
      <w:bodyDiv w:val="1"/>
      <w:marLeft w:val="0"/>
      <w:marRight w:val="0"/>
      <w:marTop w:val="0"/>
      <w:marBottom w:val="0"/>
      <w:divBdr>
        <w:top w:val="none" w:sz="0" w:space="0" w:color="auto"/>
        <w:left w:val="none" w:sz="0" w:space="0" w:color="auto"/>
        <w:bottom w:val="none" w:sz="0" w:space="0" w:color="auto"/>
        <w:right w:val="none" w:sz="0" w:space="0" w:color="auto"/>
      </w:divBdr>
    </w:div>
    <w:div w:id="903640743">
      <w:bodyDiv w:val="1"/>
      <w:marLeft w:val="0"/>
      <w:marRight w:val="0"/>
      <w:marTop w:val="0"/>
      <w:marBottom w:val="0"/>
      <w:divBdr>
        <w:top w:val="none" w:sz="0" w:space="0" w:color="auto"/>
        <w:left w:val="none" w:sz="0" w:space="0" w:color="auto"/>
        <w:bottom w:val="none" w:sz="0" w:space="0" w:color="auto"/>
        <w:right w:val="none" w:sz="0" w:space="0" w:color="auto"/>
      </w:divBdr>
      <w:divsChild>
        <w:div w:id="1707095938">
          <w:marLeft w:val="0"/>
          <w:marRight w:val="0"/>
          <w:marTop w:val="0"/>
          <w:marBottom w:val="0"/>
          <w:divBdr>
            <w:top w:val="none" w:sz="0" w:space="0" w:color="auto"/>
            <w:left w:val="none" w:sz="0" w:space="0" w:color="auto"/>
            <w:bottom w:val="none" w:sz="0" w:space="0" w:color="auto"/>
            <w:right w:val="none" w:sz="0" w:space="0" w:color="auto"/>
          </w:divBdr>
        </w:div>
        <w:div w:id="271862080">
          <w:marLeft w:val="0"/>
          <w:marRight w:val="0"/>
          <w:marTop w:val="0"/>
          <w:marBottom w:val="0"/>
          <w:divBdr>
            <w:top w:val="none" w:sz="0" w:space="0" w:color="auto"/>
            <w:left w:val="none" w:sz="0" w:space="0" w:color="auto"/>
            <w:bottom w:val="none" w:sz="0" w:space="0" w:color="auto"/>
            <w:right w:val="none" w:sz="0" w:space="0" w:color="auto"/>
          </w:divBdr>
        </w:div>
        <w:div w:id="1180582969">
          <w:marLeft w:val="0"/>
          <w:marRight w:val="0"/>
          <w:marTop w:val="0"/>
          <w:marBottom w:val="0"/>
          <w:divBdr>
            <w:top w:val="none" w:sz="0" w:space="0" w:color="auto"/>
            <w:left w:val="none" w:sz="0" w:space="0" w:color="auto"/>
            <w:bottom w:val="none" w:sz="0" w:space="0" w:color="auto"/>
            <w:right w:val="none" w:sz="0" w:space="0" w:color="auto"/>
          </w:divBdr>
        </w:div>
        <w:div w:id="1205481552">
          <w:marLeft w:val="0"/>
          <w:marRight w:val="0"/>
          <w:marTop w:val="0"/>
          <w:marBottom w:val="0"/>
          <w:divBdr>
            <w:top w:val="none" w:sz="0" w:space="0" w:color="auto"/>
            <w:left w:val="none" w:sz="0" w:space="0" w:color="auto"/>
            <w:bottom w:val="none" w:sz="0" w:space="0" w:color="auto"/>
            <w:right w:val="none" w:sz="0" w:space="0" w:color="auto"/>
          </w:divBdr>
        </w:div>
        <w:div w:id="2076123441">
          <w:marLeft w:val="0"/>
          <w:marRight w:val="0"/>
          <w:marTop w:val="0"/>
          <w:marBottom w:val="0"/>
          <w:divBdr>
            <w:top w:val="none" w:sz="0" w:space="0" w:color="auto"/>
            <w:left w:val="none" w:sz="0" w:space="0" w:color="auto"/>
            <w:bottom w:val="none" w:sz="0" w:space="0" w:color="auto"/>
            <w:right w:val="none" w:sz="0" w:space="0" w:color="auto"/>
          </w:divBdr>
        </w:div>
        <w:div w:id="1783574875">
          <w:marLeft w:val="0"/>
          <w:marRight w:val="0"/>
          <w:marTop w:val="0"/>
          <w:marBottom w:val="0"/>
          <w:divBdr>
            <w:top w:val="none" w:sz="0" w:space="0" w:color="auto"/>
            <w:left w:val="none" w:sz="0" w:space="0" w:color="auto"/>
            <w:bottom w:val="none" w:sz="0" w:space="0" w:color="auto"/>
            <w:right w:val="none" w:sz="0" w:space="0" w:color="auto"/>
          </w:divBdr>
        </w:div>
        <w:div w:id="204756417">
          <w:marLeft w:val="0"/>
          <w:marRight w:val="0"/>
          <w:marTop w:val="0"/>
          <w:marBottom w:val="0"/>
          <w:divBdr>
            <w:top w:val="none" w:sz="0" w:space="0" w:color="auto"/>
            <w:left w:val="none" w:sz="0" w:space="0" w:color="auto"/>
            <w:bottom w:val="none" w:sz="0" w:space="0" w:color="auto"/>
            <w:right w:val="none" w:sz="0" w:space="0" w:color="auto"/>
          </w:divBdr>
        </w:div>
        <w:div w:id="1871604636">
          <w:marLeft w:val="0"/>
          <w:marRight w:val="0"/>
          <w:marTop w:val="0"/>
          <w:marBottom w:val="0"/>
          <w:divBdr>
            <w:top w:val="none" w:sz="0" w:space="0" w:color="auto"/>
            <w:left w:val="none" w:sz="0" w:space="0" w:color="auto"/>
            <w:bottom w:val="none" w:sz="0" w:space="0" w:color="auto"/>
            <w:right w:val="none" w:sz="0" w:space="0" w:color="auto"/>
          </w:divBdr>
        </w:div>
      </w:divsChild>
    </w:div>
    <w:div w:id="1013264811">
      <w:bodyDiv w:val="1"/>
      <w:marLeft w:val="0"/>
      <w:marRight w:val="0"/>
      <w:marTop w:val="0"/>
      <w:marBottom w:val="0"/>
      <w:divBdr>
        <w:top w:val="none" w:sz="0" w:space="0" w:color="auto"/>
        <w:left w:val="none" w:sz="0" w:space="0" w:color="auto"/>
        <w:bottom w:val="none" w:sz="0" w:space="0" w:color="auto"/>
        <w:right w:val="none" w:sz="0" w:space="0" w:color="auto"/>
      </w:divBdr>
    </w:div>
    <w:div w:id="1070924899">
      <w:bodyDiv w:val="1"/>
      <w:marLeft w:val="0"/>
      <w:marRight w:val="0"/>
      <w:marTop w:val="0"/>
      <w:marBottom w:val="0"/>
      <w:divBdr>
        <w:top w:val="none" w:sz="0" w:space="0" w:color="auto"/>
        <w:left w:val="none" w:sz="0" w:space="0" w:color="auto"/>
        <w:bottom w:val="none" w:sz="0" w:space="0" w:color="auto"/>
        <w:right w:val="none" w:sz="0" w:space="0" w:color="auto"/>
      </w:divBdr>
    </w:div>
    <w:div w:id="1095442025">
      <w:bodyDiv w:val="1"/>
      <w:marLeft w:val="0"/>
      <w:marRight w:val="0"/>
      <w:marTop w:val="0"/>
      <w:marBottom w:val="0"/>
      <w:divBdr>
        <w:top w:val="none" w:sz="0" w:space="0" w:color="auto"/>
        <w:left w:val="none" w:sz="0" w:space="0" w:color="auto"/>
        <w:bottom w:val="none" w:sz="0" w:space="0" w:color="auto"/>
        <w:right w:val="none" w:sz="0" w:space="0" w:color="auto"/>
      </w:divBdr>
    </w:div>
    <w:div w:id="1287665766">
      <w:bodyDiv w:val="1"/>
      <w:marLeft w:val="0"/>
      <w:marRight w:val="0"/>
      <w:marTop w:val="0"/>
      <w:marBottom w:val="0"/>
      <w:divBdr>
        <w:top w:val="none" w:sz="0" w:space="0" w:color="auto"/>
        <w:left w:val="none" w:sz="0" w:space="0" w:color="auto"/>
        <w:bottom w:val="none" w:sz="0" w:space="0" w:color="auto"/>
        <w:right w:val="none" w:sz="0" w:space="0" w:color="auto"/>
      </w:divBdr>
    </w:div>
    <w:div w:id="1290670983">
      <w:bodyDiv w:val="1"/>
      <w:marLeft w:val="0"/>
      <w:marRight w:val="0"/>
      <w:marTop w:val="0"/>
      <w:marBottom w:val="0"/>
      <w:divBdr>
        <w:top w:val="none" w:sz="0" w:space="0" w:color="auto"/>
        <w:left w:val="none" w:sz="0" w:space="0" w:color="auto"/>
        <w:bottom w:val="none" w:sz="0" w:space="0" w:color="auto"/>
        <w:right w:val="none" w:sz="0" w:space="0" w:color="auto"/>
      </w:divBdr>
    </w:div>
    <w:div w:id="1357191141">
      <w:bodyDiv w:val="1"/>
      <w:marLeft w:val="0"/>
      <w:marRight w:val="0"/>
      <w:marTop w:val="0"/>
      <w:marBottom w:val="0"/>
      <w:divBdr>
        <w:top w:val="none" w:sz="0" w:space="0" w:color="auto"/>
        <w:left w:val="none" w:sz="0" w:space="0" w:color="auto"/>
        <w:bottom w:val="none" w:sz="0" w:space="0" w:color="auto"/>
        <w:right w:val="none" w:sz="0" w:space="0" w:color="auto"/>
      </w:divBdr>
    </w:div>
    <w:div w:id="1471359823">
      <w:bodyDiv w:val="1"/>
      <w:marLeft w:val="0"/>
      <w:marRight w:val="0"/>
      <w:marTop w:val="0"/>
      <w:marBottom w:val="0"/>
      <w:divBdr>
        <w:top w:val="none" w:sz="0" w:space="0" w:color="auto"/>
        <w:left w:val="none" w:sz="0" w:space="0" w:color="auto"/>
        <w:bottom w:val="none" w:sz="0" w:space="0" w:color="auto"/>
        <w:right w:val="none" w:sz="0" w:space="0" w:color="auto"/>
      </w:divBdr>
      <w:divsChild>
        <w:div w:id="909732140">
          <w:marLeft w:val="0"/>
          <w:marRight w:val="0"/>
          <w:marTop w:val="0"/>
          <w:marBottom w:val="0"/>
          <w:divBdr>
            <w:top w:val="none" w:sz="0" w:space="0" w:color="auto"/>
            <w:left w:val="none" w:sz="0" w:space="0" w:color="auto"/>
            <w:bottom w:val="none" w:sz="0" w:space="0" w:color="auto"/>
            <w:right w:val="none" w:sz="0" w:space="0" w:color="auto"/>
          </w:divBdr>
        </w:div>
        <w:div w:id="1907454334">
          <w:marLeft w:val="0"/>
          <w:marRight w:val="0"/>
          <w:marTop w:val="0"/>
          <w:marBottom w:val="0"/>
          <w:divBdr>
            <w:top w:val="none" w:sz="0" w:space="0" w:color="auto"/>
            <w:left w:val="none" w:sz="0" w:space="0" w:color="auto"/>
            <w:bottom w:val="none" w:sz="0" w:space="0" w:color="auto"/>
            <w:right w:val="none" w:sz="0" w:space="0" w:color="auto"/>
          </w:divBdr>
        </w:div>
        <w:div w:id="328869119">
          <w:marLeft w:val="0"/>
          <w:marRight w:val="0"/>
          <w:marTop w:val="0"/>
          <w:marBottom w:val="0"/>
          <w:divBdr>
            <w:top w:val="none" w:sz="0" w:space="0" w:color="auto"/>
            <w:left w:val="none" w:sz="0" w:space="0" w:color="auto"/>
            <w:bottom w:val="none" w:sz="0" w:space="0" w:color="auto"/>
            <w:right w:val="none" w:sz="0" w:space="0" w:color="auto"/>
          </w:divBdr>
        </w:div>
        <w:div w:id="1881046180">
          <w:marLeft w:val="0"/>
          <w:marRight w:val="0"/>
          <w:marTop w:val="0"/>
          <w:marBottom w:val="0"/>
          <w:divBdr>
            <w:top w:val="none" w:sz="0" w:space="0" w:color="auto"/>
            <w:left w:val="none" w:sz="0" w:space="0" w:color="auto"/>
            <w:bottom w:val="none" w:sz="0" w:space="0" w:color="auto"/>
            <w:right w:val="none" w:sz="0" w:space="0" w:color="auto"/>
          </w:divBdr>
        </w:div>
        <w:div w:id="1337344302">
          <w:marLeft w:val="0"/>
          <w:marRight w:val="0"/>
          <w:marTop w:val="0"/>
          <w:marBottom w:val="0"/>
          <w:divBdr>
            <w:top w:val="none" w:sz="0" w:space="0" w:color="auto"/>
            <w:left w:val="none" w:sz="0" w:space="0" w:color="auto"/>
            <w:bottom w:val="none" w:sz="0" w:space="0" w:color="auto"/>
            <w:right w:val="none" w:sz="0" w:space="0" w:color="auto"/>
          </w:divBdr>
        </w:div>
        <w:div w:id="251740511">
          <w:marLeft w:val="0"/>
          <w:marRight w:val="0"/>
          <w:marTop w:val="0"/>
          <w:marBottom w:val="0"/>
          <w:divBdr>
            <w:top w:val="none" w:sz="0" w:space="0" w:color="auto"/>
            <w:left w:val="none" w:sz="0" w:space="0" w:color="auto"/>
            <w:bottom w:val="none" w:sz="0" w:space="0" w:color="auto"/>
            <w:right w:val="none" w:sz="0" w:space="0" w:color="auto"/>
          </w:divBdr>
        </w:div>
        <w:div w:id="40057087">
          <w:marLeft w:val="0"/>
          <w:marRight w:val="0"/>
          <w:marTop w:val="0"/>
          <w:marBottom w:val="0"/>
          <w:divBdr>
            <w:top w:val="none" w:sz="0" w:space="0" w:color="auto"/>
            <w:left w:val="none" w:sz="0" w:space="0" w:color="auto"/>
            <w:bottom w:val="none" w:sz="0" w:space="0" w:color="auto"/>
            <w:right w:val="none" w:sz="0" w:space="0" w:color="auto"/>
          </w:divBdr>
        </w:div>
        <w:div w:id="578058198">
          <w:marLeft w:val="0"/>
          <w:marRight w:val="0"/>
          <w:marTop w:val="0"/>
          <w:marBottom w:val="0"/>
          <w:divBdr>
            <w:top w:val="none" w:sz="0" w:space="0" w:color="auto"/>
            <w:left w:val="none" w:sz="0" w:space="0" w:color="auto"/>
            <w:bottom w:val="none" w:sz="0" w:space="0" w:color="auto"/>
            <w:right w:val="none" w:sz="0" w:space="0" w:color="auto"/>
          </w:divBdr>
        </w:div>
      </w:divsChild>
    </w:div>
    <w:div w:id="1794521461">
      <w:bodyDiv w:val="1"/>
      <w:marLeft w:val="0"/>
      <w:marRight w:val="0"/>
      <w:marTop w:val="0"/>
      <w:marBottom w:val="0"/>
      <w:divBdr>
        <w:top w:val="none" w:sz="0" w:space="0" w:color="auto"/>
        <w:left w:val="none" w:sz="0" w:space="0" w:color="auto"/>
        <w:bottom w:val="none" w:sz="0" w:space="0" w:color="auto"/>
        <w:right w:val="none" w:sz="0" w:space="0" w:color="auto"/>
      </w:divBdr>
    </w:div>
    <w:div w:id="1895849037">
      <w:bodyDiv w:val="1"/>
      <w:marLeft w:val="0"/>
      <w:marRight w:val="0"/>
      <w:marTop w:val="0"/>
      <w:marBottom w:val="0"/>
      <w:divBdr>
        <w:top w:val="none" w:sz="0" w:space="0" w:color="auto"/>
        <w:left w:val="none" w:sz="0" w:space="0" w:color="auto"/>
        <w:bottom w:val="none" w:sz="0" w:space="0" w:color="auto"/>
        <w:right w:val="none" w:sz="0" w:space="0" w:color="auto"/>
      </w:divBdr>
    </w:div>
    <w:div w:id="1932737213">
      <w:bodyDiv w:val="1"/>
      <w:marLeft w:val="0"/>
      <w:marRight w:val="0"/>
      <w:marTop w:val="0"/>
      <w:marBottom w:val="0"/>
      <w:divBdr>
        <w:top w:val="none" w:sz="0" w:space="0" w:color="auto"/>
        <w:left w:val="none" w:sz="0" w:space="0" w:color="auto"/>
        <w:bottom w:val="none" w:sz="0" w:space="0" w:color="auto"/>
        <w:right w:val="none" w:sz="0" w:space="0" w:color="auto"/>
      </w:divBdr>
    </w:div>
    <w:div w:id="194295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5BFEE-8F72-420E-A151-70D17114D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12</Pages>
  <Words>14108</Words>
  <Characters>77594</Characters>
  <Application>Microsoft Office Word</Application>
  <DocSecurity>0</DocSecurity>
  <Lines>646</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Wikman</dc:creator>
  <cp:keywords/>
  <dc:description/>
  <cp:lastModifiedBy>Meggan Harris</cp:lastModifiedBy>
  <cp:revision>66</cp:revision>
  <dcterms:created xsi:type="dcterms:W3CDTF">2025-08-28T14:03:00Z</dcterms:created>
  <dcterms:modified xsi:type="dcterms:W3CDTF">2025-08-29T10:11:00Z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zotero-version="7.0.19"&gt;&lt;session id="jrP6X0zO"/&gt;&lt;style id="http://www.zotero.org/styles/the-lancet" hasBibliography="1" bibliographyStyleHasBeenSet="1"/&gt;&lt;prefs&gt;&lt;pref name="fieldType" value="Field"/&gt;&lt;pref name="automaticJournalAbbrev</vt:lpwstr>
  </property>
  <property fmtid="{D5CDD505-2E9C-101B-9397-08002B2CF9AE}" pid="3" name="ZOTERO_PREF_2">
    <vt:lpwstr>iations" value="true"/&gt;&lt;/prefs&gt;&lt;/data&gt;</vt:lpwstr>
  </property>
</Properties>
</file>