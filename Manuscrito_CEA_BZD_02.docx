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84FA8" w14:textId="5B349B6F" w:rsidR="00A272FE" w:rsidRPr="000F283A" w:rsidRDefault="00A272FE" w:rsidP="000F283A">
      <w:pPr>
        <w:spacing w:line="360" w:lineRule="auto"/>
        <w:jc w:val="center"/>
        <w:rPr>
          <w:rFonts w:ascii="Times New Roman" w:hAnsi="Times New Roman" w:cs="Times New Roman"/>
          <w:b/>
          <w:bCs/>
          <w:sz w:val="28"/>
          <w:szCs w:val="28"/>
          <w:lang w:val="en-US"/>
        </w:rPr>
      </w:pPr>
      <w:r w:rsidRPr="000F283A">
        <w:rPr>
          <w:rFonts w:ascii="Times New Roman" w:hAnsi="Times New Roman" w:cs="Times New Roman"/>
          <w:b/>
          <w:bCs/>
          <w:color w:val="000000"/>
          <w:sz w:val="28"/>
          <w:szCs w:val="28"/>
          <w:lang w:val="en-US"/>
        </w:rPr>
        <w:t>Benznidazole Therapy Yields Cost-Saving Benefits for Chronic Chagas Disease in a European Healthcare Context</w:t>
      </w:r>
    </w:p>
    <w:p w14:paraId="3693D25C" w14:textId="77777777" w:rsidR="00A272FE" w:rsidRDefault="00A272FE" w:rsidP="003567E7">
      <w:pPr>
        <w:spacing w:line="360" w:lineRule="auto"/>
        <w:rPr>
          <w:lang w:val="en-US"/>
        </w:rPr>
      </w:pPr>
    </w:p>
    <w:p w14:paraId="2FC1E5C2" w14:textId="327EE8A0" w:rsidR="006439F1" w:rsidRPr="000F283A" w:rsidRDefault="006439F1" w:rsidP="003567E7">
      <w:pPr>
        <w:spacing w:line="360" w:lineRule="auto"/>
        <w:rPr>
          <w:rFonts w:ascii="Times New Roman" w:hAnsi="Times New Roman" w:cs="Times New Roman"/>
        </w:rPr>
      </w:pPr>
      <w:proofErr w:type="spellStart"/>
      <w:r w:rsidRPr="000F283A">
        <w:rPr>
          <w:rFonts w:ascii="Times New Roman" w:hAnsi="Times New Roman" w:cs="Times New Roman"/>
        </w:rPr>
        <w:t>Authors</w:t>
      </w:r>
      <w:proofErr w:type="spellEnd"/>
      <w:r w:rsidRPr="000F283A">
        <w:rPr>
          <w:rFonts w:ascii="Times New Roman" w:hAnsi="Times New Roman" w:cs="Times New Roman"/>
        </w:rPr>
        <w:t>: Philip Erick Wikman-Jorgensen</w:t>
      </w:r>
      <w:r w:rsidRPr="000F283A">
        <w:rPr>
          <w:rFonts w:ascii="Times New Roman" w:hAnsi="Times New Roman" w:cs="Times New Roman"/>
          <w:vertAlign w:val="superscript"/>
        </w:rPr>
        <w:t>1,2</w:t>
      </w:r>
      <w:r w:rsidRPr="000F283A">
        <w:rPr>
          <w:rFonts w:ascii="Times New Roman" w:hAnsi="Times New Roman" w:cs="Times New Roman"/>
        </w:rPr>
        <w:t>, Clara Crespillo</w:t>
      </w:r>
      <w:r w:rsidR="00034CD9" w:rsidRPr="000F283A">
        <w:rPr>
          <w:rFonts w:ascii="Times New Roman" w:hAnsi="Times New Roman" w:cs="Times New Roman"/>
        </w:rPr>
        <w:t>-Andújar</w:t>
      </w:r>
      <w:r w:rsidRPr="000F283A">
        <w:rPr>
          <w:rFonts w:ascii="Times New Roman" w:hAnsi="Times New Roman" w:cs="Times New Roman"/>
          <w:vertAlign w:val="superscript"/>
        </w:rPr>
        <w:t>3</w:t>
      </w:r>
      <w:r w:rsidR="00A272FE" w:rsidRPr="000F283A">
        <w:rPr>
          <w:rFonts w:ascii="Times New Roman" w:hAnsi="Times New Roman" w:cs="Times New Roman"/>
          <w:vertAlign w:val="superscript"/>
        </w:rPr>
        <w:t>,4</w:t>
      </w:r>
      <w:r w:rsidRPr="000F283A">
        <w:rPr>
          <w:rFonts w:ascii="Times New Roman" w:hAnsi="Times New Roman" w:cs="Times New Roman"/>
        </w:rPr>
        <w:t>, Jara Llenas-García</w:t>
      </w:r>
      <w:r w:rsidRPr="000F283A">
        <w:rPr>
          <w:rFonts w:ascii="Times New Roman" w:hAnsi="Times New Roman" w:cs="Times New Roman"/>
          <w:vertAlign w:val="superscript"/>
        </w:rPr>
        <w:t>4,5</w:t>
      </w:r>
      <w:r w:rsidR="00A272FE" w:rsidRPr="000F283A">
        <w:rPr>
          <w:rFonts w:ascii="Times New Roman" w:hAnsi="Times New Roman" w:cs="Times New Roman"/>
          <w:vertAlign w:val="superscript"/>
        </w:rPr>
        <w:t>,6</w:t>
      </w:r>
      <w:r w:rsidRPr="000F283A">
        <w:rPr>
          <w:rFonts w:ascii="Times New Roman" w:hAnsi="Times New Roman" w:cs="Times New Roman"/>
        </w:rPr>
        <w:t xml:space="preserve">, </w:t>
      </w:r>
      <w:proofErr w:type="spellStart"/>
      <w:r w:rsidRPr="000F283A">
        <w:rPr>
          <w:rFonts w:ascii="Times New Roman" w:hAnsi="Times New Roman" w:cs="Times New Roman"/>
        </w:rPr>
        <w:t>Jose</w:t>
      </w:r>
      <w:proofErr w:type="spellEnd"/>
      <w:r w:rsidRPr="000F283A">
        <w:rPr>
          <w:rFonts w:ascii="Times New Roman" w:hAnsi="Times New Roman" w:cs="Times New Roman"/>
        </w:rPr>
        <w:t xml:space="preserve"> A</w:t>
      </w:r>
      <w:r w:rsidR="00A272FE" w:rsidRPr="000F283A">
        <w:rPr>
          <w:rFonts w:ascii="Times New Roman" w:hAnsi="Times New Roman" w:cs="Times New Roman"/>
        </w:rPr>
        <w:t>.</w:t>
      </w:r>
      <w:r w:rsidRPr="000F283A">
        <w:rPr>
          <w:rFonts w:ascii="Times New Roman" w:hAnsi="Times New Roman" w:cs="Times New Roman"/>
        </w:rPr>
        <w:t xml:space="preserve"> P</w:t>
      </w:r>
      <w:r w:rsidR="00A272FE" w:rsidRPr="000F283A">
        <w:rPr>
          <w:rFonts w:ascii="Times New Roman" w:hAnsi="Times New Roman" w:cs="Times New Roman"/>
        </w:rPr>
        <w:t>e</w:t>
      </w:r>
      <w:r w:rsidRPr="000F283A">
        <w:rPr>
          <w:rFonts w:ascii="Times New Roman" w:hAnsi="Times New Roman" w:cs="Times New Roman"/>
        </w:rPr>
        <w:t>rez-Molina</w:t>
      </w:r>
      <w:r w:rsidR="00A272FE" w:rsidRPr="000F283A">
        <w:rPr>
          <w:rFonts w:ascii="Times New Roman" w:hAnsi="Times New Roman" w:cs="Times New Roman"/>
          <w:vertAlign w:val="superscript"/>
        </w:rPr>
        <w:t>3,4</w:t>
      </w:r>
    </w:p>
    <w:p w14:paraId="4820F20B" w14:textId="77777777" w:rsidR="006439F1" w:rsidRPr="000F283A" w:rsidRDefault="006439F1" w:rsidP="003567E7">
      <w:pPr>
        <w:spacing w:line="360" w:lineRule="auto"/>
        <w:rPr>
          <w:rFonts w:ascii="Times New Roman" w:hAnsi="Times New Roman" w:cs="Times New Roman"/>
        </w:rPr>
      </w:pPr>
    </w:p>
    <w:p w14:paraId="501A6A25" w14:textId="58B8F4A9"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 xml:space="preserve">Servicio de Medicina Interna/Enfermedades Infecciosas. Hospital General Universitario de Elda-FISABIO. </w:t>
      </w:r>
    </w:p>
    <w:p w14:paraId="108CBB84" w14:textId="343B0C11"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Departamento de Medicina Clínica. Universidad Miguel Hernández de Elche.</w:t>
      </w:r>
    </w:p>
    <w:p w14:paraId="42DD34D9" w14:textId="1CD537D1" w:rsidR="006439F1" w:rsidRPr="000F283A" w:rsidRDefault="00A272FE" w:rsidP="003567E7">
      <w:pPr>
        <w:pStyle w:val="Prrafodelista"/>
        <w:numPr>
          <w:ilvl w:val="0"/>
          <w:numId w:val="1"/>
        </w:numPr>
        <w:spacing w:line="360" w:lineRule="auto"/>
        <w:rPr>
          <w:rFonts w:ascii="Times New Roman" w:hAnsi="Times New Roman" w:cs="Times New Roman"/>
          <w:lang w:val="en-US"/>
        </w:rPr>
      </w:pPr>
      <w:r w:rsidRPr="000F283A">
        <w:rPr>
          <w:rFonts w:ascii="Times New Roman" w:hAnsi="Times New Roman" w:cs="Times New Roman"/>
          <w:lang w:val="en-US"/>
        </w:rPr>
        <w:t xml:space="preserve">National Referral Centre for Tropical Diseases. Infectious Diseases Department. </w:t>
      </w:r>
      <w:proofErr w:type="spellStart"/>
      <w:r w:rsidRPr="000F283A">
        <w:rPr>
          <w:rFonts w:ascii="Times New Roman" w:hAnsi="Times New Roman" w:cs="Times New Roman"/>
          <w:lang w:val="en-US"/>
        </w:rPr>
        <w:t>Universitary</w:t>
      </w:r>
      <w:proofErr w:type="spellEnd"/>
      <w:r w:rsidRPr="000F283A">
        <w:rPr>
          <w:rFonts w:ascii="Times New Roman" w:hAnsi="Times New Roman" w:cs="Times New Roman"/>
          <w:lang w:val="en-US"/>
        </w:rPr>
        <w:t xml:space="preserve"> Hospital Ramón y Cajal (IRYCIS), Madrid, Spain</w:t>
      </w:r>
    </w:p>
    <w:p w14:paraId="29A7A373" w14:textId="47ABA936" w:rsidR="00A272FE" w:rsidRPr="000F283A" w:rsidRDefault="00A272FE"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 xml:space="preserve">CIBERINFEC, Instituto de Salud Carlos III, Madrid, </w:t>
      </w:r>
      <w:proofErr w:type="spellStart"/>
      <w:r w:rsidRPr="000F283A">
        <w:rPr>
          <w:rFonts w:ascii="Times New Roman" w:hAnsi="Times New Roman" w:cs="Times New Roman"/>
        </w:rPr>
        <w:t>Spain</w:t>
      </w:r>
      <w:proofErr w:type="spellEnd"/>
    </w:p>
    <w:p w14:paraId="62446E9E" w14:textId="0DBC52EE"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Servicio de Medicina Interna/Enfermedades Infecciosas. Hospital Vega Baja-FISABIO.</w:t>
      </w:r>
    </w:p>
    <w:p w14:paraId="29C02ACF" w14:textId="052E5718"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Departamento de Medicina Clínica. Universidad Miguel Hernández de Elche.</w:t>
      </w:r>
    </w:p>
    <w:p w14:paraId="0BA16D06" w14:textId="77777777" w:rsidR="006439F1" w:rsidRPr="000F283A" w:rsidRDefault="006439F1" w:rsidP="003567E7">
      <w:pPr>
        <w:spacing w:line="360" w:lineRule="auto"/>
        <w:rPr>
          <w:rFonts w:ascii="Times New Roman" w:hAnsi="Times New Roman" w:cs="Times New Roman"/>
        </w:rPr>
      </w:pPr>
    </w:p>
    <w:p w14:paraId="7F7A3400" w14:textId="03E75636" w:rsidR="006439F1" w:rsidRPr="000F283A" w:rsidRDefault="0052768E" w:rsidP="003567E7">
      <w:pPr>
        <w:spacing w:line="360" w:lineRule="auto"/>
        <w:rPr>
          <w:rFonts w:ascii="Times New Roman" w:hAnsi="Times New Roman" w:cs="Times New Roman"/>
          <w:lang w:val="en-US"/>
        </w:rPr>
      </w:pPr>
      <w:proofErr w:type="spellStart"/>
      <w:r w:rsidRPr="000F283A">
        <w:rPr>
          <w:rFonts w:ascii="Times New Roman" w:hAnsi="Times New Roman" w:cs="Times New Roman"/>
        </w:rPr>
        <w:t>Corresponding</w:t>
      </w:r>
      <w:proofErr w:type="spellEnd"/>
      <w:r w:rsidRPr="000F283A">
        <w:rPr>
          <w:rFonts w:ascii="Times New Roman" w:hAnsi="Times New Roman" w:cs="Times New Roman"/>
        </w:rPr>
        <w:t xml:space="preserve"> </w:t>
      </w:r>
      <w:proofErr w:type="spellStart"/>
      <w:r w:rsidRPr="000F283A">
        <w:rPr>
          <w:rFonts w:ascii="Times New Roman" w:hAnsi="Times New Roman" w:cs="Times New Roman"/>
        </w:rPr>
        <w:t>author</w:t>
      </w:r>
      <w:proofErr w:type="spellEnd"/>
      <w:r w:rsidRPr="000F283A">
        <w:rPr>
          <w:rFonts w:ascii="Times New Roman" w:hAnsi="Times New Roman" w:cs="Times New Roman"/>
        </w:rPr>
        <w:t xml:space="preserve">: Philip Erick Wikman Jorgensen, Servicio de Medicina Interna, Hospital General Universitario </w:t>
      </w:r>
      <w:r w:rsidR="0075271E" w:rsidRPr="000F283A">
        <w:rPr>
          <w:rFonts w:ascii="Times New Roman" w:hAnsi="Times New Roman" w:cs="Times New Roman"/>
        </w:rPr>
        <w:t xml:space="preserve">de Elda, </w:t>
      </w:r>
      <w:proofErr w:type="spellStart"/>
      <w:r w:rsidRPr="000F283A">
        <w:rPr>
          <w:rFonts w:ascii="Times New Roman" w:hAnsi="Times New Roman" w:cs="Times New Roman"/>
        </w:rPr>
        <w:t>Ctra</w:t>
      </w:r>
      <w:proofErr w:type="spellEnd"/>
      <w:r w:rsidRPr="000F283A">
        <w:rPr>
          <w:rFonts w:ascii="Times New Roman" w:hAnsi="Times New Roman" w:cs="Times New Roman"/>
        </w:rPr>
        <w:t xml:space="preserve"> Elda-Sax s/n</w:t>
      </w:r>
      <w:r w:rsidR="0075271E" w:rsidRPr="000F283A">
        <w:rPr>
          <w:rFonts w:ascii="Times New Roman" w:hAnsi="Times New Roman" w:cs="Times New Roman"/>
        </w:rPr>
        <w:t xml:space="preserve">, CP 03600. </w:t>
      </w:r>
      <w:r w:rsidR="0075271E" w:rsidRPr="000F283A">
        <w:rPr>
          <w:rFonts w:ascii="Times New Roman" w:hAnsi="Times New Roman" w:cs="Times New Roman"/>
          <w:lang w:val="en-US"/>
        </w:rPr>
        <w:t>Spain.</w:t>
      </w:r>
    </w:p>
    <w:p w14:paraId="56C34CAE" w14:textId="77777777" w:rsidR="0075271E" w:rsidRPr="000F283A" w:rsidRDefault="0075271E" w:rsidP="003567E7">
      <w:pPr>
        <w:spacing w:line="360" w:lineRule="auto"/>
        <w:rPr>
          <w:rFonts w:ascii="Times New Roman" w:hAnsi="Times New Roman" w:cs="Times New Roman"/>
          <w:lang w:val="en-US"/>
        </w:rPr>
      </w:pPr>
    </w:p>
    <w:p w14:paraId="5FCBC323" w14:textId="7DC6082D" w:rsidR="0075271E" w:rsidRPr="000F283A" w:rsidRDefault="0075271E"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Keywords: Benznidazole, </w:t>
      </w:r>
      <w:r w:rsidR="00A272FE" w:rsidRPr="000F283A">
        <w:rPr>
          <w:rFonts w:ascii="Times New Roman" w:hAnsi="Times New Roman" w:cs="Times New Roman"/>
          <w:lang w:val="en-US"/>
        </w:rPr>
        <w:t xml:space="preserve">Neglected tropical diseases, </w:t>
      </w:r>
      <w:r w:rsidR="00A272FE" w:rsidRPr="000F283A">
        <w:rPr>
          <w:rFonts w:ascii="Times New Roman" w:hAnsi="Times New Roman" w:cs="Times New Roman"/>
          <w:i/>
          <w:iCs/>
          <w:lang w:val="en-US"/>
        </w:rPr>
        <w:t>Trypanosoma cruzi</w:t>
      </w:r>
      <w:r w:rsidR="00A272FE" w:rsidRPr="000F283A">
        <w:rPr>
          <w:rFonts w:ascii="Times New Roman" w:hAnsi="Times New Roman" w:cs="Times New Roman"/>
          <w:lang w:val="en-US"/>
        </w:rPr>
        <w:t xml:space="preserve">, </w:t>
      </w:r>
      <w:r w:rsidRPr="000F283A">
        <w:rPr>
          <w:rFonts w:ascii="Times New Roman" w:hAnsi="Times New Roman" w:cs="Times New Roman"/>
          <w:lang w:val="en-US"/>
        </w:rPr>
        <w:t>Chagas Disease, cost-effectiveness analysis</w:t>
      </w:r>
      <w:r w:rsidR="00A272FE" w:rsidRPr="000F283A">
        <w:rPr>
          <w:rFonts w:ascii="Times New Roman" w:hAnsi="Times New Roman" w:cs="Times New Roman"/>
          <w:lang w:val="en-US"/>
        </w:rPr>
        <w:t>, Health access</w:t>
      </w:r>
      <w:r w:rsidRPr="000F283A">
        <w:rPr>
          <w:rFonts w:ascii="Times New Roman" w:hAnsi="Times New Roman" w:cs="Times New Roman"/>
          <w:lang w:val="en-US"/>
        </w:rPr>
        <w:t>.</w:t>
      </w:r>
    </w:p>
    <w:p w14:paraId="29A40D48" w14:textId="77777777" w:rsidR="0075271E" w:rsidRPr="000F283A" w:rsidRDefault="0075271E" w:rsidP="003567E7">
      <w:pPr>
        <w:spacing w:line="360" w:lineRule="auto"/>
        <w:rPr>
          <w:rFonts w:ascii="Times New Roman" w:hAnsi="Times New Roman" w:cs="Times New Roman"/>
          <w:lang w:val="en-US"/>
        </w:rPr>
      </w:pPr>
    </w:p>
    <w:p w14:paraId="76C17B8C" w14:textId="2E81406E" w:rsidR="00A272FE" w:rsidRDefault="00A272FE">
      <w:pPr>
        <w:rPr>
          <w:lang w:val="en-US"/>
        </w:rPr>
      </w:pPr>
      <w:r>
        <w:rPr>
          <w:lang w:val="en-US"/>
        </w:rPr>
        <w:br w:type="page"/>
      </w:r>
    </w:p>
    <w:p w14:paraId="1D11EF02"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b/>
          <w:bCs/>
          <w:lang w:val="en-US"/>
        </w:rPr>
        <w:lastRenderedPageBreak/>
        <w:t>Abstract</w:t>
      </w:r>
    </w:p>
    <w:p w14:paraId="540AED93"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Objectives: To evaluate the cost-effectiveness of benznidazole treatment for chronic Chagas disease in a European healthcare setting. The study focuses on patients with chronic asymptomatic Chagas disease.</w:t>
      </w:r>
    </w:p>
    <w:p w14:paraId="4249160A" w14:textId="6C44B87A"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Perspective: The study conducts a cost-effectiveness analysis, which involves evaluating costs and clinical outcomes from the perspective of the healthcare system.</w:t>
      </w:r>
    </w:p>
    <w:p w14:paraId="08DF5E38"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Setting: The study is set in a European healthcare environment, specifically calibrating the model to reflect the Spanish epidemiological situation.</w:t>
      </w:r>
    </w:p>
    <w:p w14:paraId="7C2E42FC" w14:textId="1896A459"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Methods: An economic evaluation (cost-effectiveness analysis) was performed. A Markov model was used, and Monte Carlo simulations and probabilistic sensitivity analysis (PSA) were conducted to characterize uncertainty. Key input data included transition probabilities (derived and calibrated from the literature) and</w:t>
      </w:r>
      <w:r w:rsidR="002A40E0" w:rsidRPr="002A40E0">
        <w:rPr>
          <w:rFonts w:ascii="Times New Roman" w:hAnsi="Times New Roman" w:cs="Times New Roman"/>
          <w:lang w:val="en-US"/>
        </w:rPr>
        <w:t xml:space="preserve"> costs</w:t>
      </w:r>
      <w:r w:rsidRPr="002A40E0">
        <w:rPr>
          <w:rFonts w:ascii="Times New Roman" w:hAnsi="Times New Roman" w:cs="Times New Roman"/>
          <w:lang w:val="en-US"/>
        </w:rPr>
        <w:t>. A weakness of the study is the assumption of a constant migrant population. Reporting was done in accordance with the CHEERS statement.</w:t>
      </w:r>
    </w:p>
    <w:p w14:paraId="15CCCA0A" w14:textId="5A0A2FB6"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 xml:space="preserve">Results: Univariate sensitivity analysis identified the probability of cardiac involvement, the probability of digestive involvement, the relative risk reduction in cardiac and digestive forms with treatment, and the mortality rate increase ratios in cardiac and digestive forms as the most influential variables. In the probabilistic sensitivity analysis (PSA), the median incremental cost-effectiveness ratio (ICER) was €-69,372 (95% credible interval). More than 95% of simulations showed benznidazole to be </w:t>
      </w:r>
      <w:proofErr w:type="gramStart"/>
      <w:r w:rsidRPr="002A40E0">
        <w:rPr>
          <w:rFonts w:ascii="Times New Roman" w:hAnsi="Times New Roman" w:cs="Times New Roman"/>
          <w:lang w:val="en-US"/>
        </w:rPr>
        <w:t>cost-saving</w:t>
      </w:r>
      <w:proofErr w:type="gramEnd"/>
      <w:r w:rsidRPr="002A40E0">
        <w:rPr>
          <w:rFonts w:ascii="Times New Roman" w:hAnsi="Times New Roman" w:cs="Times New Roman"/>
          <w:lang w:val="en-US"/>
        </w:rPr>
        <w:t>. The expected value of perfect information (EVPI) was calculated at €1</w:t>
      </w:r>
      <w:r w:rsidR="009206CE" w:rsidRPr="002A40E0">
        <w:rPr>
          <w:rFonts w:ascii="Times New Roman" w:hAnsi="Times New Roman" w:cs="Times New Roman"/>
          <w:lang w:val="en-US"/>
        </w:rPr>
        <w:t>·</w:t>
      </w:r>
      <w:r w:rsidRPr="002A40E0">
        <w:rPr>
          <w:rFonts w:ascii="Times New Roman" w:hAnsi="Times New Roman" w:cs="Times New Roman"/>
          <w:lang w:val="en-US"/>
        </w:rPr>
        <w:t>2 million per year over the study period.</w:t>
      </w:r>
    </w:p>
    <w:p w14:paraId="6C6FAB49"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Conclusions: Benznidazole appears to be a cost-saving treatment for chronic asymptomatic Chagas disease patients in the studied healthcare setting. While some residual uncertainty exists, the results suggest that investing in future research to reduce this uncertainty would be reasonable, up to the calculated EVPI value.</w:t>
      </w:r>
    </w:p>
    <w:p w14:paraId="7EDB06D0" w14:textId="4C61E0C7" w:rsidR="00A16DC5" w:rsidRPr="002A40E0" w:rsidRDefault="00A272FE" w:rsidP="003567E7">
      <w:pPr>
        <w:spacing w:line="360" w:lineRule="auto"/>
        <w:rPr>
          <w:rFonts w:ascii="Times New Roman" w:hAnsi="Times New Roman" w:cs="Times New Roman"/>
        </w:rPr>
      </w:pPr>
      <w:ins w:id="0" w:author="Jose Antonio Perez Molina" w:date="2025-06-03T09:04:00Z" w16du:dateUtc="2025-06-03T07:04:00Z">
        <w:r w:rsidRPr="002A40E0">
          <w:rPr>
            <w:rFonts w:ascii="Times New Roman" w:hAnsi="Times New Roman" w:cs="Times New Roman"/>
            <w:rPrChange w:id="1" w:author="Jose Antonio Perez Molina" w:date="2025-06-03T09:04:00Z" w16du:dateUtc="2025-06-03T07:04:00Z">
              <w:rPr>
                <w:lang w:val="en-US"/>
              </w:rPr>
            </w:rPrChange>
          </w:rPr>
          <w:t xml:space="preserve">Mirar al final cuando tengamos el texto </w:t>
        </w:r>
        <w:r w:rsidRPr="002A40E0">
          <w:rPr>
            <w:rFonts w:ascii="Times New Roman" w:hAnsi="Times New Roman" w:cs="Times New Roman"/>
          </w:rPr>
          <w:t>finiquitad</w:t>
        </w:r>
      </w:ins>
      <w:ins w:id="2" w:author="Jose Antonio Perez Molina" w:date="2025-06-03T09:05:00Z" w16du:dateUtc="2025-06-03T07:05:00Z">
        <w:r w:rsidRPr="002A40E0">
          <w:rPr>
            <w:rFonts w:ascii="Times New Roman" w:hAnsi="Times New Roman" w:cs="Times New Roman"/>
          </w:rPr>
          <w:t>o</w:t>
        </w:r>
      </w:ins>
    </w:p>
    <w:p w14:paraId="2086FF7D" w14:textId="77777777" w:rsidR="000975C3" w:rsidRPr="00123985" w:rsidRDefault="000975C3" w:rsidP="003567E7">
      <w:pPr>
        <w:spacing w:line="360" w:lineRule="auto"/>
      </w:pPr>
    </w:p>
    <w:p w14:paraId="17E0E41A" w14:textId="77777777" w:rsidR="000975C3" w:rsidRPr="00123985" w:rsidRDefault="000975C3" w:rsidP="003567E7">
      <w:pPr>
        <w:spacing w:line="360" w:lineRule="auto"/>
      </w:pPr>
    </w:p>
    <w:p w14:paraId="4BE4DD70" w14:textId="24CD03BF" w:rsidR="00516740" w:rsidRDefault="00516740">
      <w:r>
        <w:br w:type="page"/>
      </w:r>
    </w:p>
    <w:p w14:paraId="462E2077" w14:textId="4CBA64ED"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lastRenderedPageBreak/>
        <w:t>Introduction</w:t>
      </w:r>
    </w:p>
    <w:p w14:paraId="46B785F8" w14:textId="4462E40B" w:rsidR="00BD525B" w:rsidRPr="000F283A" w:rsidRDefault="00BD65A3" w:rsidP="00BD525B">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Chagas disease is a neglected tropical disease that affects nearly six million people in Latin America and is becoming increasingly prevalent in non-endemic regions due to migration. Often asymptomatic during its acute phase, it can progress to a chronic stage in which individuals develop se</w:t>
      </w:r>
      <w:r w:rsidR="00C81CAF" w:rsidRPr="000F283A">
        <w:rPr>
          <w:rFonts w:ascii="Times New Roman" w:hAnsi="Times New Roman" w:cs="Times New Roman"/>
          <w:kern w:val="0"/>
          <w:lang w:val="en-US"/>
          <w14:ligatures w14:val="none"/>
        </w:rPr>
        <w:t>vere</w:t>
      </w:r>
      <w:r w:rsidRPr="000F283A">
        <w:rPr>
          <w:rFonts w:ascii="Times New Roman" w:hAnsi="Times New Roman" w:cs="Times New Roman"/>
          <w:kern w:val="0"/>
          <w:lang w:val="en-US"/>
          <w14:ligatures w14:val="none"/>
        </w:rPr>
        <w:t xml:space="preserve"> cardiac or digestive involvement over many years, accompanied by an increased risk of mortality.</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{"citationID":"Swdq56pd","properties":{"formattedCitation":"\\super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w:t>
      </w:r>
      <w:r w:rsidR="00123985"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w:t>
      </w:r>
      <w:r w:rsidR="00BD525B" w:rsidRPr="000F283A">
        <w:rPr>
          <w:rFonts w:ascii="Times New Roman" w:hAnsi="Times New Roman" w:cs="Times New Roman"/>
          <w:kern w:val="0"/>
          <w:lang w:val="en-US"/>
          <w14:ligatures w14:val="none"/>
        </w:rPr>
        <w:t>Benznidazole is highly effective in the acute phase, in early chronic infection, and in preventing mother-to-child transmission, while its efficacy is questionable in late chronic infection, particularly when there is visceral involvement.</w:t>
      </w:r>
      <w:r w:rsidR="00123985" w:rsidRPr="000F283A">
        <w:rPr>
          <w:rFonts w:ascii="Times New Roman" w:hAnsi="Times New Roman" w:cs="Times New Roman"/>
          <w:kern w:val="0"/>
          <w:lang w:val="en-US"/>
          <w14:ligatures w14:val="none"/>
        </w:rPr>
        <w:fldChar w:fldCharType="begin"/>
      </w:r>
      <w:r w:rsidR="0063073C" w:rsidRPr="000F283A">
        <w:rPr>
          <w:rFonts w:ascii="Times New Roman" w:hAnsi="Times New Roman" w:cs="Times New Roman"/>
          <w:kern w:val="0"/>
          <w:lang w:val="en-US"/>
          <w14:ligatures w14:val="none"/>
        </w:rPr>
        <w:instrText xml:space="preserve"> ADDIN ZOTERO_ITEM CSL_CITATION {"citationID":"mOkcbBJI","properties":{"formattedCitation":"\\super 2,3\\nosupersub{}","plainCitation":"2,3","noteIndex":0},"citationItems":[{"id":118,"uris":["http://zotero.org/groups/5772643/items/TBCLMJ8E"],"itemData":{"id":118,"type":"article-magazine","abstract":"The acute phase of Chagas disease lasts 4–8 weeks and is characterized by microscopically detectable parasitaemia. Symptoms are usually mild with severe acute disease occurring in less than 1% of patients. Orally transmitted Trypanosoma cruzi outbreaks can have more severe acute morbidity and higher mortality than vector-borne infection. Congenital T. cruzi infection occurs in 1–10% of infants of infected mothers. Most congenital infections are asymptomatic or cause non-specific signs, requiring laboratory screening for detection. A small proportion of congenital infections cause severe morbidity with hepatosplenomegaly, anaemia, meningoencephalitis and/or respiratory insufficiency, with an associated high mortality. Infected infants are presumed to carry the same 20–30% lifetime risk of cardiac or gastrointestinal disease as other infected individuals. Most control programs in Latin America employ prenatal serological screening followed by microscopic examination of cord blood from infants of seropositive mothers. Recent data confirm that polymerase chain reaction (PCR) is more sensitive and detects congenital infections earlier than conventional techniques. For infants not diagnosed at birth, conventional serology is recommended at at 6 to 9 months of age. In programs that have been evaluated, less than 20% of at risk infants completed all steps of the screening algorithm. A sensitive, specific and practical screening test for newborns is needed to enable Chagas disease to be added to newborn screening programs.","container-title":"Advances in Parasitology","ISSN":"0065-308X","language":"en","page":"19-46","source":"Zotero","title":"Acute and Congenital Chagas Disease","volume":"75","author":[{"family":"Bern","given":"Caryn"},{"family":"Martin","given":"Diana L."},{"family":"Gilman","given":"Robert H."}],"issued":{"date-parts":[["2011"]]}}},{"id":33,"uris":["http://zotero.org/groups/5772643/items/UNRHGT3E"],"itemData":{"id":33,"type":"article-journal","abstract":"BACKGROUND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2,3</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The safety profile is far from ideal, with frequent discontinuations due to toxicity.</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{"citationID":"mUDcf3tX","properties":{"formattedCitation":"\\super 4\\nosupersub{}","plainCitation":"4","noteIndex":0},"citationItems":[{"id":31,"uris":["http://zotero.org/groups/5772643/items/4FWUZ283"],"itemData":{"id":31,"type":"article-journal","abstract":"Drug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4</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Nonetheless, despite these limitations, the use of benznidazole is far below what would be optimal,</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{"citationID":"y7kaEIDf","properties":{"formattedCitation":"\\super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5</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resulting in a significant loss of its potential benefits. Some reasons for this </w:t>
      </w:r>
      <w:r w:rsidR="001323D0" w:rsidRPr="000F283A">
        <w:rPr>
          <w:rFonts w:ascii="Times New Roman" w:hAnsi="Times New Roman" w:cs="Times New Roman"/>
          <w:kern w:val="0"/>
          <w:lang w:val="en-US"/>
          <w14:ligatures w14:val="none"/>
        </w:rPr>
        <w:t>underutilization</w:t>
      </w:r>
      <w:r w:rsidR="00BD525B" w:rsidRPr="000F283A">
        <w:rPr>
          <w:rFonts w:ascii="Times New Roman" w:hAnsi="Times New Roman" w:cs="Times New Roman"/>
          <w:kern w:val="0"/>
          <w:lang w:val="en-US"/>
          <w14:ligatures w14:val="none"/>
        </w:rPr>
        <w:t xml:space="preserve"> include </w:t>
      </w:r>
      <w:proofErr w:type="gramStart"/>
      <w:r w:rsidR="00BD525B" w:rsidRPr="000F283A">
        <w:rPr>
          <w:rFonts w:ascii="Times New Roman" w:hAnsi="Times New Roman" w:cs="Times New Roman"/>
          <w:kern w:val="0"/>
          <w:lang w:val="en-US"/>
          <w14:ligatures w14:val="none"/>
        </w:rPr>
        <w:t>a lack</w:t>
      </w:r>
      <w:proofErr w:type="gramEnd"/>
      <w:r w:rsidR="00BD525B" w:rsidRPr="000F283A">
        <w:rPr>
          <w:rFonts w:ascii="Times New Roman" w:hAnsi="Times New Roman" w:cs="Times New Roman"/>
          <w:kern w:val="0"/>
          <w:lang w:val="en-US"/>
          <w14:ligatures w14:val="none"/>
        </w:rPr>
        <w:t xml:space="preserve"> of disease awareness, late diagnosis, </w:t>
      </w:r>
      <w:r w:rsidR="00C834B3" w:rsidRPr="000F283A">
        <w:rPr>
          <w:rFonts w:ascii="Times New Roman" w:hAnsi="Times New Roman" w:cs="Times New Roman"/>
          <w:kern w:val="0"/>
          <w:lang w:val="en-US"/>
          <w14:ligatures w14:val="none"/>
        </w:rPr>
        <w:t xml:space="preserve">cost, </w:t>
      </w:r>
      <w:r w:rsidR="00BD525B" w:rsidRPr="000F283A">
        <w:rPr>
          <w:rFonts w:ascii="Times New Roman" w:hAnsi="Times New Roman" w:cs="Times New Roman"/>
          <w:kern w:val="0"/>
          <w:lang w:val="en-US"/>
          <w14:ligatures w14:val="none"/>
        </w:rPr>
        <w:t xml:space="preserve">and barriers to treatment access. </w:t>
      </w:r>
    </w:p>
    <w:p w14:paraId="1271379C" w14:textId="1512A2C6" w:rsidR="00C22E6F" w:rsidRPr="000F283A" w:rsidRDefault="000E547A" w:rsidP="00C22E6F">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Chagas disease, caused by </w:t>
      </w:r>
      <w:r w:rsidRPr="000F283A">
        <w:rPr>
          <w:rFonts w:ascii="Times New Roman" w:hAnsi="Times New Roman" w:cs="Times New Roman"/>
          <w:i/>
          <w:iCs/>
          <w:kern w:val="0"/>
          <w:lang w:val="en-US"/>
          <w14:ligatures w14:val="none"/>
        </w:rPr>
        <w:t>Trypanosoma cruzi</w:t>
      </w:r>
      <w:r w:rsidRPr="000F283A">
        <w:rPr>
          <w:rFonts w:ascii="Times New Roman" w:hAnsi="Times New Roman" w:cs="Times New Roman"/>
          <w:kern w:val="0"/>
          <w:lang w:val="en-US"/>
          <w14:ligatures w14:val="none"/>
        </w:rPr>
        <w:t>, remains endemic in 21 Latin American countries, accounting for 12,000 deaths per year and affecting nearly 6 million people—particularly in the Southern Cone, where 70</w:t>
      </w:r>
      <w:r w:rsidR="002342FB" w:rsidRPr="000F283A">
        <w:rPr>
          <w:rFonts w:ascii="Times New Roman" w:hAnsi="Times New Roman" w:cs="Times New Roman"/>
          <w:kern w:val="0"/>
          <w:lang w:val="en-US"/>
          <w14:ligatures w14:val="none"/>
        </w:rPr>
        <w:t>·</w:t>
      </w:r>
      <w:r w:rsidRPr="000F283A">
        <w:rPr>
          <w:rFonts w:ascii="Times New Roman" w:hAnsi="Times New Roman" w:cs="Times New Roman"/>
          <w:kern w:val="0"/>
          <w:lang w:val="en-US"/>
          <w14:ligatures w14:val="none"/>
        </w:rPr>
        <w:t>2 million individuals are at risk .</w:t>
      </w:r>
      <w:r w:rsidR="00DD6C06" w:rsidRPr="000F283A">
        <w:rPr>
          <w:rFonts w:ascii="Times New Roman" w:hAnsi="Times New Roman" w:cs="Times New Roman"/>
          <w:kern w:val="0"/>
          <w:lang w:val="en-US"/>
          <w14:ligatures w14:val="none"/>
        </w:rPr>
        <w:fldChar w:fldCharType="begin"/>
      </w:r>
      <w:r w:rsidR="00DD6C06" w:rsidRPr="000F283A">
        <w:rPr>
          <w:rFonts w:ascii="Times New Roman" w:hAnsi="Times New Roman" w:cs="Times New Roman"/>
          <w:kern w:val="0"/>
          <w:lang w:val="en-US"/>
          <w14:ligatures w14:val="none"/>
        </w:rPr>
        <w:instrText xml:space="preserve"> ADDIN ZOTERO_ITEM CSL_CITATION {"citationID":"Nf0en3Wn","properties":{"formattedCitation":"\\super 1,6\\nosupersub{}","plainCitation":"1,6","noteIndex":0},"citationItems":[{"id":155,"uris":["http://zotero.org/groups/5772643/items/TZ49UE9E"],"itemData":{"id":155,"type":"article-journal","container-title":"WEEKLY EPIDEMIOLOGICAL RECORD","ISSN":"0049-8114","issue":"6","page":"33-43","title":"Chagas disease in Latin America: an epidemiological update based on 2010 estimates","volume":"90","author":[{"family":"WHO","given":""}],"issued":{"date-parts":[["2015",2,6]]}}},{"id":112,"uris":["http://zotero.org/users/1599338/items/UVIPMC34"],"itemData":{"id":112,"type":"article-journal","container-title":"The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DD6C06"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1,6</w:t>
      </w:r>
      <w:r w:rsidR="00DD6C06"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xml:space="preserve"> Through </w:t>
      </w:r>
      <w:proofErr w:type="spellStart"/>
      <w:r w:rsidRPr="000F283A">
        <w:rPr>
          <w:rFonts w:ascii="Times New Roman" w:hAnsi="Times New Roman" w:cs="Times New Roman"/>
          <w:kern w:val="0"/>
          <w:lang w:val="en-US"/>
          <w14:ligatures w14:val="none"/>
        </w:rPr>
        <w:t>globalisation</w:t>
      </w:r>
      <w:proofErr w:type="spellEnd"/>
      <w:r w:rsidRPr="000F283A">
        <w:rPr>
          <w:rFonts w:ascii="Times New Roman" w:hAnsi="Times New Roman" w:cs="Times New Roman"/>
          <w:kern w:val="0"/>
          <w:lang w:val="en-US"/>
          <w14:ligatures w14:val="none"/>
        </w:rPr>
        <w:t xml:space="preserve"> and migration, the disease has reached non-endemic regions, with approximately 347,000 cases in the United States and 123,078 in Europe .</w:t>
      </w:r>
      <w:r w:rsidR="00A0420F" w:rsidRPr="000F283A">
        <w:rPr>
          <w:rFonts w:ascii="Times New Roman" w:hAnsi="Times New Roman" w:cs="Times New Roman"/>
          <w:kern w:val="0"/>
          <w:lang w:val="en-US"/>
          <w14:ligatures w14:val="none"/>
        </w:rPr>
        <w:fldChar w:fldCharType="begin"/>
      </w:r>
      <w:r w:rsidR="00A0420F" w:rsidRPr="000F283A">
        <w:rPr>
          <w:rFonts w:ascii="Times New Roman" w:hAnsi="Times New Roman" w:cs="Times New Roman"/>
          <w:kern w:val="0"/>
          <w:lang w:val="en-US"/>
          <w14:ligatures w14:val="none"/>
        </w:rPr>
        <w:instrText xml:space="preserve"> ADDIN ZOTERO_ITEM CSL_CITATION {"citationID":"Sc8XZfr2","properties":{"formattedCitation":"\\super 7\\uc0\\u8211{}9\\nosupersub{}","plainCitation":"7–9","noteIndex":0},"citationItems":[{"id":157,"uris":["http://zotero.org/groups/5772643/items/FL38NFBE"],"itemData":{"id":157,"type":"article-journal","abstract":"Background In recent years, there has been growing awareness of the significant burden of Chagas disease in the United States (US). However, epidemiological data on both prevalence and access to care for this disease are limited. The objective of this study is to provide an updated national estimate of Chagas disease prevalence, the first state-level estimates of cases of T. cruzi infection in the US and to analyze these estimates in the context of data on confirmed cases of infection in the US blood supply.","container-title":"PLOS Neglected Tropical Diseases","DOI":"10.1371/journal.pntd.0005033","ISSN":"1935-2735","issue":"11","journalAbbreviation":"PLoS Negl Trop Dis","language":"en","page":"e0005033","source":"DOI.org (Crossref)","title":"Estimating the Burden of Chagas Disease in the United States","volume":"10","author":[{"family":"Manne-Goehler","given":"Jennifer"},{"family":"Umeh","given":"Chukwuemeka A."},{"family":"Montgomery","given":"Susan P."},{"family":"Wirtz","given":"Veronika J."}],"editor":[{"family":"Dumonteil","given":"Eric"}],"issued":{"date-parts":[["2016",11,7]]}}},{"id":159,"uris":["http://zotero.org/groups/5772643/items/9XVZYUJY"],"itemData":{"id":159,"type":"article-journal","abstract":"Background Few studies have assessed the burden of Chagas disease in non-endemic countries and most of them are based on prevalence estimates from Latin American (LA) countries that likely differ from the prevalence in migrants living in Europe. The aim of this study was to systematically review the existing data informing current understanding of the prevalence of Chagas disease in LA migrants living in European countries.\nMethods We conducted a systematic review and meta-analysis of studies reporting prevalence of Chagas disease in European countries belonging to the European Union (EU) before 2004 in accordance with the MOOSE guidelines and based on the database sources MEDLINE and Global Health. No restrictions were placed on study date, study design or language of publication. The pooled prevalence was estimated using random effect models based on DerSimonian &amp; Laird method.\nResults We identified 18 studies conducted in five European countries. The random effect pooled prevalence was 4.2% (95%CI:2.2-6.7%); and the heterogeneity of Chagas disease prevalence among studies was high (I2 = 97%,p&lt;0.001). Migrants from Bolivia had the highest prevalence of Chagas disease (18.1%, 95%CI:13.9–22.7%).\nConclusions Prevalence of Chagas in LA migrants living in Europe is high, particularly in migrants from Bolivia and Paraguay. Data are highly heterogeneous dependent upon country of origin and within studies of migrants from the same country of origin. Country-specific prevalence differs from the estimates available from LA countries. Our meta-analysis provides prevalence","container-title":"PLOS Neglected Tropical Diseases","DOI":"10.1371/journal.pntd.0003540","ISSN":"1935-2735","issue":"2","journalAbbreviation":"PLoS Negl Trop Dis","language":"en","page":"e0003540","source":"DOI.org (Crossref)","title":"Prevalence of Chagas Disease in Latin-American Migrants Living in Europe: A Systematic Review and Meta-analysis","title-short":"Prevalence of Chagas Disease in Latin-American Migrants Living in Europe","volume":"9","author":[{"family":"Requena-Méndez","given":"Ana"},{"family":"Aldasoro","given":"Edelweiss"},{"family":"De Lazzari","given":"Elisa"},{"family":"Sicuri","given":"Elisa"},{"family":"Brown","given":"Michael"},{"family":"Moore","given":"David A. J."},{"family":"Gascon","given":"Joaquim"},{"family":"Muñoz","given":"Jose"}],"editor":[{"family":"Rodrigues","given":"Mauricio Martins"}],"issued":{"date-parts":[["2015",2,13]]}}},{"id":34,"uris":["http://zotero.org/groups/5772643/items/3M2AUGYG"],"itemData":{"id":34,"type":"article-journal","abstract":"Chagas disease is currently present in many non-endemic countries and remains a neglected tropical disease globally. A review of the literature identified significant gaps and scarcity of updated information from European countries, with most studies reporting data from Spain and Italy. The index of underdiagnosis may be as high as 70%, affecting mainly females of child-bearing age. Standardized screening of fertile, non-pregnant, women from endemic countries and subsequent treatment is considered an essential strategy to control transmission and prevent new cases, yet no uniform legislation for screening risk groups exists. There is heterogeneity in Europe in terms of preventive strategies to avoid transfusion-related transmission of Chagas disease, not necessarily in line with the European directives, with some countries conducting systematic screening for T. cruzi infection in blood donors, whilst others rely on pre-transfusion questionnaires. The growing burden of the infection in resource-rich areas may provide an opportunity for progress in certain aspects of control and prevention. Options for improving screening strategies, management and linkage to care are reviewed.","container-title":"Tropical medicine and infectious disease","DOI":"10.3390/tropicalmed8120513","ISSN":"2414-6366","issue":"12","note":"PMID: 38133445","page":"513","title":"Chagas Disease in Europe.","volume":"8","author":[{"family":"Gonzalez-Sanz","given":"Marta"},{"family":"Crespillo-Andújar","given":"Clara"},{"family":"Chamorro-Tojeiro","given":"Sandra"},{"family":"Monge-Maillo","given":"Begoña"},{"family":"Perez-Molina","given":"Jose A."},{"family":"Norman","given":"Francesca F."}],"issued":{"date-parts":[["2023",12,1]]}}}],"schema":"https://github.com/citation-style-language/schema/raw/master/csl-citation.json"} </w:instrText>
      </w:r>
      <w:r w:rsidR="00A0420F"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7–9</w:t>
      </w:r>
      <w:r w:rsidR="00A0420F" w:rsidRPr="000F283A">
        <w:rPr>
          <w:rFonts w:ascii="Times New Roman" w:hAnsi="Times New Roman" w:cs="Times New Roman"/>
          <w:kern w:val="0"/>
          <w:lang w:val="en-US"/>
          <w14:ligatures w14:val="none"/>
        </w:rPr>
        <w:fldChar w:fldCharType="end"/>
      </w:r>
      <w:r w:rsidR="00744CEA" w:rsidRPr="000F283A">
        <w:rPr>
          <w:rFonts w:ascii="Times New Roman" w:hAnsi="Times New Roman" w:cs="Times New Roman"/>
          <w:kern w:val="0"/>
          <w:lang w:val="en-US"/>
          <w14:ligatures w14:val="none"/>
        </w:rPr>
        <w:t xml:space="preserve"> </w:t>
      </w:r>
      <w:r w:rsidR="00C22E6F" w:rsidRPr="000F283A">
        <w:rPr>
          <w:rFonts w:ascii="Times New Roman" w:hAnsi="Times New Roman" w:cs="Times New Roman"/>
          <w:lang w:val="en-US"/>
        </w:rPr>
        <w:t>Acute infections are often asymptomatic and therefore frequently go undetected. They can occur at any age and may present with fever, lymphadenopathy, hepatosplenomegaly, and a localized lesion at the site of parasite entry (referred to as a “</w:t>
      </w:r>
      <w:proofErr w:type="spellStart"/>
      <w:r w:rsidR="00C22E6F" w:rsidRPr="000F283A">
        <w:rPr>
          <w:rFonts w:ascii="Times New Roman" w:hAnsi="Times New Roman" w:cs="Times New Roman"/>
          <w:lang w:val="en-US"/>
        </w:rPr>
        <w:t>chagoma</w:t>
      </w:r>
      <w:proofErr w:type="spellEnd"/>
      <w:r w:rsidR="00C22E6F" w:rsidRPr="000F283A">
        <w:rPr>
          <w:rFonts w:ascii="Times New Roman" w:hAnsi="Times New Roman" w:cs="Times New Roman"/>
          <w:lang w:val="en-US"/>
        </w:rPr>
        <w:t>”). However, severe cases are uncommon (1–5%).</w:t>
      </w:r>
      <w:r w:rsidR="00A0420F" w:rsidRPr="000F283A">
        <w:rPr>
          <w:rFonts w:ascii="Times New Roman" w:hAnsi="Times New Roman" w:cs="Times New Roman"/>
          <w:lang w:val="en-US"/>
        </w:rPr>
        <w:fldChar w:fldCharType="begin"/>
      </w:r>
      <w:r w:rsidR="00A0420F" w:rsidRPr="000F283A">
        <w:rPr>
          <w:rFonts w:ascii="Times New Roman" w:hAnsi="Times New Roman" w:cs="Times New Roman"/>
          <w:lang w:val="en-US"/>
        </w:rPr>
        <w:instrText xml:space="preserve"> ADDIN ZOTERO_ITEM CSL_CITATION {"citationID":"QyEuwZuD","properties":{"formattedCitation":"\\super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r w:rsidR="00C22E6F" w:rsidRPr="000F283A">
        <w:rPr>
          <w:rFonts w:ascii="Times New Roman" w:hAnsi="Times New Roman" w:cs="Times New Roman"/>
          <w:lang w:val="en-US"/>
        </w:rPr>
        <w:t xml:space="preserve"> This initial phase lasts approximately 4–8 weeks and, if not treated, typically progresses to a chronic stage. Between 10 and 30 years after the initial infection, about 30–40% of chronically infected individuals develop visceral involvement, most commonly manifesting as cardiomyopathy, gastrointestinal complications, or a combination of both.</w:t>
      </w:r>
      <w:r w:rsidR="00A0420F" w:rsidRPr="000F283A">
        <w:rPr>
          <w:rFonts w:ascii="Times New Roman" w:hAnsi="Times New Roman" w:cs="Times New Roman"/>
          <w:lang w:val="en-US"/>
        </w:rPr>
        <w:t xml:space="preserve"> </w:t>
      </w:r>
      <w:r w:rsidR="00A0420F" w:rsidRPr="000F283A">
        <w:rPr>
          <w:rFonts w:ascii="Times New Roman" w:hAnsi="Times New Roman" w:cs="Times New Roman"/>
          <w:lang w:val="en-US"/>
        </w:rPr>
        <w:fldChar w:fldCharType="begin"/>
      </w:r>
      <w:r w:rsidR="00A0420F" w:rsidRPr="000F283A">
        <w:rPr>
          <w:rFonts w:ascii="Times New Roman" w:hAnsi="Times New Roman" w:cs="Times New Roman"/>
          <w:lang w:val="en-US"/>
        </w:rPr>
        <w:instrText xml:space="preserve"> ADDIN ZOTERO_ITEM CSL_CITATION {"citationID":"YghY8OZq","properties":{"formattedCitation":"\\super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p>
    <w:p w14:paraId="1947EA94" w14:textId="775867E8" w:rsidR="002E7295" w:rsidRPr="000F283A" w:rsidRDefault="00904FA4" w:rsidP="003567E7">
      <w:pPr>
        <w:spacing w:line="360" w:lineRule="auto"/>
        <w:rPr>
          <w:rFonts w:ascii="Times New Roman" w:hAnsi="Times New Roman" w:cs="Times New Roman"/>
          <w:lang w:val="en-US"/>
        </w:rPr>
      </w:pPr>
      <w:r w:rsidRPr="000F283A">
        <w:rPr>
          <w:rFonts w:ascii="Times New Roman" w:hAnsi="Times New Roman" w:cs="Times New Roman"/>
          <w:lang w:val="en-US"/>
        </w:rPr>
        <w:t>Benznidazole demonstrates high efficacy in the acute and early phases of </w:t>
      </w:r>
      <w:r w:rsidRPr="000F283A">
        <w:rPr>
          <w:rFonts w:ascii="Times New Roman" w:hAnsi="Times New Roman" w:cs="Times New Roman"/>
          <w:i/>
          <w:iCs/>
          <w:lang w:val="en-US"/>
        </w:rPr>
        <w:t>T. cruzi</w:t>
      </w:r>
      <w:r w:rsidRPr="000F283A">
        <w:rPr>
          <w:rFonts w:ascii="Times New Roman" w:hAnsi="Times New Roman" w:cs="Times New Roman"/>
          <w:lang w:val="en-US"/>
        </w:rPr>
        <w:t> infection, achieving serological cure rates of up to 100% in congenital cases treated within the first year of life and 76% in cases of acute disease.</w:t>
      </w:r>
      <w:r w:rsidR="00A0420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{"citationID":"qsE0PeKI","properties":{"formattedCitation":"\\super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A0420F" w:rsidRPr="000F283A">
        <w:rPr>
          <w:rFonts w:ascii="Times New Roman" w:hAnsi="Times New Roman" w:cs="Times New Roman"/>
          <w:lang w:val="en-US"/>
        </w:rPr>
        <w:fldChar w:fldCharType="end"/>
      </w:r>
      <w:r w:rsidRPr="000F283A">
        <w:rPr>
          <w:rFonts w:ascii="Times New Roman" w:hAnsi="Times New Roman" w:cs="Times New Roman"/>
          <w:lang w:val="en-US"/>
        </w:rPr>
        <w:t xml:space="preserve"> In the chronic phase, cure rates decline to 60–93% in children up to 13 years of age and are lower in adolescents under 18 years.</w:t>
      </w:r>
      <w:r w:rsidR="00A0420F" w:rsidRPr="000F283A">
        <w:rPr>
          <w:rFonts w:ascii="Times New Roman" w:hAnsi="Times New Roman" w:cs="Times New Roman"/>
          <w:lang w:val="en-US"/>
        </w:rPr>
        <w:fldChar w:fldCharType="begin"/>
      </w:r>
      <w:r w:rsidR="00A0420F" w:rsidRPr="000F283A">
        <w:rPr>
          <w:rFonts w:ascii="Times New Roman" w:hAnsi="Times New Roman" w:cs="Times New Roman"/>
          <w:lang w:val="en-US"/>
        </w:rPr>
        <w:instrText xml:space="preserve"> ADDIN ZOTERO_ITEM CSL_CITATION {"citationID":"o3Zml3vw","properties":{"formattedCitation":"\\super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A0420F" w:rsidRPr="000F283A">
        <w:rPr>
          <w:rFonts w:ascii="Times New Roman" w:hAnsi="Times New Roman" w:cs="Times New Roman"/>
          <w:lang w:val="en-US"/>
        </w:rPr>
        <w:fldChar w:fldCharType="end"/>
      </w:r>
      <w:r w:rsidRPr="000F283A">
        <w:rPr>
          <w:rFonts w:ascii="Times New Roman" w:hAnsi="Times New Roman" w:cs="Times New Roman"/>
          <w:lang w:val="en-US"/>
        </w:rPr>
        <w:t xml:space="preserve"> Among patients with visceral involvement, it remains unclear whether benznidazole halts disease progression.</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{"citationID":"aRZ678GH","properties":{"formattedCitation":"\\super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E1283F" w:rsidRPr="000F283A">
        <w:rPr>
          <w:rFonts w:ascii="Times New Roman" w:hAnsi="Times New Roman" w:cs="Times New Roman"/>
          <w:lang w:val="en-US"/>
        </w:rPr>
        <w:fldChar w:fldCharType="end"/>
      </w:r>
    </w:p>
    <w:p w14:paraId="52BF872D" w14:textId="458D9F1B" w:rsidR="002E7295" w:rsidRPr="000F283A" w:rsidRDefault="00C834B3" w:rsidP="002E7295">
      <w:pPr>
        <w:spacing w:line="360" w:lineRule="auto"/>
        <w:rPr>
          <w:rFonts w:ascii="Times New Roman" w:hAnsi="Times New Roman" w:cs="Times New Roman"/>
          <w:lang w:val="en-US"/>
        </w:rPr>
      </w:pPr>
      <w:r w:rsidRPr="000F283A">
        <w:rPr>
          <w:rFonts w:ascii="Times New Roman" w:hAnsi="Times New Roman" w:cs="Times New Roman"/>
          <w:lang w:val="en-US"/>
        </w:rPr>
        <w:t>In addition to its effectiveness in early phases of the disease</w:t>
      </w:r>
      <w:r w:rsidR="00904FA4" w:rsidRPr="000F283A">
        <w:rPr>
          <w:rFonts w:ascii="Times New Roman" w:hAnsi="Times New Roman" w:cs="Times New Roman"/>
          <w:lang w:val="en-US"/>
        </w:rPr>
        <w:t xml:space="preserve">, treatment has proven highly </w:t>
      </w:r>
      <w:r w:rsidRPr="000F283A">
        <w:rPr>
          <w:rFonts w:ascii="Times New Roman" w:hAnsi="Times New Roman" w:cs="Times New Roman"/>
          <w:lang w:val="en-US"/>
        </w:rPr>
        <w:t>effective</w:t>
      </w:r>
      <w:r w:rsidR="00904FA4" w:rsidRPr="000F283A">
        <w:rPr>
          <w:rFonts w:ascii="Times New Roman" w:hAnsi="Times New Roman" w:cs="Times New Roman"/>
          <w:lang w:val="en-US"/>
        </w:rPr>
        <w:t xml:space="preserve"> in preventing mother-to-child transmission and may provide benefits for those with chronic indeterminate infection.</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{"citationID":"2vL2zbkI","properties":{"formattedCitation":"\\super 10\\nosupersub{}","plainCitation":"10","noteIndex":0},"citationItems":[{"id":28,"uris":["http://zotero.org/groups/5772643/items/4TA8E3CH"],"itemData":{"id":28,"type":"article-journal","container-title":"PLOS Neglected Tropical Diseases","DOI":"10.1371/journal.pntd.0012407","ISSN":"1935-2735","issue":"9","page":"e0012407","title":"Prevention of congenital chagas disease by trypanocide treatment in women of reproductive age: A meta-analysis of observational studies","volume":"18","author":[{"family":"Moraes","given":"Francisco Cezar Aquino","dropping-particle":"de"},{"family":"Souza","given":"Maria Eduarda Cavalcanti"},{"family":"Dal Moro","given":"Lucca"},{"family":"Donadon","given":"Isabelle Batista"},{"family":"Silva","given":"Emanuele Rocha","non-dropping-particle":"da"},{"family":"Souza","given":"Dilma do Socorro Moraes","non-dropping-particle":"de"},{"family":"Burbano","given":"Rommel Mario Rodríguez"}],"editor":[{"family":"Almeida","given":"Igor C."}],"issued":{"date-parts":[["2024",9,5]]}}}],"schema":"https://github.com/citation-style-language/schema/raw/master/csl-citation.json"}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10</w:t>
      </w:r>
      <w:r w:rsidR="00E1283F"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r w:rsidR="003B357F" w:rsidRPr="000F283A">
        <w:rPr>
          <w:rFonts w:ascii="Times New Roman" w:hAnsi="Times New Roman" w:cs="Times New Roman"/>
          <w:lang w:val="en-US"/>
        </w:rPr>
        <w:t xml:space="preserve">However, in countries such as Spain where there is a high level of awareness of Chagas disease, the undertreatment rate is </w:t>
      </w:r>
      <w:r w:rsidR="002630DF" w:rsidRPr="000F283A">
        <w:rPr>
          <w:rFonts w:ascii="Times New Roman" w:hAnsi="Times New Roman" w:cs="Times New Roman"/>
          <w:lang w:val="en-US"/>
        </w:rPr>
        <w:t xml:space="preserve">high, estimated at </w:t>
      </w:r>
      <w:r w:rsidR="003B357F" w:rsidRPr="000F283A">
        <w:rPr>
          <w:rFonts w:ascii="Times New Roman" w:hAnsi="Times New Roman" w:cs="Times New Roman"/>
          <w:lang w:val="en-US"/>
        </w:rPr>
        <w:t>82·5% in patients aged 15 years or older and 60% in children.</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{"citationID":"ZSz6Nuhp","properties":{"formattedCitation":"\\super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w:t>
      </w:r>
      <w:r w:rsidR="00E1283F" w:rsidRPr="000F283A">
        <w:rPr>
          <w:rFonts w:ascii="Times New Roman" w:hAnsi="Times New Roman" w:cs="Times New Roman"/>
          <w:lang w:val="en-US"/>
        </w:rPr>
        <w:fldChar w:fldCharType="end"/>
      </w:r>
      <w:r w:rsidR="003B357F" w:rsidRPr="000F283A">
        <w:rPr>
          <w:rFonts w:ascii="Times New Roman" w:hAnsi="Times New Roman" w:cs="Times New Roman"/>
          <w:lang w:val="en-US"/>
        </w:rPr>
        <w:t xml:space="preserve"> </w:t>
      </w:r>
      <w:r w:rsidR="002630DF" w:rsidRPr="000F283A">
        <w:rPr>
          <w:rFonts w:ascii="Times New Roman" w:hAnsi="Times New Roman" w:cs="Times New Roman"/>
          <w:lang w:val="en-US"/>
        </w:rPr>
        <w:t>Barriers to treatment include limited medication availability, challenges accessing healthcare services, and drug costs.</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{"citationID":"1H4J5rio","properties":{"formattedCitation":"\\super 5,11\\nosupersub{}","plainCitation":"5,11","noteIndex":0},"citationItems":[{"id":1,"uris":["http://zotero.org/users/1599338/items/6LPKHW77"],"itemData":{"id":1,"type":"article-journal","abstract":"BACKGROUND: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162,"uris":["http://zotero.org/groups/5772643/items/QMBXLRGY"],"itemData":{"id":162,"type":"article-journal","abstract":"Background Due to the mobility of the population in recent years and the spread of Chagas disease (CD) to non‑endemic regions, early diagnosis and treatment of CD has become increasingly relevant in non‑endemic countries. In order for screening to be effective, health system accessibility must be taken into consideration. This study uses Tana‑hashi’s Health Service Coverage model to gain a deeper understanding of the main diagnostic pathways for Chagas disease in a non‑endemic country and the barriers and bottlenecks present in each pathway.\nMethods This study used a qualitative design with a phenomenological approach. Twenty‑one interviews, two focus group sessions, and two triangular group sessions were conducted between 2015 and 2018 with 37 Bolivian men and women diagnosed with CD in Madrid, Spain. A topic guide was designed to ensure that the interviewers obtained the data concerning knowledge of CD (transmission, symptoms, and treatment), attitudes towards CD, and health behav‑iour (practices in relation to CD). All interviews, focus groups and triangular groups were recorded and transcribed. A thematic, inductive analysis based on Grounded Theory was performed by two researchers.\nResults Three main pathways to CD diagnosis were identified: 1) pregnancy or blood/organ donation, with no bot‑tlenecks in effective coverage; 2) an individual actively seeking CD testing, with bottlenecks relating to administrative, physical, and time‑related accessibility, and effectiveness based on the healthcare professional’s knowledge of CD; 3) an individual not actively seeking CD testing, who expresses psychological discomfort or embarrassment about visiting a physician, with a low perception of risk, afraid of stigma, and testing positive, and with little confidence in physicians’ knowledge of CD.\nConclusions Existing bottlenecks in the three main diagnostic pathways for CD are less prevalent during pregnancy and blood donation, but are more prevalent in individuals who do not voluntarily seek serological testing for CD. Future screening protocols will need to take these bottlenecks into consideration to achieve effective coverage.","container-title":"BMC Public Health","DOI":"10.1186/s12889-022-14938-4","ISSN":"1471-2458","issue":"1","journalAbbreviation":"BMC Public Health","language":"en","page":"332","source":"DOI.org (Crossref)","title":"Diagnostic pathways of Chagas disease in Spain: a qualitative study","title-short":"Diagnostic pathways of Chagas disease in Spain","volume":"23","author":[{"family":"Iglesias-Rus","given":"Laura"},{"family":"Boquete","given":"Teresa"},{"family":"Romay-Barja","given":"María"},{"family":"Benito","given":"Agustín"},{"family":"Jordan","given":"Briggitte"},{"family":"Blasco-Hernández","given":"Teresa"}],"issued":{"date-parts":[["2023",2,14]]}}}],"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5,11</w:t>
      </w:r>
      <w:r w:rsidR="00E1283F" w:rsidRPr="000F283A">
        <w:rPr>
          <w:rFonts w:ascii="Times New Roman" w:hAnsi="Times New Roman" w:cs="Times New Roman"/>
          <w:lang w:val="en-US"/>
        </w:rPr>
        <w:fldChar w:fldCharType="end"/>
      </w:r>
      <w:r w:rsidR="002630DF" w:rsidRPr="000F283A">
        <w:rPr>
          <w:rFonts w:ascii="Times New Roman" w:hAnsi="Times New Roman" w:cs="Times New Roman"/>
          <w:lang w:val="en-US"/>
        </w:rPr>
        <w:t xml:space="preserve"> This undertreatment </w:t>
      </w:r>
      <w:r w:rsidR="002E7295" w:rsidRPr="000F283A">
        <w:rPr>
          <w:rFonts w:ascii="Times New Roman" w:hAnsi="Times New Roman" w:cs="Times New Roman"/>
          <w:lang w:val="en-US"/>
        </w:rPr>
        <w:t xml:space="preserve">may </w:t>
      </w:r>
      <w:r w:rsidR="002630DF" w:rsidRPr="000F283A">
        <w:rPr>
          <w:rFonts w:ascii="Times New Roman" w:hAnsi="Times New Roman" w:cs="Times New Roman"/>
          <w:lang w:val="en-US"/>
        </w:rPr>
        <w:t xml:space="preserve">result in a higher number of </w:t>
      </w:r>
      <w:r w:rsidR="002E7295" w:rsidRPr="000F283A">
        <w:rPr>
          <w:rFonts w:ascii="Times New Roman" w:hAnsi="Times New Roman" w:cs="Times New Roman"/>
          <w:lang w:val="en-US"/>
        </w:rPr>
        <w:t xml:space="preserve">new </w:t>
      </w:r>
      <w:r w:rsidR="002630DF" w:rsidRPr="000F283A">
        <w:rPr>
          <w:rFonts w:ascii="Times New Roman" w:hAnsi="Times New Roman" w:cs="Times New Roman"/>
          <w:lang w:val="en-US"/>
        </w:rPr>
        <w:t>cases and disease progression</w:t>
      </w:r>
      <w:r w:rsidR="002E7295" w:rsidRPr="000F283A">
        <w:rPr>
          <w:rFonts w:ascii="Times New Roman" w:hAnsi="Times New Roman" w:cs="Times New Roman"/>
          <w:lang w:val="en-US"/>
        </w:rPr>
        <w:t xml:space="preserve"> among those infected</w:t>
      </w:r>
      <w:r w:rsidR="002630DF" w:rsidRPr="000F283A">
        <w:rPr>
          <w:rFonts w:ascii="Times New Roman" w:hAnsi="Times New Roman" w:cs="Times New Roman"/>
          <w:lang w:val="en-US"/>
        </w:rPr>
        <w:t xml:space="preserve">, leading to significantly increased expenses for care, complex treatments, the use of devices such as defibrillators or pacemakers, and a decline in </w:t>
      </w:r>
      <w:r w:rsidR="002630DF" w:rsidRPr="000F283A">
        <w:rPr>
          <w:rFonts w:ascii="Times New Roman" w:hAnsi="Times New Roman" w:cs="Times New Roman"/>
          <w:lang w:val="en-US"/>
        </w:rPr>
        <w:lastRenderedPageBreak/>
        <w:t>patients’ quality of life.</w:t>
      </w:r>
      <w:r w:rsidR="00E1283F"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{"citationID":"jED3tFvf","properties":{"formattedCitation":"\\super 12\\nosupersub{}","plainCitation":"12","noteIndex":0},"citationItems":[{"id":140,"uris":["http://zotero.org/groups/5772643/items/SDDD73DZ"],"itemData":{"id":140,"type":"article-journal","abstract":"Background Chagas disease (CD) is a neglected disease affecting millions worldwide, yet little is known about its economic burden. This systematic review is part of RAISE project, a broader study that aims to estimate the global prevalence, mortality, and health and economic burden attributable to chronic CD and Chronic Chagas cardiomyopathy. The objective of this study was to assess the main costs associated with the treatment of CD in both endemic and nonendemic countries.","container-title":"PLOS Neglected Tropical Diseases","DOI":"10.1371/journal.pntd.0011757","ISSN":"1935-2735","issue":"11","journalAbbreviation":"PLoS Negl Trop Dis","language":"en","page":"e0011757","source":"DOI.org (Crossref)","title":"The economic burden of Chagas disease: A systematic review","title-short":"The economic burden of Chagas disease","volume":"17","author":[{"family":"Andrade","given":"Mônica Viegas"},{"family":"Noronha","given":"Kenya Valéria Micaela De Souza"},{"family":"De Souza","given":"Aline"},{"family":"Motta-Santos","given":"André Soares"},{"family":"Braga","given":"Paulo Estevão Franco"},{"family":"Bracarense","given":"Henrique"},{"family":"De Miranda","given":"Maria Carolina Corrêa"},{"family":"Nascimento","given":"Bruno Ramos"},{"family":"Molina","given":"Israel"},{"family":"Martins-Melo","given":"Francisco Rogerlândio"},{"family":"Perel","given":"Pablo"},{"family":"Geissbühler","given":"Yvonne"},{"family":"Quijano","given":"Monica"},{"family":"Machado","given":"Isis Eloah"},{"family":"Ribeiro","given":"Antônio Luiz Pinho"}],"editor":[{"family":"Hardcastle","given":"Timothy Craig"}],"issued":{"date-parts":[["2023",11,22]]}}}],"schema":"https://github.com/citation-style-language/schema/raw/master/csl-citation.json"}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12</w:t>
      </w:r>
      <w:r w:rsidR="00E1283F" w:rsidRPr="000F283A">
        <w:rPr>
          <w:rFonts w:ascii="Times New Roman" w:hAnsi="Times New Roman" w:cs="Times New Roman"/>
          <w:lang w:val="en-US"/>
        </w:rPr>
        <w:fldChar w:fldCharType="end"/>
      </w:r>
      <w:r w:rsidR="002E7295" w:rsidRPr="000F283A">
        <w:rPr>
          <w:rFonts w:ascii="Times New Roman" w:hAnsi="Times New Roman" w:cs="Times New Roman"/>
          <w:lang w:val="en-US"/>
        </w:rPr>
        <w:t xml:space="preserve"> </w:t>
      </w:r>
      <w:r w:rsidR="002E7295" w:rsidRPr="000F283A">
        <w:rPr>
          <w:rFonts w:ascii="Times New Roman" w:hAnsi="Times New Roman" w:cs="Times New Roman"/>
          <w:kern w:val="0"/>
          <w:lang w:val="en-US"/>
          <w14:ligatures w14:val="none"/>
        </w:rPr>
        <w:t xml:space="preserve">In this study, we aim to </w:t>
      </w:r>
      <w:proofErr w:type="spellStart"/>
      <w:r w:rsidR="002E7295" w:rsidRPr="000F283A">
        <w:rPr>
          <w:rFonts w:ascii="Times New Roman" w:hAnsi="Times New Roman" w:cs="Times New Roman"/>
          <w:kern w:val="0"/>
          <w:lang w:val="en-US"/>
          <w14:ligatures w14:val="none"/>
        </w:rPr>
        <w:t>analyse</w:t>
      </w:r>
      <w:proofErr w:type="spellEnd"/>
      <w:r w:rsidR="002E7295" w:rsidRPr="000F283A">
        <w:rPr>
          <w:rFonts w:ascii="Times New Roman" w:hAnsi="Times New Roman" w:cs="Times New Roman"/>
          <w:kern w:val="0"/>
          <w:lang w:val="en-US"/>
          <w14:ligatures w14:val="none"/>
        </w:rPr>
        <w:t xml:space="preserve"> whether the use of benznidazole is cost-effective for chronic Chagas disease, to provide arguments to expand its application, particularly among vulnerable populations facing access issues.</w:t>
      </w:r>
    </w:p>
    <w:p w14:paraId="730C8268" w14:textId="77777777" w:rsidR="002E7295" w:rsidRPr="000F283A" w:rsidRDefault="002E7295" w:rsidP="003567E7">
      <w:pPr>
        <w:spacing w:line="360" w:lineRule="auto"/>
        <w:rPr>
          <w:rFonts w:ascii="Times New Roman" w:hAnsi="Times New Roman" w:cs="Times New Roman"/>
          <w:lang w:val="en-US"/>
        </w:rPr>
      </w:pPr>
    </w:p>
    <w:p w14:paraId="7F5B85F5" w14:textId="6AB2740C" w:rsidR="00516740" w:rsidRPr="000F283A" w:rsidRDefault="002D3946" w:rsidP="003567E7">
      <w:pPr>
        <w:spacing w:line="360" w:lineRule="auto"/>
        <w:rPr>
          <w:rFonts w:ascii="Times New Roman" w:hAnsi="Times New Roman" w:cs="Times New Roman"/>
          <w:lang w:val="en-US"/>
        </w:rPr>
      </w:pPr>
      <w:r w:rsidRPr="000F283A">
        <w:rPr>
          <w:rFonts w:ascii="Times New Roman" w:hAnsi="Times New Roman" w:cs="Times New Roman"/>
          <w:lang w:val="en-US"/>
        </w:rPr>
        <w:t>Chagas disease is a neglected tropical disease. It is mainly distributed in South America, and it is estimated that 6-7 million people are infected worldwide.</w:t>
      </w:r>
      <w:r w:rsidRPr="000F283A">
        <w:rPr>
          <w:rFonts w:ascii="Times New Roman" w:hAnsi="Times New Roman" w:cs="Times New Roman"/>
          <w:lang w:val="en-US"/>
        </w:rPr>
        <w:fldChar w:fldCharType="begin"/>
      </w:r>
      <w:r w:rsidRPr="000F283A">
        <w:rPr>
          <w:rFonts w:ascii="Times New Roman" w:hAnsi="Times New Roman" w:cs="Times New Roman"/>
          <w:lang w:val="en-US"/>
        </w:rPr>
        <w:instrText xml:space="preserve"> ADDIN ZOTERO_ITEM CSL_CITATION {"citationID":"uHcNVN93","properties":{"formattedCitation":"\\super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disease","volume":"391","author":[{"family":"Pérez-Molina","given":"José A"},{"family":"Molina","given":"Israel"}],"issued":{"date-parts":[["2018",1]]}}}],"schema":"https://github.com/citation-style-language/schema/raw/master/csl-citation.json"}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Pr="000F283A">
        <w:rPr>
          <w:rFonts w:ascii="Times New Roman" w:hAnsi="Times New Roman" w:cs="Times New Roman"/>
          <w:lang w:val="en-US"/>
        </w:rPr>
        <w:fldChar w:fldCharType="end"/>
      </w:r>
      <w:r w:rsidR="005905A3" w:rsidRPr="000F283A">
        <w:rPr>
          <w:rFonts w:ascii="Times New Roman" w:hAnsi="Times New Roman" w:cs="Times New Roman"/>
          <w:lang w:val="en-US"/>
        </w:rPr>
        <w:t xml:space="preserve"> </w:t>
      </w:r>
      <w:r w:rsidR="00656AFD" w:rsidRPr="000F283A">
        <w:rPr>
          <w:rFonts w:ascii="Times New Roman" w:hAnsi="Times New Roman" w:cs="Times New Roman"/>
          <w:lang w:val="en-US"/>
        </w:rPr>
        <w:t>M</w:t>
      </w:r>
      <w:r w:rsidR="005905A3" w:rsidRPr="000F283A">
        <w:rPr>
          <w:rFonts w:ascii="Times New Roman" w:hAnsi="Times New Roman" w:cs="Times New Roman"/>
          <w:lang w:val="en-US"/>
        </w:rPr>
        <w:t>igrations have</w:t>
      </w:r>
      <w:r w:rsidR="00656AFD" w:rsidRPr="000F283A">
        <w:rPr>
          <w:rFonts w:ascii="Times New Roman" w:hAnsi="Times New Roman" w:cs="Times New Roman"/>
          <w:lang w:val="en-US"/>
        </w:rPr>
        <w:t xml:space="preserve"> recently</w:t>
      </w:r>
      <w:r w:rsidR="005905A3" w:rsidRPr="000F283A">
        <w:rPr>
          <w:rFonts w:ascii="Times New Roman" w:hAnsi="Times New Roman" w:cs="Times New Roman"/>
          <w:lang w:val="en-US"/>
        </w:rPr>
        <w:t xml:space="preserve"> changed the epidemiological picture and made Chagas disease an important issue outside Latin America. </w:t>
      </w:r>
    </w:p>
    <w:p w14:paraId="494AED0D" w14:textId="70DC0060" w:rsidR="00C2701F" w:rsidRPr="000F283A" w:rsidRDefault="005905A3" w:rsidP="003567E7">
      <w:pPr>
        <w:spacing w:line="360" w:lineRule="auto"/>
        <w:rPr>
          <w:rFonts w:ascii="Times New Roman" w:hAnsi="Times New Roman" w:cs="Times New Roman"/>
          <w:lang w:val="en-US"/>
        </w:rPr>
      </w:pPr>
      <w:r w:rsidRPr="000F283A">
        <w:rPr>
          <w:rFonts w:ascii="Times New Roman" w:hAnsi="Times New Roman" w:cs="Times New Roman"/>
          <w:lang w:val="en-US"/>
        </w:rPr>
        <w:t>USA and Spain are the countries with most migrants from Chagas disease endemic areas and thus the countries with most cases. In Spain it is estimated that 55367 patients live with Chagas disease and 82</w:t>
      </w:r>
      <w:r w:rsidR="002342FB" w:rsidRPr="000F283A">
        <w:rPr>
          <w:rFonts w:ascii="Times New Roman" w:hAnsi="Times New Roman" w:cs="Times New Roman"/>
          <w:lang w:val="en-US"/>
        </w:rPr>
        <w:t>·</w:t>
      </w:r>
      <w:r w:rsidRPr="000F283A">
        <w:rPr>
          <w:rFonts w:ascii="Times New Roman" w:hAnsi="Times New Roman" w:cs="Times New Roman"/>
          <w:lang w:val="en-US"/>
        </w:rPr>
        <w:t>5% go untreated.</w:t>
      </w:r>
      <w:r w:rsidRPr="000F283A">
        <w:rPr>
          <w:rFonts w:ascii="Times New Roman" w:hAnsi="Times New Roman" w:cs="Times New Roman"/>
          <w:lang w:val="en-US"/>
        </w:rPr>
        <w:fldChar w:fldCharType="begin"/>
      </w:r>
      <w:r w:rsidR="00123985" w:rsidRPr="000F283A">
        <w:rPr>
          <w:rFonts w:ascii="Times New Roman" w:hAnsi="Times New Roman" w:cs="Times New Roman"/>
          <w:lang w:val="en-US"/>
        </w:rPr>
        <w:instrText xml:space="preserve"> ADDIN ZOTERO_ITEM CSL_CITATION {"citationID":"R93Ps6iJ","properties":{"formattedCitation":"\\super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r w:rsidRPr="000F283A">
        <w:rPr>
          <w:rFonts w:ascii="Times New Roman" w:hAnsi="Times New Roman" w:cs="Times New Roman"/>
          <w:i/>
          <w:iCs/>
          <w:lang w:val="en-US"/>
        </w:rPr>
        <w:t>Trypanosoma cruzi</w:t>
      </w:r>
      <w:r w:rsidRPr="000F283A">
        <w:rPr>
          <w:rFonts w:ascii="Times New Roman" w:hAnsi="Times New Roman" w:cs="Times New Roman"/>
          <w:lang w:val="en-US"/>
        </w:rPr>
        <w:t xml:space="preserve"> </w:t>
      </w:r>
      <w:r w:rsidR="003B2C13" w:rsidRPr="000F283A">
        <w:rPr>
          <w:rFonts w:ascii="Times New Roman" w:hAnsi="Times New Roman" w:cs="Times New Roman"/>
          <w:lang w:val="en-US"/>
        </w:rPr>
        <w:t xml:space="preserve">is mainly transmitted by the hematophagous insect </w:t>
      </w:r>
      <w:r w:rsidR="003B2C13" w:rsidRPr="000F283A">
        <w:rPr>
          <w:rFonts w:ascii="Times New Roman" w:hAnsi="Times New Roman" w:cs="Times New Roman"/>
          <w:i/>
          <w:iCs/>
          <w:lang w:val="en-US"/>
        </w:rPr>
        <w:t xml:space="preserve">Triatoma infestans. </w:t>
      </w:r>
      <w:r w:rsidR="003B2C13" w:rsidRPr="000F283A">
        <w:rPr>
          <w:rFonts w:ascii="Times New Roman" w:hAnsi="Times New Roman" w:cs="Times New Roman"/>
          <w:lang w:val="en-US"/>
        </w:rPr>
        <w:t xml:space="preserve">When it feeds on humans, it produces a small wound, where it may deposit feces with eggs of </w:t>
      </w:r>
      <w:r w:rsidR="003B2C13" w:rsidRPr="000F283A">
        <w:rPr>
          <w:rFonts w:ascii="Times New Roman" w:hAnsi="Times New Roman" w:cs="Times New Roman"/>
          <w:i/>
          <w:iCs/>
          <w:lang w:val="en-US"/>
        </w:rPr>
        <w:t>Trypanosoma cruzi</w:t>
      </w:r>
      <w:r w:rsidR="003B2C13" w:rsidRPr="000F283A">
        <w:rPr>
          <w:rFonts w:ascii="Times New Roman" w:hAnsi="Times New Roman" w:cs="Times New Roman"/>
          <w:lang w:val="en-US"/>
        </w:rPr>
        <w:t xml:space="preserve">. The parasite may also be acquired by the ingestion of foods contaminated with triatomine feces, by blood transfusion, through pregnancy and delivery as well as through organ transplantation. </w:t>
      </w:r>
      <w:r w:rsidR="00D14010" w:rsidRPr="000F283A">
        <w:rPr>
          <w:rFonts w:ascii="Times New Roman" w:hAnsi="Times New Roman" w:cs="Times New Roman"/>
          <w:lang w:val="en-US"/>
        </w:rPr>
        <w:t xml:space="preserve">Most acute infections are asymptomatic and thus may not be identified. In the classical vector-borne infection, symptoms develop after one to two weeks, mainly consisting of fevers, malaise, lymphadenopathy and hepatosplenomegaly.  There are characteristic cutaneous signs that may develop, consisting in erythema and swelling at the site of the parasite entrance. This is known as </w:t>
      </w:r>
      <w:proofErr w:type="gramStart"/>
      <w:r w:rsidR="00D14010" w:rsidRPr="000F283A">
        <w:rPr>
          <w:rFonts w:ascii="Times New Roman" w:hAnsi="Times New Roman" w:cs="Times New Roman"/>
          <w:lang w:val="en-US"/>
        </w:rPr>
        <w:t xml:space="preserve">a </w:t>
      </w:r>
      <w:proofErr w:type="spellStart"/>
      <w:r w:rsidR="00D14010" w:rsidRPr="000F283A">
        <w:rPr>
          <w:rFonts w:ascii="Times New Roman" w:hAnsi="Times New Roman" w:cs="Times New Roman"/>
          <w:lang w:val="en-US"/>
        </w:rPr>
        <w:t>Chagoma</w:t>
      </w:r>
      <w:proofErr w:type="spellEnd"/>
      <w:proofErr w:type="gramEnd"/>
      <w:r w:rsidR="00D14010" w:rsidRPr="000F283A">
        <w:rPr>
          <w:rFonts w:ascii="Times New Roman" w:hAnsi="Times New Roman" w:cs="Times New Roman"/>
          <w:lang w:val="en-US"/>
        </w:rPr>
        <w:t xml:space="preserve">. When the </w:t>
      </w:r>
      <w:proofErr w:type="spellStart"/>
      <w:r w:rsidR="00D14010" w:rsidRPr="000F283A">
        <w:rPr>
          <w:rFonts w:ascii="Times New Roman" w:hAnsi="Times New Roman" w:cs="Times New Roman"/>
          <w:lang w:val="en-US"/>
        </w:rPr>
        <w:t>Chagoma</w:t>
      </w:r>
      <w:proofErr w:type="spellEnd"/>
      <w:r w:rsidR="00D14010" w:rsidRPr="000F283A">
        <w:rPr>
          <w:rFonts w:ascii="Times New Roman" w:hAnsi="Times New Roman" w:cs="Times New Roman"/>
          <w:lang w:val="en-US"/>
        </w:rPr>
        <w:t xml:space="preserve"> develops in the </w:t>
      </w:r>
      <w:proofErr w:type="spellStart"/>
      <w:r w:rsidR="00D14010" w:rsidRPr="000F283A">
        <w:rPr>
          <w:rFonts w:ascii="Times New Roman" w:hAnsi="Times New Roman" w:cs="Times New Roman"/>
          <w:lang w:val="en-US"/>
        </w:rPr>
        <w:t>periorbitary</w:t>
      </w:r>
      <w:proofErr w:type="spellEnd"/>
      <w:r w:rsidR="00D14010" w:rsidRPr="000F283A">
        <w:rPr>
          <w:rFonts w:ascii="Times New Roman" w:hAnsi="Times New Roman" w:cs="Times New Roman"/>
          <w:lang w:val="en-US"/>
        </w:rPr>
        <w:t xml:space="preserve"> structures it is called Romaña´s sign. </w:t>
      </w:r>
      <w:r w:rsidR="00B52036" w:rsidRPr="000F283A">
        <w:rPr>
          <w:rFonts w:ascii="Times New Roman" w:hAnsi="Times New Roman" w:cs="Times New Roman"/>
          <w:lang w:val="en-US"/>
        </w:rPr>
        <w:t xml:space="preserve">Acute infection may be severe and have high mortality in patients developing fulminant myocarditis or meningoencephalitis. </w:t>
      </w:r>
      <w:r w:rsidR="001D321D" w:rsidRPr="000F283A">
        <w:rPr>
          <w:rFonts w:ascii="Times New Roman" w:hAnsi="Times New Roman" w:cs="Times New Roman"/>
          <w:lang w:val="en-US"/>
        </w:rPr>
        <w:t xml:space="preserve"> Patients treated with antiparasitic drugs in the acute phase cure the disease un up to 85% of cases.</w:t>
      </w:r>
      <w:r w:rsidR="000836D7" w:rsidRPr="000F283A">
        <w:rPr>
          <w:rFonts w:ascii="Times New Roman" w:hAnsi="Times New Roman" w:cs="Times New Roman"/>
          <w:lang w:val="en-US"/>
        </w:rPr>
        <w:fldChar w:fldCharType="begin"/>
      </w:r>
      <w:r w:rsidR="0063073C" w:rsidRPr="000F283A">
        <w:rPr>
          <w:rFonts w:ascii="Times New Roman" w:hAnsi="Times New Roman" w:cs="Times New Roman"/>
          <w:lang w:val="en-US"/>
        </w:rPr>
        <w:instrText xml:space="preserve"> ADDIN ZOTERO_ITEM CSL_CITATION {"citationID":"HeR1HAxd","properties":{"formattedCitation":"\\super 2\\nosupersub{}","plainCitation":"2","noteIndex":0},"citationItems":[{"id":118,"uris":["http://zotero.org/groups/5772643/items/TBCLMJ8E"],"itemData":{"id":118,"type":"article-magazine","abstract":"The acute phase of Chagas disease lasts 4–8 weeks and is characterized by microscopically detectable parasitaemia. Symptoms are usually mild with severe acute disease occurring in less than 1% of patients. Orally transmitted Trypanosoma cruzi outbreaks can have more severe acute morbidity and higher mortality than vector-borne infection. Congenital T. cruzi infection occurs in 1–10% of infants of infected mothers. Most congenital infections are asymptomatic or cause non-specific signs, requiring laboratory screening for detection. A small proportion of congenital infections cause severe morbidity with hepatosplenomegaly, anaemia, meningoencephalitis and/or respiratory insufficiency, with an associated high mortality. Infected infants are presumed to carry the same 20–30% lifetime risk of cardiac or gastrointestinal disease as other infected individuals. Most control programs in Latin America employ prenatal serological screening followed by microscopic examination of cord blood from infants of seropositive mothers. Recent data confirm that polymerase chain reaction (PCR) is more sensitive and detects congenital infections earlier than conventional techniques. For infants not diagnosed at birth, conventional serology is recommended at at 6 to 9 months of age. In programs that have been evaluated, less than 20% of at risk infants completed all steps of the screening algorithm. A sensitive, specific and practical screening test for newborns is needed to enable Chagas disease to be added to newborn screening programs.","container-title":"Advances in Parasitology","ISSN":"0065-308X","language":"en","page":"19-46","source":"Zotero","title":"Acute and Congenital Chagas Disease","volume":"75","author":[{"family":"Bern","given":"Caryn"},{"family":"Martin","given":"Diana L."},{"family":"Gilman","given":"Robert H."}],"issued":{"date-parts":[["2011"]]}}}],"schema":"https://github.com/citation-style-language/schema/raw/master/csl-citation.json"} </w:instrText>
      </w:r>
      <w:r w:rsidR="000836D7"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w:t>
      </w:r>
      <w:r w:rsidR="000836D7" w:rsidRPr="000F283A">
        <w:rPr>
          <w:rFonts w:ascii="Times New Roman" w:hAnsi="Times New Roman" w:cs="Times New Roman"/>
          <w:lang w:val="en-US"/>
        </w:rPr>
        <w:fldChar w:fldCharType="end"/>
      </w:r>
      <w:r w:rsidR="001D321D" w:rsidRPr="000F283A">
        <w:rPr>
          <w:rFonts w:ascii="Times New Roman" w:hAnsi="Times New Roman" w:cs="Times New Roman"/>
          <w:lang w:val="en-US"/>
        </w:rPr>
        <w:t xml:space="preserve"> Patients that are not treated develop the lifelong chronic disease, that may be indeterminate, cardiac, digestive or mixed cardiac and digestive. </w:t>
      </w:r>
      <w:r w:rsidR="00F21B8B" w:rsidRPr="000F283A">
        <w:rPr>
          <w:rFonts w:ascii="Times New Roman" w:hAnsi="Times New Roman" w:cs="Times New Roman"/>
          <w:lang w:val="en-US"/>
        </w:rPr>
        <w:t xml:space="preserve">This chronic infection may be asymptomatic or </w:t>
      </w:r>
      <w:r w:rsidR="00BC0F19" w:rsidRPr="000F283A">
        <w:rPr>
          <w:rFonts w:ascii="Times New Roman" w:hAnsi="Times New Roman" w:cs="Times New Roman"/>
          <w:lang w:val="en-US"/>
        </w:rPr>
        <w:t xml:space="preserve">indeterminate or </w:t>
      </w:r>
      <w:r w:rsidR="00F21B8B" w:rsidRPr="000F283A">
        <w:rPr>
          <w:rFonts w:ascii="Times New Roman" w:hAnsi="Times New Roman" w:cs="Times New Roman"/>
          <w:lang w:val="en-US"/>
        </w:rPr>
        <w:t xml:space="preserve">develop, </w:t>
      </w:r>
      <w:r w:rsidR="00656AFD" w:rsidRPr="000F283A">
        <w:rPr>
          <w:rFonts w:ascii="Times New Roman" w:hAnsi="Times New Roman" w:cs="Times New Roman"/>
          <w:lang w:val="en-US"/>
        </w:rPr>
        <w:t>through a long interplay of diverse cytokines</w:t>
      </w:r>
      <w:r w:rsidR="00F21B8B" w:rsidRPr="000F283A">
        <w:rPr>
          <w:rFonts w:ascii="Times New Roman" w:hAnsi="Times New Roman" w:cs="Times New Roman"/>
          <w:lang w:val="en-US"/>
        </w:rPr>
        <w:t>, a heart disease, a digestive disease or a mixed disease</w:t>
      </w:r>
      <w:r w:rsidR="00EA72EB" w:rsidRPr="000F283A">
        <w:rPr>
          <w:rFonts w:ascii="Times New Roman" w:hAnsi="Times New Roman" w:cs="Times New Roman"/>
          <w:lang w:val="en-US"/>
        </w:rPr>
        <w:t>.</w:t>
      </w:r>
      <w:r w:rsidR="00EA72EB"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{"citationID":"vi5QMvaQ","properties":{"formattedCitation":"\\super 13\\nosupersub{}","plainCitation":"13","noteIndex":0},"citationItems":[{"id":116,"uris":["http://zotero.org/groups/5772643/items/843L9J74"],"itemData":{"id":116,"type":"article-journal","abstract":"Immunoregulatory networks may have a role in controlling parasitemia in the chronic phase of human Chagas disease. The aim was to describe the serum cytokine profile of Trypanosoma cruzi in chronically infected patients and to evaluate its relationship with parasitemia and Chagas cardiomyopathy.","container-title":"Parasitology Research","DOI":"10.1007/s00436-023-08042-8","ISSN":"0932-0113, 1432-1955","issue":"1","journalAbbreviation":"Parasitol Res","language":"en","page":"66","source":"DOI.org (Crossref)","title":"Cytokine profile levels and their relationship with parasitemia and cardiomyopathy in people with Chagas disease in Spain. A prospective observational study","volume":"123","author":[{"family":"Ramos-Rincon","given":"Jose-Manuel"},{"family":"Torrús-Tendero","given":"Diego"},{"family":"García-Morante","given":"Hilarion"},{"family":"Gimeno-Gascón","given":"Adelina"},{"family":"Marco","given":"Francisco"},{"family":"Gil-Anguita","given":"Concepción"},{"family":"Wikman-Jorgensen","given":"Philip"},{"family":"Lucas-Dato","given":"Ana"},{"family":"Rodriguez-Diaz","given":"Juan-Carlos"},{"family":"Amador","given":"Concepción"},{"family":"Llenas-García","given":"Jara"}],"issued":{"date-parts":[["2024",1]]}}}],"schema":"https://github.com/citation-style-language/schema/raw/master/csl-citation.json"} </w:instrText>
      </w:r>
      <w:r w:rsidR="00EA72EB"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EA72EB" w:rsidRPr="000F283A">
        <w:rPr>
          <w:rFonts w:ascii="Times New Roman" w:hAnsi="Times New Roman" w:cs="Times New Roman"/>
          <w:lang w:val="en-US"/>
        </w:rPr>
        <w:fldChar w:fldCharType="end"/>
      </w:r>
      <w:r w:rsidR="00BC0F19" w:rsidRPr="000F283A">
        <w:rPr>
          <w:rFonts w:ascii="Times New Roman" w:hAnsi="Times New Roman" w:cs="Times New Roman"/>
          <w:lang w:val="en-US"/>
        </w:rPr>
        <w:t xml:space="preserve"> </w:t>
      </w:r>
      <w:r w:rsidR="002E414B" w:rsidRPr="000F283A">
        <w:rPr>
          <w:rFonts w:ascii="Times New Roman" w:hAnsi="Times New Roman" w:cs="Times New Roman"/>
          <w:lang w:val="en-US"/>
        </w:rPr>
        <w:t>Approximately</w:t>
      </w:r>
      <w:r w:rsidR="00BC0F19" w:rsidRPr="000F283A">
        <w:rPr>
          <w:rFonts w:ascii="Times New Roman" w:hAnsi="Times New Roman" w:cs="Times New Roman"/>
          <w:lang w:val="en-US"/>
        </w:rPr>
        <w:t xml:space="preserve"> 30-40% of patients progress from the indeterminate form to the cardiac and/or gastrointestinal disease. </w:t>
      </w:r>
    </w:p>
    <w:p w14:paraId="4DB27A58" w14:textId="2468F9B4" w:rsidR="00C23292" w:rsidRPr="000F283A" w:rsidRDefault="003567E7"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Benznidazole is a </w:t>
      </w:r>
      <w:r w:rsidR="00C22C7C" w:rsidRPr="000F283A">
        <w:rPr>
          <w:rFonts w:ascii="Times New Roman" w:hAnsi="Times New Roman" w:cs="Times New Roman"/>
          <w:lang w:val="en-US"/>
        </w:rPr>
        <w:t xml:space="preserve">2- </w:t>
      </w:r>
      <w:r w:rsidR="00D466A2" w:rsidRPr="000F283A">
        <w:rPr>
          <w:rFonts w:ascii="Times New Roman" w:hAnsi="Times New Roman" w:cs="Times New Roman"/>
          <w:lang w:val="en-US"/>
        </w:rPr>
        <w:t xml:space="preserve">nitroimidazole, that is at present the main treatment for </w:t>
      </w:r>
      <w:r w:rsidR="002D3946" w:rsidRPr="000F283A">
        <w:rPr>
          <w:rFonts w:ascii="Times New Roman" w:hAnsi="Times New Roman" w:cs="Times New Roman"/>
          <w:i/>
          <w:iCs/>
          <w:lang w:val="en-US"/>
        </w:rPr>
        <w:t>Trypanosoma cruzi</w:t>
      </w:r>
      <w:r w:rsidR="002D3946" w:rsidRPr="000F283A">
        <w:rPr>
          <w:rFonts w:ascii="Times New Roman" w:hAnsi="Times New Roman" w:cs="Times New Roman"/>
          <w:lang w:val="en-US"/>
        </w:rPr>
        <w:t xml:space="preserve"> infection</w:t>
      </w:r>
      <w:r w:rsidR="00D466A2" w:rsidRPr="000F283A">
        <w:rPr>
          <w:rFonts w:ascii="Times New Roman" w:hAnsi="Times New Roman" w:cs="Times New Roman"/>
          <w:lang w:val="en-US"/>
        </w:rPr>
        <w:t xml:space="preserve">. It is indicated in the acute </w:t>
      </w:r>
      <w:r w:rsidR="002D3946" w:rsidRPr="000F283A">
        <w:rPr>
          <w:rFonts w:ascii="Times New Roman" w:hAnsi="Times New Roman" w:cs="Times New Roman"/>
          <w:lang w:val="en-US"/>
        </w:rPr>
        <w:t>infection, congenital infection</w:t>
      </w:r>
      <w:r w:rsidR="00D466A2" w:rsidRPr="000F283A">
        <w:rPr>
          <w:rFonts w:ascii="Times New Roman" w:hAnsi="Times New Roman" w:cs="Times New Roman"/>
          <w:lang w:val="en-US"/>
        </w:rPr>
        <w:t>,</w:t>
      </w:r>
      <w:r w:rsidR="002D3946" w:rsidRPr="000F283A">
        <w:rPr>
          <w:rFonts w:ascii="Times New Roman" w:hAnsi="Times New Roman" w:cs="Times New Roman"/>
          <w:lang w:val="en-US"/>
        </w:rPr>
        <w:t xml:space="preserve"> reactivation cases of </w:t>
      </w:r>
      <w:r w:rsidR="00D466A2" w:rsidRPr="000F283A">
        <w:rPr>
          <w:rFonts w:ascii="Times New Roman" w:hAnsi="Times New Roman" w:cs="Times New Roman"/>
          <w:lang w:val="en-US"/>
        </w:rPr>
        <w:t>immunosuppressed patients</w:t>
      </w:r>
      <w:r w:rsidR="002D3946" w:rsidRPr="000F283A">
        <w:rPr>
          <w:rFonts w:ascii="Times New Roman" w:hAnsi="Times New Roman" w:cs="Times New Roman"/>
          <w:lang w:val="en-US"/>
        </w:rPr>
        <w:t>, women of childbearing age with chronic infection and children with chronic infection</w:t>
      </w:r>
      <w:r w:rsidR="00D466A2" w:rsidRPr="000F283A">
        <w:rPr>
          <w:rFonts w:ascii="Times New Roman" w:hAnsi="Times New Roman" w:cs="Times New Roman"/>
          <w:lang w:val="en-US"/>
        </w:rPr>
        <w:t>.</w:t>
      </w:r>
      <w:r w:rsidR="002D3946"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{"citationID":"iSSBNXyy","properties":{"formattedCitation":"\\super 14\\nosupersub{}","plainCitation":"14","noteIndex":0},"citationItems":[{"id":114,"uris":["http://zotero.org/groups/5772643/items/4UXJQYYM"],"itemData":{"id":114,"type":"article-journal","abstract":"Purpose of Review This review seeks to describe the updates in the literature – particularly with regards to the epidemiology and diagnosis of Chagas disease. Additionally, this paper describes updates to the antiparasitic treatment for Chagas disease. Recent Findings With regards to changing epidemiology, autochthonous cases are being found within the USA in addition to Latin America. Additionally, there appears to be more intermixing of discrete typing units—meaning, they are not confined to specific geographic regions. Screening for Chagas disease is recommended in persons who lived in areas with endemic Chagas, persons wtih family member diagnosed with Chagas Disease, persons who have lived in homes of natural material in Latin America, and persons with history of kissing bug bites. Treatment for the parasitic infection remains limited to benznidazole and nifurtimox, and the role of these treatments in Chagas cardiomyopathy has not yet been definitively defined. Finally, indications for and management of heart transplant in the setting of Chagas disease are discussed.","container-title":"Current Cardiology Reports","DOI":"10.1007/s11886-024-02113-7","ISSN":"1523-3782, 1534-3170","issue":"10","journalAbbreviation":"Curr Cardiol Rep","language":"en","page":"1105-1112","source":"DOI.org (Crossref)","title":"Chagas Disease: Epidemiology, Diagnosis, and Treatment","title-short":"Chagas Disease","volume":"26","author":[{"family":"Swett","given":"Michael C."},{"family":"Rayes","given":"Danny L."},{"family":"Campos","given":"Silvia Vidal"},{"family":"Kumar","given":"Rebecca N."}],"issued":{"date-parts":[["2024",10]]}}}],"schema":"https://github.com/citation-style-language/schema/raw/master/csl-citation.json"} </w:instrText>
      </w:r>
      <w:r w:rsidR="002D3946"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14</w:t>
      </w:r>
      <w:r w:rsidR="002D3946" w:rsidRPr="000F283A">
        <w:rPr>
          <w:rFonts w:ascii="Times New Roman" w:hAnsi="Times New Roman" w:cs="Times New Roman"/>
          <w:lang w:val="en-US"/>
        </w:rPr>
        <w:fldChar w:fldCharType="end"/>
      </w:r>
      <w:r w:rsidR="00D466A2" w:rsidRPr="000F283A">
        <w:rPr>
          <w:rFonts w:ascii="Times New Roman" w:hAnsi="Times New Roman" w:cs="Times New Roman"/>
          <w:lang w:val="en-US"/>
        </w:rPr>
        <w:t xml:space="preserve"> In patients with Chronic determinate or indeterminate Chagas disease and mild disease, it is unclear whether disease progression is haltered by treatment or not.</w:t>
      </w:r>
      <w:r w:rsidR="00D466A2" w:rsidRPr="000F283A">
        <w:rPr>
          <w:rFonts w:ascii="Times New Roman" w:hAnsi="Times New Roman" w:cs="Times New Roman"/>
          <w:lang w:val="en-US"/>
        </w:rPr>
        <w:fldChar w:fldCharType="begin"/>
      </w:r>
      <w:r w:rsidR="00123985" w:rsidRPr="000F283A">
        <w:rPr>
          <w:rFonts w:ascii="Times New Roman" w:hAnsi="Times New Roman" w:cs="Times New Roman"/>
          <w:lang w:val="en-US"/>
        </w:rPr>
        <w:instrText xml:space="preserve"> ADDIN ZOTERO_ITEM CSL_CITATION {"citationID":"7GHnzsjs","properties":{"formattedCitation":"\\super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D466A2"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w:t>
      </w:r>
      <w:r w:rsidR="00D466A2" w:rsidRPr="000F283A">
        <w:rPr>
          <w:rFonts w:ascii="Times New Roman" w:hAnsi="Times New Roman" w:cs="Times New Roman"/>
          <w:lang w:val="en-US"/>
        </w:rPr>
        <w:fldChar w:fldCharType="end"/>
      </w:r>
      <w:r w:rsidR="00C22C7C" w:rsidRPr="000F283A">
        <w:rPr>
          <w:rFonts w:ascii="Times New Roman" w:hAnsi="Times New Roman" w:cs="Times New Roman"/>
          <w:lang w:val="en-US"/>
        </w:rPr>
        <w:t xml:space="preserve"> The only clinical trial undertaken so far to evaluate the effect of Benznidazole in patients with chronic Chagas cardiomyopathy, the BENEFIT trial, showed a significant reduction in serum parasite detection, but did not reduce clinical cardiac deterioration through 5 years of follow-up.</w:t>
      </w:r>
      <w:r w:rsidR="00C22C7C"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{"citationID":"ZXe8yAN6","properties":{"formattedCitation":"\\super 15\\nosupersub{}","plainCitation":"15","noteIndex":0},"citationItems":[{"id":120,"uris":["http://zotero.org/groups/5772643/items/7LPHGXHX"],"itemData":{"id":120,"type":"article-journal","abstract":"BACKGROUND The role of trypanocidal therapy in patients with established Chagas’ cardiomyopathy is unproven.\nMETHODS We conducted a prospective, multicenter, randomized study involving 2854 patients with Chagas’ cardiomyopathy who received benznidazole or placebo for up to 80 days and were followed for a mean of 5.4 years. The primary outcome in the time-to-event analysis was the first event of any of the components of the composite outcome of death, resuscitated cardiac arrest, sustained ventricular tachycardia, insertion of a pacemaker or implantable cardioverter–defibrillator, cardiac transplantation, new heart failure, stroke, or other thromboembolic event.\nRESULTS The primary outcome occurred in 394 patients (27.5%) in the benznidazole group and in 414 (29.1%) in the placebo group (hazard ratio, 0.93; 95% confidence interval [CI], 0.81 to 1.07; P = 0.31). At baseline, a polymerase-chain-reaction (PCR) assay was performed on blood samples obtained from 1896 patients; 60.5% had positive results for Trypanosoma cruzi on PCR. The rates of conversion to negative PCR results (PCR conversion) were 66.2% in the benznidazole group and 33.5% in the placebo group at the end of treatment, 55.4% and 35.3%, respectively, at 2 years, and 46.7% and 33.1%, respectively, at 5 years or more (P&lt;0.001 for all comparisons). The effect of treatment on PCR conversion varied according to geographic region: in Brazil, the odds ratio for PCR conversion was 3.03 (95% CI, 2.12 to 4.34) at 2 years and 1.87 (95% CI, 1.33 to 2.63) at 5 or more years; in Colombia and El Salvador, the odds ratio was 1.33 (95% CI, 0.90 to 1.98) at 2 years and 0.96 (95% CI, 0.63 to 1.45) at 5 or more years; and in Argentina and Bolivia, the odds ratio was 2.63 (95% CI, 1.89 to 3.66) at 2 years and 2.79 (95% CI, 1.99 to 3.92) at 5 or more years (P&lt;0.001 for interaction). However, the rates of PCR conversion did not correspond to effects on clinical outcome (P = 0.16 for interaction).\nCONCLUSIONS Trypanocidal therapy with benznidazole in patients with established Chagas’ cardiomyopathy significantly reduced serum parasite detection but did not significantly reduce cardiac clinical deterioration through 5 years of follow-up. (Funded by the Population Health Research Institute and others; ClinicalTrials.gov number, NCT00123916; Current Controlled Trials number, ISRCTN13967269.)","container-title":"New England Journal of Medicine","DOI":"10.1056/nejmoa1507574","ISSN":"0028-4793, 1533-4406","issue":"14","journalAbbreviation":"N Engl J Med","language":"en","note":"publisher: Massachusetts Medical Society","page":"1295-1306","source":"Crossref","title":"Randomized Trial of Benznidazole for Chronic Chagas’ Cardiomyopathy","volume":"373","author":[{"family":"Morillo","given":"Carlos A."},{"family":"Marin-Neto","given":"Jose Antonio"},{"family":"Avezum","given":"Alvaro"},{"family":"Sosa-Estani","given":"Sergio"},{"family":"Rassi","given":"Anis"},{"family":"Rosas","given":"Fernando"},{"family":"Villena","given":"Erick"},{"family":"Quiroz","given":"Roberto"},{"family":"Bonilla","given":"Rina"},{"family":"Britto","given":"Constança"},{"family":"Guhl","given":"Felipe"},{"family":"Velazquez","given":"Elsa"},{"family":"Bonilla","given":"Laura"},{"family":"Meeks","given":"Brandi"},{"family":"Rao-Melacini","given":"Purnima"},{"family":"Pogue","given":"Janice"},{"family":"Mattos","given":"Antonio"},{"family":"Lazdins","given":"Janis"},{"family":"Rassi","given":"Anis"},{"family":"Connolly","given":"Stuart J."},{"family":"Yusuf","given":"Salim"}],"issued":{"date-parts":[["2015",10]]}}}],"schema":"https://github.com/citation-style-language/schema/raw/master/csl-citation.json"} </w:instrText>
      </w:r>
      <w:r w:rsidR="00C22C7C"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15</w:t>
      </w:r>
      <w:r w:rsidR="00C22C7C" w:rsidRPr="000F283A">
        <w:rPr>
          <w:rFonts w:ascii="Times New Roman" w:hAnsi="Times New Roman" w:cs="Times New Roman"/>
          <w:lang w:val="en-US"/>
        </w:rPr>
        <w:fldChar w:fldCharType="end"/>
      </w:r>
      <w:r w:rsidR="00567AE1" w:rsidRPr="000F283A">
        <w:rPr>
          <w:rFonts w:ascii="Times New Roman" w:hAnsi="Times New Roman" w:cs="Times New Roman"/>
          <w:lang w:val="en-US"/>
        </w:rPr>
        <w:t xml:space="preserve"> Moreover, usefulness is limited by significant toxicity, with poor tolerability profile.</w:t>
      </w:r>
      <w:r w:rsidR="00567AE1" w:rsidRPr="000F283A">
        <w:rPr>
          <w:rFonts w:ascii="Times New Roman" w:hAnsi="Times New Roman" w:cs="Times New Roman"/>
          <w:lang w:val="en-US"/>
        </w:rPr>
        <w:fldChar w:fldCharType="begin"/>
      </w:r>
      <w:r w:rsidR="00123985" w:rsidRPr="000F283A">
        <w:rPr>
          <w:rFonts w:ascii="Times New Roman" w:hAnsi="Times New Roman" w:cs="Times New Roman"/>
          <w:lang w:val="en-US"/>
        </w:rPr>
        <w:instrText xml:space="preserve"> ADDIN ZOTERO_ITEM CSL_CITATION {"citationID":"y0HqnRui","properties":{"formattedCitation":"\\super 4\\nosupersub{}","plainCitation":"4","noteIndex":0},"citationItems":[{"id":31,"uris":["http://zotero.org/groups/5772643/items/4FWUZ283"],"itemData":{"id":31,"type":"article-journal","abstract":"Drug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567AE1"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4</w:t>
      </w:r>
      <w:r w:rsidR="00567AE1" w:rsidRPr="000F283A">
        <w:rPr>
          <w:rFonts w:ascii="Times New Roman" w:hAnsi="Times New Roman" w:cs="Times New Roman"/>
          <w:lang w:val="en-US"/>
        </w:rPr>
        <w:fldChar w:fldCharType="end"/>
      </w:r>
      <w:r w:rsidR="00567AE1" w:rsidRPr="000F283A">
        <w:rPr>
          <w:rFonts w:ascii="Times New Roman" w:hAnsi="Times New Roman" w:cs="Times New Roman"/>
          <w:lang w:val="en-US"/>
        </w:rPr>
        <w:t xml:space="preserve"> Also, a</w:t>
      </w:r>
      <w:r w:rsidR="002217CE" w:rsidRPr="000F283A">
        <w:rPr>
          <w:rFonts w:ascii="Times New Roman" w:hAnsi="Times New Roman" w:cs="Times New Roman"/>
          <w:lang w:val="en-US"/>
        </w:rPr>
        <w:t>t present</w:t>
      </w:r>
      <w:r w:rsidR="00567AE1" w:rsidRPr="000F283A">
        <w:rPr>
          <w:rFonts w:ascii="Times New Roman" w:hAnsi="Times New Roman" w:cs="Times New Roman"/>
          <w:lang w:val="en-US"/>
        </w:rPr>
        <w:t>,</w:t>
      </w:r>
      <w:r w:rsidR="002217CE" w:rsidRPr="000F283A">
        <w:rPr>
          <w:rFonts w:ascii="Times New Roman" w:hAnsi="Times New Roman" w:cs="Times New Roman"/>
          <w:lang w:val="en-US"/>
        </w:rPr>
        <w:t xml:space="preserve"> Benznidazol</w:t>
      </w:r>
      <w:r w:rsidR="00BC0F19" w:rsidRPr="000F283A">
        <w:rPr>
          <w:rFonts w:ascii="Times New Roman" w:hAnsi="Times New Roman" w:cs="Times New Roman"/>
          <w:lang w:val="en-US"/>
        </w:rPr>
        <w:t>e</w:t>
      </w:r>
      <w:r w:rsidR="002217CE" w:rsidRPr="000F283A">
        <w:rPr>
          <w:rFonts w:ascii="Times New Roman" w:hAnsi="Times New Roman" w:cs="Times New Roman"/>
          <w:lang w:val="en-US"/>
        </w:rPr>
        <w:t xml:space="preserve"> is not </w:t>
      </w:r>
      <w:r w:rsidR="00C872A1" w:rsidRPr="000F283A">
        <w:rPr>
          <w:rFonts w:ascii="Times New Roman" w:hAnsi="Times New Roman" w:cs="Times New Roman"/>
          <w:lang w:val="en-US"/>
        </w:rPr>
        <w:t>commercialized</w:t>
      </w:r>
      <w:r w:rsidR="002217CE" w:rsidRPr="000F283A">
        <w:rPr>
          <w:rFonts w:ascii="Times New Roman" w:hAnsi="Times New Roman" w:cs="Times New Roman"/>
          <w:lang w:val="en-US"/>
        </w:rPr>
        <w:t xml:space="preserve"> in the European </w:t>
      </w:r>
      <w:r w:rsidR="005867B0" w:rsidRPr="000F283A">
        <w:rPr>
          <w:rFonts w:ascii="Times New Roman" w:hAnsi="Times New Roman" w:cs="Times New Roman"/>
          <w:lang w:val="en-US"/>
        </w:rPr>
        <w:t>Union and</w:t>
      </w:r>
      <w:r w:rsidR="002217CE" w:rsidRPr="000F283A">
        <w:rPr>
          <w:rFonts w:ascii="Times New Roman" w:hAnsi="Times New Roman" w:cs="Times New Roman"/>
          <w:lang w:val="en-US"/>
        </w:rPr>
        <w:t xml:space="preserve"> not </w:t>
      </w:r>
      <w:r w:rsidR="00DE0C1F" w:rsidRPr="000F283A">
        <w:rPr>
          <w:rFonts w:ascii="Times New Roman" w:hAnsi="Times New Roman" w:cs="Times New Roman"/>
          <w:lang w:val="en-US"/>
        </w:rPr>
        <w:t>financed</w:t>
      </w:r>
      <w:r w:rsidR="005867B0" w:rsidRPr="000F283A">
        <w:rPr>
          <w:rFonts w:ascii="Times New Roman" w:hAnsi="Times New Roman" w:cs="Times New Roman"/>
          <w:lang w:val="en-US"/>
        </w:rPr>
        <w:t xml:space="preserve"> in the National Health System in Spain. </w:t>
      </w:r>
      <w:r w:rsidR="00BA73A4" w:rsidRPr="000F283A">
        <w:rPr>
          <w:rFonts w:ascii="Times New Roman" w:hAnsi="Times New Roman" w:cs="Times New Roman"/>
          <w:lang w:val="en-US"/>
        </w:rPr>
        <w:t xml:space="preserve">On </w:t>
      </w:r>
      <w:r w:rsidR="00BA73A4" w:rsidRPr="000F283A">
        <w:rPr>
          <w:rFonts w:ascii="Times New Roman" w:hAnsi="Times New Roman" w:cs="Times New Roman"/>
          <w:lang w:val="en-US"/>
        </w:rPr>
        <w:lastRenderedPageBreak/>
        <w:t>the other hand, costs of follow-up of untreated Chagas disease patients and treatment of possible complications in patients that progress to a determinate form is substantial.</w:t>
      </w:r>
      <w:r w:rsidR="00697A1B"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{"citationID":"Zis40qBM","properties":{"formattedCitation":"\\super 12\\nosupersub{}","plainCitation":"12","noteIndex":0},"citationItems":[{"id":140,"uris":["http://zotero.org/groups/5772643/items/SDDD73DZ"],"itemData":{"id":140,"type":"article-journal","abstract":"Background Chagas disease (CD) is a neglected disease affecting millions worldwide, yet little is known about its economic burden. This systematic review is part of RAISE project, a broader study that aims to estimate the global prevalence, mortality, and health and economic burden attributable to chronic CD and Chronic Chagas cardiomyopathy. The objective of this study was to assess the main costs associated with the treatment of CD in both endemic and nonendemic countries.","container-title":"PLOS Neglected Tropical Diseases","DOI":"10.1371/journal.pntd.0011757","ISSN":"1935-2735","issue":"11","journalAbbreviation":"PLoS Negl Trop Dis","language":"en","page":"e0011757","source":"DOI.org (Crossref)","title":"The economic burden of Chagas disease: A systematic review","title-short":"The economic burden of Chagas disease","volume":"17","author":[{"family":"Andrade","given":"Mônica Viegas"},{"family":"Noronha","given":"Kenya Valéria Micaela De Souza"},{"family":"De Souza","given":"Aline"},{"family":"Motta-Santos","given":"André Soares"},{"family":"Braga","given":"Paulo Estevão Franco"},{"family":"Bracarense","given":"Henrique"},{"family":"De Miranda","given":"Maria Carolina Corrêa"},{"family":"Nascimento","given":"Bruno Ramos"},{"family":"Molina","given":"Israel"},{"family":"Martins-Melo","given":"Francisco Rogerlândio"},{"family":"Perel","given":"Pablo"},{"family":"Geissbühler","given":"Yvonne"},{"family":"Quijano","given":"Monica"},{"family":"Machado","given":"Isis Eloah"},{"family":"Ribeiro","given":"Antônio Luiz Pinho"}],"editor":[{"family":"Hardcastle","given":"Timothy Craig"}],"issued":{"date-parts":[["2023",11,22]]}}}],"schema":"https://github.com/citation-style-language/schema/raw/master/csl-citation.json"} </w:instrText>
      </w:r>
      <w:r w:rsidR="00697A1B"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12</w:t>
      </w:r>
      <w:r w:rsidR="00697A1B" w:rsidRPr="000F283A">
        <w:rPr>
          <w:rFonts w:ascii="Times New Roman" w:hAnsi="Times New Roman" w:cs="Times New Roman"/>
          <w:lang w:val="en-US"/>
        </w:rPr>
        <w:fldChar w:fldCharType="end"/>
      </w:r>
      <w:r w:rsidR="00BA73A4" w:rsidRPr="000F283A">
        <w:rPr>
          <w:rFonts w:ascii="Times New Roman" w:hAnsi="Times New Roman" w:cs="Times New Roman"/>
          <w:lang w:val="en-US"/>
        </w:rPr>
        <w:t xml:space="preserve"> </w:t>
      </w:r>
      <w:r w:rsidR="005867B0" w:rsidRPr="000F283A">
        <w:rPr>
          <w:rFonts w:ascii="Times New Roman" w:hAnsi="Times New Roman" w:cs="Times New Roman"/>
          <w:lang w:val="en-US"/>
        </w:rPr>
        <w:t xml:space="preserve">Therefore, </w:t>
      </w:r>
      <w:r w:rsidR="0084153F" w:rsidRPr="000F283A">
        <w:rPr>
          <w:rFonts w:ascii="Times New Roman" w:hAnsi="Times New Roman" w:cs="Times New Roman"/>
          <w:lang w:val="en-US"/>
        </w:rPr>
        <w:t xml:space="preserve">significant doubts arise whether benznidazole treatment </w:t>
      </w:r>
      <w:r w:rsidR="00BA73A4" w:rsidRPr="000F283A">
        <w:rPr>
          <w:rFonts w:ascii="Times New Roman" w:hAnsi="Times New Roman" w:cs="Times New Roman"/>
          <w:lang w:val="en-US"/>
        </w:rPr>
        <w:t xml:space="preserve">may or may not be cost-effective </w:t>
      </w:r>
      <w:r w:rsidR="00943D89" w:rsidRPr="000F283A">
        <w:rPr>
          <w:rFonts w:ascii="Times New Roman" w:hAnsi="Times New Roman" w:cs="Times New Roman"/>
          <w:lang w:val="en-US"/>
        </w:rPr>
        <w:t>in patients without organ involvement or very mild organ affectation. To address this question this cost-effectiveness evaluation was undertaken.</w:t>
      </w:r>
    </w:p>
    <w:p w14:paraId="5ACCC23B" w14:textId="77777777" w:rsidR="006355DB" w:rsidRPr="000F283A" w:rsidRDefault="006355DB" w:rsidP="003567E7">
      <w:pPr>
        <w:spacing w:line="360" w:lineRule="auto"/>
        <w:rPr>
          <w:rFonts w:ascii="Times New Roman" w:hAnsi="Times New Roman" w:cs="Times New Roman"/>
          <w:lang w:val="en-US"/>
        </w:rPr>
      </w:pPr>
    </w:p>
    <w:p w14:paraId="01F995B4" w14:textId="0B3E595C"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t>Methods</w:t>
      </w:r>
      <w:r w:rsidR="00483FE2" w:rsidRPr="000F283A">
        <w:rPr>
          <w:rFonts w:ascii="Times New Roman" w:hAnsi="Times New Roman" w:cs="Times New Roman"/>
          <w:b/>
          <w:bCs/>
          <w:lang w:val="en-US"/>
        </w:rPr>
        <w:br/>
      </w:r>
    </w:p>
    <w:p w14:paraId="481A0C97" w14:textId="77777777" w:rsidR="00483FE2" w:rsidRPr="000F283A" w:rsidRDefault="00483FE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Target population and subgroups</w:t>
      </w:r>
    </w:p>
    <w:p w14:paraId="1A509B36" w14:textId="0D809D8E" w:rsidR="00C23292" w:rsidRPr="000F283A" w:rsidRDefault="00483FE2"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Participants were migrants to Spain from </w:t>
      </w:r>
      <w:r w:rsidR="00B030DA" w:rsidRPr="000F283A">
        <w:rPr>
          <w:rFonts w:ascii="Times New Roman" w:hAnsi="Times New Roman" w:cs="Times New Roman"/>
          <w:lang w:val="en-US"/>
        </w:rPr>
        <w:t xml:space="preserve">South </w:t>
      </w:r>
      <w:r w:rsidR="00842C0B" w:rsidRPr="000F283A">
        <w:rPr>
          <w:rFonts w:ascii="Times New Roman" w:hAnsi="Times New Roman" w:cs="Times New Roman"/>
          <w:lang w:val="en-US"/>
        </w:rPr>
        <w:t xml:space="preserve">and Central </w:t>
      </w:r>
      <w:r w:rsidR="00B030DA" w:rsidRPr="000F283A">
        <w:rPr>
          <w:rFonts w:ascii="Times New Roman" w:hAnsi="Times New Roman" w:cs="Times New Roman"/>
          <w:lang w:val="en-US"/>
        </w:rPr>
        <w:t>American countrie</w:t>
      </w:r>
      <w:r w:rsidR="00123985" w:rsidRPr="000F283A">
        <w:rPr>
          <w:rFonts w:ascii="Times New Roman" w:hAnsi="Times New Roman" w:cs="Times New Roman"/>
          <w:lang w:val="en-US"/>
        </w:rPr>
        <w:t xml:space="preserve">s, </w:t>
      </w:r>
      <w:r w:rsidR="00842C0B" w:rsidRPr="000F283A">
        <w:rPr>
          <w:rFonts w:ascii="Times New Roman" w:hAnsi="Times New Roman" w:cs="Times New Roman"/>
          <w:lang w:val="en-US"/>
        </w:rPr>
        <w:t>aged</w:t>
      </w:r>
      <w:r w:rsidRPr="000F283A">
        <w:rPr>
          <w:rFonts w:ascii="Times New Roman" w:hAnsi="Times New Roman" w:cs="Times New Roman"/>
          <w:lang w:val="en-US"/>
        </w:rPr>
        <w:t xml:space="preserve"> between 15</w:t>
      </w:r>
      <w:r w:rsidR="00842C0B" w:rsidRPr="000F283A">
        <w:rPr>
          <w:rFonts w:ascii="Times New Roman" w:hAnsi="Times New Roman" w:cs="Times New Roman"/>
          <w:lang w:val="en-US"/>
        </w:rPr>
        <w:t xml:space="preserve"> and </w:t>
      </w:r>
      <w:r w:rsidRPr="000F283A">
        <w:rPr>
          <w:rFonts w:ascii="Times New Roman" w:hAnsi="Times New Roman" w:cs="Times New Roman"/>
          <w:lang w:val="en-US"/>
        </w:rPr>
        <w:t>69,</w:t>
      </w:r>
      <w:r w:rsidR="00520B88">
        <w:rPr>
          <w:rFonts w:ascii="Times New Roman" w:hAnsi="Times New Roman" w:cs="Times New Roman"/>
          <w:lang w:val="en-US"/>
        </w:rPr>
        <w:t xml:space="preserve"> </w:t>
      </w:r>
      <w:r w:rsidR="00842C0B" w:rsidRPr="000F283A">
        <w:rPr>
          <w:rFonts w:ascii="Times New Roman" w:hAnsi="Times New Roman" w:cs="Times New Roman"/>
          <w:lang w:val="en-US"/>
        </w:rPr>
        <w:t xml:space="preserve">who </w:t>
      </w:r>
      <w:r w:rsidRPr="000F283A">
        <w:rPr>
          <w:rFonts w:ascii="Times New Roman" w:hAnsi="Times New Roman" w:cs="Times New Roman"/>
          <w:lang w:val="en-US"/>
        </w:rPr>
        <w:t xml:space="preserve">had chronic </w:t>
      </w:r>
      <w:r w:rsidR="00842C0B" w:rsidRPr="000F283A">
        <w:rPr>
          <w:rFonts w:ascii="Times New Roman" w:hAnsi="Times New Roman" w:cs="Times New Roman"/>
          <w:lang w:val="en-US"/>
        </w:rPr>
        <w:t>C</w:t>
      </w:r>
      <w:r w:rsidRPr="000F283A">
        <w:rPr>
          <w:rFonts w:ascii="Times New Roman" w:hAnsi="Times New Roman" w:cs="Times New Roman"/>
          <w:lang w:val="en-US"/>
        </w:rPr>
        <w:t xml:space="preserve">hagas disease, but without organ </w:t>
      </w:r>
      <w:r w:rsidR="00842C0B" w:rsidRPr="000F283A">
        <w:rPr>
          <w:rFonts w:ascii="Times New Roman" w:hAnsi="Times New Roman" w:cs="Times New Roman"/>
          <w:lang w:val="en-US"/>
        </w:rPr>
        <w:t>involv</w:t>
      </w:r>
      <w:r w:rsidR="00CE5B67" w:rsidRPr="000F283A">
        <w:rPr>
          <w:rFonts w:ascii="Times New Roman" w:hAnsi="Times New Roman" w:cs="Times New Roman"/>
          <w:lang w:val="en-US"/>
        </w:rPr>
        <w:t>ement</w:t>
      </w:r>
      <w:r w:rsidR="00842C0B" w:rsidRPr="000F283A">
        <w:rPr>
          <w:rFonts w:ascii="Times New Roman" w:hAnsi="Times New Roman" w:cs="Times New Roman"/>
          <w:lang w:val="en-US"/>
        </w:rPr>
        <w:t xml:space="preserve"> </w:t>
      </w:r>
      <w:r w:rsidRPr="000F283A">
        <w:rPr>
          <w:rFonts w:ascii="Times New Roman" w:hAnsi="Times New Roman" w:cs="Times New Roman"/>
          <w:lang w:val="en-US"/>
        </w:rPr>
        <w:t>or only very mild organ disease.</w:t>
      </w:r>
      <w:r w:rsidR="00B030DA" w:rsidRPr="000F283A">
        <w:rPr>
          <w:rFonts w:ascii="Times New Roman" w:hAnsi="Times New Roman" w:cs="Times New Roman"/>
          <w:lang w:val="en-US"/>
        </w:rPr>
        <w:t xml:space="preserve"> </w:t>
      </w:r>
      <w:r w:rsidRPr="000F283A">
        <w:rPr>
          <w:rFonts w:ascii="Times New Roman" w:hAnsi="Times New Roman" w:cs="Times New Roman"/>
          <w:lang w:val="en-US"/>
        </w:rPr>
        <w:t xml:space="preserve">Participants were stratified by sex and by 5-year age groups. </w:t>
      </w:r>
      <w:r w:rsidR="00B030DA" w:rsidRPr="000F283A">
        <w:rPr>
          <w:rFonts w:ascii="Times New Roman" w:hAnsi="Times New Roman" w:cs="Times New Roman"/>
          <w:lang w:val="en-US"/>
        </w:rPr>
        <w:t xml:space="preserve">Background mortality </w:t>
      </w:r>
      <w:r w:rsidRPr="000F283A">
        <w:rPr>
          <w:rFonts w:ascii="Times New Roman" w:hAnsi="Times New Roman" w:cs="Times New Roman"/>
          <w:lang w:val="en-US"/>
        </w:rPr>
        <w:t xml:space="preserve">was adjusted by age group using data from the Spanish National </w:t>
      </w:r>
      <w:r w:rsidR="00202DEB" w:rsidRPr="000F283A">
        <w:rPr>
          <w:rFonts w:ascii="Times New Roman" w:hAnsi="Times New Roman" w:cs="Times New Roman"/>
          <w:lang w:val="en-US"/>
        </w:rPr>
        <w:t>Statistics</w:t>
      </w:r>
      <w:r w:rsidRPr="000F283A">
        <w:rPr>
          <w:rFonts w:ascii="Times New Roman" w:hAnsi="Times New Roman" w:cs="Times New Roman"/>
          <w:lang w:val="en-US"/>
        </w:rPr>
        <w:t xml:space="preserve"> </w:t>
      </w:r>
      <w:r w:rsidR="00202DEB" w:rsidRPr="000F283A">
        <w:rPr>
          <w:rFonts w:ascii="Times New Roman" w:hAnsi="Times New Roman" w:cs="Times New Roman"/>
          <w:lang w:val="en-US"/>
        </w:rPr>
        <w:t>Institute</w:t>
      </w:r>
      <w:r w:rsidRPr="000F283A">
        <w:rPr>
          <w:rFonts w:ascii="Times New Roman" w:hAnsi="Times New Roman" w:cs="Times New Roman"/>
          <w:lang w:val="en-US"/>
        </w:rPr>
        <w:t>.</w:t>
      </w:r>
      <w:r w:rsidR="00BA16D8"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{"citationID":"zEqEeurX","properties":{"formattedCitation":"\\super 5,16\\nosupersub{}","plainCitation":"5,16","noteIndex":0},"citationItems":[{"id":1,"uris":["http://zotero.org/users/1599338/items/6LPKHW77"],"itemData":{"id":1,"type":"article-journal","abstract":"BACKGROUND: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121,"uris":["http://zotero.org/groups/5772643/items/B5LCM4HJ"],"itemData":{"id":121,"type":"webpage","abstract":"INE. Instituto Nacional de Estadística. National Statistics Institute. Spanish Statistical Office. El INE elabora y distribuye estadisticas de Espana. Este servidor contiene: Censos de Poblacion y Viviendas 2001, Informacion general, Productos de difusion, Espana en cifras, Datos coyunturales, Datos municipales, etc.. Q2016.es","container-title":"INE","language":"es","title":"INE. Instituto Nacional de Estadística","URL":"https://www.ine.es/","accessed":{"date-parts":[["2025",5,3]]}}}],"schema":"https://github.com/citation-style-language/schema/raw/master/csl-citation.json"} </w:instrText>
      </w:r>
      <w:r w:rsidR="00BA16D8"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5,16</w:t>
      </w:r>
      <w:r w:rsidR="00BA16D8" w:rsidRPr="000F283A">
        <w:rPr>
          <w:rFonts w:ascii="Times New Roman" w:hAnsi="Times New Roman" w:cs="Times New Roman"/>
          <w:lang w:val="en-US"/>
        </w:rPr>
        <w:fldChar w:fldCharType="end"/>
      </w:r>
    </w:p>
    <w:p w14:paraId="51B61AA4" w14:textId="039F3A03" w:rsidR="00756BCA" w:rsidRPr="000F283A" w:rsidRDefault="00BA16D8"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Setting and location</w:t>
      </w:r>
    </w:p>
    <w:p w14:paraId="74C28F46" w14:textId="761ABA46" w:rsidR="00BA16D8" w:rsidRPr="000F283A" w:rsidRDefault="00202DEB" w:rsidP="003567E7">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The study assesses the cost-effectiveness of benznidazole in Spain for patients with chronic asymptomatic indeterminate Chagas disease attending a specialist infectious disease outpatient clinic. Results are subsequently extrapolated to the rest of the European Union using purchase power parity indicators.</w:t>
      </w:r>
    </w:p>
    <w:p w14:paraId="57B410C1" w14:textId="34B93F04" w:rsidR="00032F1D" w:rsidRPr="000F283A" w:rsidRDefault="00032F1D"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Study perspective</w:t>
      </w:r>
    </w:p>
    <w:p w14:paraId="17AEF0AC" w14:textId="7B48C16B" w:rsidR="00032F1D" w:rsidRPr="000F283A" w:rsidRDefault="00032F1D" w:rsidP="003567E7">
      <w:pPr>
        <w:spacing w:line="360" w:lineRule="auto"/>
        <w:rPr>
          <w:rFonts w:ascii="Times New Roman" w:hAnsi="Times New Roman" w:cs="Times New Roman"/>
          <w:lang w:val="en-US"/>
        </w:rPr>
      </w:pPr>
      <w:r w:rsidRPr="000F283A">
        <w:rPr>
          <w:rFonts w:ascii="Times New Roman" w:hAnsi="Times New Roman" w:cs="Times New Roman"/>
          <w:lang w:val="en-US"/>
        </w:rPr>
        <w:t>The costs of interventions were derived from a national health</w:t>
      </w:r>
      <w:del w:id="3" w:author="Jose Antonio Perez Molina" w:date="2025-06-06T15:14:00Z" w16du:dateUtc="2025-06-06T13:14:00Z">
        <w:r w:rsidRPr="000F283A" w:rsidDel="00202DEB">
          <w:rPr>
            <w:rFonts w:ascii="Times New Roman" w:hAnsi="Times New Roman" w:cs="Times New Roman"/>
            <w:lang w:val="en-US"/>
          </w:rPr>
          <w:delText xml:space="preserve"> </w:delText>
        </w:r>
      </w:del>
      <w:r w:rsidRPr="000F283A">
        <w:rPr>
          <w:rFonts w:ascii="Times New Roman" w:hAnsi="Times New Roman" w:cs="Times New Roman"/>
          <w:lang w:val="en-US"/>
        </w:rPr>
        <w:t>care provider</w:t>
      </w:r>
      <w:r w:rsidR="00202DEB" w:rsidRPr="000F283A">
        <w:rPr>
          <w:rFonts w:ascii="Times New Roman" w:hAnsi="Times New Roman" w:cs="Times New Roman"/>
          <w:lang w:val="en-US"/>
        </w:rPr>
        <w:t>’s</w:t>
      </w:r>
      <w:r w:rsidRPr="000F283A">
        <w:rPr>
          <w:rFonts w:ascii="Times New Roman" w:hAnsi="Times New Roman" w:cs="Times New Roman"/>
          <w:lang w:val="en-US"/>
        </w:rPr>
        <w:t xml:space="preserve"> perspective. This includes costs only for the government and related to the </w:t>
      </w:r>
      <w:r w:rsidR="00AE6DD1" w:rsidRPr="000F283A">
        <w:rPr>
          <w:rFonts w:ascii="Times New Roman" w:hAnsi="Times New Roman" w:cs="Times New Roman"/>
          <w:lang w:val="en-US"/>
        </w:rPr>
        <w:t>follow-up</w:t>
      </w:r>
      <w:r w:rsidRPr="000F283A">
        <w:rPr>
          <w:rFonts w:ascii="Times New Roman" w:hAnsi="Times New Roman" w:cs="Times New Roman"/>
          <w:lang w:val="en-US"/>
        </w:rPr>
        <w:t xml:space="preserve"> and treatment of the patients. </w:t>
      </w:r>
      <w:r w:rsidR="00AE6DD1" w:rsidRPr="000F283A">
        <w:rPr>
          <w:rFonts w:ascii="Times New Roman" w:hAnsi="Times New Roman" w:cs="Times New Roman"/>
          <w:lang w:val="en-US"/>
        </w:rPr>
        <w:t>Patients’</w:t>
      </w:r>
      <w:r w:rsidRPr="000F283A">
        <w:rPr>
          <w:rFonts w:ascii="Times New Roman" w:hAnsi="Times New Roman" w:cs="Times New Roman"/>
          <w:lang w:val="en-US"/>
        </w:rPr>
        <w:t xml:space="preserve"> </w:t>
      </w:r>
      <w:r w:rsidR="001165BE" w:rsidRPr="000F283A">
        <w:rPr>
          <w:rFonts w:ascii="Times New Roman" w:hAnsi="Times New Roman" w:cs="Times New Roman"/>
          <w:lang w:val="en-US"/>
        </w:rPr>
        <w:t>costs</w:t>
      </w:r>
      <w:r w:rsidRPr="000F283A">
        <w:rPr>
          <w:rFonts w:ascii="Times New Roman" w:hAnsi="Times New Roman" w:cs="Times New Roman"/>
          <w:lang w:val="en-US"/>
        </w:rPr>
        <w:t>, like time and travel costs as well as opportunity costs</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w:t>
      </w:r>
      <w:r w:rsidR="00AE6DD1" w:rsidRPr="000F283A">
        <w:rPr>
          <w:rFonts w:ascii="Times New Roman" w:hAnsi="Times New Roman" w:cs="Times New Roman"/>
          <w:lang w:val="en-US"/>
        </w:rPr>
        <w:t>were</w:t>
      </w:r>
      <w:r w:rsidRPr="000F283A">
        <w:rPr>
          <w:rFonts w:ascii="Times New Roman" w:hAnsi="Times New Roman" w:cs="Times New Roman"/>
          <w:lang w:val="en-US"/>
        </w:rPr>
        <w:t xml:space="preserve"> not considered.</w:t>
      </w:r>
    </w:p>
    <w:p w14:paraId="6D412BD6" w14:textId="5FD9D4E4" w:rsidR="00AE6DD1" w:rsidRPr="000F283A" w:rsidRDefault="00AE6DD1" w:rsidP="003567E7">
      <w:pPr>
        <w:spacing w:line="360" w:lineRule="auto"/>
        <w:rPr>
          <w:rFonts w:ascii="Times New Roman" w:hAnsi="Times New Roman" w:cs="Times New Roman"/>
          <w:lang w:val="en-US"/>
        </w:rPr>
      </w:pPr>
      <w:r w:rsidRPr="000F283A">
        <w:rPr>
          <w:rFonts w:ascii="Times New Roman" w:hAnsi="Times New Roman" w:cs="Times New Roman"/>
          <w:i/>
          <w:iCs/>
          <w:lang w:val="en-US"/>
        </w:rPr>
        <w:t>Comparators</w:t>
      </w:r>
    </w:p>
    <w:p w14:paraId="39B6C7BF" w14:textId="104E9977" w:rsidR="00AE6DD1" w:rsidRPr="000F283A" w:rsidRDefault="00AE6DD1" w:rsidP="003567E7">
      <w:pPr>
        <w:spacing w:line="360" w:lineRule="auto"/>
        <w:rPr>
          <w:rFonts w:ascii="Times New Roman" w:hAnsi="Times New Roman" w:cs="Times New Roman"/>
          <w:lang w:val="en-US"/>
        </w:rPr>
      </w:pPr>
      <w:r w:rsidRPr="000F283A">
        <w:rPr>
          <w:rFonts w:ascii="Times New Roman" w:hAnsi="Times New Roman" w:cs="Times New Roman"/>
          <w:lang w:val="en-US"/>
        </w:rPr>
        <w:t>We decided to compare two possible intervention strategies.</w:t>
      </w:r>
      <w:r w:rsidR="0059492E" w:rsidRPr="000F283A">
        <w:rPr>
          <w:rFonts w:ascii="Times New Roman" w:hAnsi="Times New Roman" w:cs="Times New Roman"/>
          <w:lang w:val="en-US"/>
        </w:rPr>
        <w:t xml:space="preserve"> The</w:t>
      </w:r>
      <w:r w:rsidRPr="000F283A">
        <w:rPr>
          <w:rFonts w:ascii="Times New Roman" w:hAnsi="Times New Roman" w:cs="Times New Roman"/>
          <w:lang w:val="en-US"/>
        </w:rPr>
        <w:t xml:space="preserve"> base case scenario, a follow-up strategy, </w:t>
      </w:r>
      <w:r w:rsidR="00202DEB" w:rsidRPr="000F283A">
        <w:rPr>
          <w:rFonts w:ascii="Times New Roman" w:hAnsi="Times New Roman" w:cs="Times New Roman"/>
          <w:kern w:val="0"/>
          <w:lang w:val="en-US"/>
          <w14:ligatures w14:val="none"/>
        </w:rPr>
        <w:t>involves only following up patients with chronic indeterminate Chagas disease and treating them for the damage that the parasite may cause (e.g., treating heart failure if it develops).</w:t>
      </w:r>
      <w:r w:rsidRPr="000F283A">
        <w:rPr>
          <w:rFonts w:ascii="Times New Roman" w:hAnsi="Times New Roman" w:cs="Times New Roman"/>
          <w:lang w:val="en-US"/>
        </w:rPr>
        <w:t xml:space="preserve"> The second scenario is a scenario where every patient with Chagas disease is treated with benznidazole</w:t>
      </w:r>
      <w:r w:rsidR="0059492E" w:rsidRPr="000F283A">
        <w:rPr>
          <w:rFonts w:ascii="Times New Roman" w:hAnsi="Times New Roman" w:cs="Times New Roman"/>
          <w:lang w:val="en-US"/>
        </w:rPr>
        <w:t xml:space="preserve"> 5-7</w:t>
      </w:r>
      <w:r w:rsidR="002342FB" w:rsidRPr="000F283A">
        <w:rPr>
          <w:rFonts w:ascii="Times New Roman" w:hAnsi="Times New Roman" w:cs="Times New Roman"/>
          <w:lang w:val="en-US"/>
        </w:rPr>
        <w:t>·</w:t>
      </w:r>
      <w:r w:rsidR="0059492E" w:rsidRPr="000F283A">
        <w:rPr>
          <w:rFonts w:ascii="Times New Roman" w:hAnsi="Times New Roman" w:cs="Times New Roman"/>
          <w:lang w:val="en-US"/>
        </w:rPr>
        <w:t>5mg/kg/day bid for 60</w:t>
      </w:r>
      <w:r w:rsidR="007D4C0F" w:rsidRPr="000F283A">
        <w:rPr>
          <w:rFonts w:ascii="Times New Roman" w:hAnsi="Times New Roman" w:cs="Times New Roman"/>
          <w:lang w:val="en-US"/>
        </w:rPr>
        <w:t xml:space="preserve"> </w:t>
      </w:r>
      <w:r w:rsidR="0059492E" w:rsidRPr="000F283A">
        <w:rPr>
          <w:rFonts w:ascii="Times New Roman" w:hAnsi="Times New Roman" w:cs="Times New Roman"/>
          <w:lang w:val="en-US"/>
        </w:rPr>
        <w:t>days</w:t>
      </w:r>
      <w:r w:rsidRPr="000F283A">
        <w:rPr>
          <w:rFonts w:ascii="Times New Roman" w:hAnsi="Times New Roman" w:cs="Times New Roman"/>
          <w:lang w:val="en-US"/>
        </w:rPr>
        <w:t>.</w:t>
      </w:r>
    </w:p>
    <w:p w14:paraId="05C6C45A" w14:textId="3B1AA5C9" w:rsidR="001165BE" w:rsidRPr="000F283A" w:rsidRDefault="004946A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Outcomes</w:t>
      </w:r>
      <w:r w:rsidR="00935E89" w:rsidRPr="000F283A">
        <w:rPr>
          <w:rFonts w:ascii="Times New Roman" w:hAnsi="Times New Roman" w:cs="Times New Roman"/>
          <w:i/>
          <w:iCs/>
          <w:lang w:val="en-US"/>
        </w:rPr>
        <w:t>, time horizon and discount rate</w:t>
      </w:r>
    </w:p>
    <w:p w14:paraId="265FA5EF" w14:textId="7B8837C5" w:rsidR="00935E89" w:rsidRPr="000F283A" w:rsidRDefault="00935E89" w:rsidP="00935E89">
      <w:pPr>
        <w:spacing w:line="360" w:lineRule="auto"/>
        <w:rPr>
          <w:rFonts w:ascii="Times New Roman" w:hAnsi="Times New Roman" w:cs="Times New Roman"/>
          <w:lang w:val="en-US"/>
        </w:rPr>
      </w:pPr>
      <w:r w:rsidRPr="000F283A">
        <w:rPr>
          <w:rFonts w:ascii="Times New Roman" w:hAnsi="Times New Roman" w:cs="Times New Roman"/>
          <w:lang w:val="en-US"/>
        </w:rPr>
        <w:t xml:space="preserve">Health outcomes were evaluated using Quality-adjusted life-years (QALYs). </w:t>
      </w:r>
      <w:r w:rsidR="006D11F7" w:rsidRPr="000F283A">
        <w:rPr>
          <w:rFonts w:ascii="Times New Roman" w:hAnsi="Times New Roman" w:cs="Times New Roman"/>
          <w:lang w:val="en-US"/>
        </w:rPr>
        <w:t>Q</w:t>
      </w:r>
      <w:r w:rsidR="00C976AD" w:rsidRPr="000F283A">
        <w:rPr>
          <w:rFonts w:ascii="Times New Roman" w:hAnsi="Times New Roman" w:cs="Times New Roman"/>
          <w:lang w:val="en-US"/>
        </w:rPr>
        <w:t>ALY</w:t>
      </w:r>
      <w:r w:rsidR="006D11F7" w:rsidRPr="000F283A">
        <w:rPr>
          <w:rFonts w:ascii="Times New Roman" w:hAnsi="Times New Roman" w:cs="Times New Roman"/>
          <w:lang w:val="en-US"/>
        </w:rPr>
        <w:t xml:space="preserve"> weights used were taken from</w:t>
      </w:r>
      <w:r w:rsidR="00D05B6C" w:rsidRPr="000F283A">
        <w:rPr>
          <w:rFonts w:ascii="Times New Roman" w:hAnsi="Times New Roman" w:cs="Times New Roman"/>
          <w:lang w:val="en-US"/>
        </w:rPr>
        <w:t xml:space="preserve"> Requena-Mendez et al</w:t>
      </w:r>
      <w:r w:rsidR="006D11F7" w:rsidRPr="000F283A">
        <w:rPr>
          <w:rFonts w:ascii="Times New Roman" w:hAnsi="Times New Roman" w:cs="Times New Roman"/>
          <w:lang w:val="en-US"/>
        </w:rPr>
        <w:t>.</w:t>
      </w:r>
      <w:r w:rsidR="006D11F7"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{"citationID":"QHogFGIz","properties":{"formattedCitation":"\\super 17\\nosupersub{}","plainCitation":"17","noteIndex":0},"citationItems":[{"id":18,"uris":["http://zotero.org/groups/5772643/items/ES6U6JTY"],"itemData":{"id":18,"type":"article-journal","abstract":"Screening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volume":"0","author":[{"family":"Requena-Mendez","given":"Ana"},{"family":"Bussion","given":"Sheila"},{"family":"Aldasoro","given":"Edelweiss"},{"family":"Jackson","given":"Yves"},{"family":"Angheben","given":"Andrea"},{"family":"Moore","given":"David"},{"family":"Pinazo","given":"María-Jesús"},{"family":"Gascon","given":"Joaquim"},{"family":"Muñoz","given":"Jose"},{"family":"Sicuri","given":"Elisa"}],"issued":{"date-parts":[["2017",1,1]]}}}],"schema":"https://github.com/citation-style-language/schema/raw/master/csl-citation.json"} </w:instrText>
      </w:r>
      <w:r w:rsidR="006D11F7"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17</w:t>
      </w:r>
      <w:r w:rsidR="006D11F7" w:rsidRPr="000F283A">
        <w:rPr>
          <w:rFonts w:ascii="Times New Roman" w:hAnsi="Times New Roman" w:cs="Times New Roman"/>
          <w:lang w:val="en-US"/>
        </w:rPr>
        <w:fldChar w:fldCharType="end"/>
      </w:r>
      <w:r w:rsidR="00DE3C0A" w:rsidRPr="000F283A">
        <w:rPr>
          <w:rFonts w:ascii="Times New Roman" w:hAnsi="Times New Roman" w:cs="Times New Roman"/>
          <w:lang w:val="en-US"/>
        </w:rPr>
        <w:t xml:space="preserve"> Each health state had a QALY weight attached to it and total QALYs were calculated for the time horizon.</w:t>
      </w:r>
      <w:r w:rsidR="006D11F7" w:rsidRPr="000F283A">
        <w:rPr>
          <w:rFonts w:ascii="Times New Roman" w:hAnsi="Times New Roman" w:cs="Times New Roman"/>
          <w:lang w:val="en-US"/>
        </w:rPr>
        <w:t xml:space="preserve"> </w:t>
      </w:r>
      <w:r w:rsidRPr="000F283A">
        <w:rPr>
          <w:rFonts w:ascii="Times New Roman" w:hAnsi="Times New Roman" w:cs="Times New Roman"/>
          <w:lang w:val="en-US"/>
        </w:rPr>
        <w:t>As chronic Chagas disease is a life</w:t>
      </w:r>
      <w:r w:rsidR="00202DEB" w:rsidRPr="000F283A">
        <w:rPr>
          <w:rFonts w:ascii="Times New Roman" w:hAnsi="Times New Roman" w:cs="Times New Roman"/>
          <w:lang w:val="en-US"/>
        </w:rPr>
        <w:t>long</w:t>
      </w:r>
      <w:r w:rsidRPr="000F283A">
        <w:rPr>
          <w:rFonts w:ascii="Times New Roman" w:hAnsi="Times New Roman" w:cs="Times New Roman"/>
          <w:lang w:val="en-US"/>
        </w:rPr>
        <w:t xml:space="preserve"> infection, a </w:t>
      </w:r>
      <w:r w:rsidR="00202DEB" w:rsidRPr="000F283A">
        <w:rPr>
          <w:rFonts w:ascii="Times New Roman" w:hAnsi="Times New Roman" w:cs="Times New Roman"/>
          <w:lang w:val="en-US"/>
        </w:rPr>
        <w:t>20-</w:t>
      </w:r>
      <w:r w:rsidR="00202DEB" w:rsidRPr="000F283A">
        <w:rPr>
          <w:rFonts w:ascii="Times New Roman" w:hAnsi="Times New Roman" w:cs="Times New Roman"/>
          <w:lang w:val="en-US"/>
        </w:rPr>
        <w:lastRenderedPageBreak/>
        <w:t>year</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time</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horizon</w:t>
      </w:r>
      <w:r w:rsidR="00DE3C0A" w:rsidRPr="000F283A">
        <w:rPr>
          <w:rFonts w:ascii="Times New Roman" w:hAnsi="Times New Roman" w:cs="Times New Roman"/>
          <w:lang w:val="en-US"/>
        </w:rPr>
        <w:t xml:space="preserve"> </w:t>
      </w:r>
      <w:r w:rsidRPr="000F283A">
        <w:rPr>
          <w:rFonts w:ascii="Times New Roman" w:hAnsi="Times New Roman" w:cs="Times New Roman"/>
          <w:lang w:val="en-US"/>
        </w:rPr>
        <w:t xml:space="preserve">was </w:t>
      </w:r>
      <w:r w:rsidR="00F94FF3" w:rsidRPr="000F283A">
        <w:rPr>
          <w:rFonts w:ascii="Times New Roman" w:hAnsi="Times New Roman" w:cs="Times New Roman"/>
          <w:lang w:val="en-US"/>
        </w:rPr>
        <w:t>chosen,</w:t>
      </w:r>
      <w:r w:rsidR="00DE3C0A" w:rsidRPr="000F283A">
        <w:rPr>
          <w:rFonts w:ascii="Times New Roman" w:hAnsi="Times New Roman" w:cs="Times New Roman"/>
          <w:lang w:val="en-US"/>
        </w:rPr>
        <w:t xml:space="preserve"> and a yearly time</w:t>
      </w:r>
      <w:r w:rsidR="00202DEB" w:rsidRPr="000F283A">
        <w:rPr>
          <w:rFonts w:ascii="Times New Roman" w:hAnsi="Times New Roman" w:cs="Times New Roman"/>
          <w:lang w:val="en-US"/>
        </w:rPr>
        <w:t xml:space="preserve"> </w:t>
      </w:r>
      <w:r w:rsidR="00DE3C0A" w:rsidRPr="000F283A">
        <w:rPr>
          <w:rFonts w:ascii="Times New Roman" w:hAnsi="Times New Roman" w:cs="Times New Roman"/>
          <w:lang w:val="en-US"/>
        </w:rPr>
        <w:t>step was considered appropriate</w:t>
      </w:r>
      <w:r w:rsidRPr="000F283A">
        <w:rPr>
          <w:rFonts w:ascii="Times New Roman" w:hAnsi="Times New Roman" w:cs="Times New Roman"/>
          <w:lang w:val="en-US"/>
        </w:rPr>
        <w:t xml:space="preserve">. </w:t>
      </w:r>
      <w:r w:rsidR="00F94FF3" w:rsidRPr="000F283A">
        <w:rPr>
          <w:rFonts w:ascii="Times New Roman" w:hAnsi="Times New Roman" w:cs="Times New Roman"/>
          <w:lang w:val="en-US"/>
        </w:rPr>
        <w:t>Q</w:t>
      </w:r>
      <w:r w:rsidR="00192464" w:rsidRPr="000F283A">
        <w:rPr>
          <w:rFonts w:ascii="Times New Roman" w:hAnsi="Times New Roman" w:cs="Times New Roman"/>
          <w:lang w:val="en-US"/>
        </w:rPr>
        <w:t>ALY</w:t>
      </w:r>
      <w:r w:rsidR="00F94FF3" w:rsidRPr="000F283A">
        <w:rPr>
          <w:rFonts w:ascii="Times New Roman" w:hAnsi="Times New Roman" w:cs="Times New Roman"/>
          <w:lang w:val="en-US"/>
        </w:rPr>
        <w:t>s</w:t>
      </w:r>
      <w:r w:rsidRPr="000F283A">
        <w:rPr>
          <w:rFonts w:ascii="Times New Roman" w:hAnsi="Times New Roman" w:cs="Times New Roman"/>
          <w:lang w:val="en-US"/>
        </w:rPr>
        <w:t xml:space="preserve"> were discounted at an annual rate of 3%</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as commonly accepted.</w:t>
      </w:r>
      <w:r w:rsidRPr="000F283A">
        <w:rPr>
          <w:rFonts w:ascii="Times New Roman" w:hAnsi="Times New Roman" w:cs="Times New Roman"/>
          <w:highlight w:val="yellow"/>
          <w:lang w:val="en-US"/>
        </w:rPr>
        <w:fldChar w:fldCharType="begin"/>
      </w:r>
      <w:r w:rsidR="00E1283F" w:rsidRPr="000F283A">
        <w:rPr>
          <w:rFonts w:ascii="Times New Roman" w:hAnsi="Times New Roman" w:cs="Times New Roman"/>
          <w:highlight w:val="yellow"/>
          <w:lang w:val="en-US"/>
        </w:rPr>
        <w:instrText xml:space="preserve"> ADDIN ZOTERO_ITEM CSL_CITATION {"citationID":"dVcfEPnL","properties":{"formattedCitation":"\\super 18\\nosupersub{}","plainCitation":"18","noteIndex":0},"citationItems":[{"id":124,"uris":["http://zotero.org/groups/5772643/items/6M8KFWY8"],"itemData":{"id":124,"type":"book","call-number":"RA410.5 .M35 2003","event-place":"Geneva","ISBN":"978-92-4-154601-0","language":"en","note":"OCLC: ocm54898555","number-of-pages":"312","publisher":"World Health Organization","publisher-place":"Geneva","source":"Library of Congress ISBN","title":"Making choices in health: WHO guide to cost-effectiveness analysis","title-short":"Making choices in health","editor":[{"family":"Edejer","given":"Tessa Tan-Torres"},{"literal":"World Health Organization"}],"issued":{"date-parts":[["2003"]]}}}],"schema":"https://github.com/citation-style-language/schema/raw/master/csl-citation.json"} </w:instrText>
      </w:r>
      <w:r w:rsidRPr="000F283A">
        <w:rPr>
          <w:rFonts w:ascii="Times New Roman" w:hAnsi="Times New Roman" w:cs="Times New Roman"/>
          <w:highlight w:val="yellow"/>
          <w:lang w:val="en-US"/>
        </w:rPr>
        <w:fldChar w:fldCharType="separate"/>
      </w:r>
      <w:r w:rsidR="00386A5C" w:rsidRPr="000F283A">
        <w:rPr>
          <w:rFonts w:ascii="Times New Roman" w:hAnsi="Times New Roman" w:cs="Times New Roman"/>
          <w:kern w:val="0"/>
          <w:vertAlign w:val="superscript"/>
          <w:lang w:val="en-US"/>
        </w:rPr>
        <w:t>18</w:t>
      </w:r>
      <w:r w:rsidRPr="000F283A">
        <w:rPr>
          <w:rFonts w:ascii="Times New Roman" w:hAnsi="Times New Roman" w:cs="Times New Roman"/>
          <w:highlight w:val="yellow"/>
          <w:lang w:val="en-US"/>
        </w:rPr>
        <w:fldChar w:fldCharType="end"/>
      </w:r>
    </w:p>
    <w:p w14:paraId="40C3A0E3" w14:textId="306A5A60" w:rsidR="00935E89" w:rsidRPr="000F283A" w:rsidRDefault="00756BB7" w:rsidP="00935E89">
      <w:pPr>
        <w:spacing w:line="360" w:lineRule="auto"/>
        <w:rPr>
          <w:rFonts w:ascii="Times New Roman" w:hAnsi="Times New Roman" w:cs="Times New Roman"/>
          <w:i/>
          <w:iCs/>
          <w:lang w:val="en-US"/>
        </w:rPr>
      </w:pPr>
      <w:r w:rsidRPr="000F283A">
        <w:rPr>
          <w:rFonts w:ascii="Times New Roman" w:hAnsi="Times New Roman" w:cs="Times New Roman"/>
          <w:i/>
          <w:iCs/>
          <w:lang w:val="en-US"/>
        </w:rPr>
        <w:t>Measurement of effectiveness</w:t>
      </w:r>
    </w:p>
    <w:p w14:paraId="2B288D65" w14:textId="29CDCEBD" w:rsidR="00D05B6C" w:rsidRPr="000F283A" w:rsidRDefault="006D11F7" w:rsidP="00935E89">
      <w:pPr>
        <w:spacing w:line="360" w:lineRule="auto"/>
        <w:rPr>
          <w:rFonts w:ascii="Times New Roman" w:hAnsi="Times New Roman" w:cs="Times New Roman"/>
          <w:lang w:val="en-US"/>
        </w:rPr>
      </w:pPr>
      <w:r w:rsidRPr="000F283A">
        <w:rPr>
          <w:rFonts w:ascii="Times New Roman" w:hAnsi="Times New Roman" w:cs="Times New Roman"/>
          <w:lang w:val="en-US"/>
        </w:rPr>
        <w:t>As a measure of effectiveness</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we used the risk reduction of cardiac disease progression reported in the meta-analysis by </w:t>
      </w:r>
      <w:proofErr w:type="spellStart"/>
      <w:r w:rsidRPr="000F283A">
        <w:rPr>
          <w:rFonts w:ascii="Times New Roman" w:hAnsi="Times New Roman" w:cs="Times New Roman"/>
          <w:lang w:val="en-US"/>
        </w:rPr>
        <w:t>Crespillo</w:t>
      </w:r>
      <w:proofErr w:type="spellEnd"/>
      <w:r w:rsidRPr="000F283A">
        <w:rPr>
          <w:rFonts w:ascii="Times New Roman" w:hAnsi="Times New Roman" w:cs="Times New Roman"/>
          <w:lang w:val="en-US"/>
        </w:rPr>
        <w:t>-Andújar et al.</w:t>
      </w:r>
      <w:r w:rsidRPr="000F283A">
        <w:rPr>
          <w:rFonts w:ascii="Times New Roman" w:hAnsi="Times New Roman" w:cs="Times New Roman"/>
          <w:lang w:val="en-US"/>
        </w:rPr>
        <w:fldChar w:fldCharType="begin"/>
      </w:r>
      <w:r w:rsidR="00123985" w:rsidRPr="000F283A">
        <w:rPr>
          <w:rFonts w:ascii="Times New Roman" w:hAnsi="Times New Roman" w:cs="Times New Roman"/>
          <w:lang w:val="en-US"/>
        </w:rPr>
        <w:instrText xml:space="preserve"> ADDIN ZOTERO_ITEM CSL_CITATION {"citationID":"6z0Mgy5Z","properties":{"formattedCitation":"\\super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We also used the estimate of risk reduction of progression to</w:t>
      </w:r>
      <w:r w:rsidR="00192464" w:rsidRPr="000F283A">
        <w:rPr>
          <w:rFonts w:ascii="Times New Roman" w:hAnsi="Times New Roman" w:cs="Times New Roman"/>
          <w:lang w:val="en-US"/>
        </w:rPr>
        <w:t xml:space="preserve"> </w:t>
      </w:r>
      <w:r w:rsidRPr="000F283A">
        <w:rPr>
          <w:rFonts w:ascii="Times New Roman" w:hAnsi="Times New Roman" w:cs="Times New Roman"/>
          <w:lang w:val="en-US"/>
        </w:rPr>
        <w:t>the intestinal form published by Nunes Da Costa et al.</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{"citationID":"uP1t5VoQ","properties":{"formattedCitation":"\\super 19\\nosupersub{}","plainCitation":"19","noteIndex":0},"citationItems":[{"id":11,"uris":["http://zotero.org/groups/5772643/items/NYTTL48N"],"itemData":{"id":11,"type":"article-journal","abstract":"American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19</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p>
    <w:p w14:paraId="541F4E55" w14:textId="12064BE5" w:rsidR="006D11F7" w:rsidRPr="000F283A" w:rsidRDefault="006D11F7" w:rsidP="00935E89">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069F7E33" w14:textId="5427B0E9" w:rsidR="004946A2" w:rsidRPr="000F283A" w:rsidRDefault="00C976AD"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Costs used were taken from </w:t>
      </w:r>
      <w:r w:rsidR="007D4C0F" w:rsidRPr="000F283A">
        <w:rPr>
          <w:rFonts w:ascii="Times New Roman" w:hAnsi="Times New Roman" w:cs="Times New Roman"/>
          <w:lang w:val="en-US"/>
        </w:rPr>
        <w:t>published insurance reimbursement lists</w:t>
      </w:r>
      <w:r w:rsidR="00975EBD" w:rsidRPr="000F283A">
        <w:rPr>
          <w:rFonts w:ascii="Times New Roman" w:hAnsi="Times New Roman" w:cs="Times New Roman"/>
          <w:lang w:val="en-US"/>
        </w:rPr>
        <w:t xml:space="preserve"> from the Spanish national health system. </w:t>
      </w:r>
      <w:r w:rsidR="00202DEB" w:rsidRPr="000F283A">
        <w:rPr>
          <w:rFonts w:ascii="Times New Roman" w:hAnsi="Times New Roman" w:cs="Times New Roman"/>
          <w:lang w:val="en-US"/>
        </w:rPr>
        <w:t>The c</w:t>
      </w:r>
      <w:r w:rsidR="00975EBD" w:rsidRPr="000F283A">
        <w:rPr>
          <w:rFonts w:ascii="Times New Roman" w:hAnsi="Times New Roman" w:cs="Times New Roman"/>
          <w:lang w:val="en-US"/>
        </w:rPr>
        <w:t xml:space="preserve">ost of Benznidazole was </w:t>
      </w:r>
      <w:r w:rsidR="000F4217" w:rsidRPr="000F283A">
        <w:rPr>
          <w:rFonts w:ascii="Times New Roman" w:hAnsi="Times New Roman" w:cs="Times New Roman"/>
          <w:lang w:val="en-US"/>
        </w:rPr>
        <w:t xml:space="preserve">obtained by direct query to </w:t>
      </w:r>
      <w:r w:rsidR="004F3AAF" w:rsidRPr="000F283A">
        <w:rPr>
          <w:rFonts w:ascii="Times New Roman" w:hAnsi="Times New Roman" w:cs="Times New Roman"/>
          <w:lang w:val="en-US"/>
        </w:rPr>
        <w:t xml:space="preserve">the Department for Foreign or Compassionate Use Medicines (Spanish Agency of Medicines). A cost was </w:t>
      </w:r>
      <w:r w:rsidR="00333BE3" w:rsidRPr="000F283A">
        <w:rPr>
          <w:rFonts w:ascii="Times New Roman" w:hAnsi="Times New Roman" w:cs="Times New Roman"/>
          <w:lang w:val="en-US"/>
        </w:rPr>
        <w:t>calculated for</w:t>
      </w:r>
      <w:r w:rsidR="004F3AAF" w:rsidRPr="000F283A">
        <w:rPr>
          <w:rFonts w:ascii="Times New Roman" w:hAnsi="Times New Roman" w:cs="Times New Roman"/>
          <w:lang w:val="en-US"/>
        </w:rPr>
        <w:t xml:space="preserve"> each health state of the model</w:t>
      </w:r>
      <w:r w:rsidR="00333BE3" w:rsidRPr="000F283A">
        <w:rPr>
          <w:rFonts w:ascii="Times New Roman" w:hAnsi="Times New Roman" w:cs="Times New Roman"/>
          <w:lang w:val="en-US"/>
        </w:rPr>
        <w:t xml:space="preserve"> </w:t>
      </w:r>
      <w:r w:rsidR="003D082C" w:rsidRPr="000F283A">
        <w:rPr>
          <w:rFonts w:ascii="Times New Roman" w:hAnsi="Times New Roman" w:cs="Times New Roman"/>
          <w:lang w:val="en-US"/>
        </w:rPr>
        <w:t>considering</w:t>
      </w:r>
      <w:r w:rsidR="00333BE3" w:rsidRPr="000F283A">
        <w:rPr>
          <w:rFonts w:ascii="Times New Roman" w:hAnsi="Times New Roman" w:cs="Times New Roman"/>
          <w:lang w:val="en-US"/>
        </w:rPr>
        <w:t xml:space="preserve"> routine follow-up visits, tests</w:t>
      </w:r>
      <w:r w:rsidR="004C1B3E" w:rsidRPr="000F283A">
        <w:rPr>
          <w:rFonts w:ascii="Times New Roman" w:hAnsi="Times New Roman" w:cs="Times New Roman"/>
          <w:lang w:val="en-US"/>
        </w:rPr>
        <w:t>,</w:t>
      </w:r>
      <w:r w:rsidR="00333BE3" w:rsidRPr="000F283A">
        <w:rPr>
          <w:rFonts w:ascii="Times New Roman" w:hAnsi="Times New Roman" w:cs="Times New Roman"/>
          <w:lang w:val="en-US"/>
        </w:rPr>
        <w:t xml:space="preserve"> interventions </w:t>
      </w:r>
      <w:r w:rsidR="004C1B3E" w:rsidRPr="000F283A">
        <w:rPr>
          <w:rFonts w:ascii="Times New Roman" w:hAnsi="Times New Roman" w:cs="Times New Roman"/>
          <w:lang w:val="en-US"/>
        </w:rPr>
        <w:t xml:space="preserve">and frequency of complications in each state </w:t>
      </w:r>
      <w:r w:rsidR="00333BE3" w:rsidRPr="000F283A">
        <w:rPr>
          <w:rFonts w:ascii="Times New Roman" w:hAnsi="Times New Roman" w:cs="Times New Roman"/>
          <w:lang w:val="en-US"/>
        </w:rPr>
        <w:t xml:space="preserve">(detailed explanation in </w:t>
      </w:r>
      <w:r w:rsidR="00D05B6C" w:rsidRPr="000F283A">
        <w:rPr>
          <w:rFonts w:ascii="Times New Roman" w:hAnsi="Times New Roman" w:cs="Times New Roman"/>
          <w:lang w:val="en-US"/>
        </w:rPr>
        <w:t>supplement</w:t>
      </w:r>
      <w:r w:rsidR="00333BE3" w:rsidRPr="000F283A">
        <w:rPr>
          <w:rFonts w:ascii="Times New Roman" w:hAnsi="Times New Roman" w:cs="Times New Roman"/>
          <w:lang w:val="en-US"/>
        </w:rPr>
        <w:t>).</w:t>
      </w:r>
      <w:r w:rsidR="004F3AAF" w:rsidRPr="000F283A">
        <w:rPr>
          <w:rFonts w:ascii="Times New Roman" w:hAnsi="Times New Roman" w:cs="Times New Roman"/>
          <w:lang w:val="en-US"/>
        </w:rPr>
        <w:t xml:space="preserve"> </w:t>
      </w:r>
      <w:r w:rsidR="00F94FF3" w:rsidRPr="000F283A">
        <w:rPr>
          <w:rFonts w:ascii="Times New Roman" w:hAnsi="Times New Roman" w:cs="Times New Roman"/>
          <w:lang w:val="en-US"/>
        </w:rPr>
        <w:t>Costs were also discounted at an annual rate of 3%.</w:t>
      </w:r>
    </w:p>
    <w:p w14:paraId="1A9064B0" w14:textId="699B4C30" w:rsidR="00DE0C1F" w:rsidRPr="000F283A" w:rsidRDefault="00DE0C1F"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Model</w:t>
      </w:r>
    </w:p>
    <w:p w14:paraId="0399AC6B" w14:textId="540B007F" w:rsidR="003D082C" w:rsidRPr="000F283A" w:rsidRDefault="003D082C" w:rsidP="00032F1D">
      <w:pPr>
        <w:spacing w:line="360" w:lineRule="auto"/>
        <w:rPr>
          <w:rFonts w:ascii="Times New Roman" w:hAnsi="Times New Roman" w:cs="Times New Roman"/>
          <w:lang w:val="en-US"/>
        </w:rPr>
      </w:pPr>
      <w:r w:rsidRPr="000F283A">
        <w:rPr>
          <w:rFonts w:ascii="Times New Roman" w:hAnsi="Times New Roman" w:cs="Times New Roman"/>
          <w:lang w:val="en-US"/>
        </w:rPr>
        <w:t xml:space="preserve">A Markov model was chosen as Chagas </w:t>
      </w:r>
      <w:r w:rsidR="00BA124D" w:rsidRPr="000F283A">
        <w:rPr>
          <w:rFonts w:ascii="Times New Roman" w:hAnsi="Times New Roman" w:cs="Times New Roman"/>
          <w:lang w:val="en-US"/>
        </w:rPr>
        <w:t>disease patients experience</w:t>
      </w:r>
      <w:r w:rsidRPr="000F283A">
        <w:rPr>
          <w:rFonts w:ascii="Times New Roman" w:hAnsi="Times New Roman" w:cs="Times New Roman"/>
          <w:lang w:val="en-US"/>
        </w:rPr>
        <w:t xml:space="preserve"> several disease states over time.</w:t>
      </w:r>
    </w:p>
    <w:p w14:paraId="4054EC9A" w14:textId="5E0DBC21" w:rsidR="00032F1D" w:rsidRPr="000F283A" w:rsidRDefault="003D082C" w:rsidP="00032F1D">
      <w:pPr>
        <w:spacing w:line="360" w:lineRule="auto"/>
        <w:rPr>
          <w:rFonts w:ascii="Times New Roman" w:hAnsi="Times New Roman" w:cs="Times New Roman"/>
          <w:lang w:val="en-US"/>
        </w:rPr>
      </w:pPr>
      <w:r w:rsidRPr="000F283A">
        <w:rPr>
          <w:rFonts w:ascii="Times New Roman" w:hAnsi="Times New Roman" w:cs="Times New Roman"/>
          <w:lang w:val="en-US"/>
        </w:rPr>
        <w:t>The model represents</w:t>
      </w:r>
      <w:r w:rsidR="00032F1D" w:rsidRPr="000F283A">
        <w:rPr>
          <w:rFonts w:ascii="Times New Roman" w:hAnsi="Times New Roman" w:cs="Times New Roman"/>
          <w:lang w:val="en-US"/>
        </w:rPr>
        <w:t xml:space="preserve"> a cohort of migrants from </w:t>
      </w:r>
      <w:r w:rsidR="00202DEB" w:rsidRPr="000F283A">
        <w:rPr>
          <w:rFonts w:ascii="Times New Roman" w:hAnsi="Times New Roman" w:cs="Times New Roman"/>
          <w:lang w:val="en-US"/>
        </w:rPr>
        <w:t xml:space="preserve">South Central </w:t>
      </w:r>
      <w:r w:rsidR="00032F1D" w:rsidRPr="000F283A">
        <w:rPr>
          <w:rFonts w:ascii="Times New Roman" w:hAnsi="Times New Roman" w:cs="Times New Roman"/>
          <w:lang w:val="en-US"/>
        </w:rPr>
        <w:t xml:space="preserve">America to Spain with chronic </w:t>
      </w:r>
      <w:r w:rsidR="00202DEB"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Chagas Disease</w:t>
      </w:r>
      <w:r w:rsidRPr="000F283A">
        <w:rPr>
          <w:rFonts w:ascii="Times New Roman" w:hAnsi="Times New Roman" w:cs="Times New Roman"/>
          <w:lang w:val="en-US"/>
        </w:rPr>
        <w:t xml:space="preserve"> (</w:t>
      </w:r>
      <w:r w:rsidR="00202DEB" w:rsidRPr="000F283A">
        <w:rPr>
          <w:rFonts w:ascii="Times New Roman" w:hAnsi="Times New Roman" w:cs="Times New Roman"/>
          <w:lang w:val="en-US"/>
        </w:rPr>
        <w:t xml:space="preserve">Figure </w:t>
      </w:r>
      <w:r w:rsidR="00032F1D" w:rsidRPr="000F283A">
        <w:rPr>
          <w:rFonts w:ascii="Times New Roman" w:hAnsi="Times New Roman" w:cs="Times New Roman"/>
          <w:lang w:val="en-US"/>
        </w:rPr>
        <w:t>1</w:t>
      </w:r>
      <w:r w:rsidRPr="000F283A">
        <w:rPr>
          <w:rFonts w:ascii="Times New Roman" w:hAnsi="Times New Roman" w:cs="Times New Roman"/>
          <w:lang w:val="en-US"/>
        </w:rPr>
        <w:t>)</w:t>
      </w:r>
      <w:r w:rsidR="00032F1D" w:rsidRPr="000F283A">
        <w:rPr>
          <w:rFonts w:ascii="Times New Roman" w:hAnsi="Times New Roman" w:cs="Times New Roman"/>
          <w:lang w:val="en-US"/>
        </w:rPr>
        <w:t xml:space="preserve">. The model starts with a Chagas disease patient in the </w:t>
      </w:r>
      <w:r w:rsidRPr="000F283A">
        <w:rPr>
          <w:rFonts w:ascii="Times New Roman" w:hAnsi="Times New Roman" w:cs="Times New Roman"/>
          <w:lang w:val="en-US"/>
        </w:rPr>
        <w:t>upper</w:t>
      </w:r>
      <w:r w:rsidR="00AE6DD1" w:rsidRPr="000F283A">
        <w:rPr>
          <w:rFonts w:ascii="Times New Roman" w:hAnsi="Times New Roman" w:cs="Times New Roman"/>
          <w:lang w:val="en-US"/>
        </w:rPr>
        <w:t xml:space="preserve"> </w:t>
      </w:r>
      <w:r w:rsidRPr="000F283A">
        <w:rPr>
          <w:rFonts w:ascii="Times New Roman" w:hAnsi="Times New Roman" w:cs="Times New Roman"/>
          <w:lang w:val="en-US"/>
        </w:rPr>
        <w:t xml:space="preserve">left </w:t>
      </w:r>
      <w:r w:rsidR="00032F1D" w:rsidRPr="000F283A">
        <w:rPr>
          <w:rFonts w:ascii="Times New Roman" w:hAnsi="Times New Roman" w:cs="Times New Roman"/>
          <w:lang w:val="en-US"/>
        </w:rPr>
        <w:t xml:space="preserve">corner (Chronic </w:t>
      </w:r>
      <w:r w:rsidR="00CC0C2D"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 xml:space="preserve">Chagas Disease), from here a patient may develop Chronic Chagas heart disease (upper </w:t>
      </w:r>
      <w:r w:rsidRPr="000F283A">
        <w:rPr>
          <w:rFonts w:ascii="Times New Roman" w:hAnsi="Times New Roman" w:cs="Times New Roman"/>
          <w:lang w:val="en-US"/>
        </w:rPr>
        <w:t xml:space="preserve">right </w:t>
      </w:r>
      <w:r w:rsidR="00032F1D" w:rsidRPr="000F283A">
        <w:rPr>
          <w:rFonts w:ascii="Times New Roman" w:hAnsi="Times New Roman" w:cs="Times New Roman"/>
          <w:lang w:val="en-US"/>
        </w:rPr>
        <w:t xml:space="preserve">corner) or chronic </w:t>
      </w:r>
      <w:r w:rsidR="00CC0C2D" w:rsidRPr="000F283A">
        <w:rPr>
          <w:rFonts w:ascii="Times New Roman" w:hAnsi="Times New Roman" w:cs="Times New Roman"/>
          <w:lang w:val="en-US"/>
        </w:rPr>
        <w:t>d</w:t>
      </w:r>
      <w:r w:rsidR="00032F1D" w:rsidRPr="000F283A">
        <w:rPr>
          <w:rFonts w:ascii="Times New Roman" w:hAnsi="Times New Roman" w:cs="Times New Roman"/>
          <w:lang w:val="en-US"/>
        </w:rPr>
        <w:t>igestive disease (</w:t>
      </w:r>
      <w:r w:rsidRPr="000F283A">
        <w:rPr>
          <w:rFonts w:ascii="Times New Roman" w:hAnsi="Times New Roman" w:cs="Times New Roman"/>
          <w:lang w:val="en-US"/>
        </w:rPr>
        <w:t xml:space="preserve">bottom left </w:t>
      </w:r>
      <w:r w:rsidR="00032F1D" w:rsidRPr="000F283A">
        <w:rPr>
          <w:rFonts w:ascii="Times New Roman" w:hAnsi="Times New Roman" w:cs="Times New Roman"/>
          <w:lang w:val="en-US"/>
        </w:rPr>
        <w:t xml:space="preserve">corner). From </w:t>
      </w:r>
      <w:r w:rsidR="00CC0C2D" w:rsidRPr="000F283A">
        <w:rPr>
          <w:rFonts w:ascii="Times New Roman" w:hAnsi="Times New Roman" w:cs="Times New Roman"/>
          <w:kern w:val="0"/>
          <w:lang w:val="en-US"/>
          <w14:ligatures w14:val="none"/>
        </w:rPr>
        <w:t>all three of the mentioned states,</w:t>
      </w:r>
      <w:r w:rsidR="00032F1D" w:rsidRPr="000F283A">
        <w:rPr>
          <w:rFonts w:ascii="Times New Roman" w:hAnsi="Times New Roman" w:cs="Times New Roman"/>
          <w:lang w:val="en-US"/>
        </w:rPr>
        <w:t xml:space="preserve"> a patient may die and transition to the fourth state, Death (</w:t>
      </w:r>
      <w:r w:rsidRPr="000F283A">
        <w:rPr>
          <w:rFonts w:ascii="Times New Roman" w:hAnsi="Times New Roman" w:cs="Times New Roman"/>
          <w:lang w:val="en-US"/>
        </w:rPr>
        <w:t xml:space="preserve">bottom right </w:t>
      </w:r>
      <w:r w:rsidR="00032F1D" w:rsidRPr="000F283A">
        <w:rPr>
          <w:rFonts w:ascii="Times New Roman" w:hAnsi="Times New Roman" w:cs="Times New Roman"/>
          <w:lang w:val="en-US"/>
        </w:rPr>
        <w:t>corner). The model was stratified by age group and sex.</w:t>
      </w:r>
      <w:r w:rsidR="004C1B3E" w:rsidRPr="000F283A">
        <w:rPr>
          <w:rFonts w:ascii="Times New Roman" w:hAnsi="Times New Roman" w:cs="Times New Roman"/>
          <w:lang w:val="en-US"/>
        </w:rPr>
        <w:t xml:space="preserve"> Transitions between states were governed by p</w:t>
      </w:r>
      <w:r w:rsidR="00032F1D" w:rsidRPr="000F283A">
        <w:rPr>
          <w:rFonts w:ascii="Times New Roman" w:hAnsi="Times New Roman" w:cs="Times New Roman"/>
          <w:lang w:val="en-US"/>
        </w:rPr>
        <w:t>arameters presented in table 1. The</w:t>
      </w:r>
      <w:r w:rsidR="004C1B3E" w:rsidRPr="000F283A">
        <w:rPr>
          <w:rFonts w:ascii="Times New Roman" w:hAnsi="Times New Roman" w:cs="Times New Roman"/>
          <w:lang w:val="en-US"/>
        </w:rPr>
        <w:t xml:space="preserve"> initial pa</w:t>
      </w:r>
      <w:r w:rsidR="00DE3C0A" w:rsidRPr="000F283A">
        <w:rPr>
          <w:rFonts w:ascii="Times New Roman" w:hAnsi="Times New Roman" w:cs="Times New Roman"/>
          <w:lang w:val="en-US"/>
        </w:rPr>
        <w:t>r</w:t>
      </w:r>
      <w:r w:rsidR="004C1B3E" w:rsidRPr="000F283A">
        <w:rPr>
          <w:rFonts w:ascii="Times New Roman" w:hAnsi="Times New Roman" w:cs="Times New Roman"/>
          <w:lang w:val="en-US"/>
        </w:rPr>
        <w:t>ameters</w:t>
      </w:r>
      <w:r w:rsidR="00032F1D" w:rsidRPr="000F283A">
        <w:rPr>
          <w:rFonts w:ascii="Times New Roman" w:hAnsi="Times New Roman" w:cs="Times New Roman"/>
          <w:lang w:val="en-US"/>
        </w:rPr>
        <w:t xml:space="preserve"> were </w:t>
      </w:r>
      <w:r w:rsidR="00CC0C2D" w:rsidRPr="000F283A">
        <w:rPr>
          <w:rFonts w:ascii="Times New Roman" w:hAnsi="Times New Roman" w:cs="Times New Roman"/>
          <w:kern w:val="0"/>
          <w:lang w:val="en-US"/>
          <w14:ligatures w14:val="none"/>
        </w:rPr>
        <w:t>selected through extensive literature research conducted by the study investigators, based on a qualitative assessment.</w:t>
      </w:r>
      <w:r w:rsidR="004C1B3E" w:rsidRPr="000F283A">
        <w:rPr>
          <w:rFonts w:ascii="Times New Roman" w:hAnsi="Times New Roman" w:cs="Times New Roman"/>
          <w:lang w:val="en-US"/>
        </w:rPr>
        <w:t xml:space="preserve"> </w:t>
      </w:r>
      <w:r w:rsidRPr="000F283A">
        <w:rPr>
          <w:rFonts w:ascii="Times New Roman" w:hAnsi="Times New Roman" w:cs="Times New Roman"/>
          <w:lang w:val="en-US"/>
        </w:rPr>
        <w:t xml:space="preserve"> </w:t>
      </w:r>
    </w:p>
    <w:p w14:paraId="57B0A7B6" w14:textId="69EBCBEF" w:rsidR="003D082C" w:rsidRPr="000F283A" w:rsidRDefault="004C1B3E" w:rsidP="00032F1D">
      <w:pPr>
        <w:spacing w:line="360" w:lineRule="auto"/>
        <w:rPr>
          <w:rFonts w:ascii="Times New Roman" w:hAnsi="Times New Roman" w:cs="Times New Roman"/>
          <w:lang w:val="en-US"/>
        </w:rPr>
      </w:pPr>
      <w:r w:rsidRPr="000F283A">
        <w:rPr>
          <w:rFonts w:ascii="Times New Roman" w:hAnsi="Times New Roman" w:cs="Times New Roman"/>
          <w:lang w:val="en-US"/>
        </w:rPr>
        <w:t>To calibrate the transition parameters, the model was run 100,000 times and the set or parameters that best reproduced the same deaths due to Chagas disease as those reported by Ramos-Rincón et al.</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{"citationID":"vd12qHog","properties":{"formattedCitation":"\\super 20\\nosupersub{}","plainCitation":"20","noteIndex":0},"citationItems":[{"id":131,"uris":["http://zotero.org/groups/5772643/items/9QB95GSD"],"itemData":{"id":131,"type":"article-journal","abstract":"Background.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issued":{"date-parts":[["2021",9,20]]}}}],"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20</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were chosen for the deterministic analysis.  </w:t>
      </w:r>
    </w:p>
    <w:p w14:paraId="25098A31" w14:textId="56D6E66C" w:rsidR="00DE3C0A" w:rsidRPr="000F283A" w:rsidRDefault="00DE3C0A" w:rsidP="00032F1D">
      <w:pPr>
        <w:spacing w:line="360" w:lineRule="auto"/>
        <w:rPr>
          <w:rFonts w:ascii="Times New Roman" w:hAnsi="Times New Roman" w:cs="Times New Roman"/>
          <w:lang w:val="en-US"/>
        </w:rPr>
      </w:pPr>
      <w:r w:rsidRPr="000F283A">
        <w:rPr>
          <w:rFonts w:ascii="Times New Roman" w:hAnsi="Times New Roman" w:cs="Times New Roman"/>
          <w:lang w:val="en-US"/>
        </w:rPr>
        <w:t>The total population was assumed to remain constant, so deaths were inserted as new patients in the youngest age group.</w:t>
      </w:r>
    </w:p>
    <w:p w14:paraId="2B813FAF" w14:textId="77777777" w:rsidR="00F94FF3" w:rsidRPr="000F283A" w:rsidRDefault="00F94FF3" w:rsidP="00F94FF3">
      <w:pPr>
        <w:spacing w:line="360" w:lineRule="auto"/>
        <w:rPr>
          <w:rFonts w:ascii="Times New Roman" w:hAnsi="Times New Roman" w:cs="Times New Roman"/>
          <w:lang w:val="en-US"/>
        </w:rPr>
      </w:pPr>
      <w:bookmarkStart w:id="4" w:name="_Hlk196471616"/>
      <w:r w:rsidRPr="000F283A">
        <w:rPr>
          <w:rFonts w:ascii="Times New Roman" w:hAnsi="Times New Roman" w:cs="Times New Roman"/>
          <w:noProof/>
          <w:lang w:val="en-US"/>
        </w:rPr>
        <w:lastRenderedPageBreak/>
        <w:drawing>
          <wp:inline distT="0" distB="0" distL="0" distR="0" wp14:anchorId="5580A755" wp14:editId="43A0470A">
            <wp:extent cx="2962275" cy="2057400"/>
            <wp:effectExtent l="0" t="0" r="9525" b="0"/>
            <wp:docPr id="113141841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18410" name="Imagen 2" descr="Diagrama&#10;&#10;El contenido generado por IA puede ser incorrecto."/>
                    <pic:cNvPicPr/>
                  </pic:nvPicPr>
                  <pic:blipFill rotWithShape="1">
                    <a:blip r:embed="rId8">
                      <a:extLst>
                        <a:ext uri="{28A0092B-C50C-407E-A947-70E740481C1C}">
                          <a14:useLocalDpi xmlns:a14="http://schemas.microsoft.com/office/drawing/2010/main" val="0"/>
                        </a:ext>
                      </a:extLst>
                    </a:blip>
                    <a:srcRect l="14111" t="12228" r="31032" b="20046"/>
                    <a:stretch/>
                  </pic:blipFill>
                  <pic:spPr bwMode="auto">
                    <a:xfrm>
                      <a:off x="0" y="0"/>
                      <a:ext cx="2962275" cy="2057400"/>
                    </a:xfrm>
                    <a:prstGeom prst="rect">
                      <a:avLst/>
                    </a:prstGeom>
                    <a:ln>
                      <a:noFill/>
                    </a:ln>
                    <a:extLst>
                      <a:ext uri="{53640926-AAD7-44D8-BBD7-CCE9431645EC}">
                        <a14:shadowObscured xmlns:a14="http://schemas.microsoft.com/office/drawing/2010/main"/>
                      </a:ext>
                    </a:extLst>
                  </pic:spPr>
                </pic:pic>
              </a:graphicData>
            </a:graphic>
          </wp:inline>
        </w:drawing>
      </w:r>
    </w:p>
    <w:p w14:paraId="1874D79F" w14:textId="07F56E83" w:rsidR="00F94FF3" w:rsidRPr="000F283A" w:rsidRDefault="00F94FF3" w:rsidP="00F94FF3">
      <w:pPr>
        <w:spacing w:line="360" w:lineRule="auto"/>
        <w:rPr>
          <w:rFonts w:ascii="Times New Roman" w:hAnsi="Times New Roman" w:cs="Times New Roman"/>
          <w:sz w:val="20"/>
          <w:szCs w:val="20"/>
          <w:lang w:val="en-US"/>
        </w:rPr>
      </w:pPr>
      <w:r w:rsidRPr="000F283A">
        <w:rPr>
          <w:rFonts w:ascii="Times New Roman" w:hAnsi="Times New Roman" w:cs="Times New Roman"/>
          <w:b/>
          <w:bCs/>
          <w:sz w:val="20"/>
          <w:szCs w:val="20"/>
          <w:lang w:val="en-US"/>
        </w:rPr>
        <w:t>Figure 1. Simplified representation of the Markov model.</w:t>
      </w:r>
      <w:r w:rsidRPr="000F283A">
        <w:rPr>
          <w:rFonts w:ascii="Times New Roman" w:hAnsi="Times New Roman" w:cs="Times New Roman"/>
          <w:sz w:val="20"/>
          <w:szCs w:val="20"/>
          <w:lang w:val="en-US"/>
        </w:rPr>
        <w:t xml:space="preserve"> The model </w:t>
      </w:r>
      <w:r w:rsidR="00202DEB" w:rsidRPr="000F283A">
        <w:rPr>
          <w:rFonts w:ascii="Times New Roman" w:hAnsi="Times New Roman" w:cs="Times New Roman"/>
          <w:kern w:val="0"/>
          <w:sz w:val="20"/>
          <w:szCs w:val="20"/>
          <w:lang w:val="en-US"/>
          <w14:ligatures w14:val="none"/>
        </w:rPr>
        <w:t>begins with a Chagas disease patient in the upper left corner (Chronic indeterminate Chagas disease). From here, a patient may develop determinate Chronic Chagas disease</w:t>
      </w:r>
      <w:r w:rsidRPr="000F283A">
        <w:rPr>
          <w:rFonts w:ascii="Times New Roman" w:hAnsi="Times New Roman" w:cs="Times New Roman"/>
          <w:sz w:val="20"/>
          <w:szCs w:val="20"/>
          <w:lang w:val="en-US"/>
        </w:rPr>
        <w:t xml:space="preserve"> </w:t>
      </w:r>
      <w:r w:rsidR="00146F40" w:rsidRPr="000F283A">
        <w:rPr>
          <w:rFonts w:ascii="Times New Roman" w:hAnsi="Times New Roman" w:cs="Times New Roman"/>
          <w:sz w:val="20"/>
          <w:szCs w:val="20"/>
          <w:lang w:val="en-US"/>
        </w:rPr>
        <w:t>heart disease</w:t>
      </w:r>
      <w:r w:rsidRPr="000F283A">
        <w:rPr>
          <w:rFonts w:ascii="Times New Roman" w:hAnsi="Times New Roman" w:cs="Times New Roman"/>
          <w:sz w:val="20"/>
          <w:szCs w:val="20"/>
          <w:lang w:val="en-US"/>
        </w:rPr>
        <w:t xml:space="preserve"> (Right upper </w:t>
      </w:r>
      <w:r w:rsidR="00951F0B" w:rsidRPr="000F283A">
        <w:rPr>
          <w:rFonts w:ascii="Times New Roman" w:hAnsi="Times New Roman" w:cs="Times New Roman"/>
          <w:sz w:val="20"/>
          <w:szCs w:val="20"/>
          <w:lang w:val="en-US"/>
        </w:rPr>
        <w:t>corner) or</w:t>
      </w:r>
      <w:r w:rsidRPr="000F283A">
        <w:rPr>
          <w:rFonts w:ascii="Times New Roman" w:hAnsi="Times New Roman" w:cs="Times New Roman"/>
          <w:sz w:val="20"/>
          <w:szCs w:val="20"/>
          <w:lang w:val="en-US"/>
        </w:rPr>
        <w:t xml:space="preserve"> chronic Digestive disease (bottom left corner). From </w:t>
      </w:r>
      <w:r w:rsidR="00CC0C2D" w:rsidRPr="000F283A">
        <w:rPr>
          <w:rFonts w:ascii="Times New Roman" w:hAnsi="Times New Roman" w:cs="Times New Roman"/>
          <w:kern w:val="0"/>
          <w:sz w:val="20"/>
          <w:szCs w:val="20"/>
          <w:lang w:val="en-US"/>
          <w14:ligatures w14:val="none"/>
        </w:rPr>
        <w:t>all three of the mentioned states,</w:t>
      </w:r>
      <w:r w:rsidRPr="000F283A">
        <w:rPr>
          <w:rFonts w:ascii="Times New Roman" w:hAnsi="Times New Roman" w:cs="Times New Roman"/>
          <w:sz w:val="20"/>
          <w:szCs w:val="20"/>
          <w:lang w:val="en-US"/>
        </w:rPr>
        <w:t xml:space="preserve"> a patient may die and transition to the fourth state, Death (bottom right corner). </w:t>
      </w:r>
      <w:bookmarkStart w:id="5" w:name="_Hlk196472011"/>
      <w:r w:rsidRPr="000F283A">
        <w:rPr>
          <w:rFonts w:ascii="Times New Roman" w:hAnsi="Times New Roman" w:cs="Times New Roman"/>
          <w:sz w:val="20"/>
          <w:szCs w:val="20"/>
          <w:lang w:val="en-US"/>
        </w:rPr>
        <w:t>The model was stratified by age group and sex.</w:t>
      </w:r>
    </w:p>
    <w:bookmarkEnd w:id="4"/>
    <w:bookmarkEnd w:id="5"/>
    <w:p w14:paraId="7B756AED" w14:textId="6C80FF93" w:rsidR="00F94FF3" w:rsidRPr="000F283A" w:rsidRDefault="00490CF5" w:rsidP="00032F1D">
      <w:pPr>
        <w:spacing w:line="360" w:lineRule="auto"/>
        <w:rPr>
          <w:rFonts w:ascii="Times New Roman" w:hAnsi="Times New Roman" w:cs="Times New Roman"/>
          <w:i/>
          <w:iCs/>
          <w:lang w:val="en-US"/>
        </w:rPr>
      </w:pPr>
      <w:r w:rsidRPr="000F283A">
        <w:rPr>
          <w:rFonts w:ascii="Times New Roman" w:hAnsi="Times New Roman" w:cs="Times New Roman"/>
          <w:i/>
          <w:iCs/>
          <w:lang w:val="en-US"/>
        </w:rPr>
        <w:t>Data analysis</w:t>
      </w:r>
    </w:p>
    <w:p w14:paraId="584D6FCF" w14:textId="15FA69C2" w:rsidR="00490CF5" w:rsidRPr="000F283A" w:rsidRDefault="00490CF5"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The model and </w:t>
      </w:r>
      <w:r w:rsidR="00AC7710" w:rsidRPr="000F283A">
        <w:rPr>
          <w:rFonts w:ascii="Times New Roman" w:hAnsi="Times New Roman" w:cs="Times New Roman"/>
          <w:lang w:val="en-US"/>
        </w:rPr>
        <w:t>th</w:t>
      </w:r>
      <w:r w:rsidR="001E4F42" w:rsidRPr="000F283A">
        <w:rPr>
          <w:rFonts w:ascii="Times New Roman" w:hAnsi="Times New Roman" w:cs="Times New Roman"/>
          <w:lang w:val="en-US"/>
        </w:rPr>
        <w:t>e</w:t>
      </w:r>
      <w:r w:rsidR="00AC7710" w:rsidRPr="000F283A">
        <w:rPr>
          <w:rFonts w:ascii="Times New Roman" w:hAnsi="Times New Roman" w:cs="Times New Roman"/>
          <w:lang w:val="en-US"/>
        </w:rPr>
        <w:t xml:space="preserve"> </w:t>
      </w:r>
      <w:r w:rsidRPr="000F283A">
        <w:rPr>
          <w:rFonts w:ascii="Times New Roman" w:hAnsi="Times New Roman" w:cs="Times New Roman"/>
          <w:lang w:val="en-US"/>
        </w:rPr>
        <w:t>analysis was developed in R.</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{"citationID":"QPvOdhUB","properties":{"formattedCitation":"\\super 21\\nosupersub{}","plainCitation":"21","noteIndex":0},"citationItems":[{"id":132,"uris":["http://zotero.org/groups/5772643/items/VV9MWYSQ"],"itemData":{"id":132,"type":"software","event-place":"{Vienna, Austria}","genre":"R","publisher-place":"{Vienna, Austria}","title":"R: A Language and Environment for Statistical   Computing","URL":"https://www.R-project.org","author":[{"family":"R Core Team","given":""}],"issued":{"date-parts":[["2023"]]}}}],"schema":"https://github.com/citation-style-language/schema/raw/master/csl-citation.json"}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21</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The cost effectiveness analysis was undertaken</w:t>
      </w:r>
      <w:r w:rsidR="00AC7710" w:rsidRPr="000F283A">
        <w:rPr>
          <w:rFonts w:ascii="Times New Roman" w:hAnsi="Times New Roman" w:cs="Times New Roman"/>
          <w:lang w:val="en-US"/>
        </w:rPr>
        <w:t>,</w:t>
      </w:r>
      <w:r w:rsidRPr="000F283A">
        <w:rPr>
          <w:rFonts w:ascii="Times New Roman" w:hAnsi="Times New Roman" w:cs="Times New Roman"/>
          <w:lang w:val="en-US"/>
        </w:rPr>
        <w:t xml:space="preserve"> simulating two cohorts, one treated and one not treated with </w:t>
      </w:r>
      <w:r w:rsidR="002A40E0">
        <w:rPr>
          <w:rFonts w:ascii="Times New Roman" w:hAnsi="Times New Roman" w:cs="Times New Roman"/>
          <w:lang w:val="en-US"/>
        </w:rPr>
        <w:t>b</w:t>
      </w:r>
      <w:r w:rsidRPr="000F283A">
        <w:rPr>
          <w:rFonts w:ascii="Times New Roman" w:hAnsi="Times New Roman" w:cs="Times New Roman"/>
          <w:lang w:val="en-US"/>
        </w:rPr>
        <w:t>enznidazol</w:t>
      </w:r>
      <w:r w:rsidR="002A40E0">
        <w:rPr>
          <w:rFonts w:ascii="Times New Roman" w:hAnsi="Times New Roman" w:cs="Times New Roman"/>
          <w:lang w:val="en-US"/>
        </w:rPr>
        <w:t>e</w:t>
      </w:r>
      <w:r w:rsidRPr="000F283A">
        <w:rPr>
          <w:rFonts w:ascii="Times New Roman" w:hAnsi="Times New Roman" w:cs="Times New Roman"/>
          <w:lang w:val="en-US"/>
        </w:rPr>
        <w:t>. For each arm, QALYs and costs were calculated with the model as well as the incremental cost-effectiveness ratio (difference in costs divided by difference in QALYs).</w:t>
      </w:r>
    </w:p>
    <w:p w14:paraId="25BF17E8" w14:textId="43CDDD04" w:rsidR="00DE3C0A" w:rsidRPr="000F283A" w:rsidRDefault="00DE3C0A"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A deterministic sensitivity analysis </w:t>
      </w:r>
      <w:r w:rsidR="00AC7710" w:rsidRPr="000F283A">
        <w:rPr>
          <w:rFonts w:ascii="Times New Roman" w:hAnsi="Times New Roman" w:cs="Times New Roman"/>
          <w:kern w:val="0"/>
          <w:lang w:val="en-US"/>
          <w14:ligatures w14:val="none"/>
        </w:rPr>
        <w:t>was conducted, varying key parameters individually within the extreme values of their possible range, and the results were</w:t>
      </w:r>
      <w:r w:rsidRPr="000F283A">
        <w:rPr>
          <w:rFonts w:ascii="Times New Roman" w:hAnsi="Times New Roman" w:cs="Times New Roman"/>
          <w:lang w:val="en-US"/>
        </w:rPr>
        <w:t xml:space="preserve"> presented as tornado plots. Also, a probabilistic sensitivity analysis</w:t>
      </w:r>
      <w:r w:rsidR="00F94FF3" w:rsidRPr="000F283A">
        <w:rPr>
          <w:rFonts w:ascii="Times New Roman" w:hAnsi="Times New Roman" w:cs="Times New Roman"/>
          <w:lang w:val="en-US"/>
        </w:rPr>
        <w:t xml:space="preserve"> (PSA)</w:t>
      </w:r>
      <w:r w:rsidRPr="000F283A">
        <w:rPr>
          <w:rFonts w:ascii="Times New Roman" w:hAnsi="Times New Roman" w:cs="Times New Roman"/>
          <w:lang w:val="en-US"/>
        </w:rPr>
        <w:t>, where the parameters were given probability distributions and the simulations run 1000 times (i.e. Markov Chain Monte-Carlo Simulations) was also undertaken and presented as a scatter plot and cost-effectiveness probability curves.</w:t>
      </w:r>
      <w:r w:rsidR="00F94FF3" w:rsidRPr="000F283A">
        <w:rPr>
          <w:rFonts w:ascii="Times New Roman" w:hAnsi="Times New Roman" w:cs="Times New Roman"/>
          <w:lang w:val="en-US"/>
        </w:rPr>
        <w:t xml:space="preserve"> </w:t>
      </w:r>
      <w:r w:rsidR="00490CF5" w:rsidRPr="000F283A">
        <w:rPr>
          <w:rFonts w:ascii="Times New Roman" w:hAnsi="Times New Roman" w:cs="Times New Roman"/>
          <w:lang w:val="en-US"/>
        </w:rPr>
        <w:t>The number of iterations to produce stable results was estimated by visual inspection of a graphic representation of the cumulative average net monetary benefits</w:t>
      </w:r>
      <w:r w:rsidR="002E414B" w:rsidRPr="000F283A">
        <w:rPr>
          <w:rFonts w:ascii="Times New Roman" w:hAnsi="Times New Roman" w:cs="Times New Roman"/>
          <w:lang w:val="en-US"/>
        </w:rPr>
        <w:t xml:space="preserve"> (Supplementary material)</w:t>
      </w:r>
      <w:r w:rsidR="00490CF5" w:rsidRPr="000F283A">
        <w:rPr>
          <w:rFonts w:ascii="Times New Roman" w:hAnsi="Times New Roman" w:cs="Times New Roman"/>
          <w:lang w:val="en-US"/>
        </w:rPr>
        <w:t>.</w:t>
      </w:r>
    </w:p>
    <w:p w14:paraId="4258EE8C" w14:textId="7DCD1AC5" w:rsidR="00490CF5" w:rsidRPr="000F283A" w:rsidRDefault="00087635" w:rsidP="00490CF5">
      <w:pPr>
        <w:spacing w:line="360" w:lineRule="auto"/>
        <w:rPr>
          <w:rFonts w:ascii="Times New Roman" w:hAnsi="Times New Roman" w:cs="Times New Roman"/>
          <w:lang w:val="en-US"/>
        </w:rPr>
      </w:pPr>
      <w:r w:rsidRPr="000F283A">
        <w:rPr>
          <w:rFonts w:ascii="Times New Roman" w:hAnsi="Times New Roman" w:cs="Times New Roman"/>
          <w:lang w:val="en-US"/>
        </w:rPr>
        <w:t>As a final calculation</w:t>
      </w:r>
      <w:r w:rsidR="00AC7710" w:rsidRPr="000F283A">
        <w:rPr>
          <w:rFonts w:ascii="Times New Roman" w:hAnsi="Times New Roman" w:cs="Times New Roman"/>
          <w:lang w:val="en-US"/>
        </w:rPr>
        <w:t>,</w:t>
      </w:r>
      <w:r w:rsidRPr="000F283A">
        <w:rPr>
          <w:rFonts w:ascii="Times New Roman" w:hAnsi="Times New Roman" w:cs="Times New Roman"/>
          <w:lang w:val="en-US"/>
        </w:rPr>
        <w:t xml:space="preserve"> the expected value of perfect information was also evaluated.</w:t>
      </w:r>
    </w:p>
    <w:p w14:paraId="035D49F5" w14:textId="4ED9B6B3" w:rsidR="00B16C9C" w:rsidRPr="000F283A" w:rsidRDefault="00B16C9C" w:rsidP="00490CF5">
      <w:pPr>
        <w:spacing w:line="360" w:lineRule="auto"/>
        <w:rPr>
          <w:rFonts w:ascii="Times New Roman" w:hAnsi="Times New Roman" w:cs="Times New Roman"/>
          <w:lang w:val="en-US"/>
        </w:rPr>
      </w:pPr>
      <w:r w:rsidRPr="000F283A">
        <w:rPr>
          <w:rFonts w:ascii="Times New Roman" w:hAnsi="Times New Roman" w:cs="Times New Roman"/>
          <w:lang w:val="en-US"/>
        </w:rPr>
        <w:t>Reporting of the study was done in accordance with the CHEERS statement.</w:t>
      </w:r>
      <w:r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{"citationID":"C5VVQlgB","properties":{"formattedCitation":"\\super 22\\nosupersub{}","plainCitation":"22","noteIndex":0},"citationItems":[{"id":134,"uris":["http://zotero.org/groups/5772643/items/9A4WSY6Q"],"itemData":{"id":134,"type":"article-journal","container-title":"Value in Health","DOI":"10.1016/j.jval.2013.02.002","ISSN":"10983015","issue":"2","journalAbbreviation":"Value in Health","language":"en","license":"https://www.elsevier.com/tdm/userlicense/1.0/","page":"231-250","source":"DOI.org (Crossref)","title":"Consolidated Health Economic Evaluation Reporting Standards (CHEERS)—Explanation and Elaboration: A Report of the ISPOR Health Economic Evaluation Publication Guidelines Good Reporting Practices Task Force","title-short":"Consolidated Health Economic Evaluation Reporting Standards (CHEERS)—Explanation and Elaboration","volume":"16","author":[{"family":"Husereau","given":"Don"},{"family":"Drummond","given":"Michael"},{"family":"Petrou","given":"Stavros"},{"family":"Carswell","given":"Chris"},{"family":"Moher","given":"David"},{"family":"Greenberg","given":"Dan"},{"family":"Augustovski","given":"Federico"},{"family":"Briggs","given":"Andrew H."},{"family":"Mauskopf","given":"Josephine"},{"family":"Loder","given":"Elizabeth"}],"issued":{"date-parts":[["2013",3]]}}}],"schema":"https://github.com/citation-style-language/schema/raw/master/csl-citation.json"}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22</w:t>
      </w:r>
      <w:r w:rsidRPr="000F283A">
        <w:rPr>
          <w:rFonts w:ascii="Times New Roman" w:hAnsi="Times New Roman" w:cs="Times New Roman"/>
          <w:lang w:val="en-US"/>
        </w:rPr>
        <w:fldChar w:fldCharType="end"/>
      </w:r>
    </w:p>
    <w:p w14:paraId="7F0A7EB7" w14:textId="77777777" w:rsidR="00AC7710" w:rsidRPr="000F283A" w:rsidRDefault="00AC7710" w:rsidP="00490CF5">
      <w:pPr>
        <w:spacing w:line="360" w:lineRule="auto"/>
        <w:rPr>
          <w:rFonts w:ascii="Times New Roman" w:hAnsi="Times New Roman" w:cs="Times New Roman"/>
          <w:lang w:val="en-US"/>
        </w:rPr>
      </w:pPr>
    </w:p>
    <w:p w14:paraId="7C20C0C1" w14:textId="215F3572"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t>Results</w:t>
      </w:r>
    </w:p>
    <w:p w14:paraId="1E567BF9" w14:textId="77777777" w:rsidR="00F94FF3" w:rsidRPr="000F283A" w:rsidRDefault="00F94FF3"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 xml:space="preserve">Study parameters </w:t>
      </w:r>
    </w:p>
    <w:p w14:paraId="37283034" w14:textId="01F4DF90" w:rsidR="00AC7710" w:rsidRPr="000F283A" w:rsidRDefault="00F94FF3"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Transition probabilities derived from </w:t>
      </w:r>
      <w:r w:rsidR="00490CF5" w:rsidRPr="000F283A">
        <w:rPr>
          <w:rFonts w:ascii="Times New Roman" w:hAnsi="Times New Roman" w:cs="Times New Roman"/>
          <w:lang w:val="en-US"/>
        </w:rPr>
        <w:t>literature</w:t>
      </w:r>
      <w:r w:rsidRPr="000F283A">
        <w:rPr>
          <w:rFonts w:ascii="Times New Roman" w:hAnsi="Times New Roman" w:cs="Times New Roman"/>
          <w:lang w:val="en-US"/>
        </w:rPr>
        <w:t xml:space="preserve"> as well as those obtained after calibration and the distribution used for PSA analysis are presented in table 1. </w:t>
      </w:r>
    </w:p>
    <w:p w14:paraId="57032E21" w14:textId="77777777" w:rsidR="00AC7710" w:rsidRPr="000F283A" w:rsidRDefault="00AC7710" w:rsidP="003567E7">
      <w:pPr>
        <w:spacing w:line="360" w:lineRule="auto"/>
        <w:rPr>
          <w:rFonts w:ascii="Times New Roman" w:hAnsi="Times New Roman" w:cs="Times New Roman"/>
          <w:lang w:val="en-US"/>
        </w:rPr>
      </w:pPr>
    </w:p>
    <w:tbl>
      <w:tblPr>
        <w:tblStyle w:val="Tablanormal4"/>
        <w:tblW w:w="9498" w:type="dxa"/>
        <w:tblLook w:val="04A0" w:firstRow="1" w:lastRow="0" w:firstColumn="1" w:lastColumn="0" w:noHBand="0" w:noVBand="1"/>
      </w:tblPr>
      <w:tblGrid>
        <w:gridCol w:w="2849"/>
        <w:gridCol w:w="1662"/>
        <w:gridCol w:w="1662"/>
        <w:gridCol w:w="1662"/>
        <w:gridCol w:w="1663"/>
      </w:tblGrid>
      <w:tr w:rsidR="00BB0024" w:rsidRPr="000F283A" w14:paraId="32E54BBA" w14:textId="77777777" w:rsidTr="00BD29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59B8EB3" w14:textId="669FB0AD" w:rsidR="00A66ED9" w:rsidRPr="0074339A" w:rsidRDefault="00A66ED9" w:rsidP="00AC7710">
            <w:pPr>
              <w:spacing w:line="276" w:lineRule="auto"/>
              <w:rPr>
                <w:rFonts w:ascii="Times New Roman" w:hAnsi="Times New Roman" w:cs="Times New Roman"/>
                <w:sz w:val="20"/>
                <w:szCs w:val="20"/>
                <w:lang w:val="en-US"/>
              </w:rPr>
            </w:pPr>
            <w:r w:rsidRPr="0074339A">
              <w:rPr>
                <w:rFonts w:ascii="Times New Roman" w:hAnsi="Times New Roman" w:cs="Times New Roman"/>
                <w:sz w:val="20"/>
                <w:szCs w:val="20"/>
                <w:lang w:val="en-US"/>
              </w:rPr>
              <w:t>P</w:t>
            </w:r>
            <w:r w:rsidR="00BD29BF" w:rsidRPr="0074339A">
              <w:rPr>
                <w:rFonts w:ascii="Times New Roman" w:hAnsi="Times New Roman" w:cs="Times New Roman"/>
                <w:sz w:val="20"/>
                <w:szCs w:val="20"/>
                <w:lang w:val="en-US"/>
              </w:rPr>
              <w:t>arameter</w:t>
            </w:r>
          </w:p>
        </w:tc>
        <w:tc>
          <w:tcPr>
            <w:tcW w:w="0" w:type="dxa"/>
          </w:tcPr>
          <w:p w14:paraId="6BBE55AC" w14:textId="64922312"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M</w:t>
            </w:r>
            <w:r w:rsidR="004A50FD" w:rsidRPr="0074339A">
              <w:rPr>
                <w:rFonts w:ascii="Times New Roman" w:hAnsi="Times New Roman" w:cs="Times New Roman"/>
                <w:sz w:val="20"/>
                <w:szCs w:val="20"/>
                <w:lang w:val="en-US"/>
              </w:rPr>
              <w:t xml:space="preserve">ean </w:t>
            </w:r>
            <w:r w:rsidRPr="0074339A">
              <w:rPr>
                <w:rFonts w:ascii="Times New Roman" w:hAnsi="Times New Roman" w:cs="Times New Roman"/>
                <w:sz w:val="20"/>
                <w:szCs w:val="20"/>
                <w:lang w:val="en-US"/>
              </w:rPr>
              <w:t>(</w:t>
            </w:r>
            <w:r w:rsidR="004A50FD" w:rsidRPr="0074339A">
              <w:rPr>
                <w:rFonts w:ascii="Times New Roman" w:hAnsi="Times New Roman" w:cs="Times New Roman"/>
                <w:sz w:val="20"/>
                <w:szCs w:val="20"/>
                <w:lang w:val="en-US"/>
              </w:rPr>
              <w:t>95% CI</w:t>
            </w:r>
            <w:r w:rsidRPr="0074339A">
              <w:rPr>
                <w:rFonts w:ascii="Times New Roman" w:hAnsi="Times New Roman" w:cs="Times New Roman"/>
                <w:sz w:val="20"/>
                <w:szCs w:val="20"/>
                <w:lang w:val="en-US"/>
              </w:rPr>
              <w:t>)</w:t>
            </w:r>
          </w:p>
        </w:tc>
        <w:tc>
          <w:tcPr>
            <w:tcW w:w="0" w:type="dxa"/>
          </w:tcPr>
          <w:p w14:paraId="7FE99001" w14:textId="386D9CA2"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After calibration</w:t>
            </w:r>
          </w:p>
        </w:tc>
        <w:tc>
          <w:tcPr>
            <w:tcW w:w="0" w:type="dxa"/>
          </w:tcPr>
          <w:p w14:paraId="3E46858D" w14:textId="14CEF954"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P</w:t>
            </w:r>
            <w:r w:rsidR="002C4B09" w:rsidRPr="0074339A">
              <w:rPr>
                <w:rFonts w:ascii="Times New Roman" w:hAnsi="Times New Roman" w:cs="Times New Roman"/>
                <w:sz w:val="20"/>
                <w:szCs w:val="20"/>
                <w:lang w:val="en-US"/>
              </w:rPr>
              <w:t>SA</w:t>
            </w:r>
            <w:r w:rsidRPr="0074339A">
              <w:rPr>
                <w:rFonts w:ascii="Times New Roman" w:hAnsi="Times New Roman" w:cs="Times New Roman"/>
                <w:sz w:val="20"/>
                <w:szCs w:val="20"/>
                <w:lang w:val="en-US"/>
              </w:rPr>
              <w:t xml:space="preserve"> Dis</w:t>
            </w:r>
            <w:r w:rsidR="002C4B09" w:rsidRPr="0074339A">
              <w:rPr>
                <w:rFonts w:ascii="Times New Roman" w:hAnsi="Times New Roman" w:cs="Times New Roman"/>
                <w:sz w:val="20"/>
                <w:szCs w:val="20"/>
                <w:lang w:val="en-US"/>
              </w:rPr>
              <w:t>tribtution</w:t>
            </w:r>
          </w:p>
        </w:tc>
        <w:tc>
          <w:tcPr>
            <w:tcW w:w="0" w:type="dxa"/>
          </w:tcPr>
          <w:p w14:paraId="327E508F" w14:textId="58ADB424" w:rsidR="00A66ED9" w:rsidRPr="0074339A" w:rsidRDefault="00A66ED9" w:rsidP="00AC771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Reference</w:t>
            </w:r>
          </w:p>
        </w:tc>
      </w:tr>
      <w:tr w:rsidR="00BB0024" w:rsidRPr="000F283A" w14:paraId="42C90D3E"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5CD0269" w14:textId="4E57E319" w:rsidR="00A66ED9" w:rsidRPr="000F283A" w:rsidRDefault="00A66ED9"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Probability of progression to cardiac disease</w:t>
            </w:r>
            <w:r w:rsidR="000F283A" w:rsidRPr="000F283A">
              <w:rPr>
                <w:rFonts w:ascii="Times New Roman" w:hAnsi="Times New Roman" w:cs="Times New Roman"/>
                <w:sz w:val="16"/>
                <w:szCs w:val="16"/>
                <w:lang w:val="en-US"/>
              </w:rPr>
              <w:t xml:space="preserve"> per year</w:t>
            </w:r>
          </w:p>
        </w:tc>
        <w:tc>
          <w:tcPr>
            <w:tcW w:w="0" w:type="dxa"/>
          </w:tcPr>
          <w:p w14:paraId="24E21FCF" w14:textId="2522F47A" w:rsidR="00A66ED9" w:rsidRPr="000F283A" w:rsidRDefault="00A66ED9"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commentRangeStart w:id="6"/>
            <w:commentRangeStart w:id="7"/>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019 (1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3-3</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commentRangeEnd w:id="6"/>
            <w:r w:rsidR="00BB0024" w:rsidRPr="000F283A">
              <w:rPr>
                <w:rStyle w:val="Refdecomentario"/>
                <w:rFonts w:ascii="Times New Roman" w:hAnsi="Times New Roman" w:cs="Times New Roman"/>
              </w:rPr>
              <w:commentReference w:id="6"/>
            </w:r>
            <w:commentRangeEnd w:id="7"/>
            <w:r w:rsidR="000F283A" w:rsidRPr="000F283A">
              <w:rPr>
                <w:rStyle w:val="Refdecomentario"/>
                <w:rFonts w:ascii="Times New Roman" w:hAnsi="Times New Roman" w:cs="Times New Roman"/>
              </w:rPr>
              <w:commentReference w:id="7"/>
            </w:r>
          </w:p>
        </w:tc>
        <w:tc>
          <w:tcPr>
            <w:tcW w:w="0" w:type="dxa"/>
          </w:tcPr>
          <w:p w14:paraId="11EAFB61" w14:textId="4EE4258C" w:rsidR="00A66ED9" w:rsidRPr="000F283A"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670AAC" w:rsidRPr="000F283A">
              <w:rPr>
                <w:rFonts w:ascii="Times New Roman" w:hAnsi="Times New Roman" w:cs="Times New Roman"/>
                <w:sz w:val="16"/>
                <w:szCs w:val="16"/>
                <w:lang w:val="en-US"/>
              </w:rPr>
              <w:t>189</w:t>
            </w:r>
          </w:p>
        </w:tc>
        <w:tc>
          <w:tcPr>
            <w:tcW w:w="0" w:type="dxa"/>
          </w:tcPr>
          <w:p w14:paraId="7EBA6E09" w14:textId="7E951C19" w:rsidR="00A66ED9" w:rsidRPr="000F283A"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Beta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670AAC" w:rsidRPr="000F283A">
              <w:rPr>
                <w:rFonts w:ascii="Times New Roman" w:hAnsi="Times New Roman" w:cs="Times New Roman"/>
                <w:sz w:val="16"/>
                <w:szCs w:val="16"/>
                <w:lang w:val="en-US"/>
              </w:rPr>
              <w:t>189</w:t>
            </w:r>
            <w:r w:rsidRPr="000F283A">
              <w:rPr>
                <w:rFonts w:ascii="Times New Roman" w:hAnsi="Times New Roman" w:cs="Times New Roman"/>
                <w:sz w:val="16"/>
                <w:szCs w:val="16"/>
                <w:lang w:val="en-US"/>
              </w:rPr>
              <w:t>, 95%CI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03)</w:t>
            </w:r>
          </w:p>
        </w:tc>
        <w:tc>
          <w:tcPr>
            <w:tcW w:w="0" w:type="dxa"/>
          </w:tcPr>
          <w:p w14:paraId="511C3924" w14:textId="7C5F5ABD" w:rsidR="00A66ED9"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Chadalawada</w:t>
            </w:r>
            <w:proofErr w:type="spellEnd"/>
            <w:r w:rsidRPr="000F283A">
              <w:rPr>
                <w:rFonts w:ascii="Times New Roman" w:hAnsi="Times New Roman" w:cs="Times New Roman"/>
                <w:sz w:val="16"/>
                <w:szCs w:val="16"/>
                <w:lang w:val="en-US"/>
              </w:rPr>
              <w:t xml:space="preserve"> et al. 2020</w:t>
            </w:r>
            <w:r w:rsidR="00D466A2" w:rsidRPr="000F283A">
              <w:rPr>
                <w:rFonts w:ascii="Times New Roman" w:hAnsi="Times New Roman" w:cs="Times New Roman"/>
                <w:sz w:val="16"/>
                <w:szCs w:val="16"/>
                <w:lang w:val="en-US"/>
              </w:rPr>
              <w:fldChar w:fldCharType="begin"/>
            </w:r>
            <w:r w:rsidR="00E1283F" w:rsidRPr="000F283A">
              <w:rPr>
                <w:rFonts w:ascii="Times New Roman" w:hAnsi="Times New Roman" w:cs="Times New Roman"/>
                <w:sz w:val="16"/>
                <w:szCs w:val="16"/>
                <w:lang w:val="en-US"/>
              </w:rPr>
              <w:instrText xml:space="preserve"> ADDIN ZOTERO_ITEM CSL_CITATION {"citationID":"pPELP6r9","properties":{"formattedCitation":"\\super 23\\nosupersub{}","plainCitation":"23","noteIndex":0},"citationItems":[{"id":19,"uris":["http://zotero.org/groups/5772643/items/ZCK32BIM"],"itemData":{"id":19,"type":"article-journal","abstract":"IMPORTANCE Chagas cardiomyopathy is associated with substantial morbidity and mortality. Precise estimates of the risk of developing cardiomyopathy among patients with the acute or indeterminate chronic forms of Chagas disease are lacking.","container-title":"JAMA Network Open","DOI":"10.1001/jamanetworkopen.2020.15072","ISSN":"2574-3805","issue":"8","journalAbbreviation":"JAMA Netw Open","language":"en","page":"e2015072","source":"DOI.org (Crossref)","title":"Risk of Chronic Cardiomyopathy Among Patients With the Acute Phase or Indeterminate Form of Chagas Disease: A Systematic Review and Meta-analysis","title-short":"Risk of Chronic Cardiomyopathy Among Patients With the Acute Phase or Indeterminate Form of Chagas Disease","volume":"3","author":[{"family":"Chadalawada","given":"Sindhu"},{"family":"Sillau","given":"Stefan"},{"family":"Archuleta","given":"Solana"},{"family":"Mundo","given":"William"},{"family":"Bandali","given":"Mehdi"},{"family":"Parra-Henao","given":"Gabriel"},{"family":"Rodriguez-Morales","given":"Alfonso J."},{"family":"Villamil-Gomez","given":"Wilmer E."},{"family":"Suárez","given":"José Antonio"},{"family":"Shapiro","given":"Leland"},{"family":"Hotez","given":"Peter J."},{"family":"Woc-Colburn","given":"Laila"},{"family":"DeSanto","given":"Kristen"},{"family":"Rassi","given":"Anis"},{"family":"Franco-Paredes","given":"Carlos"},{"family":"Henao-Martínez","given":"Andrés F."}],"issued":{"date-parts":[["2020",8,31]]}}}],"schema":"https://github.com/citation-style-language/schema/raw/master/csl-citation.json"}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23</w:t>
            </w:r>
            <w:r w:rsidR="00D466A2" w:rsidRPr="000F283A">
              <w:rPr>
                <w:rFonts w:ascii="Times New Roman" w:hAnsi="Times New Roman" w:cs="Times New Roman"/>
                <w:sz w:val="16"/>
                <w:szCs w:val="16"/>
                <w:lang w:val="en-US"/>
              </w:rPr>
              <w:fldChar w:fldCharType="end"/>
            </w:r>
          </w:p>
        </w:tc>
      </w:tr>
      <w:tr w:rsidR="00AC7710" w:rsidRPr="000F283A" w14:paraId="3D92DA48"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DAE1883" w14:textId="129786C4"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Mortality due to Chagas cardiac disease</w:t>
            </w:r>
          </w:p>
        </w:tc>
        <w:tc>
          <w:tcPr>
            <w:tcW w:w="1662" w:type="dxa"/>
          </w:tcPr>
          <w:p w14:paraId="5AEF2B43" w14:textId="66E2CB80"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12 (</w:t>
            </w:r>
            <w:r w:rsidR="00670AAC" w:rsidRPr="000F283A">
              <w:rPr>
                <w:rFonts w:ascii="Times New Roman" w:hAnsi="Times New Roman" w:cs="Times New Roman"/>
                <w:sz w:val="16"/>
                <w:szCs w:val="16"/>
                <w:lang w:val="en-US"/>
              </w:rPr>
              <w:t>4</w:t>
            </w:r>
            <w:r w:rsidRPr="000F283A">
              <w:rPr>
                <w:rFonts w:ascii="Times New Roman" w:hAnsi="Times New Roman" w:cs="Times New Roman"/>
                <w:sz w:val="16"/>
                <w:szCs w:val="16"/>
                <w:lang w:val="en-US"/>
              </w:rPr>
              <w:t>-1</w:t>
            </w:r>
            <w:r w:rsidR="00670AAC" w:rsidRPr="000F283A">
              <w:rPr>
                <w:rFonts w:ascii="Times New Roman" w:hAnsi="Times New Roman" w:cs="Times New Roman"/>
                <w:sz w:val="16"/>
                <w:szCs w:val="16"/>
                <w:lang w:val="en-US"/>
              </w:rPr>
              <w:t>6</w:t>
            </w:r>
            <w:r w:rsidRPr="000F283A">
              <w:rPr>
                <w:rFonts w:ascii="Times New Roman" w:hAnsi="Times New Roman" w:cs="Times New Roman"/>
                <w:sz w:val="16"/>
                <w:szCs w:val="16"/>
                <w:lang w:val="en-US"/>
              </w:rPr>
              <w:t>)</w:t>
            </w:r>
          </w:p>
        </w:tc>
        <w:tc>
          <w:tcPr>
            <w:tcW w:w="1662" w:type="dxa"/>
          </w:tcPr>
          <w:p w14:paraId="245B82BB" w14:textId="781B7FAB" w:rsidR="004A50FD" w:rsidRPr="000F283A" w:rsidRDefault="00670AAC"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p>
        </w:tc>
        <w:tc>
          <w:tcPr>
            <w:tcW w:w="1662" w:type="dxa"/>
          </w:tcPr>
          <w:p w14:paraId="65B30E28" w14:textId="3F02B367"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w:t>
            </w:r>
            <w:r w:rsidR="00670AAC"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r w:rsidRPr="000F283A">
              <w:rPr>
                <w:rFonts w:ascii="Times New Roman" w:hAnsi="Times New Roman" w:cs="Times New Roman"/>
                <w:sz w:val="16"/>
                <w:szCs w:val="16"/>
                <w:lang w:val="en-US"/>
              </w:rPr>
              <w:t xml:space="preserve">, 95% CI </w:t>
            </w:r>
            <w:r w:rsidR="00697A1B"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5</w:t>
            </w:r>
            <w:r w:rsidRPr="000F283A">
              <w:rPr>
                <w:rFonts w:ascii="Times New Roman" w:hAnsi="Times New Roman" w:cs="Times New Roman"/>
                <w:sz w:val="16"/>
                <w:szCs w:val="16"/>
                <w:lang w:val="en-US"/>
              </w:rPr>
              <w:t>)</w:t>
            </w:r>
          </w:p>
        </w:tc>
        <w:tc>
          <w:tcPr>
            <w:tcW w:w="1663" w:type="dxa"/>
          </w:tcPr>
          <w:p w14:paraId="213306A6" w14:textId="130C83A5"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Chadalawada</w:t>
            </w:r>
            <w:proofErr w:type="spellEnd"/>
            <w:r w:rsidRPr="000F283A">
              <w:rPr>
                <w:rFonts w:ascii="Times New Roman" w:hAnsi="Times New Roman" w:cs="Times New Roman"/>
                <w:sz w:val="16"/>
                <w:szCs w:val="16"/>
                <w:lang w:val="en-US"/>
              </w:rPr>
              <w:t xml:space="preserve"> et al. 202</w:t>
            </w:r>
            <w:r w:rsidR="00D466A2" w:rsidRPr="000F283A">
              <w:rPr>
                <w:rFonts w:ascii="Times New Roman" w:hAnsi="Times New Roman" w:cs="Times New Roman"/>
                <w:sz w:val="16"/>
                <w:szCs w:val="16"/>
                <w:lang w:val="en-US"/>
              </w:rPr>
              <w:t>1</w:t>
            </w:r>
            <w:r w:rsidR="00D466A2" w:rsidRPr="000F283A">
              <w:rPr>
                <w:rFonts w:ascii="Times New Roman" w:hAnsi="Times New Roman" w:cs="Times New Roman"/>
                <w:sz w:val="16"/>
                <w:szCs w:val="16"/>
                <w:lang w:val="en-US"/>
              </w:rPr>
              <w:fldChar w:fldCharType="begin"/>
            </w:r>
            <w:r w:rsidR="00E1283F" w:rsidRPr="000F283A">
              <w:rPr>
                <w:rFonts w:ascii="Times New Roman" w:hAnsi="Times New Roman" w:cs="Times New Roman"/>
                <w:sz w:val="16"/>
                <w:szCs w:val="16"/>
                <w:lang w:val="en-US"/>
              </w:rPr>
              <w:instrText xml:space="preserve"> ADDIN ZOTERO_ITEM CSL_CITATION {"citationID":"IU9KYctw","properties":{"formattedCitation":"\\super 24\\nosupersub{}","plainCitation":"24","noteIndex":0},"citationItems":[{"id":20,"uris":["http://zotero.org/groups/5772643/items/BGHLQF5K"],"itemData":{"id":20,"type":"article-journal","abstract":"Aims This study aimed to estimate the annual mortality risk and its determinants in chronic Chagas cardiomyopathy. Methods and results We conducted a systematic search in MEDLINE, Web of Science Core Collection, Embase, Cochrane Library, and LILACS. Longitudinal studies published between 1 January 1946 and 24 October 2018 were included. A random-effects meta-analysis using the death rate over the mean follow-up period in years was used to obtain pooled estimated annual mortality rates. Main outcomes were deﬁned as all-cause mortality, including cardiovascular, non-cardiovascular, heart failure, stroke, and sudden cardiac deaths. A total of 5005 studies were screened for eligibility. A total of 52 longitudinal studies for chronic Chagas cardiomyopathy including 9569 patients and 2250 deaths were selected. The meta-analysis revealed an annual all-cause mortality rate of 7.9% [95% conﬁdence interval (CI): 6.3–10.1; I2 = 97.74%; T2 = 0.70] among patients with chronic Chagas cardiomyopathy. The pooled estimated annual cardiovascular death rate was 6.3% (95% CI: 4.9–8.0; I2 = 96.32%; T2 = 0.52). The annual mortality rates for heart failure, sudden death, and stroke were 3.5%, 2.6%, and 0.4%, respectively. Meta-regression showed that low left ventricular ejection fraction (coefﬁcient = 0.04; 95% CI: 0.07, 0.02; P = 0.001) was associated with an increased mortality risk. Subgroup analysis based on American Heart Association (AHA) classiﬁcation revealed pooled estimate rates of 4.8%, 8.7%, 13.9%, and 22.4% (P &lt; 0.001) for B1/B2, B2/C, C, and C/D stages of cardiomyopathy, respectively.","container-title":"ESC Heart Failure","DOI":"10.1002/ehf2.13648","ISSN":"2055-5822, 2055-5822","issue":"6","journalAbbreviation":"ESC Heart Failure","language":"en","page":"5466-5481","source":"DOI.org (Crossref)","title":"Mortality risk in chronic Chagas cardiomyopathy: a systematic review and meta‐analysis","title-short":"Mortality risk in chronic Chagas cardiomyopathy","volume":"8","author":[{"family":"Chadalawada","given":"Sindhu"},{"family":"Rassi","given":"Anis"},{"family":"Samara","given":"Omar"},{"family":"Monzon","given":"Anthony"},{"family":"Gudapati","given":"Deepika"},{"family":"Vargas Barahona","given":"Lilian"},{"family":"Hyson","given":"Peter"},{"family":"Sillau","given":"Stefan"},{"family":"Mestroni","given":"Luisa"},{"family":"Taylor","given":"Matthew"},{"family":"Da Consolação Vieira Moreira","given":"Maria"},{"family":"DeSanto","given":"Kristen"},{"family":"Agudelo Higuita","given":"Nelson I."},{"family":"Franco‐Paredes","given":"Carlos"},{"family":"Henao‐Martínez","given":"Andrés F."}],"issued":{"date-parts":[["2021",12]]}}}],"schema":"https://github.com/citation-style-language/schema/raw/master/csl-citation.json"}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24</w:t>
            </w:r>
            <w:r w:rsidR="00D466A2" w:rsidRPr="000F283A">
              <w:rPr>
                <w:rFonts w:ascii="Times New Roman" w:hAnsi="Times New Roman" w:cs="Times New Roman"/>
                <w:sz w:val="16"/>
                <w:szCs w:val="16"/>
                <w:lang w:val="en-US"/>
              </w:rPr>
              <w:fldChar w:fldCharType="end"/>
            </w:r>
          </w:p>
        </w:tc>
      </w:tr>
      <w:tr w:rsidR="00AC7710" w:rsidRPr="000F283A" w14:paraId="02B7FE0F"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0B96C8A0" w14:textId="4B2ED706"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Mortality due to Chagas digestive disease</w:t>
            </w:r>
          </w:p>
        </w:tc>
        <w:tc>
          <w:tcPr>
            <w:tcW w:w="1662" w:type="dxa"/>
          </w:tcPr>
          <w:p w14:paraId="329B4784" w14:textId="05CC9C27" w:rsidR="004A50FD" w:rsidRPr="000F283A" w:rsidRDefault="004A50FD"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1 (1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52-2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91)</w:t>
            </w:r>
          </w:p>
        </w:tc>
        <w:tc>
          <w:tcPr>
            <w:tcW w:w="1662" w:type="dxa"/>
          </w:tcPr>
          <w:p w14:paraId="0A135EEF" w14:textId="2E71B0D9" w:rsidR="004A50FD" w:rsidRPr="000F283A" w:rsidRDefault="00670AAC"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242DB158" w14:textId="474629B4" w:rsidR="004A50FD" w:rsidRPr="000F283A" w:rsidRDefault="00EA27E3"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w:t>
            </w:r>
            <w:r w:rsidR="00670AAC"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25</w:t>
            </w:r>
            <w:r w:rsidRPr="000F283A">
              <w:rPr>
                <w:rFonts w:ascii="Times New Roman" w:hAnsi="Times New Roman" w:cs="Times New Roman"/>
                <w:sz w:val="16"/>
                <w:szCs w:val="16"/>
                <w:lang w:val="en-US"/>
              </w:rPr>
              <w:t>, 95% CI 1-2)</w:t>
            </w:r>
          </w:p>
        </w:tc>
        <w:tc>
          <w:tcPr>
            <w:tcW w:w="1663" w:type="dxa"/>
          </w:tcPr>
          <w:p w14:paraId="07F9517E" w14:textId="2597B949"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by </w:t>
            </w:r>
            <w:proofErr w:type="spellStart"/>
            <w:r w:rsidRPr="000F283A">
              <w:rPr>
                <w:rFonts w:ascii="Times New Roman" w:hAnsi="Times New Roman" w:cs="Times New Roman"/>
                <w:sz w:val="16"/>
                <w:szCs w:val="16"/>
                <w:lang w:val="en-US"/>
              </w:rPr>
              <w:t>Cu</w:t>
            </w:r>
            <w:r w:rsidR="00D466A2" w:rsidRPr="000F283A">
              <w:rPr>
                <w:rFonts w:ascii="Times New Roman" w:hAnsi="Times New Roman" w:cs="Times New Roman"/>
                <w:sz w:val="16"/>
                <w:szCs w:val="16"/>
                <w:lang w:val="en-US"/>
              </w:rPr>
              <w:t>c</w:t>
            </w:r>
            <w:r w:rsidRPr="000F283A">
              <w:rPr>
                <w:rFonts w:ascii="Times New Roman" w:hAnsi="Times New Roman" w:cs="Times New Roman"/>
                <w:sz w:val="16"/>
                <w:szCs w:val="16"/>
                <w:lang w:val="en-US"/>
              </w:rPr>
              <w:t>unuba</w:t>
            </w:r>
            <w:proofErr w:type="spellEnd"/>
            <w:r w:rsidRPr="000F283A">
              <w:rPr>
                <w:rFonts w:ascii="Times New Roman" w:hAnsi="Times New Roman" w:cs="Times New Roman"/>
                <w:sz w:val="16"/>
                <w:szCs w:val="16"/>
                <w:lang w:val="en-US"/>
              </w:rPr>
              <w:t xml:space="preserve"> et al. 2016.</w:t>
            </w:r>
          </w:p>
        </w:tc>
      </w:tr>
      <w:tr w:rsidR="00AC7710" w:rsidRPr="000F283A" w14:paraId="48DAD4FB"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74E5375C" w14:textId="0F77711C"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Probability of transitioning into state with Chagas digestive disease</w:t>
            </w:r>
            <w:r w:rsidR="000F283A" w:rsidRPr="000F283A">
              <w:rPr>
                <w:rFonts w:ascii="Times New Roman" w:hAnsi="Times New Roman" w:cs="Times New Roman"/>
                <w:sz w:val="16"/>
                <w:szCs w:val="16"/>
                <w:lang w:val="en-US"/>
              </w:rPr>
              <w:t xml:space="preserve"> per year</w:t>
            </w:r>
          </w:p>
        </w:tc>
        <w:tc>
          <w:tcPr>
            <w:tcW w:w="1662" w:type="dxa"/>
          </w:tcPr>
          <w:p w14:paraId="1889CB4C" w14:textId="66D11641"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w:t>
            </w:r>
            <w:r w:rsidR="00EA27E3" w:rsidRPr="000F283A">
              <w:rPr>
                <w:rFonts w:ascii="Times New Roman" w:hAnsi="Times New Roman" w:cs="Times New Roman"/>
                <w:sz w:val="16"/>
                <w:szCs w:val="16"/>
                <w:lang w:val="en-US"/>
              </w:rPr>
              <w:t>1</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008-0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0136)</w:t>
            </w:r>
          </w:p>
        </w:tc>
        <w:tc>
          <w:tcPr>
            <w:tcW w:w="1662" w:type="dxa"/>
          </w:tcPr>
          <w:p w14:paraId="7948D449" w14:textId="3F8F02AA"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35</w:t>
            </w:r>
          </w:p>
        </w:tc>
        <w:tc>
          <w:tcPr>
            <w:tcW w:w="1662" w:type="dxa"/>
          </w:tcPr>
          <w:p w14:paraId="7A04DEC4" w14:textId="2FE4DF3F"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35</w:t>
            </w:r>
            <w:r w:rsidRPr="000F283A">
              <w:rPr>
                <w:rFonts w:ascii="Times New Roman" w:hAnsi="Times New Roman" w:cs="Times New Roman"/>
                <w:sz w:val="16"/>
                <w:szCs w:val="16"/>
                <w:lang w:val="en-US"/>
              </w:rPr>
              <w:t>,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4</w:t>
            </w:r>
            <w:r w:rsidRPr="000F283A">
              <w:rPr>
                <w:rFonts w:ascii="Times New Roman" w:hAnsi="Times New Roman" w:cs="Times New Roman"/>
                <w:sz w:val="16"/>
                <w:szCs w:val="16"/>
                <w:lang w:val="en-US"/>
              </w:rPr>
              <w:t>)</w:t>
            </w:r>
          </w:p>
        </w:tc>
        <w:tc>
          <w:tcPr>
            <w:tcW w:w="1663" w:type="dxa"/>
          </w:tcPr>
          <w:p w14:paraId="27E2F4EC" w14:textId="4A9D1F0F"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Castro et al. 1994</w:t>
            </w:r>
            <w:r w:rsidR="00D466A2" w:rsidRPr="000F283A">
              <w:rPr>
                <w:rFonts w:ascii="Times New Roman" w:hAnsi="Times New Roman" w:cs="Times New Roman"/>
                <w:sz w:val="16"/>
                <w:szCs w:val="16"/>
                <w:lang w:val="en-US"/>
              </w:rPr>
              <w:fldChar w:fldCharType="begin"/>
            </w:r>
            <w:r w:rsidR="00E1283F" w:rsidRPr="000F283A">
              <w:rPr>
                <w:rFonts w:ascii="Times New Roman" w:hAnsi="Times New Roman" w:cs="Times New Roman"/>
                <w:sz w:val="16"/>
                <w:szCs w:val="16"/>
                <w:lang w:val="en-US"/>
              </w:rPr>
              <w:instrText xml:space="preserve"> ADDIN ZOTERO_ITEM CSL_CITATION {"citationID":"kq8O4sQV","properties":{"formattedCitation":"\\super 25\\nosupersub{}","plainCitation":"25","noteIndex":0},"citationItems":[{"id":10,"uris":["http://zotero.org/groups/5772643/items/WZKWEN4P"],"itemData":{"id":10,"type":"article-journal","abstract":"Foi realizado estudo radio lógico longitudinal do esôfago abrangendo um período de 13,2 anos, na população do município de Mambaí no estado de Goiás. Os exames foram realizados na sede municipal, com aparelho de abreugrafia, usando filme de 70 milímetros. Foram examinados 731 indivíduos dos quais 382 (52,3%) eram soropositivos. Em relação ao sexo 350 (47,9%) eram do sexo masculino e 381 (52, 1%) do sexo feminino. A incidência de megaesôfago na população estudada foi 7,9% e entre os soropositivos 14,2 %. A progressão da esofagopatia entre os soropositivos do sexo masculino foi 21,7% e no sexo feminino 16,6%.\n          , \n            A radiological study of the oesophagus of a cohort of patients was carried during a 13 year period in the municipality of Mambaí Goiás. Barium swallow findings were recorded on 70mm film using a portable machine. Of 731 patients examined 382 (52.3%) were seropositive for T. cruzi. The sexes were equally divided. The incidence of detectable megaoesophagus was 7.9% among the cohort and 14.2% in the seropositive individuals. Progression of the disease was noted during this longitudinal study in 21.7% of males and 16.6% of females.","container-title":"Revista da Sociedade Brasileira de Medicina Tropical","DOI":"10.1590/S0037-86821994000400005","ISSN":"0037-8682","issue":"4","journalAbbreviation":"Rev. Soc. Bras. Med. Trop.","language":"pt","page":"227-233","source":"DOI.org (Crossref)","title":"Estudo radiológico longitudinal do esôfago, em área endêmica de doença de Chagas, em um período de 13 anos","volume":"27","author":[{"family":"Castro","given":"Cleudson"},{"family":"Macêdo","given":"Vanize"},{"family":"Rezende","given":"Joffre M."},{"family":"Prata","given":"Aluízio"}],"issued":{"date-parts":[["1994",12]]}}}],"schema":"https://github.com/citation-style-language/schema/raw/master/csl-citation.json"}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25</w:t>
            </w:r>
            <w:r w:rsidR="00D466A2" w:rsidRPr="000F283A">
              <w:rPr>
                <w:rFonts w:ascii="Times New Roman" w:hAnsi="Times New Roman" w:cs="Times New Roman"/>
                <w:sz w:val="16"/>
                <w:szCs w:val="16"/>
                <w:lang w:val="en-US"/>
              </w:rPr>
              <w:fldChar w:fldCharType="end"/>
            </w:r>
          </w:p>
        </w:tc>
      </w:tr>
      <w:tr w:rsidR="00AC7710" w:rsidRPr="000F283A" w14:paraId="70F1D47D"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1B6940D0" w14:textId="5CF6B800"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reduction of progression to Cardiac Chagas Disease</w:t>
            </w:r>
          </w:p>
        </w:tc>
        <w:tc>
          <w:tcPr>
            <w:tcW w:w="1662" w:type="dxa"/>
          </w:tcPr>
          <w:p w14:paraId="2FE81EF7" w14:textId="1017F76F" w:rsidR="004A50FD" w:rsidRPr="000F283A" w:rsidRDefault="004A50FD"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00EB1CC7"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76F8B46E" w14:textId="481190AC"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3E2EE3D6" w14:textId="71743532"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3" w:type="dxa"/>
          </w:tcPr>
          <w:p w14:paraId="27E75698" w14:textId="2B63A6CA"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da-DK"/>
              </w:rPr>
            </w:pPr>
            <w:r w:rsidRPr="000F283A">
              <w:rPr>
                <w:rFonts w:ascii="Times New Roman" w:hAnsi="Times New Roman" w:cs="Times New Roman"/>
                <w:sz w:val="16"/>
                <w:szCs w:val="16"/>
                <w:lang w:val="da-DK"/>
              </w:rPr>
              <w:t>Crespillo-Andújar et al. 2022</w:t>
            </w:r>
            <w:r w:rsidR="00D466A2" w:rsidRPr="000F283A">
              <w:rPr>
                <w:rFonts w:ascii="Times New Roman" w:hAnsi="Times New Roman" w:cs="Times New Roman"/>
                <w:sz w:val="16"/>
                <w:szCs w:val="16"/>
                <w:lang w:val="en-US"/>
              </w:rPr>
              <w:fldChar w:fldCharType="begin"/>
            </w:r>
            <w:r w:rsidR="00123985" w:rsidRPr="000F283A">
              <w:rPr>
                <w:rFonts w:ascii="Times New Roman" w:hAnsi="Times New Roman" w:cs="Times New Roman"/>
                <w:sz w:val="16"/>
                <w:szCs w:val="16"/>
                <w:lang w:val="da-DK"/>
              </w:rPr>
              <w:instrText xml:space="preserve"> ADDIN ZOTERO_ITEM CSL_CITATION {"citationID":"gUakDO2w","properties":{"formattedCitation":"\\super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3</w:t>
            </w:r>
            <w:r w:rsidR="00D466A2" w:rsidRPr="000F283A">
              <w:rPr>
                <w:rFonts w:ascii="Times New Roman" w:hAnsi="Times New Roman" w:cs="Times New Roman"/>
                <w:sz w:val="16"/>
                <w:szCs w:val="16"/>
                <w:lang w:val="en-US"/>
              </w:rPr>
              <w:fldChar w:fldCharType="end"/>
            </w:r>
          </w:p>
        </w:tc>
      </w:tr>
      <w:tr w:rsidR="00AC7710" w:rsidRPr="000F283A" w14:paraId="4B2CD115"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F541BEE" w14:textId="77777777"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reduction of progression to Digestive Chagas disease </w:t>
            </w:r>
          </w:p>
          <w:p w14:paraId="1CC36FB1" w14:textId="77777777" w:rsidR="004A50FD" w:rsidRPr="000F283A" w:rsidRDefault="004A50FD" w:rsidP="003567E7">
            <w:pPr>
              <w:spacing w:line="360" w:lineRule="auto"/>
              <w:rPr>
                <w:rFonts w:ascii="Times New Roman" w:hAnsi="Times New Roman" w:cs="Times New Roman"/>
                <w:sz w:val="16"/>
                <w:szCs w:val="16"/>
                <w:lang w:val="en-US"/>
              </w:rPr>
            </w:pPr>
          </w:p>
        </w:tc>
        <w:tc>
          <w:tcPr>
            <w:tcW w:w="1662" w:type="dxa"/>
          </w:tcPr>
          <w:p w14:paraId="10A08F41" w14:textId="439BE9B9"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2" w:type="dxa"/>
          </w:tcPr>
          <w:p w14:paraId="7AA45BB2" w14:textId="30ADD551"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0E5EA684" w14:textId="66343E0C"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3" w:type="dxa"/>
          </w:tcPr>
          <w:p w14:paraId="6026CA54" w14:textId="55861CE9" w:rsidR="004A50FD" w:rsidRPr="000F283A" w:rsidRDefault="000763CA"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Nunes da costa</w:t>
            </w:r>
            <w:r w:rsidR="00382A72" w:rsidRPr="000F283A">
              <w:rPr>
                <w:rFonts w:ascii="Times New Roman" w:hAnsi="Times New Roman" w:cs="Times New Roman"/>
                <w:sz w:val="16"/>
                <w:szCs w:val="16"/>
              </w:rPr>
              <w:t xml:space="preserve"> et al. 202</w:t>
            </w:r>
            <w:r w:rsidRPr="000F283A">
              <w:rPr>
                <w:rFonts w:ascii="Times New Roman" w:hAnsi="Times New Roman" w:cs="Times New Roman"/>
                <w:sz w:val="16"/>
                <w:szCs w:val="16"/>
              </w:rPr>
              <w:t>1</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{"citationID":"ZZHLjiEV","properties":{"formattedCitation":"\\super 19\\nosupersub{}","plainCitation":"19","noteIndex":0},"citationItems":[{"id":11,"uris":["http://zotero.org/groups/5772643/items/NYTTL48N"],"itemData":{"id":11,"type":"article-journal","abstract":"American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vertAlign w:val="superscript"/>
              </w:rPr>
              <w:t>19</w:t>
            </w:r>
            <w:r w:rsidRPr="000F283A">
              <w:rPr>
                <w:rFonts w:ascii="Times New Roman" w:hAnsi="Times New Roman" w:cs="Times New Roman"/>
                <w:sz w:val="16"/>
                <w:szCs w:val="16"/>
              </w:rPr>
              <w:fldChar w:fldCharType="end"/>
            </w:r>
          </w:p>
        </w:tc>
      </w:tr>
    </w:tbl>
    <w:p w14:paraId="09E9B24B" w14:textId="15C38F2A" w:rsidR="00FE3AB8" w:rsidRPr="000F283A" w:rsidRDefault="00A66ED9" w:rsidP="003567E7">
      <w:pPr>
        <w:spacing w:line="360" w:lineRule="auto"/>
        <w:rPr>
          <w:rFonts w:ascii="Times New Roman" w:hAnsi="Times New Roman" w:cs="Times New Roman"/>
          <w:i/>
          <w:iCs/>
          <w:sz w:val="20"/>
          <w:szCs w:val="20"/>
          <w:lang w:val="en-US"/>
        </w:rPr>
      </w:pPr>
      <w:r w:rsidRPr="000F283A">
        <w:rPr>
          <w:rFonts w:ascii="Times New Roman" w:hAnsi="Times New Roman" w:cs="Times New Roman"/>
          <w:i/>
          <w:iCs/>
          <w:sz w:val="20"/>
          <w:szCs w:val="20"/>
        </w:rPr>
        <w:t xml:space="preserve"> </w:t>
      </w:r>
      <w:r w:rsidR="00FE3AB8" w:rsidRPr="00520B88">
        <w:rPr>
          <w:rFonts w:ascii="Times New Roman" w:hAnsi="Times New Roman" w:cs="Times New Roman"/>
          <w:b/>
          <w:bCs/>
          <w:i/>
          <w:iCs/>
          <w:sz w:val="20"/>
          <w:szCs w:val="20"/>
          <w:lang w:val="en-US"/>
        </w:rPr>
        <w:t>Table 1.</w:t>
      </w:r>
      <w:r w:rsidR="00FE3AB8" w:rsidRPr="00520B88">
        <w:rPr>
          <w:rFonts w:ascii="Times New Roman" w:hAnsi="Times New Roman" w:cs="Times New Roman"/>
          <w:b/>
          <w:bCs/>
          <w:sz w:val="20"/>
          <w:szCs w:val="20"/>
          <w:lang w:val="en-US"/>
        </w:rPr>
        <w:t xml:space="preserve"> </w:t>
      </w:r>
      <w:r w:rsidR="000F283A" w:rsidRPr="00520B88">
        <w:rPr>
          <w:rFonts w:ascii="Times New Roman" w:hAnsi="Times New Roman" w:cs="Times New Roman"/>
          <w:b/>
          <w:bCs/>
          <w:i/>
          <w:iCs/>
          <w:sz w:val="20"/>
          <w:szCs w:val="20"/>
          <w:lang w:val="en-US"/>
        </w:rPr>
        <w:t>Key model parameters, their mean values, uncertainty ranges (95% confidence intervals), calibrated values where applicable, and assigned probability distributions used in probabilistic sensitivity analysis (PSA).</w:t>
      </w:r>
      <w:r w:rsidR="000F283A" w:rsidRPr="000F283A">
        <w:rPr>
          <w:rFonts w:ascii="Times New Roman" w:hAnsi="Times New Roman" w:cs="Times New Roman"/>
          <w:i/>
          <w:iCs/>
          <w:sz w:val="20"/>
          <w:szCs w:val="20"/>
          <w:lang w:val="en-US"/>
        </w:rPr>
        <w:t xml:space="preserve"> Parameters include disease progression probabilities, relative risks of mortality for Chagas-related complications, and treatment effects. Where calibration was performed, the final calibrated parameter value is shown. References correspond to the original data sources used to inform parameter estimates.</w:t>
      </w:r>
    </w:p>
    <w:p w14:paraId="657D6A22" w14:textId="77777777" w:rsidR="00FE3AB8" w:rsidRPr="000F283A" w:rsidRDefault="00FE3AB8" w:rsidP="00FE3AB8">
      <w:pPr>
        <w:spacing w:line="360" w:lineRule="auto"/>
        <w:rPr>
          <w:rFonts w:ascii="Times New Roman" w:hAnsi="Times New Roman" w:cs="Times New Roman"/>
          <w:b/>
          <w:bCs/>
          <w:lang w:val="en-US"/>
        </w:rPr>
      </w:pPr>
    </w:p>
    <w:p w14:paraId="212259CB" w14:textId="2D723B93" w:rsidR="007B38E2" w:rsidRPr="000F283A" w:rsidRDefault="007B38E2" w:rsidP="00FE3AB8">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4A68E218" w14:textId="73A9E0D2" w:rsidR="00FE3AB8" w:rsidRPr="000F283A" w:rsidRDefault="007B38E2" w:rsidP="00FE3AB8">
      <w:pPr>
        <w:spacing w:line="360" w:lineRule="auto"/>
        <w:rPr>
          <w:rFonts w:ascii="Times New Roman" w:hAnsi="Times New Roman" w:cs="Times New Roman"/>
          <w:b/>
          <w:bCs/>
          <w:lang w:val="en-US"/>
        </w:rPr>
      </w:pPr>
      <w:r w:rsidRPr="000F283A">
        <w:rPr>
          <w:rFonts w:ascii="Times New Roman" w:hAnsi="Times New Roman" w:cs="Times New Roman"/>
          <w:lang w:val="en-US"/>
        </w:rPr>
        <w:t>Costs used in the model are presented in table 2.</w:t>
      </w:r>
    </w:p>
    <w:tbl>
      <w:tblPr>
        <w:tblStyle w:val="Tablanormal4"/>
        <w:tblW w:w="0" w:type="auto"/>
        <w:tblLook w:val="04A0" w:firstRow="1" w:lastRow="0" w:firstColumn="1" w:lastColumn="0" w:noHBand="0" w:noVBand="1"/>
      </w:tblPr>
      <w:tblGrid>
        <w:gridCol w:w="2408"/>
        <w:gridCol w:w="996"/>
        <w:gridCol w:w="1049"/>
        <w:gridCol w:w="1133"/>
        <w:gridCol w:w="3484"/>
      </w:tblGrid>
      <w:tr w:rsidR="00904464" w:rsidRPr="000F283A" w14:paraId="3607ED0A" w14:textId="77777777" w:rsidTr="000F28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6A0DD" w14:textId="77777777" w:rsidR="00FE3AB8" w:rsidRPr="000F283A" w:rsidRDefault="00FE3AB8" w:rsidP="00FE3AB8">
            <w:pPr>
              <w:spacing w:after="160" w:line="360" w:lineRule="auto"/>
              <w:rPr>
                <w:rFonts w:ascii="Times New Roman" w:hAnsi="Times New Roman" w:cs="Times New Roman"/>
                <w:sz w:val="20"/>
                <w:szCs w:val="20"/>
              </w:rPr>
            </w:pPr>
            <w:r w:rsidRPr="000F283A">
              <w:rPr>
                <w:rFonts w:ascii="Times New Roman" w:hAnsi="Times New Roman" w:cs="Times New Roman"/>
                <w:sz w:val="20"/>
                <w:szCs w:val="20"/>
              </w:rPr>
              <w:t>Item</w:t>
            </w:r>
          </w:p>
        </w:tc>
        <w:tc>
          <w:tcPr>
            <w:tcW w:w="0" w:type="auto"/>
            <w:hideMark/>
          </w:tcPr>
          <w:p w14:paraId="5D461893"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Unit Cost (€)</w:t>
            </w:r>
          </w:p>
        </w:tc>
        <w:tc>
          <w:tcPr>
            <w:tcW w:w="0" w:type="auto"/>
            <w:hideMark/>
          </w:tcPr>
          <w:p w14:paraId="65299485"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Annual Units</w:t>
            </w:r>
          </w:p>
        </w:tc>
        <w:tc>
          <w:tcPr>
            <w:tcW w:w="0" w:type="auto"/>
            <w:hideMark/>
          </w:tcPr>
          <w:p w14:paraId="07339959"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Annual Cost (€)</w:t>
            </w:r>
          </w:p>
        </w:tc>
        <w:tc>
          <w:tcPr>
            <w:tcW w:w="0" w:type="auto"/>
            <w:hideMark/>
          </w:tcPr>
          <w:p w14:paraId="618E9571"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F283A">
              <w:rPr>
                <w:rFonts w:ascii="Times New Roman" w:hAnsi="Times New Roman" w:cs="Times New Roman"/>
                <w:sz w:val="20"/>
                <w:szCs w:val="20"/>
              </w:rPr>
              <w:t>Source</w:t>
            </w:r>
          </w:p>
        </w:tc>
      </w:tr>
      <w:tr w:rsidR="00904464" w:rsidRPr="000F283A" w14:paraId="457DA600"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D5C11"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Treatment</w:t>
            </w:r>
          </w:p>
        </w:tc>
        <w:tc>
          <w:tcPr>
            <w:tcW w:w="0" w:type="auto"/>
            <w:hideMark/>
          </w:tcPr>
          <w:p w14:paraId="2661E44D" w14:textId="379EDFC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131</w:t>
            </w:r>
          </w:p>
        </w:tc>
        <w:tc>
          <w:tcPr>
            <w:tcW w:w="0" w:type="auto"/>
            <w:hideMark/>
          </w:tcPr>
          <w:p w14:paraId="14801593"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Once</w:t>
            </w:r>
          </w:p>
        </w:tc>
        <w:tc>
          <w:tcPr>
            <w:tcW w:w="0" w:type="auto"/>
            <w:hideMark/>
          </w:tcPr>
          <w:p w14:paraId="10C85357" w14:textId="0432503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w:t>
            </w:r>
          </w:p>
        </w:tc>
        <w:tc>
          <w:tcPr>
            <w:tcW w:w="0" w:type="auto"/>
            <w:hideMark/>
          </w:tcPr>
          <w:p w14:paraId="7031E727" w14:textId="0F06B565" w:rsidR="00FE3AB8" w:rsidRPr="000F283A" w:rsidRDefault="00697A1B"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Direct query to the </w:t>
            </w:r>
            <w:r w:rsidR="00904464" w:rsidRPr="000F283A">
              <w:rPr>
                <w:rFonts w:ascii="Times New Roman" w:hAnsi="Times New Roman" w:cs="Times New Roman"/>
                <w:sz w:val="16"/>
                <w:szCs w:val="16"/>
                <w:lang w:val="en-US"/>
              </w:rPr>
              <w:t>Department of foreign medicines of the Spanish Agency of Medicines and Medical Devices.</w:t>
            </w:r>
          </w:p>
        </w:tc>
      </w:tr>
      <w:tr w:rsidR="00904464" w:rsidRPr="000F283A" w14:paraId="4C66646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05617F5"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Complete Blood Count (CBC)</w:t>
            </w:r>
          </w:p>
        </w:tc>
        <w:tc>
          <w:tcPr>
            <w:tcW w:w="0" w:type="auto"/>
            <w:hideMark/>
          </w:tcPr>
          <w:p w14:paraId="01E1D033" w14:textId="4A14C03B"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w:t>
            </w:r>
          </w:p>
        </w:tc>
        <w:tc>
          <w:tcPr>
            <w:tcW w:w="0" w:type="auto"/>
            <w:hideMark/>
          </w:tcPr>
          <w:p w14:paraId="4EFCDEDD"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55FE9E30" w14:textId="5575DAA8"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24077028" w14:textId="4ADE19CB"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{"citationID":"wsuRxM1d","properties":{"formattedCitation":"\\super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37163F8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6B443"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Basic Biochemistry</w:t>
            </w:r>
          </w:p>
        </w:tc>
        <w:tc>
          <w:tcPr>
            <w:tcW w:w="0" w:type="auto"/>
            <w:hideMark/>
          </w:tcPr>
          <w:p w14:paraId="5ADE36F2" w14:textId="72FFAC68"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19EEBC21"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6B40C23" w14:textId="65301312"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744285DC" w14:textId="1C857412"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{"citationID":"STPUxVEi","properties":{"formattedCitation":"\\super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6AA8FBFC"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B9032EC"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ECG</w:t>
            </w:r>
          </w:p>
        </w:tc>
        <w:tc>
          <w:tcPr>
            <w:tcW w:w="0" w:type="auto"/>
            <w:hideMark/>
          </w:tcPr>
          <w:p w14:paraId="15FE84DE" w14:textId="0C1E96F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03BF94F"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7D84288" w14:textId="0EE1EE9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E7D5EC2" w14:textId="463B9152"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{"citationID":"PzFQiMc3","properties":{"formattedCitation":"\\super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42714455"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7E5A2"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Echocardiogram</w:t>
            </w:r>
          </w:p>
        </w:tc>
        <w:tc>
          <w:tcPr>
            <w:tcW w:w="0" w:type="auto"/>
            <w:hideMark/>
          </w:tcPr>
          <w:p w14:paraId="4891780E" w14:textId="036A8369"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p>
        </w:tc>
        <w:tc>
          <w:tcPr>
            <w:tcW w:w="0" w:type="auto"/>
            <w:hideMark/>
          </w:tcPr>
          <w:p w14:paraId="0FB782D6" w14:textId="372A7765"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0E2305BD" w14:textId="2429AE4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00–100</w:t>
            </w:r>
          </w:p>
        </w:tc>
        <w:tc>
          <w:tcPr>
            <w:tcW w:w="0" w:type="auto"/>
            <w:hideMark/>
          </w:tcPr>
          <w:p w14:paraId="709FEDC3" w14:textId="54F04E00"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{"citationID":"Kd2DGksf","properties":{"formattedCitation":"\\super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236E9F0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E573957"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i/>
                <w:iCs/>
                <w:sz w:val="16"/>
                <w:szCs w:val="16"/>
              </w:rPr>
              <w:t>Trypanosoma cruzi</w:t>
            </w:r>
            <w:r w:rsidRPr="000F283A">
              <w:rPr>
                <w:rFonts w:ascii="Times New Roman" w:hAnsi="Times New Roman" w:cs="Times New Roman"/>
                <w:sz w:val="16"/>
                <w:szCs w:val="16"/>
              </w:rPr>
              <w:t xml:space="preserve"> Serology</w:t>
            </w:r>
          </w:p>
        </w:tc>
        <w:tc>
          <w:tcPr>
            <w:tcW w:w="0" w:type="auto"/>
            <w:hideMark/>
          </w:tcPr>
          <w:p w14:paraId="433F6485" w14:textId="03A85D62"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720018B5"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8C0C228" w14:textId="115DE6A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5E5294F" w14:textId="2E0522E2"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{"citationID":"9SVWZlRF","properties":{"formattedCitation":"\\super 27\\nosupersub{}","plainCitation":"27","noteIndex":0},"citationItems":[{"id":128,"uris":["http://zotero.org/groups/5772643/items/QCAU26Q8"],"itemData":{"id":128,"type":"article-journal","container-title":"Boletín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27</w:t>
            </w:r>
            <w:r w:rsidRPr="000F283A">
              <w:rPr>
                <w:rFonts w:ascii="Times New Roman" w:hAnsi="Times New Roman" w:cs="Times New Roman"/>
                <w:sz w:val="16"/>
                <w:szCs w:val="16"/>
              </w:rPr>
              <w:fldChar w:fldCharType="end"/>
            </w:r>
          </w:p>
        </w:tc>
      </w:tr>
      <w:tr w:rsidR="00904464" w:rsidRPr="000F283A" w14:paraId="331D1657"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8B061"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i/>
                <w:iCs/>
                <w:sz w:val="16"/>
                <w:szCs w:val="16"/>
              </w:rPr>
              <w:t>Trypanosoma cruzi</w:t>
            </w:r>
            <w:r w:rsidRPr="000F283A">
              <w:rPr>
                <w:rFonts w:ascii="Times New Roman" w:hAnsi="Times New Roman" w:cs="Times New Roman"/>
                <w:sz w:val="16"/>
                <w:szCs w:val="16"/>
              </w:rPr>
              <w:t xml:space="preserve"> PCR</w:t>
            </w:r>
          </w:p>
        </w:tc>
        <w:tc>
          <w:tcPr>
            <w:tcW w:w="0" w:type="auto"/>
            <w:hideMark/>
          </w:tcPr>
          <w:p w14:paraId="44F36057" w14:textId="2F2B70CC"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26</w:t>
            </w:r>
          </w:p>
        </w:tc>
        <w:tc>
          <w:tcPr>
            <w:tcW w:w="0" w:type="auto"/>
            <w:hideMark/>
          </w:tcPr>
          <w:p w14:paraId="47C3C10C"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3BD1C23A" w14:textId="73A0D2AA"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88</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7914EEE1" w14:textId="30B8B25A"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{"citationID":"OdGZOxiw","properties":{"formattedCitation":"\\super 27\\nosupersub{}","plainCitation":"27","noteIndex":0},"citationItems":[{"id":128,"uris":["http://zotero.org/groups/5772643/items/QCAU26Q8"],"itemData":{"id":128,"type":"article-journal","container-title":"Boletín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27</w:t>
            </w:r>
            <w:r w:rsidRPr="000F283A">
              <w:rPr>
                <w:rFonts w:ascii="Times New Roman" w:hAnsi="Times New Roman" w:cs="Times New Roman"/>
                <w:sz w:val="16"/>
                <w:szCs w:val="16"/>
              </w:rPr>
              <w:fldChar w:fldCharType="end"/>
            </w:r>
          </w:p>
        </w:tc>
      </w:tr>
      <w:tr w:rsidR="00904464" w:rsidRPr="000F283A" w14:paraId="5D458488"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DEED0F5"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lastRenderedPageBreak/>
              <w:t>Cardiac Pacemaker (MCP)</w:t>
            </w:r>
          </w:p>
        </w:tc>
        <w:tc>
          <w:tcPr>
            <w:tcW w:w="0" w:type="auto"/>
            <w:hideMark/>
          </w:tcPr>
          <w:p w14:paraId="4DD34089" w14:textId="612BAFE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3C5FB996" w14:textId="5106AAB1"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3F5F85F6" w14:textId="0D48453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00–120</w:t>
            </w:r>
          </w:p>
        </w:tc>
        <w:tc>
          <w:tcPr>
            <w:tcW w:w="0" w:type="auto"/>
            <w:hideMark/>
          </w:tcPr>
          <w:p w14:paraId="4EA2F95F" w14:textId="082E7C3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{"citationID":"DDFDoYKv","properties":{"formattedCitation":"\\super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A16DC5" w:rsidRPr="000F283A" w14:paraId="147EDFD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A3923"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Heart Transplant</w:t>
            </w:r>
          </w:p>
        </w:tc>
        <w:tc>
          <w:tcPr>
            <w:tcW w:w="0" w:type="auto"/>
            <w:hideMark/>
          </w:tcPr>
          <w:p w14:paraId="706EC47C" w14:textId="7A433E6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6474C1E8" w14:textId="557E5989"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6E3FBAAB" w14:textId="4A3DD69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DE926B6" w14:textId="5A939C6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{"citationID":"adn4SbAt","properties":{"formattedCitation":"\\super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469B3822"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25F39FD"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Implantable Cardioverter Defibrillator (ICD/DAI)</w:t>
            </w:r>
          </w:p>
        </w:tc>
        <w:tc>
          <w:tcPr>
            <w:tcW w:w="0" w:type="auto"/>
            <w:hideMark/>
          </w:tcPr>
          <w:p w14:paraId="7A407FCA" w14:textId="5FEAD84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25</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7736345" w14:textId="443694A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03</w:t>
            </w:r>
          </w:p>
        </w:tc>
        <w:tc>
          <w:tcPr>
            <w:tcW w:w="0" w:type="auto"/>
            <w:hideMark/>
          </w:tcPr>
          <w:p w14:paraId="40B3FD59" w14:textId="170AAE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00–750</w:t>
            </w:r>
          </w:p>
        </w:tc>
        <w:tc>
          <w:tcPr>
            <w:tcW w:w="0" w:type="auto"/>
            <w:hideMark/>
          </w:tcPr>
          <w:p w14:paraId="540B0A69" w14:textId="7DA95AEB"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{"citationID":"opHT1PsT","properties":{"formattedCitation":"\\super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495D4D62"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0ED38"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Barium Enema</w:t>
            </w:r>
          </w:p>
        </w:tc>
        <w:tc>
          <w:tcPr>
            <w:tcW w:w="0" w:type="auto"/>
            <w:hideMark/>
          </w:tcPr>
          <w:p w14:paraId="08C96473" w14:textId="3FA9186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11F40DB" w14:textId="24076620"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1707EA6D" w14:textId="4A73981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00–80</w:t>
            </w:r>
          </w:p>
        </w:tc>
        <w:tc>
          <w:tcPr>
            <w:tcW w:w="0" w:type="auto"/>
            <w:hideMark/>
          </w:tcPr>
          <w:p w14:paraId="25B91B69" w14:textId="63FDAE8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{"citationID":"6IrXns2e","properties":{"formattedCitation":"\\super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7AA89E1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1B6E71F5"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Barium Esophageal Transit Study</w:t>
            </w:r>
          </w:p>
        </w:tc>
        <w:tc>
          <w:tcPr>
            <w:tcW w:w="0" w:type="auto"/>
            <w:hideMark/>
          </w:tcPr>
          <w:p w14:paraId="7716972C" w14:textId="67B1713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90</w:t>
            </w:r>
          </w:p>
        </w:tc>
        <w:tc>
          <w:tcPr>
            <w:tcW w:w="0" w:type="auto"/>
            <w:hideMark/>
          </w:tcPr>
          <w:p w14:paraId="38B264A7" w14:textId="09C4DA2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2ECC2346" w14:textId="30788B3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50–90</w:t>
            </w:r>
          </w:p>
        </w:tc>
        <w:tc>
          <w:tcPr>
            <w:tcW w:w="0" w:type="auto"/>
            <w:hideMark/>
          </w:tcPr>
          <w:p w14:paraId="68720EA4" w14:textId="70A765C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{"citationID":"ATQikR14","properties":{"formattedCitation":"\\super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A543A5" w:rsidRPr="000F283A" w14:paraId="51C2B36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5C381"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Gastroscopy</w:t>
            </w:r>
          </w:p>
        </w:tc>
        <w:tc>
          <w:tcPr>
            <w:tcW w:w="0" w:type="auto"/>
            <w:hideMark/>
          </w:tcPr>
          <w:p w14:paraId="0AE9FC1D" w14:textId="6F04FE0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150</w:t>
            </w:r>
          </w:p>
        </w:tc>
        <w:tc>
          <w:tcPr>
            <w:tcW w:w="0" w:type="auto"/>
            <w:hideMark/>
          </w:tcPr>
          <w:p w14:paraId="4D79AC9E"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0–1</w:t>
            </w:r>
          </w:p>
        </w:tc>
        <w:tc>
          <w:tcPr>
            <w:tcW w:w="0" w:type="auto"/>
            <w:hideMark/>
          </w:tcPr>
          <w:p w14:paraId="4FDFF932" w14:textId="7632665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00–150</w:t>
            </w:r>
          </w:p>
        </w:tc>
        <w:tc>
          <w:tcPr>
            <w:tcW w:w="0" w:type="auto"/>
            <w:hideMark/>
          </w:tcPr>
          <w:p w14:paraId="5E67DE29" w14:textId="2CABEDCA"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{"citationID":"Sn8Kbt33","properties":{"formattedCitation":"\\super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6F3CFCE0"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569F89F"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Esophageal Manometry</w:t>
            </w:r>
          </w:p>
        </w:tc>
        <w:tc>
          <w:tcPr>
            <w:tcW w:w="0" w:type="auto"/>
            <w:hideMark/>
          </w:tcPr>
          <w:p w14:paraId="3D73C30E" w14:textId="33C1627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955</w:t>
            </w:r>
          </w:p>
        </w:tc>
        <w:tc>
          <w:tcPr>
            <w:tcW w:w="0" w:type="auto"/>
            <w:hideMark/>
          </w:tcPr>
          <w:p w14:paraId="1D0EBB04" w14:textId="1DFFCF7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w:t>
            </w:r>
          </w:p>
        </w:tc>
        <w:tc>
          <w:tcPr>
            <w:tcW w:w="0" w:type="auto"/>
            <w:hideMark/>
          </w:tcPr>
          <w:p w14:paraId="59295481" w14:textId="4FF02C7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75</w:t>
            </w:r>
          </w:p>
        </w:tc>
        <w:tc>
          <w:tcPr>
            <w:tcW w:w="0" w:type="auto"/>
            <w:hideMark/>
          </w:tcPr>
          <w:p w14:paraId="219BC0B7" w14:textId="7F5BEE01"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{"citationID":"WJ7yQn0H","properties":{"formattedCitation":"\\super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2A4EB2C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E19C2"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Surgery</w:t>
            </w:r>
          </w:p>
        </w:tc>
        <w:tc>
          <w:tcPr>
            <w:tcW w:w="0" w:type="auto"/>
            <w:hideMark/>
          </w:tcPr>
          <w:p w14:paraId="44EEEF08" w14:textId="6AA7714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277</w:t>
            </w:r>
          </w:p>
        </w:tc>
        <w:tc>
          <w:tcPr>
            <w:tcW w:w="0" w:type="auto"/>
            <w:hideMark/>
          </w:tcPr>
          <w:p w14:paraId="1D54F1A8" w14:textId="4C5ADA0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5EC77526" w14:textId="0403549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77</w:t>
            </w:r>
          </w:p>
        </w:tc>
        <w:tc>
          <w:tcPr>
            <w:tcW w:w="0" w:type="auto"/>
            <w:hideMark/>
          </w:tcPr>
          <w:p w14:paraId="24E618B6" w14:textId="104700FE"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{"citationID":"XFwRrW0u","properties":{"formattedCitation":"\\super 26\\nosupersub{}","plainCitation":"26","noteIndex":0},"citationItems":[{"id":126,"uris":["http://zotero.org/groups/5772643/items/ZPP8BA4Z"],"itemData":{"id":126,"type":"article-journal","container-title":"Boletín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26</w:t>
            </w:r>
            <w:r w:rsidRPr="000F283A">
              <w:rPr>
                <w:rFonts w:ascii="Times New Roman" w:hAnsi="Times New Roman" w:cs="Times New Roman"/>
                <w:sz w:val="16"/>
                <w:szCs w:val="16"/>
              </w:rPr>
              <w:fldChar w:fldCharType="end"/>
            </w:r>
          </w:p>
        </w:tc>
      </w:tr>
      <w:tr w:rsidR="00904464" w:rsidRPr="000F283A" w14:paraId="5311E2B6"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282DE3D3"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Endoscopic Sphincterotomy</w:t>
            </w:r>
          </w:p>
        </w:tc>
        <w:tc>
          <w:tcPr>
            <w:tcW w:w="0" w:type="auto"/>
            <w:hideMark/>
          </w:tcPr>
          <w:p w14:paraId="0389D379" w14:textId="21133D8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978</w:t>
            </w:r>
          </w:p>
        </w:tc>
        <w:tc>
          <w:tcPr>
            <w:tcW w:w="0" w:type="auto"/>
            <w:hideMark/>
          </w:tcPr>
          <w:p w14:paraId="598276D0" w14:textId="755AB3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7D14E9B1" w14:textId="501EEBC3"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78</w:t>
            </w:r>
          </w:p>
        </w:tc>
        <w:tc>
          <w:tcPr>
            <w:tcW w:w="0" w:type="auto"/>
            <w:hideMark/>
          </w:tcPr>
          <w:p w14:paraId="26562D3A" w14:textId="69D6A28B"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00A16DC5"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{"citationID":"vLopddxr","properties":{"formattedCitation":"\\super 28\\nosupersub{}","plainCitation":"28","noteIndex":0},"citationItems":[{"id":146,"uris":["http://zotero.org/groups/5772643/items/QZ9JVE4J"],"itemData":{"id":146,"type":"document","title":"Resolución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00A16DC5"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28</w:t>
            </w:r>
            <w:r w:rsidR="00A16DC5" w:rsidRPr="000F283A">
              <w:rPr>
                <w:rFonts w:ascii="Times New Roman" w:hAnsi="Times New Roman" w:cs="Times New Roman"/>
                <w:sz w:val="16"/>
                <w:szCs w:val="16"/>
              </w:rPr>
              <w:fldChar w:fldCharType="end"/>
            </w:r>
          </w:p>
        </w:tc>
      </w:tr>
      <w:tr w:rsidR="00904464" w:rsidRPr="000F283A" w14:paraId="2616317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33562"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Medical Consultation</w:t>
            </w:r>
          </w:p>
        </w:tc>
        <w:tc>
          <w:tcPr>
            <w:tcW w:w="0" w:type="auto"/>
            <w:hideMark/>
          </w:tcPr>
          <w:p w14:paraId="7793E590" w14:textId="7A753D78"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98</w:t>
            </w:r>
          </w:p>
        </w:tc>
        <w:tc>
          <w:tcPr>
            <w:tcW w:w="0" w:type="auto"/>
            <w:hideMark/>
          </w:tcPr>
          <w:p w14:paraId="7FDAB3FA"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43788F7" w14:textId="77B23F7A"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196</w:t>
            </w:r>
            <w:r w:rsidR="002342FB" w:rsidRPr="000F283A">
              <w:rPr>
                <w:rFonts w:ascii="Times New Roman" w:hAnsi="Times New Roman" w:cs="Times New Roman"/>
                <w:sz w:val="16"/>
                <w:szCs w:val="16"/>
              </w:rPr>
              <w:t>·</w:t>
            </w:r>
          </w:p>
        </w:tc>
        <w:tc>
          <w:tcPr>
            <w:tcW w:w="0" w:type="auto"/>
            <w:hideMark/>
          </w:tcPr>
          <w:p w14:paraId="618E2B0B" w14:textId="46B188E4" w:rsidR="00904464" w:rsidRPr="000F283A" w:rsidRDefault="00A16DC5"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{"citationID":"P9aQJseC","properties":{"formattedCitation":"\\super 28\\nosupersub{}","plainCitation":"28","noteIndex":0},"citationItems":[{"id":146,"uris":["http://zotero.org/groups/5772643/items/QZ9JVE4J"],"itemData":{"id":146,"type":"document","title":"Resolución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28</w:t>
            </w:r>
            <w:r w:rsidRPr="000F283A">
              <w:rPr>
                <w:rFonts w:ascii="Times New Roman" w:hAnsi="Times New Roman" w:cs="Times New Roman"/>
                <w:sz w:val="16"/>
                <w:szCs w:val="16"/>
              </w:rPr>
              <w:fldChar w:fldCharType="end"/>
            </w:r>
          </w:p>
        </w:tc>
      </w:tr>
      <w:tr w:rsidR="00904464" w:rsidRPr="000F283A" w14:paraId="2166D19B"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C758936"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Sacubitril/Valsartan</w:t>
            </w:r>
          </w:p>
        </w:tc>
        <w:tc>
          <w:tcPr>
            <w:tcW w:w="0" w:type="auto"/>
            <w:hideMark/>
          </w:tcPr>
          <w:p w14:paraId="041DBFAD" w14:textId="3C121C1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705</w:t>
            </w:r>
          </w:p>
        </w:tc>
        <w:tc>
          <w:tcPr>
            <w:tcW w:w="0" w:type="auto"/>
            <w:hideMark/>
          </w:tcPr>
          <w:p w14:paraId="044F084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6FD1049" w14:textId="43F6396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8,462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1566BCD4" w14:textId="72BA3BB2"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773D3CD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3F0D1"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Bisoprolol</w:t>
            </w:r>
          </w:p>
        </w:tc>
        <w:tc>
          <w:tcPr>
            <w:tcW w:w="0" w:type="auto"/>
            <w:hideMark/>
          </w:tcPr>
          <w:p w14:paraId="60BA3CAB" w14:textId="5B0F9D51"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93</w:t>
            </w:r>
          </w:p>
        </w:tc>
        <w:tc>
          <w:tcPr>
            <w:tcW w:w="0" w:type="auto"/>
            <w:hideMark/>
          </w:tcPr>
          <w:p w14:paraId="63B6558B"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4FCB09A" w14:textId="39A7A79C"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71</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16</w:t>
            </w:r>
          </w:p>
        </w:tc>
        <w:tc>
          <w:tcPr>
            <w:tcW w:w="0" w:type="auto"/>
            <w:hideMark/>
          </w:tcPr>
          <w:p w14:paraId="4D0FEE7E" w14:textId="72264DF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4847042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3545250"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Dapagliflozin</w:t>
            </w:r>
          </w:p>
        </w:tc>
        <w:tc>
          <w:tcPr>
            <w:tcW w:w="0" w:type="auto"/>
            <w:hideMark/>
          </w:tcPr>
          <w:p w14:paraId="54E675BE" w14:textId="3B79E790"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46</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283FDA1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349E433A" w14:textId="54448F7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552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24</w:t>
            </w:r>
          </w:p>
        </w:tc>
        <w:tc>
          <w:tcPr>
            <w:tcW w:w="0" w:type="auto"/>
            <w:hideMark/>
          </w:tcPr>
          <w:p w14:paraId="3685DB9E" w14:textId="5ACC194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47FDDEFA"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832FF"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Furosemide</w:t>
            </w:r>
          </w:p>
        </w:tc>
        <w:tc>
          <w:tcPr>
            <w:tcW w:w="0" w:type="auto"/>
            <w:hideMark/>
          </w:tcPr>
          <w:p w14:paraId="09495C1F" w14:textId="41A823E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25</w:t>
            </w:r>
          </w:p>
        </w:tc>
        <w:tc>
          <w:tcPr>
            <w:tcW w:w="0" w:type="auto"/>
            <w:hideMark/>
          </w:tcPr>
          <w:p w14:paraId="5E5FD1EC"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1D054193" w14:textId="161721E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w:t>
            </w:r>
          </w:p>
        </w:tc>
        <w:tc>
          <w:tcPr>
            <w:tcW w:w="0" w:type="auto"/>
            <w:hideMark/>
          </w:tcPr>
          <w:p w14:paraId="6DB15B06" w14:textId="2ADD00E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6445D109"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16008F0"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Hospitalization</w:t>
            </w:r>
          </w:p>
        </w:tc>
        <w:tc>
          <w:tcPr>
            <w:tcW w:w="0" w:type="auto"/>
            <w:hideMark/>
          </w:tcPr>
          <w:p w14:paraId="0C43E384" w14:textId="5CDD9F9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2,727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32</w:t>
            </w:r>
          </w:p>
        </w:tc>
        <w:tc>
          <w:tcPr>
            <w:tcW w:w="0" w:type="auto"/>
            <w:hideMark/>
          </w:tcPr>
          <w:p w14:paraId="237BEA0A" w14:textId="7B86011D"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04</w:t>
            </w:r>
          </w:p>
        </w:tc>
        <w:tc>
          <w:tcPr>
            <w:tcW w:w="0" w:type="auto"/>
            <w:hideMark/>
          </w:tcPr>
          <w:p w14:paraId="63CE461E" w14:textId="46518DF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09</w:t>
            </w:r>
          </w:p>
        </w:tc>
        <w:tc>
          <w:tcPr>
            <w:tcW w:w="0" w:type="auto"/>
            <w:hideMark/>
          </w:tcPr>
          <w:p w14:paraId="7B64C77C" w14:textId="0D4F80F8"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Delgado et al.</w:t>
            </w:r>
            <w:r w:rsidRPr="000F283A">
              <w:rPr>
                <w:rFonts w:ascii="Times New Roman" w:hAnsi="Times New Roman" w:cs="Times New Roman"/>
                <w:sz w:val="16"/>
                <w:szCs w:val="16"/>
              </w:rPr>
              <w:fldChar w:fldCharType="begin"/>
            </w:r>
            <w:r w:rsidR="00E1283F" w:rsidRPr="000F283A">
              <w:rPr>
                <w:rFonts w:ascii="Times New Roman" w:hAnsi="Times New Roman" w:cs="Times New Roman"/>
                <w:sz w:val="16"/>
                <w:szCs w:val="16"/>
              </w:rPr>
              <w:instrText xml:space="preserve"> ADDIN ZOTERO_ITEM CSL_CITATION {"citationID":"53fH2zSg","properties":{"formattedCitation":"\\super 29\\nosupersub{}","plainCitation":"29","noteIndex":0},"citationItems":[{"id":144,"uris":["http://zotero.org/groups/5772643/items/7TQWUJ7V"],"itemData":{"id":144,"type":"article-journal","abstract":"Introduction and objectives: Chronic heart failure is associated with high mortality and utilization of health care and social resources. The objective of this study was to quantify the use of health care and nonhealth care resources and identify variables that help to explain variability in their costs in Spain. Methods: This prospective, multicenter, observational study with a 12-month follow-up period included 374 patients with symptomatic heart failure recruited from specialized cardiology clinics. Information was collected on the socioeconomic characteristics of patients and caregivers, health status, health care resources, and professional and nonprofessional caregiving. The monetary cost of the resources used in caring for the health of these patients was evaluated, differentiating among functional classes.","container-title":"Revista Española de Cardiología","DOI":"10.1016/j.recesp.2013.12.016","ISSN":"03008932","issue":"8","journalAbbreviation":"Revista Española de Cardiología","language":"es","page":"643-650","source":"DOI.org (Crossref)","title":"Costes sanitarios y no sanitarios de personas que padecen insuficiencia cardiaca crónica sintomática en España","volume":"67","author":[{"family":"Delgado","given":"Juan F."},{"family":"Oliva","given":"Juan"},{"family":"Llano","given":"Miguel"},{"family":"Pascual-Figal","given":"Domingo"},{"family":"Grillo","given":"José J."},{"family":"Comín-Colet","given":"Josep"},{"family":"Díaz","given":"Beatriz"},{"family":"Martínez De La Concha","given":"León"},{"family":"Martí","given":"Belén"},{"family":"Peña","given":"Luz M."}],"issued":{"date-parts":[["2014",8]]}}}],"schema":"https://github.com/citation-style-language/schema/raw/master/csl-citation.json"} </w:instrText>
            </w:r>
            <w:r w:rsidRPr="000F283A">
              <w:rPr>
                <w:rFonts w:ascii="Times New Roman" w:hAnsi="Times New Roman" w:cs="Times New Roman"/>
                <w:sz w:val="16"/>
                <w:szCs w:val="16"/>
              </w:rPr>
              <w:fldChar w:fldCharType="separate"/>
            </w:r>
            <w:r w:rsidR="00386A5C" w:rsidRPr="000F283A">
              <w:rPr>
                <w:rFonts w:ascii="Times New Roman" w:hAnsi="Times New Roman" w:cs="Times New Roman"/>
                <w:kern w:val="0"/>
                <w:sz w:val="16"/>
                <w:szCs w:val="16"/>
                <w:vertAlign w:val="superscript"/>
              </w:rPr>
              <w:t>29</w:t>
            </w:r>
            <w:r w:rsidRPr="000F283A">
              <w:rPr>
                <w:rFonts w:ascii="Times New Roman" w:hAnsi="Times New Roman" w:cs="Times New Roman"/>
                <w:sz w:val="16"/>
                <w:szCs w:val="16"/>
              </w:rPr>
              <w:fldChar w:fldCharType="end"/>
            </w:r>
          </w:p>
        </w:tc>
      </w:tr>
    </w:tbl>
    <w:p w14:paraId="6571432C" w14:textId="77777777" w:rsidR="00FE3AB8" w:rsidRPr="000F283A" w:rsidRDefault="00000000" w:rsidP="00FE3AB8">
      <w:pPr>
        <w:spacing w:line="360" w:lineRule="auto"/>
        <w:rPr>
          <w:rFonts w:ascii="Times New Roman" w:hAnsi="Times New Roman" w:cs="Times New Roman"/>
          <w:sz w:val="20"/>
          <w:szCs w:val="20"/>
        </w:rPr>
      </w:pPr>
      <w:r w:rsidRPr="000F283A">
        <w:rPr>
          <w:rFonts w:ascii="Times New Roman" w:hAnsi="Times New Roman" w:cs="Times New Roman"/>
          <w:noProof/>
          <w:sz w:val="20"/>
          <w:szCs w:val="20"/>
        </w:rPr>
        <w:pict w14:anchorId="2DE95AF0">
          <v:rect id="_x0000_i1025" alt="" style="width:425.2pt;height:.05pt;mso-width-percent:0;mso-height-percent:0;mso-width-percent:0;mso-height-percent:0" o:hralign="center" o:hrstd="t" o:hr="t" fillcolor="#a0a0a0" stroked="f"/>
        </w:pict>
      </w:r>
    </w:p>
    <w:p w14:paraId="452AE752" w14:textId="777CDEDA" w:rsidR="00FE3AB8" w:rsidRPr="00520B88" w:rsidRDefault="00FE3AB8" w:rsidP="00FE3AB8">
      <w:pPr>
        <w:spacing w:line="360" w:lineRule="auto"/>
        <w:rPr>
          <w:rFonts w:ascii="Times New Roman" w:hAnsi="Times New Roman" w:cs="Times New Roman"/>
          <w:sz w:val="20"/>
          <w:szCs w:val="20"/>
          <w:lang w:val="en-US"/>
        </w:rPr>
      </w:pPr>
      <w:r w:rsidRPr="00520B88">
        <w:rPr>
          <w:rFonts w:ascii="Times New Roman" w:hAnsi="Times New Roman" w:cs="Times New Roman"/>
          <w:b/>
          <w:bCs/>
          <w:i/>
          <w:iCs/>
          <w:sz w:val="20"/>
          <w:szCs w:val="20"/>
          <w:lang w:val="en-US"/>
        </w:rPr>
        <w:t xml:space="preserve">Table 2. Unit cost and utilization reflect average or typical values used in the cost-effectiveness model of Chagas disease management. </w:t>
      </w:r>
      <w:r w:rsidRPr="00520B88">
        <w:rPr>
          <w:rFonts w:ascii="Times New Roman" w:hAnsi="Times New Roman" w:cs="Times New Roman"/>
          <w:i/>
          <w:iCs/>
          <w:sz w:val="20"/>
          <w:szCs w:val="20"/>
          <w:lang w:val="en-US"/>
        </w:rPr>
        <w:t xml:space="preserve">Ranges are shown where item use varies by clinical state (asymptomatic, cardiac, digestive). </w:t>
      </w:r>
    </w:p>
    <w:p w14:paraId="0641FF21" w14:textId="77777777" w:rsidR="00087635" w:rsidRPr="000F283A" w:rsidRDefault="00087635" w:rsidP="003567E7">
      <w:pPr>
        <w:spacing w:line="360" w:lineRule="auto"/>
        <w:rPr>
          <w:rFonts w:ascii="Times New Roman" w:hAnsi="Times New Roman" w:cs="Times New Roman"/>
          <w:lang w:val="en-US"/>
        </w:rPr>
      </w:pPr>
    </w:p>
    <w:p w14:paraId="1300B255" w14:textId="77777777" w:rsidR="004C1B3E" w:rsidRPr="000F283A" w:rsidRDefault="004C1B3E" w:rsidP="003567E7">
      <w:pPr>
        <w:spacing w:line="360" w:lineRule="auto"/>
        <w:rPr>
          <w:rFonts w:ascii="Times New Roman" w:hAnsi="Times New Roman" w:cs="Times New Roman"/>
          <w:lang w:val="en-US"/>
        </w:rPr>
      </w:pPr>
    </w:p>
    <w:p w14:paraId="25F902C8" w14:textId="1DA71254" w:rsidR="00382A72" w:rsidRPr="000F283A" w:rsidRDefault="00382A7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CEA analysis</w:t>
      </w:r>
    </w:p>
    <w:p w14:paraId="6C572848" w14:textId="2AE04AF4" w:rsidR="007B38E2" w:rsidRPr="000F283A" w:rsidRDefault="007B38E2"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In the no treatment arm, the model produced a total of </w:t>
      </w:r>
      <w:r w:rsidR="008B4A09" w:rsidRPr="000F283A">
        <w:rPr>
          <w:rFonts w:ascii="Times New Roman" w:hAnsi="Times New Roman" w:cs="Times New Roman"/>
          <w:lang w:val="en-US"/>
        </w:rPr>
        <w:t>699</w:t>
      </w:r>
      <w:r w:rsidR="00520B88">
        <w:rPr>
          <w:rFonts w:ascii="Times New Roman" w:hAnsi="Times New Roman" w:cs="Times New Roman"/>
          <w:lang w:val="en-US"/>
        </w:rPr>
        <w:t xml:space="preserve"> </w:t>
      </w:r>
      <w:r w:rsidR="008B4A09" w:rsidRPr="000F283A">
        <w:rPr>
          <w:rFonts w:ascii="Times New Roman" w:hAnsi="Times New Roman" w:cs="Times New Roman"/>
          <w:lang w:val="en-US"/>
        </w:rPr>
        <w:t>944</w:t>
      </w:r>
      <w:r w:rsidR="002342FB" w:rsidRPr="000F283A">
        <w:rPr>
          <w:rFonts w:ascii="Times New Roman" w:hAnsi="Times New Roman" w:cs="Times New Roman"/>
          <w:lang w:val="en-US"/>
        </w:rPr>
        <w:t>·</w:t>
      </w:r>
      <w:r w:rsidR="008B4A09" w:rsidRPr="000F283A">
        <w:rPr>
          <w:rFonts w:ascii="Times New Roman" w:hAnsi="Times New Roman" w:cs="Times New Roman"/>
          <w:lang w:val="en-US"/>
        </w:rPr>
        <w:t>2</w:t>
      </w:r>
      <w:r w:rsidRPr="000F283A">
        <w:rPr>
          <w:rFonts w:ascii="Times New Roman" w:hAnsi="Times New Roman" w:cs="Times New Roman"/>
          <w:lang w:val="en-US"/>
        </w:rPr>
        <w:t>QALYs and cost €</w:t>
      </w:r>
      <w:r w:rsidR="008B4A09" w:rsidRPr="000F283A">
        <w:rPr>
          <w:rFonts w:ascii="Times New Roman" w:hAnsi="Times New Roman" w:cs="Times New Roman"/>
          <w:lang w:val="en-US"/>
        </w:rPr>
        <w:t>1</w:t>
      </w:r>
      <w:r w:rsidR="00520B88">
        <w:rPr>
          <w:rFonts w:ascii="Times New Roman" w:hAnsi="Times New Roman" w:cs="Times New Roman"/>
          <w:lang w:val="en-US"/>
        </w:rPr>
        <w:t xml:space="preserve"> </w:t>
      </w:r>
      <w:r w:rsidR="008B4A09" w:rsidRPr="000F283A">
        <w:rPr>
          <w:rFonts w:ascii="Times New Roman" w:hAnsi="Times New Roman" w:cs="Times New Roman"/>
          <w:lang w:val="en-US"/>
        </w:rPr>
        <w:t>592</w:t>
      </w:r>
      <w:r w:rsidR="00520B88">
        <w:rPr>
          <w:rFonts w:ascii="Times New Roman" w:hAnsi="Times New Roman" w:cs="Times New Roman"/>
          <w:lang w:val="en-US"/>
        </w:rPr>
        <w:t xml:space="preserve"> </w:t>
      </w:r>
      <w:r w:rsidR="008B4A09" w:rsidRPr="000F283A">
        <w:rPr>
          <w:rFonts w:ascii="Times New Roman" w:hAnsi="Times New Roman" w:cs="Times New Roman"/>
          <w:lang w:val="en-US"/>
        </w:rPr>
        <w:t>765</w:t>
      </w:r>
      <w:r w:rsidR="00520B88">
        <w:rPr>
          <w:rFonts w:ascii="Times New Roman" w:hAnsi="Times New Roman" w:cs="Times New Roman"/>
          <w:lang w:val="en-US"/>
        </w:rPr>
        <w:t xml:space="preserve"> </w:t>
      </w:r>
      <w:r w:rsidR="008B4A09" w:rsidRPr="000F283A">
        <w:rPr>
          <w:rFonts w:ascii="Times New Roman" w:hAnsi="Times New Roman" w:cs="Times New Roman"/>
          <w:lang w:val="en-US"/>
        </w:rPr>
        <w:t>694</w:t>
      </w:r>
      <w:r w:rsidR="002342FB" w:rsidRPr="000F283A">
        <w:rPr>
          <w:rFonts w:ascii="Times New Roman" w:hAnsi="Times New Roman" w:cs="Times New Roman"/>
          <w:lang w:val="en-US"/>
        </w:rPr>
        <w:t>·</w:t>
      </w:r>
      <w:r w:rsidR="008B4A09" w:rsidRPr="000F283A">
        <w:rPr>
          <w:rFonts w:ascii="Times New Roman" w:hAnsi="Times New Roman" w:cs="Times New Roman"/>
          <w:lang w:val="en-US"/>
        </w:rPr>
        <w:t>7</w:t>
      </w:r>
      <w:r w:rsidRPr="000F283A">
        <w:rPr>
          <w:rFonts w:ascii="Times New Roman" w:hAnsi="Times New Roman" w:cs="Times New Roman"/>
          <w:lang w:val="en-US"/>
        </w:rPr>
        <w:t xml:space="preserve">. In the Benznidazole arm, a total of </w:t>
      </w:r>
      <w:r w:rsidR="008B4A09" w:rsidRPr="000F283A">
        <w:rPr>
          <w:rFonts w:ascii="Times New Roman" w:hAnsi="Times New Roman" w:cs="Times New Roman"/>
          <w:lang w:val="en-US"/>
        </w:rPr>
        <w:t>703</w:t>
      </w:r>
      <w:r w:rsidR="00520B88">
        <w:rPr>
          <w:rFonts w:ascii="Times New Roman" w:hAnsi="Times New Roman" w:cs="Times New Roman"/>
          <w:lang w:val="en-US"/>
        </w:rPr>
        <w:t xml:space="preserve"> </w:t>
      </w:r>
      <w:r w:rsidR="008B4A09" w:rsidRPr="000F283A">
        <w:rPr>
          <w:rFonts w:ascii="Times New Roman" w:hAnsi="Times New Roman" w:cs="Times New Roman"/>
          <w:lang w:val="en-US"/>
        </w:rPr>
        <w:t>251</w:t>
      </w:r>
      <w:r w:rsidR="002342FB" w:rsidRPr="000F283A">
        <w:rPr>
          <w:rFonts w:ascii="Times New Roman" w:hAnsi="Times New Roman" w:cs="Times New Roman"/>
          <w:lang w:val="en-US"/>
        </w:rPr>
        <w:t>·</w:t>
      </w:r>
      <w:r w:rsidR="008B4A09" w:rsidRPr="000F283A">
        <w:rPr>
          <w:rFonts w:ascii="Times New Roman" w:hAnsi="Times New Roman" w:cs="Times New Roman"/>
          <w:lang w:val="en-US"/>
        </w:rPr>
        <w:t xml:space="preserve">6 </w:t>
      </w:r>
      <w:r w:rsidRPr="000F283A">
        <w:rPr>
          <w:rFonts w:ascii="Times New Roman" w:hAnsi="Times New Roman" w:cs="Times New Roman"/>
          <w:lang w:val="en-US"/>
        </w:rPr>
        <w:t xml:space="preserve">QALYs were obtained (i.e. an increase of </w:t>
      </w:r>
      <w:r w:rsidR="008B4A09" w:rsidRPr="000F283A">
        <w:rPr>
          <w:rFonts w:ascii="Times New Roman" w:hAnsi="Times New Roman" w:cs="Times New Roman"/>
          <w:lang w:val="en-US"/>
        </w:rPr>
        <w:t>3</w:t>
      </w:r>
      <w:r w:rsidR="00520B88">
        <w:rPr>
          <w:rFonts w:ascii="Times New Roman" w:hAnsi="Times New Roman" w:cs="Times New Roman"/>
          <w:lang w:val="en-US"/>
        </w:rPr>
        <w:t xml:space="preserve"> </w:t>
      </w:r>
      <w:r w:rsidR="008B4A09" w:rsidRPr="000F283A">
        <w:rPr>
          <w:rFonts w:ascii="Times New Roman" w:hAnsi="Times New Roman" w:cs="Times New Roman"/>
          <w:lang w:val="en-US"/>
        </w:rPr>
        <w:t>307</w:t>
      </w:r>
      <w:r w:rsidR="002342FB" w:rsidRPr="000F283A">
        <w:rPr>
          <w:rFonts w:ascii="Times New Roman" w:hAnsi="Times New Roman" w:cs="Times New Roman"/>
          <w:lang w:val="en-US"/>
        </w:rPr>
        <w:t>·</w:t>
      </w:r>
      <w:r w:rsidR="008B4A09" w:rsidRPr="000F283A">
        <w:rPr>
          <w:rFonts w:ascii="Times New Roman" w:hAnsi="Times New Roman" w:cs="Times New Roman"/>
          <w:lang w:val="en-US"/>
        </w:rPr>
        <w:t xml:space="preserve">4 </w:t>
      </w:r>
      <w:r w:rsidR="00AE155A" w:rsidRPr="000F283A">
        <w:rPr>
          <w:rFonts w:ascii="Times New Roman" w:hAnsi="Times New Roman" w:cs="Times New Roman"/>
          <w:lang w:val="en-US"/>
        </w:rPr>
        <w:t>QALYs</w:t>
      </w:r>
      <w:r w:rsidRPr="000F283A">
        <w:rPr>
          <w:rFonts w:ascii="Times New Roman" w:hAnsi="Times New Roman" w:cs="Times New Roman"/>
          <w:lang w:val="en-US"/>
        </w:rPr>
        <w:t>)</w:t>
      </w:r>
      <w:r w:rsidR="00AE155A" w:rsidRPr="000F283A">
        <w:rPr>
          <w:rFonts w:ascii="Times New Roman" w:hAnsi="Times New Roman" w:cs="Times New Roman"/>
          <w:lang w:val="en-US"/>
        </w:rPr>
        <w:t xml:space="preserve"> at a total cost of €</w:t>
      </w:r>
      <w:r w:rsidR="008B4A09" w:rsidRPr="000F283A">
        <w:rPr>
          <w:rFonts w:ascii="Times New Roman" w:hAnsi="Times New Roman" w:cs="Times New Roman"/>
          <w:lang w:val="en-US"/>
        </w:rPr>
        <w:t>1</w:t>
      </w:r>
      <w:r w:rsidR="00520B88">
        <w:rPr>
          <w:rFonts w:ascii="Times New Roman" w:hAnsi="Times New Roman" w:cs="Times New Roman"/>
          <w:lang w:val="en-US"/>
        </w:rPr>
        <w:t xml:space="preserve"> 0</w:t>
      </w:r>
      <w:r w:rsidR="008B4A09" w:rsidRPr="000F283A">
        <w:rPr>
          <w:rFonts w:ascii="Times New Roman" w:hAnsi="Times New Roman" w:cs="Times New Roman"/>
          <w:lang w:val="en-US"/>
        </w:rPr>
        <w:t>32</w:t>
      </w:r>
      <w:r w:rsidR="00520B88">
        <w:rPr>
          <w:rFonts w:ascii="Times New Roman" w:hAnsi="Times New Roman" w:cs="Times New Roman"/>
          <w:lang w:val="en-US"/>
        </w:rPr>
        <w:t xml:space="preserve"> </w:t>
      </w:r>
      <w:r w:rsidR="008B4A09" w:rsidRPr="000F283A">
        <w:rPr>
          <w:rFonts w:ascii="Times New Roman" w:hAnsi="Times New Roman" w:cs="Times New Roman"/>
          <w:lang w:val="en-US"/>
        </w:rPr>
        <w:t>67</w:t>
      </w:r>
      <w:r w:rsidR="00520B88">
        <w:rPr>
          <w:rFonts w:ascii="Times New Roman" w:hAnsi="Times New Roman" w:cs="Times New Roman"/>
          <w:lang w:val="en-US"/>
        </w:rPr>
        <w:t xml:space="preserve">3 </w:t>
      </w:r>
      <w:r w:rsidR="008B4A09" w:rsidRPr="000F283A">
        <w:rPr>
          <w:rFonts w:ascii="Times New Roman" w:hAnsi="Times New Roman" w:cs="Times New Roman"/>
          <w:lang w:val="en-US"/>
        </w:rPr>
        <w:t>731</w:t>
      </w:r>
      <w:r w:rsidR="002342FB" w:rsidRPr="000F283A">
        <w:rPr>
          <w:rFonts w:ascii="Times New Roman" w:hAnsi="Times New Roman" w:cs="Times New Roman"/>
          <w:lang w:val="en-US"/>
        </w:rPr>
        <w:t>·</w:t>
      </w:r>
      <w:r w:rsidR="008B4A09" w:rsidRPr="000F283A">
        <w:rPr>
          <w:rFonts w:ascii="Times New Roman" w:hAnsi="Times New Roman" w:cs="Times New Roman"/>
          <w:lang w:val="en-US"/>
        </w:rPr>
        <w:t>6</w:t>
      </w:r>
      <w:r w:rsidR="00AE155A" w:rsidRPr="000F283A">
        <w:rPr>
          <w:rFonts w:ascii="Times New Roman" w:hAnsi="Times New Roman" w:cs="Times New Roman"/>
          <w:lang w:val="en-US"/>
        </w:rPr>
        <w:t>. This represents total savings of €</w:t>
      </w:r>
      <w:r w:rsidR="008B4A09" w:rsidRPr="000F283A">
        <w:rPr>
          <w:rFonts w:ascii="Times New Roman" w:hAnsi="Times New Roman" w:cs="Times New Roman"/>
          <w:lang w:val="en-US"/>
        </w:rPr>
        <w:t>560</w:t>
      </w:r>
      <w:r w:rsidR="00520B88">
        <w:rPr>
          <w:rFonts w:ascii="Times New Roman" w:hAnsi="Times New Roman" w:cs="Times New Roman"/>
          <w:lang w:val="en-US"/>
        </w:rPr>
        <w:t xml:space="preserve"> </w:t>
      </w:r>
      <w:r w:rsidR="008B4A09" w:rsidRPr="000F283A">
        <w:rPr>
          <w:rFonts w:ascii="Times New Roman" w:hAnsi="Times New Roman" w:cs="Times New Roman"/>
          <w:lang w:val="en-US"/>
        </w:rPr>
        <w:t>091</w:t>
      </w:r>
      <w:r w:rsidR="00520B88">
        <w:rPr>
          <w:rFonts w:ascii="Times New Roman" w:hAnsi="Times New Roman" w:cs="Times New Roman"/>
          <w:lang w:val="en-US"/>
        </w:rPr>
        <w:t xml:space="preserve"> </w:t>
      </w:r>
      <w:r w:rsidR="008B4A09" w:rsidRPr="000F283A">
        <w:rPr>
          <w:rFonts w:ascii="Times New Roman" w:hAnsi="Times New Roman" w:cs="Times New Roman"/>
          <w:lang w:val="en-US"/>
        </w:rPr>
        <w:t>963</w:t>
      </w:r>
      <w:r w:rsidR="00AE155A" w:rsidRPr="000F283A">
        <w:rPr>
          <w:rFonts w:ascii="Times New Roman" w:hAnsi="Times New Roman" w:cs="Times New Roman"/>
          <w:lang w:val="en-US"/>
        </w:rPr>
        <w:t>, yielding an ICER of €-</w:t>
      </w:r>
      <w:r w:rsidR="008B4A09" w:rsidRPr="000F283A">
        <w:rPr>
          <w:rFonts w:ascii="Times New Roman" w:hAnsi="Times New Roman" w:cs="Times New Roman"/>
          <w:lang w:val="en-US"/>
        </w:rPr>
        <w:t>169</w:t>
      </w:r>
      <w:r w:rsidR="00520B88">
        <w:rPr>
          <w:rFonts w:ascii="Times New Roman" w:hAnsi="Times New Roman" w:cs="Times New Roman"/>
          <w:lang w:val="en-US"/>
        </w:rPr>
        <w:t xml:space="preserve"> </w:t>
      </w:r>
      <w:r w:rsidR="008B4A09" w:rsidRPr="000F283A">
        <w:rPr>
          <w:rFonts w:ascii="Times New Roman" w:hAnsi="Times New Roman" w:cs="Times New Roman"/>
          <w:lang w:val="en-US"/>
        </w:rPr>
        <w:t>342</w:t>
      </w:r>
      <w:r w:rsidR="002342FB" w:rsidRPr="000F283A">
        <w:rPr>
          <w:rFonts w:ascii="Times New Roman" w:hAnsi="Times New Roman" w:cs="Times New Roman"/>
          <w:lang w:val="en-US"/>
        </w:rPr>
        <w:t>·</w:t>
      </w:r>
      <w:r w:rsidR="008B4A09" w:rsidRPr="000F283A">
        <w:rPr>
          <w:rFonts w:ascii="Times New Roman" w:hAnsi="Times New Roman" w:cs="Times New Roman"/>
          <w:lang w:val="en-US"/>
        </w:rPr>
        <w:t>3</w:t>
      </w:r>
      <w:r w:rsidR="00AE155A" w:rsidRPr="000F283A">
        <w:rPr>
          <w:rFonts w:ascii="Times New Roman" w:hAnsi="Times New Roman" w:cs="Times New Roman"/>
          <w:lang w:val="en-US"/>
        </w:rPr>
        <w:t>/QALY gained (table 3)</w:t>
      </w:r>
      <w:r w:rsidR="002342FB" w:rsidRPr="000F283A">
        <w:rPr>
          <w:rFonts w:ascii="Times New Roman" w:hAnsi="Times New Roman" w:cs="Times New Roman"/>
          <w:lang w:val="en-US"/>
        </w:rPr>
        <w:t>.</w:t>
      </w:r>
    </w:p>
    <w:tbl>
      <w:tblPr>
        <w:tblStyle w:val="Tablanormal4"/>
        <w:tblW w:w="8926" w:type="dxa"/>
        <w:tblLook w:val="04A0" w:firstRow="1" w:lastRow="0" w:firstColumn="1" w:lastColumn="0" w:noHBand="0" w:noVBand="1"/>
      </w:tblPr>
      <w:tblGrid>
        <w:gridCol w:w="1721"/>
        <w:gridCol w:w="1102"/>
        <w:gridCol w:w="1567"/>
        <w:gridCol w:w="1435"/>
        <w:gridCol w:w="1545"/>
        <w:gridCol w:w="1556"/>
      </w:tblGrid>
      <w:tr w:rsidR="008B4A09" w:rsidRPr="000F283A" w14:paraId="7E25E9B5" w14:textId="34544020" w:rsidTr="00520B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76B9EED2" w14:textId="416EA709" w:rsidR="002217CE" w:rsidRPr="000F283A" w:rsidRDefault="002217CE" w:rsidP="003567E7">
            <w:pPr>
              <w:spacing w:line="360" w:lineRule="auto"/>
              <w:rPr>
                <w:rFonts w:ascii="Times New Roman" w:hAnsi="Times New Roman" w:cs="Times New Roman"/>
                <w:sz w:val="20"/>
                <w:szCs w:val="20"/>
                <w:lang w:val="en-US"/>
              </w:rPr>
            </w:pPr>
            <w:r w:rsidRPr="000F283A">
              <w:rPr>
                <w:rFonts w:ascii="Times New Roman" w:hAnsi="Times New Roman" w:cs="Times New Roman"/>
                <w:sz w:val="20"/>
                <w:szCs w:val="20"/>
                <w:lang w:val="en-US"/>
              </w:rPr>
              <w:t>Treatment</w:t>
            </w:r>
          </w:p>
        </w:tc>
        <w:tc>
          <w:tcPr>
            <w:tcW w:w="1102" w:type="dxa"/>
          </w:tcPr>
          <w:p w14:paraId="560BF2D6" w14:textId="5F972E2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QALYS</w:t>
            </w:r>
          </w:p>
        </w:tc>
        <w:tc>
          <w:tcPr>
            <w:tcW w:w="1567" w:type="dxa"/>
          </w:tcPr>
          <w:p w14:paraId="236FE205" w14:textId="24A7AACF"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Costs (2023€)</w:t>
            </w:r>
          </w:p>
        </w:tc>
        <w:tc>
          <w:tcPr>
            <w:tcW w:w="1435" w:type="dxa"/>
          </w:tcPr>
          <w:p w14:paraId="163EB156" w14:textId="68C1E61C"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QALYS</w:t>
            </w:r>
          </w:p>
        </w:tc>
        <w:tc>
          <w:tcPr>
            <w:tcW w:w="1545" w:type="dxa"/>
          </w:tcPr>
          <w:p w14:paraId="206FF58E" w14:textId="3A2EF6E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Costs</w:t>
            </w:r>
          </w:p>
        </w:tc>
        <w:tc>
          <w:tcPr>
            <w:tcW w:w="1556" w:type="dxa"/>
          </w:tcPr>
          <w:p w14:paraId="30A694A4" w14:textId="77777777"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ICER</w:t>
            </w:r>
          </w:p>
          <w:p w14:paraId="1F2CCCAA" w14:textId="1B6DED7E"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2023€/ QALYs gained</w:t>
            </w:r>
          </w:p>
        </w:tc>
      </w:tr>
      <w:tr w:rsidR="008B4A09" w:rsidRPr="000F283A" w14:paraId="1F486F46" w14:textId="14B462B6" w:rsidTr="00520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2668DDCD" w14:textId="77777777" w:rsidR="002217CE" w:rsidRPr="000F283A" w:rsidRDefault="002217CE"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No treatment</w:t>
            </w:r>
          </w:p>
          <w:p w14:paraId="0F83D12C" w14:textId="120FD413" w:rsidR="002217CE" w:rsidRPr="000F283A" w:rsidRDefault="002217CE" w:rsidP="003567E7">
            <w:pPr>
              <w:spacing w:line="360" w:lineRule="auto"/>
              <w:rPr>
                <w:rFonts w:ascii="Times New Roman" w:hAnsi="Times New Roman" w:cs="Times New Roman"/>
                <w:sz w:val="16"/>
                <w:szCs w:val="16"/>
                <w:lang w:val="en-US"/>
              </w:rPr>
            </w:pPr>
          </w:p>
        </w:tc>
        <w:tc>
          <w:tcPr>
            <w:tcW w:w="1102" w:type="dxa"/>
          </w:tcPr>
          <w:p w14:paraId="4EFC47BF" w14:textId="7C166F51" w:rsidR="002217CE" w:rsidRPr="000F283A" w:rsidRDefault="000763CA"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699</w:t>
            </w:r>
            <w:r w:rsidR="008B4A09"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944</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w:t>
            </w:r>
          </w:p>
        </w:tc>
        <w:tc>
          <w:tcPr>
            <w:tcW w:w="1567" w:type="dxa"/>
          </w:tcPr>
          <w:p w14:paraId="3F593E28" w14:textId="76FAA37E" w:rsidR="002217CE" w:rsidRPr="000F283A" w:rsidRDefault="007B38E2"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0763CA" w:rsidRPr="000F283A">
              <w:rPr>
                <w:rFonts w:ascii="Times New Roman" w:hAnsi="Times New Roman" w:cs="Times New Roman"/>
                <w:sz w:val="16"/>
                <w:szCs w:val="16"/>
                <w:lang w:val="en-US"/>
              </w:rPr>
              <w:t>592</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765</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694</w:t>
            </w:r>
            <w:r w:rsidR="002342FB"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7</w:t>
            </w:r>
          </w:p>
        </w:tc>
        <w:tc>
          <w:tcPr>
            <w:tcW w:w="1435" w:type="dxa"/>
          </w:tcPr>
          <w:p w14:paraId="5DB26137" w14:textId="4712950A"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45" w:type="dxa"/>
          </w:tcPr>
          <w:p w14:paraId="702658CE" w14:textId="1B6F6477"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56" w:type="dxa"/>
          </w:tcPr>
          <w:p w14:paraId="673BA87F" w14:textId="47F54514"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r>
      <w:tr w:rsidR="008B4A09" w:rsidRPr="000F283A" w14:paraId="51092B2A" w14:textId="77777777" w:rsidTr="00520B88">
        <w:tc>
          <w:tcPr>
            <w:cnfStyle w:val="001000000000" w:firstRow="0" w:lastRow="0" w:firstColumn="1" w:lastColumn="0" w:oddVBand="0" w:evenVBand="0" w:oddHBand="0" w:evenHBand="0" w:firstRowFirstColumn="0" w:firstRowLastColumn="0" w:lastRowFirstColumn="0" w:lastRowLastColumn="0"/>
            <w:tcW w:w="1721" w:type="dxa"/>
          </w:tcPr>
          <w:p w14:paraId="353FA389" w14:textId="04478F09" w:rsidR="002217CE" w:rsidRPr="000F283A" w:rsidRDefault="002217CE"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Benznidazol</w:t>
            </w:r>
          </w:p>
        </w:tc>
        <w:tc>
          <w:tcPr>
            <w:tcW w:w="1102" w:type="dxa"/>
          </w:tcPr>
          <w:p w14:paraId="65717EFB" w14:textId="6217884E" w:rsidR="002217CE" w:rsidRPr="000F283A" w:rsidRDefault="008B4A09"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703,251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6</w:t>
            </w:r>
          </w:p>
        </w:tc>
        <w:tc>
          <w:tcPr>
            <w:tcW w:w="1567" w:type="dxa"/>
          </w:tcPr>
          <w:p w14:paraId="4E215693" w14:textId="26F2F86C" w:rsidR="002217CE" w:rsidRPr="000F283A" w:rsidRDefault="007B38E2"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1,0</w:t>
            </w:r>
            <w:r w:rsidR="008B4A09" w:rsidRPr="000F283A">
              <w:rPr>
                <w:rFonts w:ascii="Times New Roman" w:hAnsi="Times New Roman" w:cs="Times New Roman"/>
                <w:sz w:val="16"/>
                <w:szCs w:val="16"/>
                <w:lang w:val="en-US"/>
              </w:rPr>
              <w:t>32</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673</w:t>
            </w: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731</w:t>
            </w:r>
            <w:r w:rsidR="002342FB"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6</w:t>
            </w:r>
          </w:p>
        </w:tc>
        <w:tc>
          <w:tcPr>
            <w:tcW w:w="1435" w:type="dxa"/>
          </w:tcPr>
          <w:p w14:paraId="700314C0" w14:textId="5EA12A30" w:rsidR="002217CE" w:rsidRPr="000F283A" w:rsidRDefault="008B4A09"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3</w:t>
            </w:r>
            <w:r w:rsidR="007B38E2"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307</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w:t>
            </w:r>
          </w:p>
        </w:tc>
        <w:tc>
          <w:tcPr>
            <w:tcW w:w="1545" w:type="dxa"/>
          </w:tcPr>
          <w:p w14:paraId="413FF14D" w14:textId="5B462A2F" w:rsidR="002217CE" w:rsidRPr="000F283A" w:rsidRDefault="002217C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560,091,963</w:t>
            </w:r>
          </w:p>
        </w:tc>
        <w:tc>
          <w:tcPr>
            <w:tcW w:w="1556" w:type="dxa"/>
          </w:tcPr>
          <w:p w14:paraId="4D18F203" w14:textId="4C8356AA" w:rsidR="002217CE" w:rsidRPr="000F283A" w:rsidRDefault="002217C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w:t>
            </w:r>
            <w:r w:rsidR="007B38E2" w:rsidRPr="000F283A">
              <w:rPr>
                <w:rFonts w:ascii="Times New Roman" w:hAnsi="Times New Roman" w:cs="Times New Roman"/>
                <w:sz w:val="16"/>
                <w:szCs w:val="16"/>
                <w:lang w:val="en-US"/>
              </w:rPr>
              <w:t>1</w:t>
            </w:r>
            <w:r w:rsidR="008B4A09" w:rsidRPr="000F283A">
              <w:rPr>
                <w:rFonts w:ascii="Times New Roman" w:hAnsi="Times New Roman" w:cs="Times New Roman"/>
                <w:sz w:val="16"/>
                <w:szCs w:val="16"/>
                <w:lang w:val="en-US"/>
              </w:rPr>
              <w:t>69</w:t>
            </w:r>
            <w:r w:rsidR="007B38E2"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342</w:t>
            </w:r>
            <w:r w:rsidR="002342FB" w:rsidRPr="000F283A">
              <w:rPr>
                <w:rFonts w:ascii="Times New Roman" w:hAnsi="Times New Roman" w:cs="Times New Roman"/>
                <w:sz w:val="16"/>
                <w:szCs w:val="16"/>
                <w:lang w:val="en-US"/>
              </w:rPr>
              <w:t>·</w:t>
            </w:r>
            <w:r w:rsidR="008B4A09" w:rsidRPr="000F283A">
              <w:rPr>
                <w:rFonts w:ascii="Times New Roman" w:hAnsi="Times New Roman" w:cs="Times New Roman"/>
                <w:sz w:val="16"/>
                <w:szCs w:val="16"/>
                <w:lang w:val="en-US"/>
              </w:rPr>
              <w:t>3</w:t>
            </w:r>
          </w:p>
        </w:tc>
      </w:tr>
    </w:tbl>
    <w:p w14:paraId="0C03C0C4" w14:textId="77777777" w:rsidR="002217CE" w:rsidRPr="000F283A" w:rsidRDefault="002217CE" w:rsidP="003567E7">
      <w:pPr>
        <w:spacing w:line="360" w:lineRule="auto"/>
        <w:rPr>
          <w:rFonts w:ascii="Times New Roman" w:hAnsi="Times New Roman" w:cs="Times New Roman"/>
          <w:lang w:val="en-US"/>
        </w:rPr>
      </w:pPr>
    </w:p>
    <w:p w14:paraId="6AAAE620" w14:textId="21841C45" w:rsidR="002217CE" w:rsidRPr="00520B88" w:rsidRDefault="002217CE"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 xml:space="preserve">Table 3. Costs, </w:t>
      </w:r>
      <w:proofErr w:type="spellStart"/>
      <w:r w:rsidRPr="00520B88">
        <w:rPr>
          <w:rFonts w:ascii="Times New Roman" w:hAnsi="Times New Roman" w:cs="Times New Roman"/>
          <w:b/>
          <w:bCs/>
          <w:i/>
          <w:iCs/>
          <w:sz w:val="20"/>
          <w:szCs w:val="20"/>
          <w:lang w:val="en-US"/>
        </w:rPr>
        <w:t>Qalys</w:t>
      </w:r>
      <w:proofErr w:type="spellEnd"/>
      <w:r w:rsidRPr="00520B88">
        <w:rPr>
          <w:rFonts w:ascii="Times New Roman" w:hAnsi="Times New Roman" w:cs="Times New Roman"/>
          <w:b/>
          <w:bCs/>
          <w:i/>
          <w:iCs/>
          <w:sz w:val="20"/>
          <w:szCs w:val="20"/>
          <w:lang w:val="en-US"/>
        </w:rPr>
        <w:t xml:space="preserve"> and Incremental Cost-effectiveness ratios of BZN.</w:t>
      </w:r>
      <w:r w:rsidR="00AE155A" w:rsidRPr="00520B88">
        <w:rPr>
          <w:rFonts w:ascii="Times New Roman" w:hAnsi="Times New Roman" w:cs="Times New Roman"/>
          <w:b/>
          <w:bCs/>
          <w:i/>
          <w:iCs/>
          <w:sz w:val="20"/>
          <w:szCs w:val="20"/>
          <w:lang w:val="en-US"/>
        </w:rPr>
        <w:t xml:space="preserve"> </w:t>
      </w:r>
      <w:r w:rsidR="00AE155A" w:rsidRPr="00520B88">
        <w:rPr>
          <w:rFonts w:ascii="Times New Roman" w:hAnsi="Times New Roman" w:cs="Times New Roman"/>
          <w:i/>
          <w:iCs/>
          <w:sz w:val="20"/>
          <w:szCs w:val="20"/>
          <w:lang w:val="en-US"/>
        </w:rPr>
        <w:t xml:space="preserve">NA: Not applicable. ICER: Incremental cost effectiveness ratio. QALYs: Quality adjusted life-years. </w:t>
      </w:r>
    </w:p>
    <w:p w14:paraId="4319E429" w14:textId="5F1D1E60" w:rsidR="00382A72" w:rsidRPr="000F283A" w:rsidRDefault="00AE155A"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In the </w:t>
      </w:r>
      <w:r w:rsidR="00A71DAD" w:rsidRPr="000F283A">
        <w:rPr>
          <w:rFonts w:ascii="Times New Roman" w:hAnsi="Times New Roman" w:cs="Times New Roman"/>
          <w:lang w:val="en-US"/>
        </w:rPr>
        <w:t>deterministic</w:t>
      </w:r>
      <w:r w:rsidRPr="000F283A">
        <w:rPr>
          <w:rFonts w:ascii="Times New Roman" w:hAnsi="Times New Roman" w:cs="Times New Roman"/>
          <w:lang w:val="en-US"/>
        </w:rPr>
        <w:t xml:space="preserve"> sensitivity </w:t>
      </w:r>
      <w:proofErr w:type="gramStart"/>
      <w:r w:rsidRPr="000F283A">
        <w:rPr>
          <w:rFonts w:ascii="Times New Roman" w:hAnsi="Times New Roman" w:cs="Times New Roman"/>
          <w:lang w:val="en-US"/>
        </w:rPr>
        <w:t>analysis</w:t>
      </w:r>
      <w:proofErr w:type="gramEnd"/>
      <w:r w:rsidRPr="000F283A">
        <w:rPr>
          <w:rFonts w:ascii="Times New Roman" w:hAnsi="Times New Roman" w:cs="Times New Roman"/>
          <w:lang w:val="en-US"/>
        </w:rPr>
        <w:t xml:space="preserve"> the only parameter that would modify the ICER yielding it not </w:t>
      </w:r>
      <w:proofErr w:type="gramStart"/>
      <w:r w:rsidRPr="000F283A">
        <w:rPr>
          <w:rFonts w:ascii="Times New Roman" w:hAnsi="Times New Roman" w:cs="Times New Roman"/>
          <w:lang w:val="en-US"/>
        </w:rPr>
        <w:t>cost-saving</w:t>
      </w:r>
      <w:proofErr w:type="gramEnd"/>
      <w:r w:rsidRPr="000F283A">
        <w:rPr>
          <w:rFonts w:ascii="Times New Roman" w:hAnsi="Times New Roman" w:cs="Times New Roman"/>
          <w:lang w:val="en-US"/>
        </w:rPr>
        <w:t xml:space="preserve"> was the highest value of the relative risk of developing the symptomatic cardiac form of Chagas disease. Nevertheless, it still fell below the cost-</w:t>
      </w:r>
      <w:r w:rsidR="00A71DAD" w:rsidRPr="000F283A">
        <w:rPr>
          <w:rFonts w:ascii="Times New Roman" w:hAnsi="Times New Roman" w:cs="Times New Roman"/>
          <w:lang w:val="en-US"/>
        </w:rPr>
        <w:t>effectiveness</w:t>
      </w:r>
      <w:r w:rsidRPr="000F283A">
        <w:rPr>
          <w:rFonts w:ascii="Times New Roman" w:hAnsi="Times New Roman" w:cs="Times New Roman"/>
          <w:lang w:val="en-US"/>
        </w:rPr>
        <w:t xml:space="preserve"> threshold of one time the GDP-per capita of Spain (figure 2).</w:t>
      </w:r>
    </w:p>
    <w:p w14:paraId="54DB09EE" w14:textId="162E535B" w:rsidR="00087635" w:rsidRPr="000F283A" w:rsidRDefault="008B4A09" w:rsidP="003567E7">
      <w:pPr>
        <w:spacing w:line="360" w:lineRule="auto"/>
        <w:rPr>
          <w:rFonts w:ascii="Times New Roman" w:hAnsi="Times New Roman" w:cs="Times New Roman"/>
          <w:lang w:val="en-US"/>
        </w:rPr>
      </w:pPr>
      <w:r w:rsidRPr="000F283A">
        <w:rPr>
          <w:rFonts w:ascii="Times New Roman" w:hAnsi="Times New Roman" w:cs="Times New Roman"/>
          <w:noProof/>
          <w:lang w:val="en-US"/>
        </w:rPr>
        <w:drawing>
          <wp:inline distT="0" distB="0" distL="0" distR="0" wp14:anchorId="0FCEFF5E" wp14:editId="45304A9B">
            <wp:extent cx="4672341" cy="2886075"/>
            <wp:effectExtent l="0" t="0" r="0" b="0"/>
            <wp:docPr id="75610606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4629" cy="2887488"/>
                    </a:xfrm>
                    <a:prstGeom prst="rect">
                      <a:avLst/>
                    </a:prstGeom>
                    <a:noFill/>
                  </pic:spPr>
                </pic:pic>
              </a:graphicData>
            </a:graphic>
          </wp:inline>
        </w:drawing>
      </w:r>
    </w:p>
    <w:p w14:paraId="67660E87" w14:textId="3033CFEE" w:rsidR="002217CE" w:rsidRPr="000F283A" w:rsidRDefault="005B59A1"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Figure 2. Tornado plot of the incremental cost-effectiveness ratio (ICER) expressed in 2023 Euros per quality-adjusted life year (QALY) gained.</w:t>
      </w:r>
      <w:r w:rsidRPr="000F283A">
        <w:rPr>
          <w:rFonts w:ascii="Times New Roman" w:hAnsi="Times New Roman" w:cs="Times New Roman"/>
          <w:i/>
          <w:iCs/>
          <w:sz w:val="20"/>
          <w:szCs w:val="20"/>
          <w:lang w:val="en-US"/>
        </w:rPr>
        <w:t xml:space="preserve"> The plot displays the results of a one-way sensitivity analysis assessing the impact of individual parameter uncertainty on the ICER. Parameters are ordered by their influence, with the widest bars indicating the greatest effect. P_card: probability of cardiac involvement; </w:t>
      </w:r>
      <w:proofErr w:type="spellStart"/>
      <w:r w:rsidRPr="000F283A">
        <w:rPr>
          <w:rFonts w:ascii="Times New Roman" w:hAnsi="Times New Roman" w:cs="Times New Roman"/>
          <w:i/>
          <w:iCs/>
          <w:sz w:val="20"/>
          <w:szCs w:val="20"/>
          <w:lang w:val="en-US"/>
        </w:rPr>
        <w:t>P_dig</w:t>
      </w:r>
      <w:proofErr w:type="spellEnd"/>
      <w:r w:rsidRPr="000F283A">
        <w:rPr>
          <w:rFonts w:ascii="Times New Roman" w:hAnsi="Times New Roman" w:cs="Times New Roman"/>
          <w:i/>
          <w:iCs/>
          <w:sz w:val="20"/>
          <w:szCs w:val="20"/>
          <w:lang w:val="en-US"/>
        </w:rPr>
        <w:t xml:space="preserve">: probability of digestive involvement; </w:t>
      </w:r>
      <w:proofErr w:type="spellStart"/>
      <w:r w:rsidRPr="000F283A">
        <w:rPr>
          <w:rFonts w:ascii="Times New Roman" w:hAnsi="Times New Roman" w:cs="Times New Roman"/>
          <w:i/>
          <w:iCs/>
          <w:sz w:val="20"/>
          <w:szCs w:val="20"/>
          <w:lang w:val="en-US"/>
        </w:rPr>
        <w:t>RR_T_car</w:t>
      </w:r>
      <w:proofErr w:type="spellEnd"/>
      <w:r w:rsidRPr="000F283A">
        <w:rPr>
          <w:rFonts w:ascii="Times New Roman" w:hAnsi="Times New Roman" w:cs="Times New Roman"/>
          <w:i/>
          <w:iCs/>
          <w:sz w:val="20"/>
          <w:szCs w:val="20"/>
          <w:lang w:val="en-US"/>
        </w:rPr>
        <w:t xml:space="preserve"> and </w:t>
      </w:r>
      <w:proofErr w:type="spellStart"/>
      <w:r w:rsidRPr="000F283A">
        <w:rPr>
          <w:rFonts w:ascii="Times New Roman" w:hAnsi="Times New Roman" w:cs="Times New Roman"/>
          <w:i/>
          <w:iCs/>
          <w:sz w:val="20"/>
          <w:szCs w:val="20"/>
          <w:lang w:val="en-US"/>
        </w:rPr>
        <w:t>RR_T_dig</w:t>
      </w:r>
      <w:proofErr w:type="spellEnd"/>
      <w:r w:rsidRPr="000F283A">
        <w:rPr>
          <w:rFonts w:ascii="Times New Roman" w:hAnsi="Times New Roman" w:cs="Times New Roman"/>
          <w:i/>
          <w:iCs/>
          <w:sz w:val="20"/>
          <w:szCs w:val="20"/>
          <w:lang w:val="en-US"/>
        </w:rPr>
        <w:t xml:space="preserve">: relative risk reductions with treatment in cardiac and digestive forms, respectively; </w:t>
      </w:r>
      <w:proofErr w:type="spellStart"/>
      <w:r w:rsidRPr="000F283A">
        <w:rPr>
          <w:rFonts w:ascii="Times New Roman" w:hAnsi="Times New Roman" w:cs="Times New Roman"/>
          <w:i/>
          <w:iCs/>
          <w:sz w:val="20"/>
          <w:szCs w:val="20"/>
          <w:lang w:val="en-US"/>
        </w:rPr>
        <w:t>CaMorR</w:t>
      </w:r>
      <w:proofErr w:type="spellEnd"/>
      <w:r w:rsidRPr="000F283A">
        <w:rPr>
          <w:rFonts w:ascii="Times New Roman" w:hAnsi="Times New Roman" w:cs="Times New Roman"/>
          <w:i/>
          <w:iCs/>
          <w:sz w:val="20"/>
          <w:szCs w:val="20"/>
          <w:lang w:val="en-US"/>
        </w:rPr>
        <w:t xml:space="preserve"> and </w:t>
      </w:r>
      <w:proofErr w:type="spellStart"/>
      <w:r w:rsidRPr="000F283A">
        <w:rPr>
          <w:rFonts w:ascii="Times New Roman" w:hAnsi="Times New Roman" w:cs="Times New Roman"/>
          <w:i/>
          <w:iCs/>
          <w:sz w:val="20"/>
          <w:szCs w:val="20"/>
          <w:lang w:val="en-US"/>
        </w:rPr>
        <w:t>DiMorR</w:t>
      </w:r>
      <w:proofErr w:type="spellEnd"/>
      <w:r w:rsidRPr="000F283A">
        <w:rPr>
          <w:rFonts w:ascii="Times New Roman" w:hAnsi="Times New Roman" w:cs="Times New Roman"/>
          <w:i/>
          <w:iCs/>
          <w:sz w:val="20"/>
          <w:szCs w:val="20"/>
          <w:lang w:val="en-US"/>
        </w:rPr>
        <w:t>: increase mortality ratios in cardiac and digestive forms. The vertical dashed line indicates the base-case ICER. The vertical line indicates the willingness to pay threshold.</w:t>
      </w:r>
    </w:p>
    <w:p w14:paraId="0011C202" w14:textId="65EC55DF" w:rsidR="00382A72" w:rsidRPr="000F283A" w:rsidRDefault="005B59A1"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In the probabilistic sensitivity </w:t>
      </w:r>
      <w:proofErr w:type="gramStart"/>
      <w:r w:rsidRPr="000F283A">
        <w:rPr>
          <w:rFonts w:ascii="Times New Roman" w:hAnsi="Times New Roman" w:cs="Times New Roman"/>
          <w:lang w:val="en-US"/>
        </w:rPr>
        <w:t>analysis</w:t>
      </w:r>
      <w:proofErr w:type="gramEnd"/>
      <w:r w:rsidR="00E46CE0" w:rsidRPr="000F283A">
        <w:rPr>
          <w:rFonts w:ascii="Times New Roman" w:hAnsi="Times New Roman" w:cs="Times New Roman"/>
          <w:lang w:val="en-US"/>
        </w:rPr>
        <w:t xml:space="preserve"> </w:t>
      </w:r>
      <w:r w:rsidR="00A71DAD" w:rsidRPr="000F283A">
        <w:rPr>
          <w:rFonts w:ascii="Times New Roman" w:hAnsi="Times New Roman" w:cs="Times New Roman"/>
          <w:lang w:val="en-US"/>
        </w:rPr>
        <w:t>the me</w:t>
      </w:r>
      <w:r w:rsidR="00951F0B" w:rsidRPr="000F283A">
        <w:rPr>
          <w:rFonts w:ascii="Times New Roman" w:hAnsi="Times New Roman" w:cs="Times New Roman"/>
          <w:lang w:val="en-US"/>
        </w:rPr>
        <w:t>dian</w:t>
      </w:r>
      <w:r w:rsidR="00A71DAD" w:rsidRPr="000F283A">
        <w:rPr>
          <w:rFonts w:ascii="Times New Roman" w:hAnsi="Times New Roman" w:cs="Times New Roman"/>
          <w:lang w:val="en-US"/>
        </w:rPr>
        <w:t xml:space="preserve"> ICER was €-</w:t>
      </w:r>
      <w:r w:rsidR="008B4A09" w:rsidRPr="000F283A">
        <w:rPr>
          <w:rFonts w:ascii="Times New Roman" w:hAnsi="Times New Roman" w:cs="Times New Roman"/>
          <w:lang w:val="en-US"/>
        </w:rPr>
        <w:t>69,372</w:t>
      </w:r>
      <w:r w:rsidR="00A71DAD" w:rsidRPr="000F283A">
        <w:rPr>
          <w:rFonts w:ascii="Times New Roman" w:hAnsi="Times New Roman" w:cs="Times New Roman"/>
          <w:lang w:val="en-US"/>
        </w:rPr>
        <w:t xml:space="preserve"> (</w:t>
      </w:r>
      <w:r w:rsidR="005770BB" w:rsidRPr="000F283A">
        <w:rPr>
          <w:rFonts w:ascii="Times New Roman" w:hAnsi="Times New Roman" w:cs="Times New Roman"/>
          <w:lang w:val="en-US"/>
        </w:rPr>
        <w:t xml:space="preserve">95% </w:t>
      </w:r>
      <w:proofErr w:type="spellStart"/>
      <w:r w:rsidR="005770BB" w:rsidRPr="000F283A">
        <w:rPr>
          <w:rFonts w:ascii="Times New Roman" w:hAnsi="Times New Roman" w:cs="Times New Roman"/>
          <w:lang w:val="en-US"/>
        </w:rPr>
        <w:t>C</w:t>
      </w:r>
      <w:r w:rsidR="008B4A09" w:rsidRPr="000F283A">
        <w:rPr>
          <w:rFonts w:ascii="Times New Roman" w:hAnsi="Times New Roman" w:cs="Times New Roman"/>
          <w:lang w:val="en-US"/>
        </w:rPr>
        <w:t>r</w:t>
      </w:r>
      <w:r w:rsidR="005770BB" w:rsidRPr="000F283A">
        <w:rPr>
          <w:rFonts w:ascii="Times New Roman" w:hAnsi="Times New Roman" w:cs="Times New Roman"/>
          <w:lang w:val="en-US"/>
        </w:rPr>
        <w:t>I</w:t>
      </w:r>
      <w:proofErr w:type="spellEnd"/>
      <w:r w:rsidR="00A71DAD" w:rsidRPr="000F283A">
        <w:rPr>
          <w:rFonts w:ascii="Times New Roman" w:hAnsi="Times New Roman" w:cs="Times New Roman"/>
          <w:lang w:val="en-US"/>
        </w:rPr>
        <w:t>;</w:t>
      </w:r>
      <w:r w:rsidR="00951F0B" w:rsidRPr="000F283A">
        <w:rPr>
          <w:rFonts w:ascii="Times New Roman" w:hAnsi="Times New Roman" w:cs="Times New Roman"/>
          <w:lang w:val="en-US"/>
        </w:rPr>
        <w:t xml:space="preserve"> €</w:t>
      </w:r>
      <w:r w:rsidR="00A71DAD" w:rsidRPr="000F283A">
        <w:rPr>
          <w:rFonts w:ascii="Times New Roman" w:hAnsi="Times New Roman" w:cs="Times New Roman"/>
          <w:lang w:val="en-US"/>
        </w:rPr>
        <w:t>-</w:t>
      </w:r>
      <w:r w:rsidR="008B4A09" w:rsidRPr="000F283A">
        <w:rPr>
          <w:rFonts w:ascii="Times New Roman" w:hAnsi="Times New Roman" w:cs="Times New Roman"/>
          <w:lang w:val="en-US"/>
        </w:rPr>
        <w:t>177,181</w:t>
      </w:r>
      <w:r w:rsidR="002342FB" w:rsidRPr="000F283A">
        <w:rPr>
          <w:rFonts w:ascii="Times New Roman" w:hAnsi="Times New Roman" w:cs="Times New Roman"/>
          <w:lang w:val="en-US"/>
        </w:rPr>
        <w:t>·</w:t>
      </w:r>
      <w:r w:rsidR="008B4A09" w:rsidRPr="000F283A">
        <w:rPr>
          <w:rFonts w:ascii="Times New Roman" w:hAnsi="Times New Roman" w:cs="Times New Roman"/>
          <w:lang w:val="en-US"/>
        </w:rPr>
        <w:t xml:space="preserve">16: </w:t>
      </w:r>
      <w:r w:rsidR="00951F0B" w:rsidRPr="000F283A">
        <w:rPr>
          <w:rFonts w:ascii="Times New Roman" w:hAnsi="Times New Roman" w:cs="Times New Roman"/>
          <w:lang w:val="en-US"/>
        </w:rPr>
        <w:t>€</w:t>
      </w:r>
      <w:r w:rsidR="00A71DAD" w:rsidRPr="000F283A">
        <w:rPr>
          <w:rFonts w:ascii="Times New Roman" w:hAnsi="Times New Roman" w:cs="Times New Roman"/>
          <w:lang w:val="en-US"/>
        </w:rPr>
        <w:t>-</w:t>
      </w:r>
      <w:r w:rsidR="005770BB" w:rsidRPr="000F283A">
        <w:rPr>
          <w:rFonts w:ascii="Times New Roman" w:hAnsi="Times New Roman" w:cs="Times New Roman"/>
          <w:lang w:val="en-US"/>
        </w:rPr>
        <w:t>2</w:t>
      </w:r>
      <w:r w:rsidR="008B4A09" w:rsidRPr="000F283A">
        <w:rPr>
          <w:rFonts w:ascii="Times New Roman" w:hAnsi="Times New Roman" w:cs="Times New Roman"/>
          <w:lang w:val="en-US"/>
        </w:rPr>
        <w:t>6</w:t>
      </w:r>
      <w:r w:rsidR="005770BB" w:rsidRPr="000F283A">
        <w:rPr>
          <w:rFonts w:ascii="Times New Roman" w:hAnsi="Times New Roman" w:cs="Times New Roman"/>
          <w:lang w:val="en-US"/>
        </w:rPr>
        <w:t>,</w:t>
      </w:r>
      <w:r w:rsidR="008B4A09" w:rsidRPr="000F283A">
        <w:rPr>
          <w:rFonts w:ascii="Times New Roman" w:hAnsi="Times New Roman" w:cs="Times New Roman"/>
          <w:lang w:val="en-US"/>
        </w:rPr>
        <w:t>488</w:t>
      </w:r>
      <w:r w:rsidR="002342FB" w:rsidRPr="000F283A">
        <w:rPr>
          <w:rFonts w:ascii="Times New Roman" w:hAnsi="Times New Roman" w:cs="Times New Roman"/>
          <w:lang w:val="en-US"/>
        </w:rPr>
        <w:t>·</w:t>
      </w:r>
      <w:r w:rsidR="005770BB" w:rsidRPr="000F283A">
        <w:rPr>
          <w:rFonts w:ascii="Times New Roman" w:hAnsi="Times New Roman" w:cs="Times New Roman"/>
          <w:lang w:val="en-US"/>
        </w:rPr>
        <w:t>9</w:t>
      </w:r>
      <w:r w:rsidR="00A71DAD" w:rsidRPr="000F283A">
        <w:rPr>
          <w:rFonts w:ascii="Times New Roman" w:hAnsi="Times New Roman" w:cs="Times New Roman"/>
          <w:lang w:val="en-US"/>
        </w:rPr>
        <w:t>)</w:t>
      </w:r>
      <w:r w:rsidR="00951F0B" w:rsidRPr="000F283A">
        <w:rPr>
          <w:rFonts w:ascii="Times New Roman" w:hAnsi="Times New Roman" w:cs="Times New Roman"/>
          <w:lang w:val="en-US"/>
        </w:rPr>
        <w:t>, with 95% of the simulations falling below the WTP</w:t>
      </w:r>
      <w:r w:rsidR="00B16C9C" w:rsidRPr="000F283A">
        <w:rPr>
          <w:rFonts w:ascii="Times New Roman" w:hAnsi="Times New Roman" w:cs="Times New Roman"/>
          <w:lang w:val="en-US"/>
        </w:rPr>
        <w:t>.</w:t>
      </w:r>
      <w:r w:rsidR="00951F0B" w:rsidRPr="000F283A">
        <w:rPr>
          <w:rFonts w:ascii="Times New Roman" w:hAnsi="Times New Roman" w:cs="Times New Roman"/>
          <w:lang w:val="en-US"/>
        </w:rPr>
        <w:t xml:space="preserve"> </w:t>
      </w:r>
    </w:p>
    <w:p w14:paraId="43AC1280" w14:textId="3305C1ED" w:rsidR="002217CE" w:rsidRPr="000F283A" w:rsidRDefault="008B4A09" w:rsidP="003567E7">
      <w:pPr>
        <w:spacing w:line="360" w:lineRule="auto"/>
        <w:rPr>
          <w:rFonts w:ascii="Times New Roman" w:hAnsi="Times New Roman" w:cs="Times New Roman"/>
          <w:b/>
          <w:bCs/>
          <w:lang w:val="en-US"/>
        </w:rPr>
      </w:pPr>
      <w:r w:rsidRPr="000F283A">
        <w:rPr>
          <w:rFonts w:ascii="Times New Roman" w:hAnsi="Times New Roman" w:cs="Times New Roman"/>
          <w:b/>
          <w:bCs/>
          <w:noProof/>
          <w:lang w:val="en-US"/>
        </w:rPr>
        <w:lastRenderedPageBreak/>
        <w:drawing>
          <wp:inline distT="0" distB="0" distL="0" distR="0" wp14:anchorId="2FE764C0" wp14:editId="7B12F97B">
            <wp:extent cx="4487298" cy="2771775"/>
            <wp:effectExtent l="0" t="0" r="8890" b="0"/>
            <wp:docPr id="7314571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3311" cy="2775489"/>
                    </a:xfrm>
                    <a:prstGeom prst="rect">
                      <a:avLst/>
                    </a:prstGeom>
                    <a:noFill/>
                  </pic:spPr>
                </pic:pic>
              </a:graphicData>
            </a:graphic>
          </wp:inline>
        </w:drawing>
      </w:r>
    </w:p>
    <w:p w14:paraId="50AA0144" w14:textId="4B0A047E" w:rsidR="002217CE" w:rsidRPr="000F283A" w:rsidRDefault="00951F0B"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 xml:space="preserve">Figure 3. Cost-effectiveness plane based on </w:t>
      </w:r>
      <w:r w:rsidR="00A543A5" w:rsidRPr="00520B88">
        <w:rPr>
          <w:rFonts w:ascii="Times New Roman" w:hAnsi="Times New Roman" w:cs="Times New Roman"/>
          <w:b/>
          <w:bCs/>
          <w:i/>
          <w:iCs/>
          <w:sz w:val="20"/>
          <w:szCs w:val="20"/>
          <w:lang w:val="en-US"/>
        </w:rPr>
        <w:t>1</w:t>
      </w:r>
      <w:r w:rsidRPr="00520B88">
        <w:rPr>
          <w:rFonts w:ascii="Times New Roman" w:hAnsi="Times New Roman" w:cs="Times New Roman"/>
          <w:b/>
          <w:bCs/>
          <w:i/>
          <w:iCs/>
          <w:sz w:val="20"/>
          <w:szCs w:val="20"/>
          <w:lang w:val="en-US"/>
        </w:rPr>
        <w:t>,000 probabilistic simulations.</w:t>
      </w:r>
      <w:r w:rsidRPr="000F283A">
        <w:rPr>
          <w:rFonts w:ascii="Times New Roman" w:hAnsi="Times New Roman" w:cs="Times New Roman"/>
          <w:i/>
          <w:iCs/>
          <w:sz w:val="20"/>
          <w:szCs w:val="20"/>
          <w:lang w:val="en-US"/>
        </w:rPr>
        <w:t xml:space="preserve"> Each point represents the incremental costs and QALYs of the intervention compared to the comparator under one simulation draw. Most simulations fall in the southeast quadrant, indicating that the intervention is both cost-saving and more effective. All costs are expressed in 2023 euros (€).</w:t>
      </w:r>
    </w:p>
    <w:p w14:paraId="42CDC593" w14:textId="00CE4432" w:rsidR="00A16DC5" w:rsidRPr="000F283A" w:rsidRDefault="008B4A09" w:rsidP="00CD4DDA">
      <w:pPr>
        <w:spacing w:line="360" w:lineRule="auto"/>
        <w:rPr>
          <w:rFonts w:ascii="Times New Roman" w:hAnsi="Times New Roman" w:cs="Times New Roman"/>
          <w:lang w:val="en-US"/>
        </w:rPr>
      </w:pPr>
      <w:r w:rsidRPr="000F283A">
        <w:rPr>
          <w:rFonts w:ascii="Times New Roman" w:hAnsi="Times New Roman" w:cs="Times New Roman"/>
          <w:noProof/>
          <w:lang w:val="en-US"/>
        </w:rPr>
        <w:drawing>
          <wp:inline distT="0" distB="0" distL="0" distR="0" wp14:anchorId="58792385" wp14:editId="21D397D4">
            <wp:extent cx="4410075" cy="2724075"/>
            <wp:effectExtent l="0" t="0" r="0" b="635"/>
            <wp:docPr id="20999987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0811" cy="2730706"/>
                    </a:xfrm>
                    <a:prstGeom prst="rect">
                      <a:avLst/>
                    </a:prstGeom>
                    <a:noFill/>
                  </pic:spPr>
                </pic:pic>
              </a:graphicData>
            </a:graphic>
          </wp:inline>
        </w:drawing>
      </w:r>
    </w:p>
    <w:p w14:paraId="4890CBC5" w14:textId="368C9F2E" w:rsidR="00A16DC5" w:rsidRPr="000F283A" w:rsidRDefault="00A16DC5" w:rsidP="00CD4DDA">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Figure 4. Cost-Effectiveness Acceptability Curve (CEAC) showing the probability that the intervention is cost-effective across a range of willingness-to-pay (WTP) thresholds per QALY gained.</w:t>
      </w:r>
      <w:r w:rsidRPr="000F283A">
        <w:rPr>
          <w:rFonts w:ascii="Times New Roman" w:hAnsi="Times New Roman" w:cs="Times New Roman"/>
          <w:i/>
          <w:iCs/>
          <w:sz w:val="20"/>
          <w:szCs w:val="20"/>
          <w:lang w:val="en-US"/>
        </w:rPr>
        <w:t xml:space="preserve"> The curve illustrates increasing confidence in cost-effectiveness as the WTP threshold rises, with near-certainty achieved above approximately –€25,000 per QALY.</w:t>
      </w:r>
    </w:p>
    <w:p w14:paraId="7BEC546B" w14:textId="77777777" w:rsidR="00A16DC5" w:rsidRPr="000F283A" w:rsidRDefault="00A16DC5" w:rsidP="00CD4DDA">
      <w:pPr>
        <w:spacing w:line="360" w:lineRule="auto"/>
        <w:rPr>
          <w:rFonts w:ascii="Times New Roman" w:hAnsi="Times New Roman" w:cs="Times New Roman"/>
          <w:lang w:val="en-US"/>
        </w:rPr>
      </w:pPr>
    </w:p>
    <w:p w14:paraId="35647095" w14:textId="77777777" w:rsidR="00A16DC5" w:rsidRPr="000F283A" w:rsidRDefault="00A16DC5" w:rsidP="00CD4DDA">
      <w:pPr>
        <w:spacing w:line="360" w:lineRule="auto"/>
        <w:rPr>
          <w:rFonts w:ascii="Times New Roman" w:hAnsi="Times New Roman" w:cs="Times New Roman"/>
          <w:lang w:val="en-US"/>
        </w:rPr>
      </w:pPr>
    </w:p>
    <w:p w14:paraId="5B91034E" w14:textId="762636C4" w:rsidR="00CD4DDA" w:rsidRPr="000F283A" w:rsidRDefault="00CD4DDA" w:rsidP="00CD4DDA">
      <w:pPr>
        <w:spacing w:line="360" w:lineRule="auto"/>
        <w:rPr>
          <w:rFonts w:ascii="Times New Roman" w:hAnsi="Times New Roman" w:cs="Times New Roman"/>
          <w:lang w:val="en-US"/>
        </w:rPr>
      </w:pPr>
      <w:r w:rsidRPr="000F283A">
        <w:rPr>
          <w:rFonts w:ascii="Times New Roman" w:hAnsi="Times New Roman" w:cs="Times New Roman"/>
          <w:lang w:val="en-US"/>
        </w:rPr>
        <w:lastRenderedPageBreak/>
        <w:t>The expected value of perfect information (EVPI) was €</w:t>
      </w:r>
      <w:r w:rsidR="008B4A09" w:rsidRPr="000F283A">
        <w:rPr>
          <w:rFonts w:ascii="Times New Roman" w:hAnsi="Times New Roman" w:cs="Times New Roman"/>
          <w:lang w:val="en-US"/>
        </w:rPr>
        <w:t xml:space="preserve">24,946,099 </w:t>
      </w:r>
      <w:r w:rsidRPr="000F283A">
        <w:rPr>
          <w:rFonts w:ascii="Times New Roman" w:hAnsi="Times New Roman" w:cs="Times New Roman"/>
          <w:lang w:val="en-US"/>
        </w:rPr>
        <w:t>meaning €</w:t>
      </w:r>
      <w:r w:rsidR="008B4A09" w:rsidRPr="000F283A">
        <w:rPr>
          <w:rFonts w:ascii="Times New Roman" w:hAnsi="Times New Roman" w:cs="Times New Roman"/>
          <w:lang w:val="en-US"/>
        </w:rPr>
        <w:t xml:space="preserve">1,247,305 per year </w:t>
      </w:r>
      <w:r w:rsidRPr="000F283A">
        <w:rPr>
          <w:rFonts w:ascii="Times New Roman" w:hAnsi="Times New Roman" w:cs="Times New Roman"/>
          <w:lang w:val="en-US"/>
        </w:rPr>
        <w:t>or €22</w:t>
      </w:r>
      <w:r w:rsidR="002342FB" w:rsidRPr="000F283A">
        <w:rPr>
          <w:rFonts w:ascii="Times New Roman" w:hAnsi="Times New Roman" w:cs="Times New Roman"/>
          <w:lang w:val="en-US"/>
        </w:rPr>
        <w:t>·</w:t>
      </w:r>
      <w:r w:rsidR="008B4A09" w:rsidRPr="000F283A">
        <w:rPr>
          <w:rFonts w:ascii="Times New Roman" w:hAnsi="Times New Roman" w:cs="Times New Roman"/>
          <w:lang w:val="en-US"/>
        </w:rPr>
        <w:t>78</w:t>
      </w:r>
      <w:r w:rsidRPr="000F283A">
        <w:rPr>
          <w:rFonts w:ascii="Times New Roman" w:hAnsi="Times New Roman" w:cs="Times New Roman"/>
          <w:lang w:val="en-US"/>
        </w:rPr>
        <w:t xml:space="preserve"> </w:t>
      </w:r>
      <w:r w:rsidR="00A8414B" w:rsidRPr="000F283A">
        <w:rPr>
          <w:rFonts w:ascii="Times New Roman" w:hAnsi="Times New Roman" w:cs="Times New Roman"/>
          <w:lang w:val="en-US"/>
        </w:rPr>
        <w:t>per patient and year</w:t>
      </w:r>
      <w:r w:rsidRPr="000F283A">
        <w:rPr>
          <w:rFonts w:ascii="Times New Roman" w:hAnsi="Times New Roman" w:cs="Times New Roman"/>
          <w:lang w:val="en-US"/>
        </w:rPr>
        <w:t>.</w:t>
      </w:r>
    </w:p>
    <w:p w14:paraId="2BCE41BC" w14:textId="6538B0E7" w:rsidR="00FE5A93" w:rsidRPr="000F283A" w:rsidRDefault="00FE5A93" w:rsidP="003567E7">
      <w:pPr>
        <w:spacing w:line="360" w:lineRule="auto"/>
        <w:rPr>
          <w:rFonts w:ascii="Times New Roman" w:hAnsi="Times New Roman" w:cs="Times New Roman"/>
          <w:b/>
          <w:bCs/>
          <w:lang w:val="en-US"/>
        </w:rPr>
      </w:pPr>
    </w:p>
    <w:p w14:paraId="16839F96" w14:textId="6EC29A0D" w:rsidR="00EE6EDD" w:rsidRPr="000F283A" w:rsidRDefault="00EE6EDD" w:rsidP="003567E7">
      <w:pPr>
        <w:spacing w:line="360" w:lineRule="auto"/>
        <w:rPr>
          <w:rFonts w:ascii="Times New Roman" w:hAnsi="Times New Roman" w:cs="Times New Roman"/>
          <w:b/>
          <w:bCs/>
          <w:lang w:val="en-US"/>
        </w:rPr>
      </w:pPr>
      <w:r w:rsidRPr="000F283A">
        <w:rPr>
          <w:rFonts w:ascii="Times New Roman" w:hAnsi="Times New Roman" w:cs="Times New Roman"/>
          <w:b/>
          <w:bCs/>
          <w:noProof/>
          <w:lang w:val="en-US"/>
        </w:rPr>
        <mc:AlternateContent>
          <mc:Choice Requires="wps">
            <w:drawing>
              <wp:anchor distT="45720" distB="45720" distL="114300" distR="114300" simplePos="0" relativeHeight="251659264" behindDoc="0" locked="0" layoutInCell="1" allowOverlap="1" wp14:anchorId="773CCB83" wp14:editId="187E9BBA">
                <wp:simplePos x="0" y="0"/>
                <wp:positionH relativeFrom="column">
                  <wp:posOffset>-81280</wp:posOffset>
                </wp:positionH>
                <wp:positionV relativeFrom="paragraph">
                  <wp:posOffset>366395</wp:posOffset>
                </wp:positionV>
                <wp:extent cx="6324600" cy="1404620"/>
                <wp:effectExtent l="0" t="0" r="19050" b="222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1404620"/>
                        </a:xfrm>
                        <a:prstGeom prst="rect">
                          <a:avLst/>
                        </a:prstGeom>
                        <a:solidFill>
                          <a:srgbClr val="FFFFFF"/>
                        </a:solidFill>
                        <a:ln w="9525">
                          <a:solidFill>
                            <a:srgbClr val="000000"/>
                          </a:solidFill>
                          <a:miter lim="800000"/>
                          <a:headEnd/>
                          <a:tailEnd/>
                        </a:ln>
                      </wps:spPr>
                      <wps:txbx>
                        <w:txbxContent>
                          <w:p w14:paraId="5FAEFA83" w14:textId="06CD52FC" w:rsidR="00EE6EDD" w:rsidRPr="002A40E0" w:rsidRDefault="00EE6EDD" w:rsidP="00EE6EDD">
                            <w:pPr>
                              <w:rPr>
                                <w:rFonts w:ascii="Times New Roman" w:hAnsi="Times New Roman" w:cs="Times New Roman"/>
                                <w:lang w:val="en-US"/>
                              </w:rPr>
                            </w:pPr>
                            <w:r w:rsidRPr="002A40E0">
                              <w:rPr>
                                <w:rFonts w:ascii="Times New Roman" w:hAnsi="Times New Roman" w:cs="Times New Roman"/>
                                <w:b/>
                                <w:bCs/>
                                <w:lang w:val="en-US"/>
                              </w:rPr>
                              <w:t xml:space="preserve">Research in context </w:t>
                            </w:r>
                          </w:p>
                          <w:p w14:paraId="56CD4DF4" w14:textId="77777777" w:rsidR="00EE6EDD" w:rsidRPr="002A40E0" w:rsidRDefault="00EE6EDD" w:rsidP="00EE6EDD">
                            <w:pPr>
                              <w:rPr>
                                <w:rFonts w:ascii="Times New Roman" w:hAnsi="Times New Roman" w:cs="Times New Roman"/>
                                <w:b/>
                                <w:bCs/>
                                <w:lang w:val="en-US"/>
                              </w:rPr>
                            </w:pPr>
                            <w:r w:rsidRPr="00EE6EDD">
                              <w:rPr>
                                <w:rFonts w:ascii="Times New Roman" w:hAnsi="Times New Roman" w:cs="Times New Roman"/>
                                <w:b/>
                                <w:bCs/>
                                <w:lang w:val="en-US"/>
                              </w:rPr>
                              <w:t xml:space="preserve">Evidence before this study </w:t>
                            </w:r>
                          </w:p>
                          <w:p w14:paraId="7E6026AB" w14:textId="7777777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 xml:space="preserve">Chagas disease is </w:t>
                            </w:r>
                            <w:r w:rsidRPr="002A40E0">
                              <w:rPr>
                                <w:rFonts w:ascii="Times New Roman" w:hAnsi="Times New Roman" w:cs="Times New Roman"/>
                                <w:lang w:val="en-US"/>
                              </w:rPr>
                              <w:t xml:space="preserve">a </w:t>
                            </w:r>
                            <w:r w:rsidRPr="002A40E0">
                              <w:rPr>
                                <w:rFonts w:ascii="Times New Roman" w:hAnsi="Times New Roman" w:cs="Times New Roman"/>
                                <w:lang w:val="en-US"/>
                              </w:rPr>
                              <w:t>public health concern in Europe, particularly in Spain, which hosts a large population of migrants from endemic regions. Previous studies have identified multiple barriers to accessing treatment, including regulatory, logistical, and socioeconomic factors. For patients, the cost of benznidazole remains a substantial barrier, despite its established efficacy in reducing disease progression.</w:t>
                            </w:r>
                          </w:p>
                          <w:p w14:paraId="7E2F7379" w14:textId="63C45790"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Added value of this study </w:t>
                            </w:r>
                          </w:p>
                          <w:p w14:paraId="37E1879E" w14:textId="7777777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To our knowledge, this is the first study to evaluate the cost-effectiveness of benznidazole treatment for Chagas disease within a European health system. Using a dynamic Markov model, we show that benznidazole is not only cost-effective but cost-saving when provided to eligible patients. Our findings indicate that failing to provide the drug free of charge results in higher long-term healthcare costs and reduced quality of life for affected migrant populations.</w:t>
                            </w:r>
                          </w:p>
                          <w:p w14:paraId="7B3DAB28" w14:textId="34A1A271"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Implications of all the available evidence </w:t>
                            </w:r>
                          </w:p>
                          <w:p w14:paraId="1FA79636" w14:textId="5F9F6D13" w:rsidR="00EE6EDD" w:rsidRPr="002A40E0" w:rsidRDefault="002A40E0" w:rsidP="00EE6EDD">
                            <w:pPr>
                              <w:rPr>
                                <w:rFonts w:ascii="Times New Roman" w:hAnsi="Times New Roman" w:cs="Times New Roman"/>
                                <w:lang w:val="en-US"/>
                              </w:rPr>
                            </w:pPr>
                            <w:proofErr w:type="gramStart"/>
                            <w:r w:rsidRPr="002A40E0">
                              <w:rPr>
                                <w:rFonts w:ascii="Times New Roman" w:hAnsi="Times New Roman" w:cs="Times New Roman"/>
                                <w:lang w:val="en-US"/>
                              </w:rPr>
                              <w:t>In light of</w:t>
                            </w:r>
                            <w:proofErr w:type="gramEnd"/>
                            <w:r w:rsidRPr="002A40E0">
                              <w:rPr>
                                <w:rFonts w:ascii="Times New Roman" w:hAnsi="Times New Roman" w:cs="Times New Roman"/>
                                <w:lang w:val="en-US"/>
                              </w:rPr>
                              <w:t xml:space="preserve"> existing clinical and epidemiological evidence, and supported by our economic analysis, benznidazole should be made freely available to migrants with Chagas disease across Europe. Removing financial barriers to treatment would improve health outcomes, promote health equity, and generate savings for European healthcare systems.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3CCB83" id="_x0000_t202" coordsize="21600,21600" o:spt="202" path="m,l,21600r21600,l21600,xe">
                <v:stroke joinstyle="miter"/>
                <v:path gradientshapeok="t" o:connecttype="rect"/>
              </v:shapetype>
              <v:shape id="Cuadro de texto 2" o:spid="_x0000_s1026" type="#_x0000_t202" style="position:absolute;margin-left:-6.4pt;margin-top:28.85pt;width:49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">
                <v:textbox style="mso-fit-shape-to-text:t">
                  <w:txbxContent>
                    <w:p w14:paraId="5FAEFA83" w14:textId="06CD52FC" w:rsidR="00EE6EDD" w:rsidRPr="002A40E0" w:rsidRDefault="00EE6EDD" w:rsidP="00EE6EDD">
                      <w:pPr>
                        <w:rPr>
                          <w:rFonts w:ascii="Times New Roman" w:hAnsi="Times New Roman" w:cs="Times New Roman"/>
                          <w:lang w:val="en-US"/>
                        </w:rPr>
                      </w:pPr>
                      <w:r w:rsidRPr="002A40E0">
                        <w:rPr>
                          <w:rFonts w:ascii="Times New Roman" w:hAnsi="Times New Roman" w:cs="Times New Roman"/>
                          <w:b/>
                          <w:bCs/>
                          <w:lang w:val="en-US"/>
                        </w:rPr>
                        <w:t xml:space="preserve">Research in context </w:t>
                      </w:r>
                    </w:p>
                    <w:p w14:paraId="56CD4DF4" w14:textId="77777777" w:rsidR="00EE6EDD" w:rsidRPr="002A40E0" w:rsidRDefault="00EE6EDD" w:rsidP="00EE6EDD">
                      <w:pPr>
                        <w:rPr>
                          <w:rFonts w:ascii="Times New Roman" w:hAnsi="Times New Roman" w:cs="Times New Roman"/>
                          <w:b/>
                          <w:bCs/>
                          <w:lang w:val="en-US"/>
                        </w:rPr>
                      </w:pPr>
                      <w:r w:rsidRPr="00EE6EDD">
                        <w:rPr>
                          <w:rFonts w:ascii="Times New Roman" w:hAnsi="Times New Roman" w:cs="Times New Roman"/>
                          <w:b/>
                          <w:bCs/>
                          <w:lang w:val="en-US"/>
                        </w:rPr>
                        <w:t xml:space="preserve">Evidence before this study </w:t>
                      </w:r>
                    </w:p>
                    <w:p w14:paraId="7E6026AB" w14:textId="7777777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 xml:space="preserve">Chagas disease is </w:t>
                      </w:r>
                      <w:r w:rsidRPr="002A40E0">
                        <w:rPr>
                          <w:rFonts w:ascii="Times New Roman" w:hAnsi="Times New Roman" w:cs="Times New Roman"/>
                          <w:lang w:val="en-US"/>
                        </w:rPr>
                        <w:t xml:space="preserve">a </w:t>
                      </w:r>
                      <w:r w:rsidRPr="002A40E0">
                        <w:rPr>
                          <w:rFonts w:ascii="Times New Roman" w:hAnsi="Times New Roman" w:cs="Times New Roman"/>
                          <w:lang w:val="en-US"/>
                        </w:rPr>
                        <w:t>public health concern in Europe, particularly in Spain, which hosts a large population of migrants from endemic regions. Previous studies have identified multiple barriers to accessing treatment, including regulatory, logistical, and socioeconomic factors. For patients, the cost of benznidazole remains a substantial barrier, despite its established efficacy in reducing disease progression.</w:t>
                      </w:r>
                    </w:p>
                    <w:p w14:paraId="7E2F7379" w14:textId="63C45790"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Added value of this study </w:t>
                      </w:r>
                    </w:p>
                    <w:p w14:paraId="37E1879E" w14:textId="7777777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To our knowledge, this is the first study to evaluate the cost-effectiveness of benznidazole treatment for Chagas disease within a European health system. Using a dynamic Markov model, we show that benznidazole is not only cost-effective but cost-saving when provided to eligible patients. Our findings indicate that failing to provide the drug free of charge results in higher long-term healthcare costs and reduced quality of life for affected migrant populations.</w:t>
                      </w:r>
                    </w:p>
                    <w:p w14:paraId="7B3DAB28" w14:textId="34A1A271"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Implications of all the available evidence </w:t>
                      </w:r>
                    </w:p>
                    <w:p w14:paraId="1FA79636" w14:textId="5F9F6D13" w:rsidR="00EE6EDD" w:rsidRPr="002A40E0" w:rsidRDefault="002A40E0" w:rsidP="00EE6EDD">
                      <w:pPr>
                        <w:rPr>
                          <w:rFonts w:ascii="Times New Roman" w:hAnsi="Times New Roman" w:cs="Times New Roman"/>
                          <w:lang w:val="en-US"/>
                        </w:rPr>
                      </w:pPr>
                      <w:proofErr w:type="gramStart"/>
                      <w:r w:rsidRPr="002A40E0">
                        <w:rPr>
                          <w:rFonts w:ascii="Times New Roman" w:hAnsi="Times New Roman" w:cs="Times New Roman"/>
                          <w:lang w:val="en-US"/>
                        </w:rPr>
                        <w:t>In light of</w:t>
                      </w:r>
                      <w:proofErr w:type="gramEnd"/>
                      <w:r w:rsidRPr="002A40E0">
                        <w:rPr>
                          <w:rFonts w:ascii="Times New Roman" w:hAnsi="Times New Roman" w:cs="Times New Roman"/>
                          <w:lang w:val="en-US"/>
                        </w:rPr>
                        <w:t xml:space="preserve"> existing clinical and epidemiological evidence, and supported by our economic analysis, benznidazole should be made freely available to migrants with Chagas disease across Europe. Removing financial barriers to treatment would improve health outcomes, promote health equity, and generate savings for European healthcare systems.</w:t>
                      </w:r>
                    </w:p>
                  </w:txbxContent>
                </v:textbox>
                <w10:wrap type="square"/>
              </v:shape>
            </w:pict>
          </mc:Fallback>
        </mc:AlternateContent>
      </w:r>
      <w:r w:rsidR="00382A72" w:rsidRPr="000F283A">
        <w:rPr>
          <w:rFonts w:ascii="Times New Roman" w:hAnsi="Times New Roman" w:cs="Times New Roman"/>
          <w:b/>
          <w:bCs/>
          <w:lang w:val="en-US"/>
        </w:rPr>
        <w:t>Discussion</w:t>
      </w:r>
    </w:p>
    <w:p w14:paraId="4418B8A7" w14:textId="6F07FCBB" w:rsidR="00382A72" w:rsidRPr="000F283A" w:rsidRDefault="00F83507" w:rsidP="003567E7">
      <w:pPr>
        <w:spacing w:line="360" w:lineRule="auto"/>
        <w:rPr>
          <w:rFonts w:ascii="Times New Roman" w:hAnsi="Times New Roman" w:cs="Times New Roman"/>
          <w:lang w:val="en-US"/>
        </w:rPr>
      </w:pPr>
      <w:r w:rsidRPr="000F283A">
        <w:rPr>
          <w:rFonts w:ascii="Times New Roman" w:hAnsi="Times New Roman" w:cs="Times New Roman"/>
          <w:b/>
          <w:bCs/>
          <w:lang w:val="en-US"/>
        </w:rPr>
        <w:br/>
      </w:r>
      <w:r w:rsidR="00951F0B" w:rsidRPr="000F283A">
        <w:rPr>
          <w:rFonts w:ascii="Times New Roman" w:hAnsi="Times New Roman" w:cs="Times New Roman"/>
          <w:lang w:val="en-US"/>
        </w:rPr>
        <w:t xml:space="preserve">In our study, we found </w:t>
      </w:r>
      <w:r w:rsidR="00FE5A93" w:rsidRPr="000F283A">
        <w:rPr>
          <w:rFonts w:ascii="Times New Roman" w:hAnsi="Times New Roman" w:cs="Times New Roman"/>
          <w:lang w:val="en-US"/>
        </w:rPr>
        <w:t>b</w:t>
      </w:r>
      <w:r w:rsidR="00951F0B" w:rsidRPr="000F283A">
        <w:rPr>
          <w:rFonts w:ascii="Times New Roman" w:hAnsi="Times New Roman" w:cs="Times New Roman"/>
          <w:lang w:val="en-US"/>
        </w:rPr>
        <w:t>enznidazole to be a cost-saving treatment for the treatment of patients with asymptomatic Chagas disease</w:t>
      </w:r>
      <w:r w:rsidR="00FE5A93" w:rsidRPr="000F283A">
        <w:rPr>
          <w:rFonts w:ascii="Times New Roman" w:hAnsi="Times New Roman" w:cs="Times New Roman"/>
          <w:lang w:val="en-US"/>
        </w:rPr>
        <w:t>, as the study arm treated with benznidazole not only yielded more QALYs but also ended up with less total costs. Moreover, both the deterministic sensitivity analysis and the PSA show us the same results, pointing out that the results are robust. Only the most extreme values of the effectiveness of benznidazole in reducing the progression to cardiac disease increased the ICER and made it not cost-effective, however it still fell below the WTP.</w:t>
      </w:r>
    </w:p>
    <w:p w14:paraId="7D29375C" w14:textId="087A3B89" w:rsidR="0003270A" w:rsidRPr="000F283A" w:rsidRDefault="0003270A"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At present, benznidazole is not </w:t>
      </w:r>
      <w:r w:rsidR="00146F40" w:rsidRPr="000F283A">
        <w:rPr>
          <w:rFonts w:ascii="Times New Roman" w:hAnsi="Times New Roman" w:cs="Times New Roman"/>
          <w:lang w:val="en-US"/>
        </w:rPr>
        <w:t xml:space="preserve">commercialized in Spain and not </w:t>
      </w:r>
      <w:r w:rsidRPr="000F283A">
        <w:rPr>
          <w:rFonts w:ascii="Times New Roman" w:hAnsi="Times New Roman" w:cs="Times New Roman"/>
          <w:lang w:val="en-US"/>
        </w:rPr>
        <w:t xml:space="preserve">covered free of cost in the Spanish health system. </w:t>
      </w:r>
      <w:r w:rsidR="00146F40" w:rsidRPr="000F283A">
        <w:rPr>
          <w:rFonts w:ascii="Times New Roman" w:hAnsi="Times New Roman" w:cs="Times New Roman"/>
          <w:lang w:val="en-US"/>
        </w:rPr>
        <w:t>This means that availability is drastically reduced, for several reasons. Migrants are a vulnerable population, and many cannot afford the treatment. The drug must be imported from abroad and on top of this normal distribution channels cannot be used. It would make sense,</w:t>
      </w:r>
      <w:r w:rsidRPr="000F283A">
        <w:rPr>
          <w:rFonts w:ascii="Times New Roman" w:hAnsi="Times New Roman" w:cs="Times New Roman"/>
          <w:lang w:val="en-US"/>
        </w:rPr>
        <w:t xml:space="preserve"> in the light of these results</w:t>
      </w:r>
      <w:r w:rsidR="00146F40" w:rsidRPr="000F283A">
        <w:rPr>
          <w:rFonts w:ascii="Times New Roman" w:hAnsi="Times New Roman" w:cs="Times New Roman"/>
          <w:lang w:val="en-US"/>
        </w:rPr>
        <w:t xml:space="preserve">, to cover Benznidazole for free. Not doing it is costing the </w:t>
      </w:r>
      <w:proofErr w:type="spellStart"/>
      <w:r w:rsidR="00386A5C" w:rsidRPr="000F283A">
        <w:rPr>
          <w:rFonts w:ascii="Times New Roman" w:hAnsi="Times New Roman" w:cs="Times New Roman"/>
          <w:lang w:val="en-US"/>
        </w:rPr>
        <w:t>h</w:t>
      </w:r>
      <w:r w:rsidR="00146F40" w:rsidRPr="000F283A">
        <w:rPr>
          <w:rFonts w:ascii="Times New Roman" w:hAnsi="Times New Roman" w:cs="Times New Roman"/>
          <w:lang w:val="en-US"/>
        </w:rPr>
        <w:t>ealtcare</w:t>
      </w:r>
      <w:proofErr w:type="spellEnd"/>
      <w:r w:rsidR="00146F40" w:rsidRPr="000F283A">
        <w:rPr>
          <w:rFonts w:ascii="Times New Roman" w:hAnsi="Times New Roman" w:cs="Times New Roman"/>
          <w:lang w:val="en-US"/>
        </w:rPr>
        <w:t xml:space="preserve"> system</w:t>
      </w:r>
      <w:r w:rsidR="00386A5C" w:rsidRPr="000F283A">
        <w:rPr>
          <w:rFonts w:ascii="Times New Roman" w:hAnsi="Times New Roman" w:cs="Times New Roman"/>
          <w:lang w:val="en-US"/>
        </w:rPr>
        <w:t xml:space="preserve"> €</w:t>
      </w:r>
      <w:r w:rsidR="00146F40" w:rsidRPr="000F283A">
        <w:rPr>
          <w:rFonts w:ascii="Times New Roman" w:hAnsi="Times New Roman" w:cs="Times New Roman"/>
          <w:lang w:val="en-US"/>
        </w:rPr>
        <w:t xml:space="preserve"> </w:t>
      </w:r>
      <w:r w:rsidR="00386A5C" w:rsidRPr="000F283A">
        <w:rPr>
          <w:rFonts w:ascii="Times New Roman" w:hAnsi="Times New Roman" w:cs="Times New Roman"/>
          <w:lang w:val="en-US"/>
        </w:rPr>
        <w:t>28,004,598 per year.</w:t>
      </w:r>
      <w:r w:rsidR="00146F40" w:rsidRPr="000F283A">
        <w:rPr>
          <w:rFonts w:ascii="Times New Roman" w:hAnsi="Times New Roman" w:cs="Times New Roman"/>
          <w:lang w:val="en-US"/>
        </w:rPr>
        <w:t xml:space="preserve"> Moreover, </w:t>
      </w:r>
      <w:r w:rsidRPr="000F283A">
        <w:rPr>
          <w:rFonts w:ascii="Times New Roman" w:hAnsi="Times New Roman" w:cs="Times New Roman"/>
          <w:lang w:val="en-US"/>
        </w:rPr>
        <w:t>p</w:t>
      </w:r>
      <w:r w:rsidR="00F57AA9" w:rsidRPr="000F283A">
        <w:rPr>
          <w:rFonts w:ascii="Times New Roman" w:hAnsi="Times New Roman" w:cs="Times New Roman"/>
          <w:lang w:val="en-US"/>
        </w:rPr>
        <w:t xml:space="preserve">revious studies have </w:t>
      </w:r>
      <w:r w:rsidR="00386A5C" w:rsidRPr="000F283A">
        <w:rPr>
          <w:rFonts w:ascii="Times New Roman" w:hAnsi="Times New Roman" w:cs="Times New Roman"/>
          <w:lang w:val="en-US"/>
        </w:rPr>
        <w:t xml:space="preserve">also </w:t>
      </w:r>
      <w:r w:rsidRPr="000F283A">
        <w:rPr>
          <w:rFonts w:ascii="Times New Roman" w:hAnsi="Times New Roman" w:cs="Times New Roman"/>
          <w:lang w:val="en-US"/>
        </w:rPr>
        <w:t xml:space="preserve">found </w:t>
      </w:r>
      <w:r w:rsidR="00F57AA9" w:rsidRPr="000F283A">
        <w:rPr>
          <w:rFonts w:ascii="Times New Roman" w:hAnsi="Times New Roman" w:cs="Times New Roman"/>
          <w:lang w:val="en-US"/>
        </w:rPr>
        <w:t>Chagas disease screening</w:t>
      </w:r>
      <w:r w:rsidRPr="000F283A">
        <w:rPr>
          <w:rFonts w:ascii="Times New Roman" w:hAnsi="Times New Roman" w:cs="Times New Roman"/>
          <w:lang w:val="en-US"/>
        </w:rPr>
        <w:t xml:space="preserve"> programs to be cost-effective</w:t>
      </w:r>
      <w:r w:rsidR="00F57AA9" w:rsidRPr="000F283A">
        <w:rPr>
          <w:rFonts w:ascii="Times New Roman" w:hAnsi="Times New Roman" w:cs="Times New Roman"/>
          <w:lang w:val="en-US"/>
        </w:rPr>
        <w:t>.</w:t>
      </w:r>
      <w:r w:rsidR="00B16C9C"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{"citationID":"8rj3heqZ","properties":{"formattedCitation":"\\super 17,30\\nosupersub{}","plainCitation":"17,30","noteIndex":0},"citationItems":[{"id":18,"uris":["http://zotero.org/groups/5772643/items/ES6U6JTY"],"itemData":{"id":18,"type":"article-journal","abstract":"Screening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volume":"0","author":[{"family":"Requena-Mendez","given":"Ana"},{"family":"Bussion","given":"Sheila"},{"family":"Aldasoro","given":"Edelweiss"},{"family":"Jackson","given":"Yves"},{"family":"Angheben","given":"Andrea"},{"family":"Moore","given":"David"},{"family":"Pinazo","given":"María-Jesús"},{"family":"Gascon","given":"Joaquim"},{"family":"Muñoz","given":"Jose"},{"family":"Sicuri","given":"Elisa"}],"issued":{"date-parts":[["2017",1,1]]}}},{"id":136,"uris":["http://zotero.org/groups/5772643/items/UKEJJS2S"],"itemData":{"id":136,"type":"article-journal","abstract":"Background Japan is estimated to host 3000 cases of Chagas disease (CD). However, there are no epidemiological data and policies for prevention and care. We aimed to analyze the current situation of CD in Japan and identify possible barriers to seeking care.","container-title":"The Lancet Regional Health - Western Pacific","DOI":"10.1016/j.lanwpc.2022.100574","ISSN":"26666065","journalAbbreviation":"The Lancet Regional Health - Western Pacific","language":"en","page":"100574","source":"DOI.org (Crossref)","title":"Analysis of the Chagas disease situation in Japan: a cross sectional study and cost-effectiveness analysis of a Chagas disease screening program","title-short":"Analysis of the Chagas disease situation in Japan","volume":"31","author":[{"family":"Iglesias Rodríguez","given":"Inés María"},{"family":"Miura","given":"Sachio"},{"family":"Maeda","given":"Takuya"},{"family":"Imai","given":"Kazuo"},{"family":"Smith","given":"Chris"},{"family":"Vasquez Velasquez","given":"Clara"},{"family":"Honda","given":"Sumihisa"},{"family":"Hirayama","given":"Kenji"}],"issued":{"date-parts":[["2023",2]]}}}],"schema":"https://github.com/citation-style-language/schema/raw/master/csl-citation.json"} </w:instrText>
      </w:r>
      <w:r w:rsidR="00B16C9C"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17,30</w:t>
      </w:r>
      <w:r w:rsidR="00B16C9C" w:rsidRPr="000F283A">
        <w:rPr>
          <w:rFonts w:ascii="Times New Roman" w:hAnsi="Times New Roman" w:cs="Times New Roman"/>
          <w:lang w:val="en-US"/>
        </w:rPr>
        <w:fldChar w:fldCharType="end"/>
      </w:r>
      <w:r w:rsidR="00F57AA9" w:rsidRPr="000F283A">
        <w:rPr>
          <w:rFonts w:ascii="Times New Roman" w:hAnsi="Times New Roman" w:cs="Times New Roman"/>
          <w:lang w:val="en-US"/>
        </w:rPr>
        <w:t xml:space="preserve"> </w:t>
      </w:r>
      <w:r w:rsidRPr="000F283A">
        <w:rPr>
          <w:rFonts w:ascii="Times New Roman" w:hAnsi="Times New Roman" w:cs="Times New Roman"/>
          <w:lang w:val="en-US"/>
        </w:rPr>
        <w:t>On top of this, we have not accounted for the QALYs gained from avoiding congenital transmission of disease</w:t>
      </w:r>
      <w:r w:rsidR="004B759A" w:rsidRPr="000F283A">
        <w:rPr>
          <w:rFonts w:ascii="Times New Roman" w:hAnsi="Times New Roman" w:cs="Times New Roman"/>
          <w:lang w:val="en-US"/>
        </w:rPr>
        <w:t>. Such cases are estimated to be happening in Spain.</w:t>
      </w:r>
      <w:r w:rsidR="004B759A" w:rsidRPr="000F283A">
        <w:rPr>
          <w:rFonts w:ascii="Times New Roman" w:hAnsi="Times New Roman" w:cs="Times New Roman"/>
          <w:lang w:val="en-US"/>
        </w:rPr>
        <w:fldChar w:fldCharType="begin"/>
      </w:r>
      <w:r w:rsidR="00E1283F" w:rsidRPr="000F283A">
        <w:rPr>
          <w:rFonts w:ascii="Times New Roman" w:hAnsi="Times New Roman" w:cs="Times New Roman"/>
          <w:lang w:val="en-US"/>
        </w:rPr>
        <w:instrText xml:space="preserve"> ADDIN ZOTERO_ITEM CSL_CITATION {"citationID":"KXKYmjHD","properties":{"formattedCitation":"\\super 31\\nosupersub{}","plainCitation":"31","noteIndex":0},"citationItems":[{"id":138,"uris":["http://zotero.org/groups/5772643/items/H33PXWRT"],"itemData":{"id":138,"type":"article-journal","abstract":"Background Chagas disease (CD) is a chronic parasitic disease caused by Trypanosoma cruzi and is endemic to continental Latin America. In Spain, the main transmission route is congenital. We aimed to assess adherence to regional recommendations of universal screening for CD during pregnancy in Latin American women in the province of Alicante from 2014 to 2018.","container-title":"PLOS Neglected Tropical Diseases","DOI":"10.1371/journal.pntd.0009281","ISSN":"1935-2735","issue":"3","journalAbbreviation":"PLoS Negl Trop Dis","language":"en","page":"e0009281","source":"DOI.org (Crossref)","title":"Chagas disease screening in pregnant Latin American women: Adherence to a systematic screening protocol in a non-endemic country","title-short":"Chagas disease screening in pregnant Latin American women","volume":"15","author":[{"family":"Llenas-García","given":"Jara"},{"family":"Wikman-Jorgensen","given":"Philip"},{"family":"Gil-Anguita","given":"Concepción"},{"family":"Ramos- Sesma","given":"Violeta"},{"family":"Torrús-Tendero","given":"Diego"},{"family":"Martínez-Goñi","given":"Raquel"},{"family":"Romero-Nieto","given":"Mónica"},{"family":"García-Abellán","given":"Javier"},{"family":"Esteban-Giner","given":"María José"},{"family":"Antelo","given":"Karenina"},{"family":"Navarro-Cots","given":"María"},{"family":"Buñuel","given":"Fernando"},{"family":"Amador","given":"Concepción"},{"family":"García-García","given":"Josefa"},{"family":"Gascón","given":"Isabel"},{"family":"Telenti","given":"Guillermo"},{"family":"Fuentes-Campos","given":"Encarna"},{"family":"Torres","given":"Ignacio"},{"family":"Gimeno-Gascón","given":"Adelina"},{"family":"Ruíz-García","given":"María Montserrat"},{"family":"Navarro","given":"Miriam"},{"family":"Ramos-Rincón","given":"José-Manuel"}],"editor":[{"family":"Silberstein","given":"Erica"}],"issued":{"date-parts":[["2021",3,24]]}}}],"schema":"https://github.com/citation-style-language/schema/raw/master/csl-citation.json"} </w:instrText>
      </w:r>
      <w:r w:rsidR="004B759A"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31</w:t>
      </w:r>
      <w:r w:rsidR="004B759A" w:rsidRPr="000F283A">
        <w:rPr>
          <w:rFonts w:ascii="Times New Roman" w:hAnsi="Times New Roman" w:cs="Times New Roman"/>
          <w:lang w:val="en-US"/>
        </w:rPr>
        <w:fldChar w:fldCharType="end"/>
      </w:r>
    </w:p>
    <w:p w14:paraId="45C00C4E" w14:textId="7F948710" w:rsidR="00A86757" w:rsidRPr="000F283A" w:rsidRDefault="00A86757" w:rsidP="003567E7">
      <w:pPr>
        <w:spacing w:line="360" w:lineRule="auto"/>
        <w:rPr>
          <w:rFonts w:ascii="Times New Roman" w:hAnsi="Times New Roman" w:cs="Times New Roman"/>
          <w:lang w:val="en-US"/>
        </w:rPr>
      </w:pPr>
      <w:r w:rsidRPr="000F283A">
        <w:rPr>
          <w:rFonts w:ascii="Times New Roman" w:hAnsi="Times New Roman" w:cs="Times New Roman"/>
          <w:lang w:val="en-US"/>
        </w:rPr>
        <w:lastRenderedPageBreak/>
        <w:t xml:space="preserve">In the </w:t>
      </w:r>
      <w:r w:rsidR="00A8414B" w:rsidRPr="000F283A">
        <w:rPr>
          <w:rFonts w:ascii="Times New Roman" w:hAnsi="Times New Roman" w:cs="Times New Roman"/>
          <w:lang w:val="en-US"/>
        </w:rPr>
        <w:t xml:space="preserve">Deterministic </w:t>
      </w:r>
      <w:r w:rsidRPr="000F283A">
        <w:rPr>
          <w:rFonts w:ascii="Times New Roman" w:hAnsi="Times New Roman" w:cs="Times New Roman"/>
          <w:lang w:val="en-US"/>
        </w:rPr>
        <w:t>sensitivity analyses, we</w:t>
      </w:r>
      <w:r w:rsidR="00A8414B" w:rsidRPr="000F283A">
        <w:rPr>
          <w:rFonts w:ascii="Times New Roman" w:hAnsi="Times New Roman" w:cs="Times New Roman"/>
          <w:lang w:val="en-US"/>
        </w:rPr>
        <w:t xml:space="preserve"> did not find any </w:t>
      </w:r>
      <w:r w:rsidRPr="000F283A">
        <w:rPr>
          <w:rFonts w:ascii="Times New Roman" w:hAnsi="Times New Roman" w:cs="Times New Roman"/>
          <w:lang w:val="en-US"/>
        </w:rPr>
        <w:t xml:space="preserve">variable that would render benznidazole not </w:t>
      </w:r>
      <w:proofErr w:type="gramStart"/>
      <w:r w:rsidRPr="000F283A">
        <w:rPr>
          <w:rFonts w:ascii="Times New Roman" w:hAnsi="Times New Roman" w:cs="Times New Roman"/>
          <w:lang w:val="en-US"/>
        </w:rPr>
        <w:t>cost-saving</w:t>
      </w:r>
      <w:proofErr w:type="gramEnd"/>
      <w:r w:rsidR="00A8414B" w:rsidRPr="000F283A">
        <w:rPr>
          <w:rFonts w:ascii="Times New Roman" w:hAnsi="Times New Roman" w:cs="Times New Roman"/>
          <w:lang w:val="en-US"/>
        </w:rPr>
        <w:t xml:space="preserve">. In the probabilistic sensitivity </w:t>
      </w:r>
      <w:proofErr w:type="gramStart"/>
      <w:r w:rsidR="00A8414B" w:rsidRPr="000F283A">
        <w:rPr>
          <w:rFonts w:ascii="Times New Roman" w:hAnsi="Times New Roman" w:cs="Times New Roman"/>
          <w:lang w:val="en-US"/>
        </w:rPr>
        <w:t>analysis</w:t>
      </w:r>
      <w:proofErr w:type="gramEnd"/>
      <w:r w:rsidR="00A8414B" w:rsidRPr="000F283A">
        <w:rPr>
          <w:rFonts w:ascii="Times New Roman" w:hAnsi="Times New Roman" w:cs="Times New Roman"/>
          <w:lang w:val="en-US"/>
        </w:rPr>
        <w:t xml:space="preserve"> the most likely result would be that Benznidazole is cost-savin</w:t>
      </w:r>
      <w:r w:rsidR="00386A5C" w:rsidRPr="000F283A">
        <w:rPr>
          <w:rFonts w:ascii="Times New Roman" w:hAnsi="Times New Roman" w:cs="Times New Roman"/>
          <w:lang w:val="en-US"/>
        </w:rPr>
        <w:t>g</w:t>
      </w:r>
      <w:r w:rsidR="00A8414B" w:rsidRPr="000F283A">
        <w:rPr>
          <w:rFonts w:ascii="Times New Roman" w:hAnsi="Times New Roman" w:cs="Times New Roman"/>
          <w:lang w:val="en-US"/>
        </w:rPr>
        <w:t xml:space="preserve"> with more than 95% of the simulations falling well below </w:t>
      </w:r>
      <w:proofErr w:type="gramStart"/>
      <w:r w:rsidR="00A8414B" w:rsidRPr="000F283A">
        <w:rPr>
          <w:rFonts w:ascii="Times New Roman" w:hAnsi="Times New Roman" w:cs="Times New Roman"/>
          <w:lang w:val="en-US"/>
        </w:rPr>
        <w:t>the WTP</w:t>
      </w:r>
      <w:proofErr w:type="gramEnd"/>
      <w:r w:rsidR="00A8414B" w:rsidRPr="000F283A">
        <w:rPr>
          <w:rFonts w:ascii="Times New Roman" w:hAnsi="Times New Roman" w:cs="Times New Roman"/>
          <w:lang w:val="en-US"/>
        </w:rPr>
        <w:t>. Nevertheless, some uncertainty remains and thus the EVPI was calculated and established at €</w:t>
      </w:r>
      <w:r w:rsidRPr="000F283A">
        <w:rPr>
          <w:rFonts w:ascii="Times New Roman" w:hAnsi="Times New Roman" w:cs="Times New Roman"/>
          <w:lang w:val="en-US"/>
        </w:rPr>
        <w:t>1</w:t>
      </w:r>
      <w:r w:rsidR="002342FB" w:rsidRPr="000F283A">
        <w:rPr>
          <w:rFonts w:ascii="Times New Roman" w:hAnsi="Times New Roman" w:cs="Times New Roman"/>
          <w:lang w:val="en-US"/>
        </w:rPr>
        <w:t>·</w:t>
      </w:r>
      <w:r w:rsidRPr="000F283A">
        <w:rPr>
          <w:rFonts w:ascii="Times New Roman" w:hAnsi="Times New Roman" w:cs="Times New Roman"/>
          <w:lang w:val="en-US"/>
        </w:rPr>
        <w:t xml:space="preserve">2 million per year over the study period. Meaning that this should be the amount a </w:t>
      </w:r>
      <w:r w:rsidR="00697A1B" w:rsidRPr="000F283A">
        <w:rPr>
          <w:rFonts w:ascii="Times New Roman" w:hAnsi="Times New Roman" w:cs="Times New Roman"/>
          <w:lang w:val="en-US"/>
        </w:rPr>
        <w:t>health policy maker would be willing to pay for the uncertainty reduction derived from the perfect information.</w:t>
      </w:r>
      <w:r w:rsidR="00A8414B" w:rsidRPr="000F283A">
        <w:rPr>
          <w:rFonts w:ascii="Times New Roman" w:hAnsi="Times New Roman" w:cs="Times New Roman"/>
          <w:lang w:val="en-US"/>
        </w:rPr>
        <w:t xml:space="preserve"> This data has important implications when allocating funds for </w:t>
      </w:r>
      <w:r w:rsidR="00386A5C" w:rsidRPr="000F283A">
        <w:rPr>
          <w:rFonts w:ascii="Times New Roman" w:hAnsi="Times New Roman" w:cs="Times New Roman"/>
          <w:lang w:val="en-US"/>
        </w:rPr>
        <w:t xml:space="preserve">future </w:t>
      </w:r>
      <w:r w:rsidR="00A8414B" w:rsidRPr="000F283A">
        <w:rPr>
          <w:rFonts w:ascii="Times New Roman" w:hAnsi="Times New Roman" w:cs="Times New Roman"/>
          <w:lang w:val="en-US"/>
        </w:rPr>
        <w:t>research.</w:t>
      </w:r>
      <w:r w:rsidR="00697A1B" w:rsidRPr="000F283A">
        <w:rPr>
          <w:rFonts w:ascii="Times New Roman" w:hAnsi="Times New Roman" w:cs="Times New Roman"/>
          <w:lang w:val="en-US"/>
        </w:rPr>
        <w:t xml:space="preserve"> </w:t>
      </w:r>
    </w:p>
    <w:p w14:paraId="3FC6D2EB" w14:textId="0A3722FA" w:rsidR="00FE5A93" w:rsidRPr="000F283A" w:rsidRDefault="00FE5A93"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The strengths of our study are that we calibrated the model to reflect the Spanish epidemiological situation, allowing to better evaluate the need. Also, </w:t>
      </w:r>
      <w:r w:rsidR="00F57AA9" w:rsidRPr="000F283A">
        <w:rPr>
          <w:rFonts w:ascii="Times New Roman" w:hAnsi="Times New Roman" w:cs="Times New Roman"/>
          <w:lang w:val="en-US"/>
        </w:rPr>
        <w:t xml:space="preserve">comprehensive sensitivity analyses were undertaken and </w:t>
      </w:r>
      <w:r w:rsidR="004B759A" w:rsidRPr="000F283A">
        <w:rPr>
          <w:rFonts w:ascii="Times New Roman" w:hAnsi="Times New Roman" w:cs="Times New Roman"/>
          <w:lang w:val="en-US"/>
        </w:rPr>
        <w:t>despite modifying the variables to extreme values the results</w:t>
      </w:r>
      <w:r w:rsidR="00F57AA9" w:rsidRPr="000F283A">
        <w:rPr>
          <w:rFonts w:ascii="Times New Roman" w:hAnsi="Times New Roman" w:cs="Times New Roman"/>
          <w:lang w:val="en-US"/>
        </w:rPr>
        <w:t xml:space="preserve"> point in the same direction, benznidazole is cost-saving.</w:t>
      </w:r>
      <w:r w:rsidR="00CD4DDA" w:rsidRPr="000F283A">
        <w:rPr>
          <w:rFonts w:ascii="Times New Roman" w:hAnsi="Times New Roman" w:cs="Times New Roman"/>
          <w:lang w:val="en-US"/>
        </w:rPr>
        <w:t xml:space="preserve"> We also have determined the EVPI to help guide funding decisions of scientific studies that would improve the model and reduce the uncertainty.</w:t>
      </w:r>
    </w:p>
    <w:p w14:paraId="4CA97F01" w14:textId="48B02A0A" w:rsidR="004027B5" w:rsidRPr="000F283A" w:rsidRDefault="00F57AA9" w:rsidP="003567E7">
      <w:pPr>
        <w:spacing w:line="360" w:lineRule="auto"/>
        <w:rPr>
          <w:rFonts w:ascii="Times New Roman" w:hAnsi="Times New Roman" w:cs="Times New Roman"/>
          <w:lang w:val="en-US"/>
        </w:rPr>
      </w:pPr>
      <w:r w:rsidRPr="000F283A">
        <w:rPr>
          <w:rFonts w:ascii="Times New Roman" w:hAnsi="Times New Roman" w:cs="Times New Roman"/>
          <w:lang w:val="en-US"/>
        </w:rPr>
        <w:t>The weaknesses of the study are to be acknowledged. First, we assume a constant population of migrants,</w:t>
      </w:r>
      <w:r w:rsidR="004B759A" w:rsidRPr="000F283A">
        <w:rPr>
          <w:rFonts w:ascii="Times New Roman" w:hAnsi="Times New Roman" w:cs="Times New Roman"/>
          <w:lang w:val="en-US"/>
        </w:rPr>
        <w:t xml:space="preserve"> which may be somewhat unrealistic</w:t>
      </w:r>
      <w:r w:rsidRPr="000F283A">
        <w:rPr>
          <w:rFonts w:ascii="Times New Roman" w:hAnsi="Times New Roman" w:cs="Times New Roman"/>
          <w:lang w:val="en-US"/>
        </w:rPr>
        <w:t xml:space="preserve">. Also, there are several study parameters that have a great deal of uncertainty. However, this has been accounted for in extensive sensitivity </w:t>
      </w:r>
      <w:r w:rsidR="00386A5C" w:rsidRPr="000F283A">
        <w:rPr>
          <w:rFonts w:ascii="Times New Roman" w:hAnsi="Times New Roman" w:cs="Times New Roman"/>
          <w:lang w:val="en-US"/>
        </w:rPr>
        <w:t>analysis</w:t>
      </w:r>
      <w:r w:rsidR="00CD4DDA" w:rsidRPr="000F283A">
        <w:rPr>
          <w:rFonts w:ascii="Times New Roman" w:hAnsi="Times New Roman" w:cs="Times New Roman"/>
          <w:lang w:val="en-US"/>
        </w:rPr>
        <w:t xml:space="preserve"> and the EVPI reported.</w:t>
      </w:r>
    </w:p>
    <w:p w14:paraId="51622986" w14:textId="7CA052AC" w:rsidR="00951F0B" w:rsidRPr="000F283A" w:rsidRDefault="00697A1B" w:rsidP="00A16DC5">
      <w:pPr>
        <w:spacing w:line="360" w:lineRule="auto"/>
        <w:rPr>
          <w:rFonts w:ascii="Times New Roman" w:hAnsi="Times New Roman" w:cs="Times New Roman"/>
          <w:b/>
          <w:bCs/>
          <w:lang w:val="en-US"/>
        </w:rPr>
      </w:pPr>
      <w:r w:rsidRPr="000F283A">
        <w:rPr>
          <w:rFonts w:ascii="Times New Roman" w:hAnsi="Times New Roman" w:cs="Times New Roman"/>
          <w:lang w:val="en-US"/>
        </w:rPr>
        <w:t>Our study suggests that b</w:t>
      </w:r>
      <w:r w:rsidR="00F57AA9" w:rsidRPr="000F283A">
        <w:rPr>
          <w:rFonts w:ascii="Times New Roman" w:hAnsi="Times New Roman" w:cs="Times New Roman"/>
          <w:lang w:val="en-US"/>
        </w:rPr>
        <w:t>enznidazole is a cost-saving drug for the treatment of patients with</w:t>
      </w:r>
      <w:r w:rsidR="004B759A" w:rsidRPr="000F283A">
        <w:rPr>
          <w:rFonts w:ascii="Times New Roman" w:hAnsi="Times New Roman" w:cs="Times New Roman"/>
          <w:lang w:val="en-US"/>
        </w:rPr>
        <w:t xml:space="preserve"> chronic</w:t>
      </w:r>
      <w:r w:rsidR="00F57AA9" w:rsidRPr="000F283A">
        <w:rPr>
          <w:rFonts w:ascii="Times New Roman" w:hAnsi="Times New Roman" w:cs="Times New Roman"/>
          <w:lang w:val="en-US"/>
        </w:rPr>
        <w:t xml:space="preserve"> asymptomatic Chagas disease.</w:t>
      </w:r>
      <w:r w:rsidRPr="000F283A">
        <w:rPr>
          <w:rFonts w:ascii="Times New Roman" w:hAnsi="Times New Roman" w:cs="Times New Roman"/>
          <w:lang w:val="en-US"/>
        </w:rPr>
        <w:t xml:space="preserve"> Health policy makers should be willing to fund up to </w:t>
      </w:r>
      <w:r w:rsidR="00A8414B" w:rsidRPr="000F283A">
        <w:rPr>
          <w:rFonts w:ascii="Times New Roman" w:hAnsi="Times New Roman" w:cs="Times New Roman"/>
          <w:lang w:val="en-US"/>
        </w:rPr>
        <w:t>€</w:t>
      </w:r>
      <w:r w:rsidRPr="000F283A">
        <w:rPr>
          <w:rFonts w:ascii="Times New Roman" w:hAnsi="Times New Roman" w:cs="Times New Roman"/>
          <w:lang w:val="en-US"/>
        </w:rPr>
        <w:t>1</w:t>
      </w:r>
      <w:r w:rsidR="002342FB" w:rsidRPr="000F283A">
        <w:rPr>
          <w:rFonts w:ascii="Times New Roman" w:hAnsi="Times New Roman" w:cs="Times New Roman"/>
          <w:lang w:val="en-US"/>
        </w:rPr>
        <w:t>·</w:t>
      </w:r>
      <w:r w:rsidRPr="000F283A">
        <w:rPr>
          <w:rFonts w:ascii="Times New Roman" w:hAnsi="Times New Roman" w:cs="Times New Roman"/>
          <w:lang w:val="en-US"/>
        </w:rPr>
        <w:t xml:space="preserve">2 million </w:t>
      </w:r>
      <w:r w:rsidR="00A8414B" w:rsidRPr="000F283A">
        <w:rPr>
          <w:rFonts w:ascii="Times New Roman" w:hAnsi="Times New Roman" w:cs="Times New Roman"/>
          <w:lang w:val="en-US"/>
        </w:rPr>
        <w:t>per year</w:t>
      </w:r>
      <w:r w:rsidRPr="000F283A">
        <w:rPr>
          <w:rFonts w:ascii="Times New Roman" w:hAnsi="Times New Roman" w:cs="Times New Roman"/>
          <w:lang w:val="en-US"/>
        </w:rPr>
        <w:t xml:space="preserve"> to achieve perfect information for decision making.</w:t>
      </w:r>
      <w:r w:rsidR="004B759A" w:rsidRPr="000F283A">
        <w:rPr>
          <w:rFonts w:ascii="Times New Roman" w:hAnsi="Times New Roman" w:cs="Times New Roman"/>
          <w:lang w:val="en-US"/>
        </w:rPr>
        <w:t xml:space="preserve"> </w:t>
      </w:r>
    </w:p>
    <w:p w14:paraId="4ECB069A" w14:textId="77777777" w:rsidR="00951F0B" w:rsidRPr="000F283A" w:rsidRDefault="00951F0B">
      <w:pPr>
        <w:rPr>
          <w:rFonts w:ascii="Times New Roman" w:hAnsi="Times New Roman" w:cs="Times New Roman"/>
          <w:b/>
          <w:bCs/>
          <w:lang w:val="en-US"/>
        </w:rPr>
      </w:pPr>
    </w:p>
    <w:p w14:paraId="273BF787" w14:textId="4293B595" w:rsidR="00A16DC5" w:rsidRPr="000F283A" w:rsidRDefault="00A16DC5">
      <w:pPr>
        <w:rPr>
          <w:rFonts w:ascii="Times New Roman" w:hAnsi="Times New Roman" w:cs="Times New Roman"/>
          <w:b/>
          <w:bCs/>
          <w:lang w:val="en-US"/>
        </w:rPr>
      </w:pPr>
      <w:r w:rsidRPr="000F283A">
        <w:rPr>
          <w:rFonts w:ascii="Times New Roman" w:hAnsi="Times New Roman" w:cs="Times New Roman"/>
          <w:b/>
          <w:bCs/>
          <w:lang w:val="en-US"/>
        </w:rPr>
        <w:br w:type="page"/>
      </w:r>
    </w:p>
    <w:p w14:paraId="37A9F02B" w14:textId="2BD57023" w:rsidR="00A16DC5" w:rsidRPr="000F283A" w:rsidRDefault="00B328E9">
      <w:pPr>
        <w:rPr>
          <w:rFonts w:ascii="Times New Roman" w:hAnsi="Times New Roman" w:cs="Times New Roman"/>
          <w:b/>
          <w:bCs/>
          <w:lang w:val="en-US"/>
        </w:rPr>
      </w:pPr>
      <w:r w:rsidRPr="000F283A">
        <w:rPr>
          <w:rFonts w:ascii="Times New Roman" w:hAnsi="Times New Roman" w:cs="Times New Roman"/>
          <w:b/>
          <w:bCs/>
          <w:lang w:val="en-US"/>
        </w:rPr>
        <w:lastRenderedPageBreak/>
        <w:t>Contributors</w:t>
      </w:r>
    </w:p>
    <w:p w14:paraId="1A92F402" w14:textId="62A990F8" w:rsidR="00B328E9" w:rsidRPr="000F283A" w:rsidRDefault="00B328E9">
      <w:pPr>
        <w:rPr>
          <w:rFonts w:ascii="Times New Roman" w:hAnsi="Times New Roman" w:cs="Times New Roman"/>
          <w:lang w:val="en-US"/>
        </w:rPr>
      </w:pPr>
      <w:r w:rsidRPr="000F283A">
        <w:rPr>
          <w:rFonts w:ascii="Times New Roman" w:hAnsi="Times New Roman" w:cs="Times New Roman"/>
          <w:lang w:val="en-US"/>
        </w:rPr>
        <w:t>PW was responsible for study design, execution, analysis and manuscript writing and submission.</w:t>
      </w:r>
      <w:r w:rsidRPr="000F283A">
        <w:rPr>
          <w:rFonts w:ascii="Times New Roman" w:hAnsi="Times New Roman" w:cs="Times New Roman"/>
          <w:lang w:val="en-US"/>
        </w:rPr>
        <w:br/>
        <w:t>JLLG collaborated to study design, data collection, and manuscript review.</w:t>
      </w:r>
    </w:p>
    <w:p w14:paraId="5875A091" w14:textId="17D34A77" w:rsidR="00B328E9" w:rsidRPr="000F283A" w:rsidRDefault="00B328E9">
      <w:pPr>
        <w:rPr>
          <w:rFonts w:ascii="Times New Roman" w:hAnsi="Times New Roman" w:cs="Times New Roman"/>
          <w:lang w:val="en-US"/>
        </w:rPr>
      </w:pPr>
      <w:r w:rsidRPr="000F283A">
        <w:rPr>
          <w:rFonts w:ascii="Times New Roman" w:hAnsi="Times New Roman" w:cs="Times New Roman"/>
          <w:lang w:val="en-US"/>
        </w:rPr>
        <w:t>CCA collaborated to study design, data collection, and manuscript review.</w:t>
      </w:r>
    </w:p>
    <w:p w14:paraId="12844FE3" w14:textId="56288CAB" w:rsidR="00B328E9" w:rsidRPr="000F283A" w:rsidRDefault="00B328E9">
      <w:pPr>
        <w:rPr>
          <w:rFonts w:ascii="Times New Roman" w:hAnsi="Times New Roman" w:cs="Times New Roman"/>
          <w:lang w:val="en-US"/>
        </w:rPr>
      </w:pPr>
      <w:r w:rsidRPr="000F283A">
        <w:rPr>
          <w:rFonts w:ascii="Times New Roman" w:hAnsi="Times New Roman" w:cs="Times New Roman"/>
          <w:lang w:val="en-US"/>
        </w:rPr>
        <w:t>JAPM collaborated to study design, data collection, and manuscript review.</w:t>
      </w:r>
    </w:p>
    <w:p w14:paraId="2F9905B4" w14:textId="77777777" w:rsidR="00B328E9" w:rsidRPr="000F283A" w:rsidRDefault="00B328E9">
      <w:pPr>
        <w:rPr>
          <w:rFonts w:ascii="Times New Roman" w:hAnsi="Times New Roman" w:cs="Times New Roman"/>
          <w:lang w:val="en-US"/>
        </w:rPr>
      </w:pPr>
    </w:p>
    <w:p w14:paraId="4B06E02D" w14:textId="59FF2683" w:rsidR="00956123" w:rsidRPr="000F283A" w:rsidRDefault="00146F40">
      <w:pPr>
        <w:rPr>
          <w:rFonts w:ascii="Times New Roman" w:hAnsi="Times New Roman" w:cs="Times New Roman"/>
          <w:b/>
          <w:bCs/>
          <w:lang w:val="en-US"/>
        </w:rPr>
      </w:pPr>
      <w:r w:rsidRPr="000F283A">
        <w:rPr>
          <w:rFonts w:ascii="Times New Roman" w:hAnsi="Times New Roman" w:cs="Times New Roman"/>
          <w:b/>
          <w:bCs/>
          <w:lang w:val="en-US"/>
        </w:rPr>
        <w:t>Declaration</w:t>
      </w:r>
      <w:r w:rsidR="00956123" w:rsidRPr="000F283A">
        <w:rPr>
          <w:rFonts w:ascii="Times New Roman" w:hAnsi="Times New Roman" w:cs="Times New Roman"/>
          <w:b/>
          <w:bCs/>
          <w:lang w:val="en-US"/>
        </w:rPr>
        <w:t xml:space="preserve"> of interests</w:t>
      </w:r>
    </w:p>
    <w:p w14:paraId="75A361A8" w14:textId="4E83FA06" w:rsidR="00956123" w:rsidRPr="000F283A" w:rsidRDefault="00956123">
      <w:pPr>
        <w:rPr>
          <w:rFonts w:ascii="Times New Roman" w:hAnsi="Times New Roman" w:cs="Times New Roman"/>
          <w:lang w:val="en-US"/>
        </w:rPr>
      </w:pPr>
      <w:r w:rsidRPr="000F283A">
        <w:rPr>
          <w:rFonts w:ascii="Times New Roman" w:hAnsi="Times New Roman" w:cs="Times New Roman"/>
          <w:lang w:val="en-US"/>
        </w:rPr>
        <w:t xml:space="preserve">P.W. has received honoraria in the last 3 years from </w:t>
      </w:r>
      <w:proofErr w:type="spellStart"/>
      <w:r w:rsidRPr="000F283A">
        <w:rPr>
          <w:rFonts w:ascii="Times New Roman" w:hAnsi="Times New Roman" w:cs="Times New Roman"/>
          <w:lang w:val="en-US"/>
        </w:rPr>
        <w:t>ViiV</w:t>
      </w:r>
      <w:proofErr w:type="spellEnd"/>
      <w:r w:rsidRPr="000F283A">
        <w:rPr>
          <w:rFonts w:ascii="Times New Roman" w:hAnsi="Times New Roman" w:cs="Times New Roman"/>
          <w:lang w:val="en-US"/>
        </w:rPr>
        <w:t xml:space="preserve"> healthcare, Gilead Sciences and </w:t>
      </w:r>
      <w:r w:rsidR="00146F40" w:rsidRPr="000F283A">
        <w:rPr>
          <w:rFonts w:ascii="Times New Roman" w:hAnsi="Times New Roman" w:cs="Times New Roman"/>
          <w:lang w:val="en-US"/>
        </w:rPr>
        <w:t>Jansen.</w:t>
      </w:r>
    </w:p>
    <w:p w14:paraId="793AD7F1" w14:textId="77777777" w:rsidR="00146F40" w:rsidRPr="000F283A" w:rsidRDefault="00146F40">
      <w:pPr>
        <w:rPr>
          <w:rFonts w:ascii="Times New Roman" w:hAnsi="Times New Roman" w:cs="Times New Roman"/>
          <w:lang w:val="en-US"/>
        </w:rPr>
      </w:pPr>
    </w:p>
    <w:p w14:paraId="37DFE4DA" w14:textId="6D7A5FC1" w:rsidR="00F83507" w:rsidRPr="000F283A" w:rsidRDefault="00951F0B">
      <w:pPr>
        <w:rPr>
          <w:rFonts w:ascii="Times New Roman" w:hAnsi="Times New Roman" w:cs="Times New Roman"/>
          <w:b/>
          <w:bCs/>
          <w:lang w:val="en-US"/>
        </w:rPr>
      </w:pPr>
      <w:r w:rsidRPr="000F283A">
        <w:rPr>
          <w:rFonts w:ascii="Times New Roman" w:hAnsi="Times New Roman" w:cs="Times New Roman"/>
          <w:b/>
          <w:bCs/>
          <w:lang w:val="en-US"/>
        </w:rPr>
        <w:t>Use of AI</w:t>
      </w:r>
      <w:r w:rsidRPr="000F283A">
        <w:rPr>
          <w:rFonts w:ascii="Times New Roman" w:hAnsi="Times New Roman" w:cs="Times New Roman"/>
          <w:b/>
          <w:bCs/>
          <w:lang w:val="en-US"/>
        </w:rPr>
        <w:br/>
      </w:r>
      <w:proofErr w:type="spellStart"/>
      <w:r w:rsidRPr="000F283A">
        <w:rPr>
          <w:rFonts w:ascii="Times New Roman" w:hAnsi="Times New Roman" w:cs="Times New Roman"/>
          <w:lang w:val="en-US"/>
        </w:rPr>
        <w:t>AI</w:t>
      </w:r>
      <w:proofErr w:type="spellEnd"/>
      <w:r w:rsidRPr="000F283A">
        <w:rPr>
          <w:rFonts w:ascii="Times New Roman" w:hAnsi="Times New Roman" w:cs="Times New Roman"/>
          <w:lang w:val="en-US"/>
        </w:rPr>
        <w:t xml:space="preserve"> tools (specifically OpenAI's ChatGPT) were used throughout the study to assist in code development, the formatting of manuscript text and tables, and to improve the overall clarity and readability of the writing. All outputs generated by AI were reviewed and verified by the authors for accuracy, scientific validity, and appropriateness. No content was generated without human oversight, and the final responsibility for all aspects of the manuscript lies with the authors.</w:t>
      </w:r>
      <w:r w:rsidR="00F83507" w:rsidRPr="000F283A">
        <w:rPr>
          <w:rFonts w:ascii="Times New Roman" w:hAnsi="Times New Roman" w:cs="Times New Roman"/>
          <w:b/>
          <w:bCs/>
          <w:lang w:val="en-US"/>
        </w:rPr>
        <w:br w:type="page"/>
      </w:r>
    </w:p>
    <w:p w14:paraId="16FDC9AE" w14:textId="0A2D5E4E" w:rsidR="00F83507" w:rsidRPr="000F283A" w:rsidRDefault="00F83507">
      <w:pPr>
        <w:rPr>
          <w:rFonts w:ascii="Times New Roman" w:hAnsi="Times New Roman" w:cs="Times New Roman"/>
          <w:b/>
          <w:bCs/>
        </w:rPr>
      </w:pPr>
      <w:proofErr w:type="spellStart"/>
      <w:r w:rsidRPr="000F283A">
        <w:rPr>
          <w:rFonts w:ascii="Times New Roman" w:hAnsi="Times New Roman" w:cs="Times New Roman"/>
          <w:b/>
          <w:bCs/>
        </w:rPr>
        <w:lastRenderedPageBreak/>
        <w:t>References</w:t>
      </w:r>
      <w:proofErr w:type="spellEnd"/>
    </w:p>
    <w:p w14:paraId="7AA2D77D" w14:textId="43CCF38F" w:rsidR="00386A5C" w:rsidRPr="00386A5C" w:rsidRDefault="00F83507" w:rsidP="00C60CBF">
      <w:pPr>
        <w:pStyle w:val="Bibliografa"/>
        <w:ind w:left="142" w:hanging="142"/>
        <w:rPr>
          <w:rFonts w:ascii="Times New Roman" w:hAnsi="Times New Roman" w:cs="Times New Roman"/>
          <w:kern w:val="0"/>
          <w:lang w:val="en-US"/>
        </w:rPr>
      </w:pPr>
      <w:r>
        <w:rPr>
          <w:lang w:val="en-US"/>
        </w:rPr>
        <w:fldChar w:fldCharType="begin"/>
      </w:r>
      <w:r w:rsidR="00386A5C">
        <w:instrText xml:space="preserve"> ADDIN ZOTERO_BIBL {"uncited":[],"omitted":[],"custom":[]} CSL_BIBLIOGRAPHY </w:instrText>
      </w:r>
      <w:r>
        <w:rPr>
          <w:lang w:val="en-US"/>
        </w:rPr>
        <w:fldChar w:fldCharType="separate"/>
      </w:r>
      <w:r w:rsidR="00386A5C" w:rsidRPr="00386A5C">
        <w:rPr>
          <w:rFonts w:ascii="Times New Roman" w:hAnsi="Times New Roman" w:cs="Times New Roman"/>
          <w:kern w:val="0"/>
        </w:rPr>
        <w:t>1</w:t>
      </w:r>
      <w:r w:rsidR="00386A5C" w:rsidRPr="00386A5C">
        <w:rPr>
          <w:rFonts w:ascii="Times New Roman" w:hAnsi="Times New Roman" w:cs="Times New Roman"/>
          <w:kern w:val="0"/>
        </w:rPr>
        <w:tab/>
        <w:t xml:space="preserve">Pérez-Molina JA, Molina I. Chagas </w:t>
      </w:r>
      <w:proofErr w:type="spellStart"/>
      <w:r w:rsidR="00386A5C" w:rsidRPr="00386A5C">
        <w:rPr>
          <w:rFonts w:ascii="Times New Roman" w:hAnsi="Times New Roman" w:cs="Times New Roman"/>
          <w:kern w:val="0"/>
        </w:rPr>
        <w:t>disease</w:t>
      </w:r>
      <w:proofErr w:type="spellEnd"/>
      <w:r w:rsidR="00386A5C" w:rsidRPr="00386A5C">
        <w:rPr>
          <w:rFonts w:ascii="Times New Roman" w:hAnsi="Times New Roman" w:cs="Times New Roman"/>
          <w:kern w:val="0"/>
        </w:rPr>
        <w:t xml:space="preserve">. </w:t>
      </w:r>
      <w:r w:rsidR="00386A5C" w:rsidRPr="00386A5C">
        <w:rPr>
          <w:rFonts w:ascii="Times New Roman" w:hAnsi="Times New Roman" w:cs="Times New Roman"/>
          <w:i/>
          <w:iCs/>
          <w:kern w:val="0"/>
          <w:lang w:val="en-US"/>
        </w:rPr>
        <w:t>The Lancet</w:t>
      </w:r>
      <w:r w:rsidR="00386A5C" w:rsidRPr="00386A5C">
        <w:rPr>
          <w:rFonts w:ascii="Times New Roman" w:hAnsi="Times New Roman" w:cs="Times New Roman"/>
          <w:kern w:val="0"/>
          <w:lang w:val="en-US"/>
        </w:rPr>
        <w:t xml:space="preserve"> 2018; </w:t>
      </w:r>
      <w:r w:rsidR="00386A5C" w:rsidRPr="00386A5C">
        <w:rPr>
          <w:rFonts w:ascii="Times New Roman" w:hAnsi="Times New Roman" w:cs="Times New Roman"/>
          <w:b/>
          <w:bCs/>
          <w:kern w:val="0"/>
          <w:lang w:val="en-US"/>
        </w:rPr>
        <w:t>391</w:t>
      </w:r>
      <w:r w:rsidR="00386A5C" w:rsidRPr="00386A5C">
        <w:rPr>
          <w:rFonts w:ascii="Times New Roman" w:hAnsi="Times New Roman" w:cs="Times New Roman"/>
          <w:kern w:val="0"/>
          <w:lang w:val="en-US"/>
        </w:rPr>
        <w:t>: 82–94.</w:t>
      </w:r>
    </w:p>
    <w:p w14:paraId="5431D749"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2</w:t>
      </w:r>
      <w:r w:rsidRPr="00386A5C">
        <w:rPr>
          <w:rFonts w:ascii="Times New Roman" w:hAnsi="Times New Roman" w:cs="Times New Roman"/>
          <w:kern w:val="0"/>
          <w:lang w:val="en-US"/>
        </w:rPr>
        <w:tab/>
        <w:t xml:space="preserve">Bern C, Martin DL, Gilman RH. Acute and Congenital Chagas Disease. </w:t>
      </w:r>
      <w:proofErr w:type="spellStart"/>
      <w:r w:rsidRPr="00386A5C">
        <w:rPr>
          <w:rFonts w:ascii="Times New Roman" w:hAnsi="Times New Roman" w:cs="Times New Roman"/>
          <w:i/>
          <w:iCs/>
          <w:kern w:val="0"/>
        </w:rPr>
        <w:t>Adv</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Parasitol</w:t>
      </w:r>
      <w:proofErr w:type="spellEnd"/>
      <w:r w:rsidRPr="00386A5C">
        <w:rPr>
          <w:rFonts w:ascii="Times New Roman" w:hAnsi="Times New Roman" w:cs="Times New Roman"/>
          <w:kern w:val="0"/>
        </w:rPr>
        <w:t xml:space="preserve"> 2011; </w:t>
      </w:r>
      <w:r w:rsidRPr="00386A5C">
        <w:rPr>
          <w:rFonts w:ascii="Times New Roman" w:hAnsi="Times New Roman" w:cs="Times New Roman"/>
          <w:b/>
          <w:bCs/>
          <w:kern w:val="0"/>
        </w:rPr>
        <w:t>75</w:t>
      </w:r>
      <w:r w:rsidRPr="00386A5C">
        <w:rPr>
          <w:rFonts w:ascii="Times New Roman" w:hAnsi="Times New Roman" w:cs="Times New Roman"/>
          <w:kern w:val="0"/>
        </w:rPr>
        <w:t>: 19–46.</w:t>
      </w:r>
    </w:p>
    <w:p w14:paraId="171CF58C"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3</w:t>
      </w:r>
      <w:r w:rsidRPr="00386A5C">
        <w:rPr>
          <w:rFonts w:ascii="Times New Roman" w:hAnsi="Times New Roman" w:cs="Times New Roman"/>
          <w:kern w:val="0"/>
        </w:rPr>
        <w:tab/>
      </w:r>
      <w:proofErr w:type="gramStart"/>
      <w:r w:rsidRPr="00386A5C">
        <w:rPr>
          <w:rFonts w:ascii="Times New Roman" w:hAnsi="Times New Roman" w:cs="Times New Roman"/>
          <w:kern w:val="0"/>
        </w:rPr>
        <w:t>Crespillo</w:t>
      </w:r>
      <w:proofErr w:type="gramEnd"/>
      <w:r w:rsidRPr="00386A5C">
        <w:rPr>
          <w:rFonts w:ascii="Times New Roman" w:hAnsi="Times New Roman" w:cs="Times New Roman"/>
          <w:kern w:val="0"/>
        </w:rPr>
        <w:t xml:space="preserve">-Andújar C, Comeche B, Hamer DH,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Use of benznidazole to treat chronic Chagas disease: An updated systematic review with a meta-analysis. </w:t>
      </w:r>
      <w:proofErr w:type="spellStart"/>
      <w:r w:rsidRPr="00386A5C">
        <w:rPr>
          <w:rFonts w:ascii="Times New Roman" w:hAnsi="Times New Roman" w:cs="Times New Roman"/>
          <w:i/>
          <w:iCs/>
          <w:kern w:val="0"/>
        </w:rPr>
        <w:t>PLoS</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Negl</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Trop</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Dis</w:t>
      </w:r>
      <w:proofErr w:type="spellEnd"/>
      <w:r w:rsidRPr="00386A5C">
        <w:rPr>
          <w:rFonts w:ascii="Times New Roman" w:hAnsi="Times New Roman" w:cs="Times New Roman"/>
          <w:kern w:val="0"/>
        </w:rPr>
        <w:t xml:space="preserve"> 2022; </w:t>
      </w:r>
      <w:r w:rsidRPr="00386A5C">
        <w:rPr>
          <w:rFonts w:ascii="Times New Roman" w:hAnsi="Times New Roman" w:cs="Times New Roman"/>
          <w:b/>
          <w:bCs/>
          <w:kern w:val="0"/>
        </w:rPr>
        <w:t>16</w:t>
      </w:r>
      <w:r w:rsidRPr="00386A5C">
        <w:rPr>
          <w:rFonts w:ascii="Times New Roman" w:hAnsi="Times New Roman" w:cs="Times New Roman"/>
          <w:kern w:val="0"/>
        </w:rPr>
        <w:t>: e0010386.</w:t>
      </w:r>
    </w:p>
    <w:p w14:paraId="4D04B029"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4</w:t>
      </w:r>
      <w:r w:rsidRPr="00386A5C">
        <w:rPr>
          <w:rFonts w:ascii="Times New Roman" w:hAnsi="Times New Roman" w:cs="Times New Roman"/>
          <w:kern w:val="0"/>
        </w:rPr>
        <w:tab/>
      </w:r>
      <w:proofErr w:type="gramStart"/>
      <w:r w:rsidRPr="00386A5C">
        <w:rPr>
          <w:rFonts w:ascii="Times New Roman" w:hAnsi="Times New Roman" w:cs="Times New Roman"/>
          <w:kern w:val="0"/>
        </w:rPr>
        <w:t>Crespillo</w:t>
      </w:r>
      <w:proofErr w:type="gramEnd"/>
      <w:r w:rsidRPr="00386A5C">
        <w:rPr>
          <w:rFonts w:ascii="Times New Roman" w:hAnsi="Times New Roman" w:cs="Times New Roman"/>
          <w:kern w:val="0"/>
        </w:rPr>
        <w:t xml:space="preserve">-Andújar C, </w:t>
      </w:r>
      <w:proofErr w:type="spellStart"/>
      <w:r w:rsidRPr="00386A5C">
        <w:rPr>
          <w:rFonts w:ascii="Times New Roman" w:hAnsi="Times New Roman" w:cs="Times New Roman"/>
          <w:kern w:val="0"/>
        </w:rPr>
        <w:t>Venanzi-Rullo</w:t>
      </w:r>
      <w:proofErr w:type="spellEnd"/>
      <w:r w:rsidRPr="00386A5C">
        <w:rPr>
          <w:rFonts w:ascii="Times New Roman" w:hAnsi="Times New Roman" w:cs="Times New Roman"/>
          <w:kern w:val="0"/>
        </w:rPr>
        <w:t xml:space="preserve"> E, </w:t>
      </w:r>
      <w:proofErr w:type="spellStart"/>
      <w:r w:rsidRPr="00386A5C">
        <w:rPr>
          <w:rFonts w:ascii="Times New Roman" w:hAnsi="Times New Roman" w:cs="Times New Roman"/>
          <w:kern w:val="0"/>
        </w:rPr>
        <w:t>Lopez-Velez</w:t>
      </w:r>
      <w:proofErr w:type="spellEnd"/>
      <w:r w:rsidRPr="00386A5C">
        <w:rPr>
          <w:rFonts w:ascii="Times New Roman" w:hAnsi="Times New Roman" w:cs="Times New Roman"/>
          <w:kern w:val="0"/>
        </w:rPr>
        <w:t xml:space="preserve"> R,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Safety Profile of Benznidazole in the Treatment of Chronic Chagas Disease: Experience of a Referral Centre and Systematic Literature Review with Meta-Analysis. </w:t>
      </w:r>
      <w:r w:rsidRPr="00386A5C">
        <w:rPr>
          <w:rFonts w:ascii="Times New Roman" w:hAnsi="Times New Roman" w:cs="Times New Roman"/>
          <w:i/>
          <w:iCs/>
          <w:kern w:val="0"/>
          <w:lang w:val="en-US"/>
        </w:rPr>
        <w:t>Drug Saf</w:t>
      </w:r>
      <w:r w:rsidRPr="00386A5C">
        <w:rPr>
          <w:rFonts w:ascii="Times New Roman" w:hAnsi="Times New Roman" w:cs="Times New Roman"/>
          <w:kern w:val="0"/>
          <w:lang w:val="en-US"/>
        </w:rPr>
        <w:t xml:space="preserve"> 2018; </w:t>
      </w:r>
      <w:r w:rsidRPr="00386A5C">
        <w:rPr>
          <w:rFonts w:ascii="Times New Roman" w:hAnsi="Times New Roman" w:cs="Times New Roman"/>
          <w:b/>
          <w:bCs/>
          <w:kern w:val="0"/>
          <w:lang w:val="en-US"/>
        </w:rPr>
        <w:t>41</w:t>
      </w:r>
      <w:r w:rsidRPr="00386A5C">
        <w:rPr>
          <w:rFonts w:ascii="Times New Roman" w:hAnsi="Times New Roman" w:cs="Times New Roman"/>
          <w:kern w:val="0"/>
          <w:lang w:val="en-US"/>
        </w:rPr>
        <w:t>: 1035–48.</w:t>
      </w:r>
    </w:p>
    <w:p w14:paraId="47E6E67E"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5</w:t>
      </w:r>
      <w:r w:rsidRPr="00386A5C">
        <w:rPr>
          <w:rFonts w:ascii="Times New Roman" w:hAnsi="Times New Roman" w:cs="Times New Roman"/>
          <w:kern w:val="0"/>
          <w:lang w:val="en-US"/>
        </w:rPr>
        <w:tab/>
        <w:t xml:space="preserve">Navarro M, Reguero L, </w:t>
      </w:r>
      <w:proofErr w:type="spellStart"/>
      <w:r w:rsidRPr="00386A5C">
        <w:rPr>
          <w:rFonts w:ascii="Times New Roman" w:hAnsi="Times New Roman" w:cs="Times New Roman"/>
          <w:kern w:val="0"/>
          <w:lang w:val="en-US"/>
        </w:rPr>
        <w:t>Subirà</w:t>
      </w:r>
      <w:proofErr w:type="spellEnd"/>
      <w:r w:rsidRPr="00386A5C">
        <w:rPr>
          <w:rFonts w:ascii="Times New Roman" w:hAnsi="Times New Roman" w:cs="Times New Roman"/>
          <w:kern w:val="0"/>
          <w:lang w:val="en-US"/>
        </w:rPr>
        <w:t xml:space="preserve"> C, Blázquez-Pérez A, Requena-Méndez A. Estimating chagas disease prevalence and number of underdiagnosed, and undertreated individuals in Spain. </w:t>
      </w:r>
      <w:r w:rsidRPr="00386A5C">
        <w:rPr>
          <w:rFonts w:ascii="Times New Roman" w:hAnsi="Times New Roman" w:cs="Times New Roman"/>
          <w:i/>
          <w:iCs/>
          <w:kern w:val="0"/>
          <w:lang w:val="en-US"/>
        </w:rPr>
        <w:t>Travel Med Infect Dis</w:t>
      </w:r>
      <w:r w:rsidRPr="00386A5C">
        <w:rPr>
          <w:rFonts w:ascii="Times New Roman" w:hAnsi="Times New Roman" w:cs="Times New Roman"/>
          <w:kern w:val="0"/>
          <w:lang w:val="en-US"/>
        </w:rPr>
        <w:t xml:space="preserve"> 2022; </w:t>
      </w:r>
      <w:r w:rsidRPr="00386A5C">
        <w:rPr>
          <w:rFonts w:ascii="Times New Roman" w:hAnsi="Times New Roman" w:cs="Times New Roman"/>
          <w:b/>
          <w:bCs/>
          <w:kern w:val="0"/>
          <w:lang w:val="en-US"/>
        </w:rPr>
        <w:t>47</w:t>
      </w:r>
      <w:r w:rsidRPr="00386A5C">
        <w:rPr>
          <w:rFonts w:ascii="Times New Roman" w:hAnsi="Times New Roman" w:cs="Times New Roman"/>
          <w:kern w:val="0"/>
          <w:lang w:val="en-US"/>
        </w:rPr>
        <w:t>: 102284.</w:t>
      </w:r>
    </w:p>
    <w:p w14:paraId="00254233"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6</w:t>
      </w:r>
      <w:r w:rsidRPr="00386A5C">
        <w:rPr>
          <w:rFonts w:ascii="Times New Roman" w:hAnsi="Times New Roman" w:cs="Times New Roman"/>
          <w:kern w:val="0"/>
          <w:lang w:val="en-US"/>
        </w:rPr>
        <w:tab/>
        <w:t xml:space="preserve">WHO. Chagas disease in Latin America: an epidemiological update based on 2010 estimates. </w:t>
      </w:r>
      <w:proofErr w:type="spellStart"/>
      <w:r w:rsidRPr="00386A5C">
        <w:rPr>
          <w:rFonts w:ascii="Times New Roman" w:hAnsi="Times New Roman" w:cs="Times New Roman"/>
          <w:i/>
          <w:iCs/>
          <w:kern w:val="0"/>
          <w:lang w:val="en-US"/>
        </w:rPr>
        <w:t>Wkly</w:t>
      </w:r>
      <w:proofErr w:type="spellEnd"/>
      <w:r w:rsidRPr="00386A5C">
        <w:rPr>
          <w:rFonts w:ascii="Times New Roman" w:hAnsi="Times New Roman" w:cs="Times New Roman"/>
          <w:i/>
          <w:iCs/>
          <w:kern w:val="0"/>
          <w:lang w:val="en-US"/>
        </w:rPr>
        <w:t xml:space="preserve"> Epidemiol Rec</w:t>
      </w:r>
      <w:r w:rsidRPr="00386A5C">
        <w:rPr>
          <w:rFonts w:ascii="Times New Roman" w:hAnsi="Times New Roman" w:cs="Times New Roman"/>
          <w:kern w:val="0"/>
          <w:lang w:val="en-US"/>
        </w:rPr>
        <w:t xml:space="preserve"> 2015; </w:t>
      </w:r>
      <w:r w:rsidRPr="00386A5C">
        <w:rPr>
          <w:rFonts w:ascii="Times New Roman" w:hAnsi="Times New Roman" w:cs="Times New Roman"/>
          <w:b/>
          <w:bCs/>
          <w:kern w:val="0"/>
          <w:lang w:val="en-US"/>
        </w:rPr>
        <w:t>90</w:t>
      </w:r>
      <w:r w:rsidRPr="00386A5C">
        <w:rPr>
          <w:rFonts w:ascii="Times New Roman" w:hAnsi="Times New Roman" w:cs="Times New Roman"/>
          <w:kern w:val="0"/>
          <w:lang w:val="en-US"/>
        </w:rPr>
        <w:t>: 33–43.</w:t>
      </w:r>
    </w:p>
    <w:p w14:paraId="30694A83"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7</w:t>
      </w:r>
      <w:r w:rsidRPr="00386A5C">
        <w:rPr>
          <w:rFonts w:ascii="Times New Roman" w:hAnsi="Times New Roman" w:cs="Times New Roman"/>
          <w:kern w:val="0"/>
          <w:lang w:val="en-US"/>
        </w:rPr>
        <w:tab/>
        <w:t xml:space="preserve">Manne-Goehler J, Umeh CA, Montgomery SP, Wirtz VJ. Estimating the Burden of Chagas Disease in the United States. </w:t>
      </w:r>
      <w:proofErr w:type="spellStart"/>
      <w:r w:rsidRPr="00386A5C">
        <w:rPr>
          <w:rFonts w:ascii="Times New Roman" w:hAnsi="Times New Roman" w:cs="Times New Roman"/>
          <w:i/>
          <w:iCs/>
          <w:kern w:val="0"/>
        </w:rPr>
        <w:t>PLoS</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Negl</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Trop</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Dis</w:t>
      </w:r>
      <w:proofErr w:type="spellEnd"/>
      <w:r w:rsidRPr="00386A5C">
        <w:rPr>
          <w:rFonts w:ascii="Times New Roman" w:hAnsi="Times New Roman" w:cs="Times New Roman"/>
          <w:kern w:val="0"/>
        </w:rPr>
        <w:t xml:space="preserve"> 2016; </w:t>
      </w:r>
      <w:r w:rsidRPr="00386A5C">
        <w:rPr>
          <w:rFonts w:ascii="Times New Roman" w:hAnsi="Times New Roman" w:cs="Times New Roman"/>
          <w:b/>
          <w:bCs/>
          <w:kern w:val="0"/>
        </w:rPr>
        <w:t>10</w:t>
      </w:r>
      <w:r w:rsidRPr="00386A5C">
        <w:rPr>
          <w:rFonts w:ascii="Times New Roman" w:hAnsi="Times New Roman" w:cs="Times New Roman"/>
          <w:kern w:val="0"/>
        </w:rPr>
        <w:t>: e0005033.</w:t>
      </w:r>
    </w:p>
    <w:p w14:paraId="525C4EF8"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8</w:t>
      </w:r>
      <w:r w:rsidRPr="00386A5C">
        <w:rPr>
          <w:rFonts w:ascii="Times New Roman" w:hAnsi="Times New Roman" w:cs="Times New Roman"/>
          <w:kern w:val="0"/>
        </w:rPr>
        <w:tab/>
        <w:t xml:space="preserve">Requena-Méndez A, Aldasoro E, De </w:t>
      </w:r>
      <w:proofErr w:type="spellStart"/>
      <w:r w:rsidRPr="00386A5C">
        <w:rPr>
          <w:rFonts w:ascii="Times New Roman" w:hAnsi="Times New Roman" w:cs="Times New Roman"/>
          <w:kern w:val="0"/>
        </w:rPr>
        <w:t>Lazzari</w:t>
      </w:r>
      <w:proofErr w:type="spellEnd"/>
      <w:r w:rsidRPr="00386A5C">
        <w:rPr>
          <w:rFonts w:ascii="Times New Roman" w:hAnsi="Times New Roman" w:cs="Times New Roman"/>
          <w:kern w:val="0"/>
        </w:rPr>
        <w:t xml:space="preserve"> E,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Prevalence of Chagas Disease in Latin-American Migrants </w:t>
      </w:r>
      <w:proofErr w:type="gramStart"/>
      <w:r w:rsidRPr="00386A5C">
        <w:rPr>
          <w:rFonts w:ascii="Times New Roman" w:hAnsi="Times New Roman" w:cs="Times New Roman"/>
          <w:kern w:val="0"/>
          <w:lang w:val="en-US"/>
        </w:rPr>
        <w:t>Living</w:t>
      </w:r>
      <w:proofErr w:type="gramEnd"/>
      <w:r w:rsidRPr="00386A5C">
        <w:rPr>
          <w:rFonts w:ascii="Times New Roman" w:hAnsi="Times New Roman" w:cs="Times New Roman"/>
          <w:kern w:val="0"/>
          <w:lang w:val="en-US"/>
        </w:rPr>
        <w:t xml:space="preserve"> in Europe: A Systematic Review and Meta-analysis. </w:t>
      </w:r>
      <w:proofErr w:type="spellStart"/>
      <w:r w:rsidRPr="00386A5C">
        <w:rPr>
          <w:rFonts w:ascii="Times New Roman" w:hAnsi="Times New Roman" w:cs="Times New Roman"/>
          <w:i/>
          <w:iCs/>
          <w:kern w:val="0"/>
        </w:rPr>
        <w:t>PLoS</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Negl</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Trop</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Dis</w:t>
      </w:r>
      <w:proofErr w:type="spellEnd"/>
      <w:r w:rsidRPr="00386A5C">
        <w:rPr>
          <w:rFonts w:ascii="Times New Roman" w:hAnsi="Times New Roman" w:cs="Times New Roman"/>
          <w:kern w:val="0"/>
        </w:rPr>
        <w:t xml:space="preserve"> 2015; </w:t>
      </w:r>
      <w:r w:rsidRPr="00386A5C">
        <w:rPr>
          <w:rFonts w:ascii="Times New Roman" w:hAnsi="Times New Roman" w:cs="Times New Roman"/>
          <w:b/>
          <w:bCs/>
          <w:kern w:val="0"/>
        </w:rPr>
        <w:t>9</w:t>
      </w:r>
      <w:r w:rsidRPr="00386A5C">
        <w:rPr>
          <w:rFonts w:ascii="Times New Roman" w:hAnsi="Times New Roman" w:cs="Times New Roman"/>
          <w:kern w:val="0"/>
        </w:rPr>
        <w:t>: e0003540.</w:t>
      </w:r>
    </w:p>
    <w:p w14:paraId="3A4E5DFB"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9</w:t>
      </w:r>
      <w:r w:rsidRPr="00386A5C">
        <w:rPr>
          <w:rFonts w:ascii="Times New Roman" w:hAnsi="Times New Roman" w:cs="Times New Roman"/>
          <w:kern w:val="0"/>
        </w:rPr>
        <w:tab/>
      </w:r>
      <w:proofErr w:type="spellStart"/>
      <w:r w:rsidRPr="00386A5C">
        <w:rPr>
          <w:rFonts w:ascii="Times New Roman" w:hAnsi="Times New Roman" w:cs="Times New Roman"/>
          <w:kern w:val="0"/>
        </w:rPr>
        <w:t>Gonzalez</w:t>
      </w:r>
      <w:proofErr w:type="spellEnd"/>
      <w:r w:rsidRPr="00386A5C">
        <w:rPr>
          <w:rFonts w:ascii="Times New Roman" w:hAnsi="Times New Roman" w:cs="Times New Roman"/>
          <w:kern w:val="0"/>
        </w:rPr>
        <w:t>-Sanz M, Crespillo-Andújar C, Chamorro-</w:t>
      </w:r>
      <w:proofErr w:type="spellStart"/>
      <w:r w:rsidRPr="00386A5C">
        <w:rPr>
          <w:rFonts w:ascii="Times New Roman" w:hAnsi="Times New Roman" w:cs="Times New Roman"/>
          <w:kern w:val="0"/>
        </w:rPr>
        <w:t>Tojeiro</w:t>
      </w:r>
      <w:proofErr w:type="spellEnd"/>
      <w:r w:rsidRPr="00386A5C">
        <w:rPr>
          <w:rFonts w:ascii="Times New Roman" w:hAnsi="Times New Roman" w:cs="Times New Roman"/>
          <w:kern w:val="0"/>
        </w:rPr>
        <w:t xml:space="preserve"> S, Monge-</w:t>
      </w:r>
      <w:proofErr w:type="spellStart"/>
      <w:r w:rsidRPr="00386A5C">
        <w:rPr>
          <w:rFonts w:ascii="Times New Roman" w:hAnsi="Times New Roman" w:cs="Times New Roman"/>
          <w:kern w:val="0"/>
        </w:rPr>
        <w:t>Maillo</w:t>
      </w:r>
      <w:proofErr w:type="spellEnd"/>
      <w:r w:rsidRPr="00386A5C">
        <w:rPr>
          <w:rFonts w:ascii="Times New Roman" w:hAnsi="Times New Roman" w:cs="Times New Roman"/>
          <w:kern w:val="0"/>
        </w:rPr>
        <w:t xml:space="preserve"> B, </w:t>
      </w:r>
      <w:proofErr w:type="spellStart"/>
      <w:r w:rsidRPr="00386A5C">
        <w:rPr>
          <w:rFonts w:ascii="Times New Roman" w:hAnsi="Times New Roman" w:cs="Times New Roman"/>
          <w:kern w:val="0"/>
        </w:rPr>
        <w:t>Perez</w:t>
      </w:r>
      <w:proofErr w:type="spellEnd"/>
      <w:r w:rsidRPr="00386A5C">
        <w:rPr>
          <w:rFonts w:ascii="Times New Roman" w:hAnsi="Times New Roman" w:cs="Times New Roman"/>
          <w:kern w:val="0"/>
        </w:rPr>
        <w:t xml:space="preserve">-Molina JA, Norman FF. </w:t>
      </w:r>
      <w:r w:rsidRPr="00386A5C">
        <w:rPr>
          <w:rFonts w:ascii="Times New Roman" w:hAnsi="Times New Roman" w:cs="Times New Roman"/>
          <w:kern w:val="0"/>
          <w:lang w:val="en-US"/>
        </w:rPr>
        <w:t xml:space="preserve">Chagas Disease in Europe. </w:t>
      </w:r>
      <w:r w:rsidRPr="00386A5C">
        <w:rPr>
          <w:rFonts w:ascii="Times New Roman" w:hAnsi="Times New Roman" w:cs="Times New Roman"/>
          <w:i/>
          <w:iCs/>
          <w:kern w:val="0"/>
          <w:lang w:val="en-US"/>
        </w:rPr>
        <w:t>Trop Med Infect Dis</w:t>
      </w:r>
      <w:r w:rsidRPr="00386A5C">
        <w:rPr>
          <w:rFonts w:ascii="Times New Roman" w:hAnsi="Times New Roman" w:cs="Times New Roman"/>
          <w:kern w:val="0"/>
          <w:lang w:val="en-US"/>
        </w:rPr>
        <w:t xml:space="preserve"> 2023; </w:t>
      </w:r>
      <w:r w:rsidRPr="00386A5C">
        <w:rPr>
          <w:rFonts w:ascii="Times New Roman" w:hAnsi="Times New Roman" w:cs="Times New Roman"/>
          <w:b/>
          <w:bCs/>
          <w:kern w:val="0"/>
          <w:lang w:val="en-US"/>
        </w:rPr>
        <w:t>8</w:t>
      </w:r>
      <w:r w:rsidRPr="00386A5C">
        <w:rPr>
          <w:rFonts w:ascii="Times New Roman" w:hAnsi="Times New Roman" w:cs="Times New Roman"/>
          <w:kern w:val="0"/>
          <w:lang w:val="en-US"/>
        </w:rPr>
        <w:t>: 513.</w:t>
      </w:r>
    </w:p>
    <w:p w14:paraId="6B783083"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10</w:t>
      </w:r>
      <w:r w:rsidRPr="00386A5C">
        <w:rPr>
          <w:rFonts w:ascii="Times New Roman" w:hAnsi="Times New Roman" w:cs="Times New Roman"/>
          <w:kern w:val="0"/>
          <w:lang w:val="en-US"/>
        </w:rPr>
        <w:tab/>
        <w:t xml:space="preserve">Moraes FCA de, Souza MEC, Dal Moro L,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Prevention of congenital chagas disease by trypanocide treatment in women of reproductive age: A meta-analysis of observational studies. </w:t>
      </w:r>
      <w:proofErr w:type="spellStart"/>
      <w:r w:rsidRPr="00386A5C">
        <w:rPr>
          <w:rFonts w:ascii="Times New Roman" w:hAnsi="Times New Roman" w:cs="Times New Roman"/>
          <w:i/>
          <w:iCs/>
          <w:kern w:val="0"/>
          <w:lang w:val="en-US"/>
        </w:rPr>
        <w:t>PLoS</w:t>
      </w:r>
      <w:proofErr w:type="spellEnd"/>
      <w:r w:rsidRPr="00386A5C">
        <w:rPr>
          <w:rFonts w:ascii="Times New Roman" w:hAnsi="Times New Roman" w:cs="Times New Roman"/>
          <w:i/>
          <w:iCs/>
          <w:kern w:val="0"/>
          <w:lang w:val="en-US"/>
        </w:rPr>
        <w:t xml:space="preserve"> </w:t>
      </w:r>
      <w:proofErr w:type="spellStart"/>
      <w:r w:rsidRPr="00386A5C">
        <w:rPr>
          <w:rFonts w:ascii="Times New Roman" w:hAnsi="Times New Roman" w:cs="Times New Roman"/>
          <w:i/>
          <w:iCs/>
          <w:kern w:val="0"/>
          <w:lang w:val="en-US"/>
        </w:rPr>
        <w:t>Negl</w:t>
      </w:r>
      <w:proofErr w:type="spellEnd"/>
      <w:r w:rsidRPr="00386A5C">
        <w:rPr>
          <w:rFonts w:ascii="Times New Roman" w:hAnsi="Times New Roman" w:cs="Times New Roman"/>
          <w:i/>
          <w:iCs/>
          <w:kern w:val="0"/>
          <w:lang w:val="en-US"/>
        </w:rPr>
        <w:t xml:space="preserve"> Trop Dis</w:t>
      </w:r>
      <w:r w:rsidRPr="00386A5C">
        <w:rPr>
          <w:rFonts w:ascii="Times New Roman" w:hAnsi="Times New Roman" w:cs="Times New Roman"/>
          <w:kern w:val="0"/>
          <w:lang w:val="en-US"/>
        </w:rPr>
        <w:t xml:space="preserve"> 2024; </w:t>
      </w:r>
      <w:r w:rsidRPr="00386A5C">
        <w:rPr>
          <w:rFonts w:ascii="Times New Roman" w:hAnsi="Times New Roman" w:cs="Times New Roman"/>
          <w:b/>
          <w:bCs/>
          <w:kern w:val="0"/>
          <w:lang w:val="en-US"/>
        </w:rPr>
        <w:t>18</w:t>
      </w:r>
      <w:r w:rsidRPr="00386A5C">
        <w:rPr>
          <w:rFonts w:ascii="Times New Roman" w:hAnsi="Times New Roman" w:cs="Times New Roman"/>
          <w:kern w:val="0"/>
          <w:lang w:val="en-US"/>
        </w:rPr>
        <w:t>: e0012407.</w:t>
      </w:r>
    </w:p>
    <w:p w14:paraId="7CE9F29E"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11</w:t>
      </w:r>
      <w:r w:rsidRPr="00386A5C">
        <w:rPr>
          <w:rFonts w:ascii="Times New Roman" w:hAnsi="Times New Roman" w:cs="Times New Roman"/>
          <w:kern w:val="0"/>
          <w:lang w:val="en-US"/>
        </w:rPr>
        <w:tab/>
        <w:t xml:space="preserve">Iglesias-Rus L, Boquete T, Romay-Barja M, Benito A, Jordan B, Blasco-Hernández T. Diagnostic pathways of Chagas disease in Spain: a qualitative study. </w:t>
      </w:r>
      <w:r w:rsidRPr="00386A5C">
        <w:rPr>
          <w:rFonts w:ascii="Times New Roman" w:hAnsi="Times New Roman" w:cs="Times New Roman"/>
          <w:i/>
          <w:iCs/>
          <w:kern w:val="0"/>
          <w:lang w:val="en-US"/>
        </w:rPr>
        <w:t>BMC Public Health</w:t>
      </w:r>
      <w:r w:rsidRPr="00386A5C">
        <w:rPr>
          <w:rFonts w:ascii="Times New Roman" w:hAnsi="Times New Roman" w:cs="Times New Roman"/>
          <w:kern w:val="0"/>
          <w:lang w:val="en-US"/>
        </w:rPr>
        <w:t xml:space="preserve"> 2023; </w:t>
      </w:r>
      <w:r w:rsidRPr="00386A5C">
        <w:rPr>
          <w:rFonts w:ascii="Times New Roman" w:hAnsi="Times New Roman" w:cs="Times New Roman"/>
          <w:b/>
          <w:bCs/>
          <w:kern w:val="0"/>
          <w:lang w:val="en-US"/>
        </w:rPr>
        <w:t>23</w:t>
      </w:r>
      <w:r w:rsidRPr="00386A5C">
        <w:rPr>
          <w:rFonts w:ascii="Times New Roman" w:hAnsi="Times New Roman" w:cs="Times New Roman"/>
          <w:kern w:val="0"/>
          <w:lang w:val="en-US"/>
        </w:rPr>
        <w:t>: 332.</w:t>
      </w:r>
    </w:p>
    <w:p w14:paraId="360DA04B"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12</w:t>
      </w:r>
      <w:r w:rsidRPr="00386A5C">
        <w:rPr>
          <w:rFonts w:ascii="Times New Roman" w:hAnsi="Times New Roman" w:cs="Times New Roman"/>
          <w:kern w:val="0"/>
          <w:lang w:val="en-US"/>
        </w:rPr>
        <w:tab/>
        <w:t xml:space="preserve">Andrade MV, Noronha KVMDS, De Souza A,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The economic burden of Chagas disease: A systematic review. </w:t>
      </w:r>
      <w:proofErr w:type="spellStart"/>
      <w:r w:rsidRPr="00386A5C">
        <w:rPr>
          <w:rFonts w:ascii="Times New Roman" w:hAnsi="Times New Roman" w:cs="Times New Roman"/>
          <w:i/>
          <w:iCs/>
          <w:kern w:val="0"/>
        </w:rPr>
        <w:t>PLoS</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Negl</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Trop</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Dis</w:t>
      </w:r>
      <w:proofErr w:type="spellEnd"/>
      <w:r w:rsidRPr="00386A5C">
        <w:rPr>
          <w:rFonts w:ascii="Times New Roman" w:hAnsi="Times New Roman" w:cs="Times New Roman"/>
          <w:kern w:val="0"/>
        </w:rPr>
        <w:t xml:space="preserve"> 2023; </w:t>
      </w:r>
      <w:r w:rsidRPr="00386A5C">
        <w:rPr>
          <w:rFonts w:ascii="Times New Roman" w:hAnsi="Times New Roman" w:cs="Times New Roman"/>
          <w:b/>
          <w:bCs/>
          <w:kern w:val="0"/>
        </w:rPr>
        <w:t>17</w:t>
      </w:r>
      <w:r w:rsidRPr="00386A5C">
        <w:rPr>
          <w:rFonts w:ascii="Times New Roman" w:hAnsi="Times New Roman" w:cs="Times New Roman"/>
          <w:kern w:val="0"/>
        </w:rPr>
        <w:t>: e0011757.</w:t>
      </w:r>
    </w:p>
    <w:p w14:paraId="43CB31B1"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13</w:t>
      </w:r>
      <w:r w:rsidRPr="00386A5C">
        <w:rPr>
          <w:rFonts w:ascii="Times New Roman" w:hAnsi="Times New Roman" w:cs="Times New Roman"/>
          <w:kern w:val="0"/>
        </w:rPr>
        <w:tab/>
        <w:t>Ramos-</w:t>
      </w:r>
      <w:proofErr w:type="spellStart"/>
      <w:r w:rsidRPr="00386A5C">
        <w:rPr>
          <w:rFonts w:ascii="Times New Roman" w:hAnsi="Times New Roman" w:cs="Times New Roman"/>
          <w:kern w:val="0"/>
        </w:rPr>
        <w:t>Rincon</w:t>
      </w:r>
      <w:proofErr w:type="spellEnd"/>
      <w:r w:rsidRPr="00386A5C">
        <w:rPr>
          <w:rFonts w:ascii="Times New Roman" w:hAnsi="Times New Roman" w:cs="Times New Roman"/>
          <w:kern w:val="0"/>
        </w:rPr>
        <w:t xml:space="preserve"> J-M, </w:t>
      </w:r>
      <w:proofErr w:type="spellStart"/>
      <w:r w:rsidRPr="00386A5C">
        <w:rPr>
          <w:rFonts w:ascii="Times New Roman" w:hAnsi="Times New Roman" w:cs="Times New Roman"/>
          <w:kern w:val="0"/>
        </w:rPr>
        <w:t>Torrús</w:t>
      </w:r>
      <w:proofErr w:type="spellEnd"/>
      <w:r w:rsidRPr="00386A5C">
        <w:rPr>
          <w:rFonts w:ascii="Times New Roman" w:hAnsi="Times New Roman" w:cs="Times New Roman"/>
          <w:kern w:val="0"/>
        </w:rPr>
        <w:t xml:space="preserve">-Tendero D, García-Morante H,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Cytokine profile levels and their relationship with parasitemia and cardiomyopathy in people with Chagas disease in Spain. A prospective observational study. </w:t>
      </w:r>
      <w:proofErr w:type="spellStart"/>
      <w:r w:rsidRPr="00386A5C">
        <w:rPr>
          <w:rFonts w:ascii="Times New Roman" w:hAnsi="Times New Roman" w:cs="Times New Roman"/>
          <w:i/>
          <w:iCs/>
          <w:kern w:val="0"/>
          <w:lang w:val="en-US"/>
        </w:rPr>
        <w:t>Parasitol</w:t>
      </w:r>
      <w:proofErr w:type="spellEnd"/>
      <w:r w:rsidRPr="00386A5C">
        <w:rPr>
          <w:rFonts w:ascii="Times New Roman" w:hAnsi="Times New Roman" w:cs="Times New Roman"/>
          <w:i/>
          <w:iCs/>
          <w:kern w:val="0"/>
          <w:lang w:val="en-US"/>
        </w:rPr>
        <w:t xml:space="preserve"> Res</w:t>
      </w:r>
      <w:r w:rsidRPr="00386A5C">
        <w:rPr>
          <w:rFonts w:ascii="Times New Roman" w:hAnsi="Times New Roman" w:cs="Times New Roman"/>
          <w:kern w:val="0"/>
          <w:lang w:val="en-US"/>
        </w:rPr>
        <w:t xml:space="preserve"> 2024; </w:t>
      </w:r>
      <w:r w:rsidRPr="00386A5C">
        <w:rPr>
          <w:rFonts w:ascii="Times New Roman" w:hAnsi="Times New Roman" w:cs="Times New Roman"/>
          <w:b/>
          <w:bCs/>
          <w:kern w:val="0"/>
          <w:lang w:val="en-US"/>
        </w:rPr>
        <w:t>123</w:t>
      </w:r>
      <w:r w:rsidRPr="00386A5C">
        <w:rPr>
          <w:rFonts w:ascii="Times New Roman" w:hAnsi="Times New Roman" w:cs="Times New Roman"/>
          <w:kern w:val="0"/>
          <w:lang w:val="en-US"/>
        </w:rPr>
        <w:t>: 66.</w:t>
      </w:r>
    </w:p>
    <w:p w14:paraId="653E21F9"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14</w:t>
      </w:r>
      <w:r w:rsidRPr="00386A5C">
        <w:rPr>
          <w:rFonts w:ascii="Times New Roman" w:hAnsi="Times New Roman" w:cs="Times New Roman"/>
          <w:kern w:val="0"/>
          <w:lang w:val="en-US"/>
        </w:rPr>
        <w:tab/>
        <w:t xml:space="preserve">Swett MC, Rayes DL, Campos SV, Kumar RN. Chagas Disease: Epidemiology, Diagnosis, and Treatment. </w:t>
      </w:r>
      <w:proofErr w:type="spellStart"/>
      <w:r w:rsidRPr="00386A5C">
        <w:rPr>
          <w:rFonts w:ascii="Times New Roman" w:hAnsi="Times New Roman" w:cs="Times New Roman"/>
          <w:i/>
          <w:iCs/>
          <w:kern w:val="0"/>
        </w:rPr>
        <w:t>Curr</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Cardiol</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Rep</w:t>
      </w:r>
      <w:proofErr w:type="spellEnd"/>
      <w:r w:rsidRPr="00386A5C">
        <w:rPr>
          <w:rFonts w:ascii="Times New Roman" w:hAnsi="Times New Roman" w:cs="Times New Roman"/>
          <w:kern w:val="0"/>
        </w:rPr>
        <w:t xml:space="preserve"> 2024; </w:t>
      </w:r>
      <w:r w:rsidRPr="00386A5C">
        <w:rPr>
          <w:rFonts w:ascii="Times New Roman" w:hAnsi="Times New Roman" w:cs="Times New Roman"/>
          <w:b/>
          <w:bCs/>
          <w:kern w:val="0"/>
        </w:rPr>
        <w:t>26</w:t>
      </w:r>
      <w:r w:rsidRPr="00386A5C">
        <w:rPr>
          <w:rFonts w:ascii="Times New Roman" w:hAnsi="Times New Roman" w:cs="Times New Roman"/>
          <w:kern w:val="0"/>
        </w:rPr>
        <w:t>: 1105–12.</w:t>
      </w:r>
    </w:p>
    <w:p w14:paraId="1BAA4306"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15</w:t>
      </w:r>
      <w:r w:rsidRPr="00386A5C">
        <w:rPr>
          <w:rFonts w:ascii="Times New Roman" w:hAnsi="Times New Roman" w:cs="Times New Roman"/>
          <w:kern w:val="0"/>
        </w:rPr>
        <w:tab/>
      </w:r>
      <w:proofErr w:type="gramStart"/>
      <w:r w:rsidRPr="00386A5C">
        <w:rPr>
          <w:rFonts w:ascii="Times New Roman" w:hAnsi="Times New Roman" w:cs="Times New Roman"/>
          <w:kern w:val="0"/>
        </w:rPr>
        <w:t>Morillo</w:t>
      </w:r>
      <w:proofErr w:type="gramEnd"/>
      <w:r w:rsidRPr="00386A5C">
        <w:rPr>
          <w:rFonts w:ascii="Times New Roman" w:hAnsi="Times New Roman" w:cs="Times New Roman"/>
          <w:kern w:val="0"/>
        </w:rPr>
        <w:t xml:space="preserve"> CA, </w:t>
      </w:r>
      <w:proofErr w:type="spellStart"/>
      <w:r w:rsidRPr="00386A5C">
        <w:rPr>
          <w:rFonts w:ascii="Times New Roman" w:hAnsi="Times New Roman" w:cs="Times New Roman"/>
          <w:kern w:val="0"/>
        </w:rPr>
        <w:t>Marin</w:t>
      </w:r>
      <w:proofErr w:type="spellEnd"/>
      <w:r w:rsidRPr="00386A5C">
        <w:rPr>
          <w:rFonts w:ascii="Times New Roman" w:hAnsi="Times New Roman" w:cs="Times New Roman"/>
          <w:kern w:val="0"/>
        </w:rPr>
        <w:t xml:space="preserve">-Neto JA, </w:t>
      </w:r>
      <w:proofErr w:type="spellStart"/>
      <w:r w:rsidRPr="00386A5C">
        <w:rPr>
          <w:rFonts w:ascii="Times New Roman" w:hAnsi="Times New Roman" w:cs="Times New Roman"/>
          <w:kern w:val="0"/>
        </w:rPr>
        <w:t>Avezum</w:t>
      </w:r>
      <w:proofErr w:type="spellEnd"/>
      <w:r w:rsidRPr="00386A5C">
        <w:rPr>
          <w:rFonts w:ascii="Times New Roman" w:hAnsi="Times New Roman" w:cs="Times New Roman"/>
          <w:kern w:val="0"/>
        </w:rPr>
        <w:t xml:space="preserve"> A,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Randomized Trial of Benznidazole for Chronic Chagas’ Cardiomyopathy. </w:t>
      </w:r>
      <w:r w:rsidRPr="00386A5C">
        <w:rPr>
          <w:rFonts w:ascii="Times New Roman" w:hAnsi="Times New Roman" w:cs="Times New Roman"/>
          <w:i/>
          <w:iCs/>
          <w:kern w:val="0"/>
        </w:rPr>
        <w:t xml:space="preserve">N Engl J </w:t>
      </w:r>
      <w:proofErr w:type="spellStart"/>
      <w:r w:rsidRPr="00386A5C">
        <w:rPr>
          <w:rFonts w:ascii="Times New Roman" w:hAnsi="Times New Roman" w:cs="Times New Roman"/>
          <w:i/>
          <w:iCs/>
          <w:kern w:val="0"/>
        </w:rPr>
        <w:t>Med</w:t>
      </w:r>
      <w:proofErr w:type="spellEnd"/>
      <w:r w:rsidRPr="00386A5C">
        <w:rPr>
          <w:rFonts w:ascii="Times New Roman" w:hAnsi="Times New Roman" w:cs="Times New Roman"/>
          <w:kern w:val="0"/>
        </w:rPr>
        <w:t xml:space="preserve"> 2015; </w:t>
      </w:r>
      <w:r w:rsidRPr="00386A5C">
        <w:rPr>
          <w:rFonts w:ascii="Times New Roman" w:hAnsi="Times New Roman" w:cs="Times New Roman"/>
          <w:b/>
          <w:bCs/>
          <w:kern w:val="0"/>
        </w:rPr>
        <w:t>373</w:t>
      </w:r>
      <w:r w:rsidRPr="00386A5C">
        <w:rPr>
          <w:rFonts w:ascii="Times New Roman" w:hAnsi="Times New Roman" w:cs="Times New Roman"/>
          <w:kern w:val="0"/>
        </w:rPr>
        <w:t>: 1295–306.</w:t>
      </w:r>
    </w:p>
    <w:p w14:paraId="6DD9F06E"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16</w:t>
      </w:r>
      <w:r w:rsidRPr="00386A5C">
        <w:rPr>
          <w:rFonts w:ascii="Times New Roman" w:hAnsi="Times New Roman" w:cs="Times New Roman"/>
          <w:kern w:val="0"/>
        </w:rPr>
        <w:tab/>
        <w:t>INE. Instituto Nacional de Estadística. INE. https://www.ine.es/ (</w:t>
      </w:r>
      <w:proofErr w:type="spellStart"/>
      <w:r w:rsidRPr="00386A5C">
        <w:rPr>
          <w:rFonts w:ascii="Times New Roman" w:hAnsi="Times New Roman" w:cs="Times New Roman"/>
          <w:kern w:val="0"/>
        </w:rPr>
        <w:t>accessed</w:t>
      </w:r>
      <w:proofErr w:type="spellEnd"/>
      <w:r w:rsidRPr="00386A5C">
        <w:rPr>
          <w:rFonts w:ascii="Times New Roman" w:hAnsi="Times New Roman" w:cs="Times New Roman"/>
          <w:kern w:val="0"/>
        </w:rPr>
        <w:t xml:space="preserve"> May 3, 2025).</w:t>
      </w:r>
    </w:p>
    <w:p w14:paraId="5CE98F17"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lastRenderedPageBreak/>
        <w:t>17</w:t>
      </w:r>
      <w:r w:rsidRPr="00386A5C">
        <w:rPr>
          <w:rFonts w:ascii="Times New Roman" w:hAnsi="Times New Roman" w:cs="Times New Roman"/>
          <w:kern w:val="0"/>
        </w:rPr>
        <w:tab/>
        <w:t>Requena-</w:t>
      </w:r>
      <w:proofErr w:type="spellStart"/>
      <w:r w:rsidRPr="00386A5C">
        <w:rPr>
          <w:rFonts w:ascii="Times New Roman" w:hAnsi="Times New Roman" w:cs="Times New Roman"/>
          <w:kern w:val="0"/>
        </w:rPr>
        <w:t>Mendez</w:t>
      </w:r>
      <w:proofErr w:type="spellEnd"/>
      <w:r w:rsidRPr="00386A5C">
        <w:rPr>
          <w:rFonts w:ascii="Times New Roman" w:hAnsi="Times New Roman" w:cs="Times New Roman"/>
          <w:kern w:val="0"/>
        </w:rPr>
        <w:t xml:space="preserve"> A, </w:t>
      </w:r>
      <w:proofErr w:type="spellStart"/>
      <w:r w:rsidRPr="00386A5C">
        <w:rPr>
          <w:rFonts w:ascii="Times New Roman" w:hAnsi="Times New Roman" w:cs="Times New Roman"/>
          <w:kern w:val="0"/>
        </w:rPr>
        <w:t>Bussion</w:t>
      </w:r>
      <w:proofErr w:type="spellEnd"/>
      <w:r w:rsidRPr="00386A5C">
        <w:rPr>
          <w:rFonts w:ascii="Times New Roman" w:hAnsi="Times New Roman" w:cs="Times New Roman"/>
          <w:kern w:val="0"/>
        </w:rPr>
        <w:t xml:space="preserve"> S, Aldasoro E,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Cost-effectiveness of Chagas disease screening in Latin American migrants at primary health-care </w:t>
      </w:r>
      <w:proofErr w:type="spellStart"/>
      <w:r w:rsidRPr="00386A5C">
        <w:rPr>
          <w:rFonts w:ascii="Times New Roman" w:hAnsi="Times New Roman" w:cs="Times New Roman"/>
          <w:kern w:val="0"/>
          <w:lang w:val="en-US"/>
        </w:rPr>
        <w:t>centres</w:t>
      </w:r>
      <w:proofErr w:type="spellEnd"/>
      <w:r w:rsidRPr="00386A5C">
        <w:rPr>
          <w:rFonts w:ascii="Times New Roman" w:hAnsi="Times New Roman" w:cs="Times New Roman"/>
          <w:kern w:val="0"/>
          <w:lang w:val="en-US"/>
        </w:rPr>
        <w:t xml:space="preserve"> in Europe: a Markov model analysis. </w:t>
      </w:r>
      <w:r w:rsidRPr="00386A5C">
        <w:rPr>
          <w:rFonts w:ascii="Times New Roman" w:hAnsi="Times New Roman" w:cs="Times New Roman"/>
          <w:i/>
          <w:iCs/>
          <w:kern w:val="0"/>
          <w:lang w:val="en-US"/>
        </w:rPr>
        <w:t>Lancet Glob Health</w:t>
      </w:r>
      <w:r w:rsidRPr="00386A5C">
        <w:rPr>
          <w:rFonts w:ascii="Times New Roman" w:hAnsi="Times New Roman" w:cs="Times New Roman"/>
          <w:kern w:val="0"/>
          <w:lang w:val="en-US"/>
        </w:rPr>
        <w:t xml:space="preserve"> 2017; </w:t>
      </w:r>
      <w:r w:rsidRPr="00386A5C">
        <w:rPr>
          <w:rFonts w:ascii="Times New Roman" w:hAnsi="Times New Roman" w:cs="Times New Roman"/>
          <w:b/>
          <w:bCs/>
          <w:kern w:val="0"/>
          <w:lang w:val="en-US"/>
        </w:rPr>
        <w:t>0</w:t>
      </w:r>
      <w:r w:rsidRPr="00386A5C">
        <w:rPr>
          <w:rFonts w:ascii="Times New Roman" w:hAnsi="Times New Roman" w:cs="Times New Roman"/>
          <w:kern w:val="0"/>
          <w:lang w:val="en-US"/>
        </w:rPr>
        <w:t>: e439–47.</w:t>
      </w:r>
    </w:p>
    <w:p w14:paraId="07234B30"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18</w:t>
      </w:r>
      <w:r w:rsidRPr="00386A5C">
        <w:rPr>
          <w:rFonts w:ascii="Times New Roman" w:hAnsi="Times New Roman" w:cs="Times New Roman"/>
          <w:kern w:val="0"/>
          <w:lang w:val="en-US"/>
        </w:rPr>
        <w:tab/>
        <w:t>Edejer TT-T, World Health Organization, editors. Making choices in health: WHO guide to cost-effectiveness analysis. Geneva: World Health Organization, 2003.</w:t>
      </w:r>
    </w:p>
    <w:p w14:paraId="70081E24"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19</w:t>
      </w:r>
      <w:r w:rsidRPr="00386A5C">
        <w:rPr>
          <w:rFonts w:ascii="Times New Roman" w:hAnsi="Times New Roman" w:cs="Times New Roman"/>
          <w:kern w:val="0"/>
          <w:lang w:val="en-US"/>
        </w:rPr>
        <w:tab/>
        <w:t xml:space="preserve">Nunes Da Costa EAP, Victória C, Fortaleza CMCB. Predictors of development of cardiac and digestive disorders among patients with indeterminate chronic Chagas Disease. </w:t>
      </w:r>
      <w:proofErr w:type="spellStart"/>
      <w:r w:rsidRPr="00386A5C">
        <w:rPr>
          <w:rFonts w:ascii="Times New Roman" w:hAnsi="Times New Roman" w:cs="Times New Roman"/>
          <w:i/>
          <w:iCs/>
          <w:kern w:val="0"/>
        </w:rPr>
        <w:t>PLoS</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Negl</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Trop</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Dis</w:t>
      </w:r>
      <w:proofErr w:type="spellEnd"/>
      <w:r w:rsidRPr="00386A5C">
        <w:rPr>
          <w:rFonts w:ascii="Times New Roman" w:hAnsi="Times New Roman" w:cs="Times New Roman"/>
          <w:kern w:val="0"/>
        </w:rPr>
        <w:t xml:space="preserve"> 2021; </w:t>
      </w:r>
      <w:r w:rsidRPr="00386A5C">
        <w:rPr>
          <w:rFonts w:ascii="Times New Roman" w:hAnsi="Times New Roman" w:cs="Times New Roman"/>
          <w:b/>
          <w:bCs/>
          <w:kern w:val="0"/>
        </w:rPr>
        <w:t>15</w:t>
      </w:r>
      <w:r w:rsidRPr="00386A5C">
        <w:rPr>
          <w:rFonts w:ascii="Times New Roman" w:hAnsi="Times New Roman" w:cs="Times New Roman"/>
          <w:kern w:val="0"/>
        </w:rPr>
        <w:t>: e0009680.</w:t>
      </w:r>
    </w:p>
    <w:p w14:paraId="027943A4"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20</w:t>
      </w:r>
      <w:r w:rsidRPr="00386A5C">
        <w:rPr>
          <w:rFonts w:ascii="Times New Roman" w:hAnsi="Times New Roman" w:cs="Times New Roman"/>
          <w:kern w:val="0"/>
        </w:rPr>
        <w:tab/>
        <w:t>Ramos-</w:t>
      </w:r>
      <w:proofErr w:type="spellStart"/>
      <w:r w:rsidRPr="00386A5C">
        <w:rPr>
          <w:rFonts w:ascii="Times New Roman" w:hAnsi="Times New Roman" w:cs="Times New Roman"/>
          <w:kern w:val="0"/>
        </w:rPr>
        <w:t>Rincon</w:t>
      </w:r>
      <w:proofErr w:type="spellEnd"/>
      <w:r w:rsidRPr="00386A5C">
        <w:rPr>
          <w:rFonts w:ascii="Times New Roman" w:hAnsi="Times New Roman" w:cs="Times New Roman"/>
          <w:kern w:val="0"/>
        </w:rPr>
        <w:t xml:space="preserve"> J-M, Llenas-García J, Pinargote-Celorio H,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Chagas Disease-Related Mortality in Spain, 1997 to 2018. </w:t>
      </w:r>
      <w:r w:rsidRPr="00386A5C">
        <w:rPr>
          <w:rFonts w:ascii="Times New Roman" w:hAnsi="Times New Roman" w:cs="Times New Roman"/>
          <w:i/>
          <w:iCs/>
          <w:kern w:val="0"/>
          <w:lang w:val="en-US"/>
        </w:rPr>
        <w:t>Microorganisms</w:t>
      </w:r>
      <w:r w:rsidRPr="00386A5C">
        <w:rPr>
          <w:rFonts w:ascii="Times New Roman" w:hAnsi="Times New Roman" w:cs="Times New Roman"/>
          <w:kern w:val="0"/>
          <w:lang w:val="en-US"/>
        </w:rPr>
        <w:t xml:space="preserve"> 2021; </w:t>
      </w:r>
      <w:r w:rsidRPr="00386A5C">
        <w:rPr>
          <w:rFonts w:ascii="Times New Roman" w:hAnsi="Times New Roman" w:cs="Times New Roman"/>
          <w:b/>
          <w:bCs/>
          <w:kern w:val="0"/>
          <w:lang w:val="en-US"/>
        </w:rPr>
        <w:t>9</w:t>
      </w:r>
      <w:r w:rsidRPr="00386A5C">
        <w:rPr>
          <w:rFonts w:ascii="Times New Roman" w:hAnsi="Times New Roman" w:cs="Times New Roman"/>
          <w:kern w:val="0"/>
          <w:lang w:val="en-US"/>
        </w:rPr>
        <w:t>: 1991.</w:t>
      </w:r>
    </w:p>
    <w:p w14:paraId="0124A819"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21</w:t>
      </w:r>
      <w:r w:rsidRPr="00386A5C">
        <w:rPr>
          <w:rFonts w:ascii="Times New Roman" w:hAnsi="Times New Roman" w:cs="Times New Roman"/>
          <w:kern w:val="0"/>
          <w:lang w:val="en-US"/>
        </w:rPr>
        <w:tab/>
        <w:t>R Core Team. R: A Language and Environment for Statistical   Computing. 2023. https://www.R-project.org.</w:t>
      </w:r>
    </w:p>
    <w:p w14:paraId="76517F6D"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lang w:val="en-US"/>
        </w:rPr>
        <w:t>22</w:t>
      </w:r>
      <w:r w:rsidRPr="00386A5C">
        <w:rPr>
          <w:rFonts w:ascii="Times New Roman" w:hAnsi="Times New Roman" w:cs="Times New Roman"/>
          <w:kern w:val="0"/>
          <w:lang w:val="en-US"/>
        </w:rPr>
        <w:tab/>
        <w:t xml:space="preserve">Husereau D, Drummond M, Petrou S,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Consolidated Health Economic Evaluation Reporting Standards (</w:t>
      </w:r>
      <w:proofErr w:type="gramStart"/>
      <w:r w:rsidRPr="00386A5C">
        <w:rPr>
          <w:rFonts w:ascii="Times New Roman" w:hAnsi="Times New Roman" w:cs="Times New Roman"/>
          <w:kern w:val="0"/>
          <w:lang w:val="en-US"/>
        </w:rPr>
        <w:t>CHEERS)—</w:t>
      </w:r>
      <w:proofErr w:type="gramEnd"/>
      <w:r w:rsidRPr="00386A5C">
        <w:rPr>
          <w:rFonts w:ascii="Times New Roman" w:hAnsi="Times New Roman" w:cs="Times New Roman"/>
          <w:kern w:val="0"/>
          <w:lang w:val="en-US"/>
        </w:rPr>
        <w:t xml:space="preserve">Explanation and Elaboration: A Report of the ISPOR Health Economic Evaluation Publication Guidelines Good Reporting Practices Task Force. </w:t>
      </w:r>
      <w:r w:rsidRPr="00386A5C">
        <w:rPr>
          <w:rFonts w:ascii="Times New Roman" w:hAnsi="Times New Roman" w:cs="Times New Roman"/>
          <w:i/>
          <w:iCs/>
          <w:kern w:val="0"/>
          <w:lang w:val="en-US"/>
        </w:rPr>
        <w:t>Value Health</w:t>
      </w:r>
      <w:r w:rsidRPr="00386A5C">
        <w:rPr>
          <w:rFonts w:ascii="Times New Roman" w:hAnsi="Times New Roman" w:cs="Times New Roman"/>
          <w:kern w:val="0"/>
          <w:lang w:val="en-US"/>
        </w:rPr>
        <w:t xml:space="preserve"> 2013; </w:t>
      </w:r>
      <w:r w:rsidRPr="00386A5C">
        <w:rPr>
          <w:rFonts w:ascii="Times New Roman" w:hAnsi="Times New Roman" w:cs="Times New Roman"/>
          <w:b/>
          <w:bCs/>
          <w:kern w:val="0"/>
          <w:lang w:val="en-US"/>
        </w:rPr>
        <w:t>16</w:t>
      </w:r>
      <w:r w:rsidRPr="00386A5C">
        <w:rPr>
          <w:rFonts w:ascii="Times New Roman" w:hAnsi="Times New Roman" w:cs="Times New Roman"/>
          <w:kern w:val="0"/>
          <w:lang w:val="en-US"/>
        </w:rPr>
        <w:t>: 231–50.</w:t>
      </w:r>
    </w:p>
    <w:p w14:paraId="2F928037"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23</w:t>
      </w:r>
      <w:r w:rsidRPr="00386A5C">
        <w:rPr>
          <w:rFonts w:ascii="Times New Roman" w:hAnsi="Times New Roman" w:cs="Times New Roman"/>
          <w:kern w:val="0"/>
          <w:lang w:val="en-US"/>
        </w:rPr>
        <w:tab/>
      </w:r>
      <w:proofErr w:type="spellStart"/>
      <w:r w:rsidRPr="00386A5C">
        <w:rPr>
          <w:rFonts w:ascii="Times New Roman" w:hAnsi="Times New Roman" w:cs="Times New Roman"/>
          <w:kern w:val="0"/>
          <w:lang w:val="en-US"/>
        </w:rPr>
        <w:t>Chadalawada</w:t>
      </w:r>
      <w:proofErr w:type="spellEnd"/>
      <w:r w:rsidRPr="00386A5C">
        <w:rPr>
          <w:rFonts w:ascii="Times New Roman" w:hAnsi="Times New Roman" w:cs="Times New Roman"/>
          <w:kern w:val="0"/>
          <w:lang w:val="en-US"/>
        </w:rPr>
        <w:t xml:space="preserve"> S, </w:t>
      </w:r>
      <w:proofErr w:type="spellStart"/>
      <w:r w:rsidRPr="00386A5C">
        <w:rPr>
          <w:rFonts w:ascii="Times New Roman" w:hAnsi="Times New Roman" w:cs="Times New Roman"/>
          <w:kern w:val="0"/>
          <w:lang w:val="en-US"/>
        </w:rPr>
        <w:t>Sillau</w:t>
      </w:r>
      <w:proofErr w:type="spellEnd"/>
      <w:r w:rsidRPr="00386A5C">
        <w:rPr>
          <w:rFonts w:ascii="Times New Roman" w:hAnsi="Times New Roman" w:cs="Times New Roman"/>
          <w:kern w:val="0"/>
          <w:lang w:val="en-US"/>
        </w:rPr>
        <w:t xml:space="preserve"> S, Archuleta S,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Risk of Chronic Cardiomyopathy Among Patients </w:t>
      </w:r>
      <w:proofErr w:type="gramStart"/>
      <w:r w:rsidRPr="00386A5C">
        <w:rPr>
          <w:rFonts w:ascii="Times New Roman" w:hAnsi="Times New Roman" w:cs="Times New Roman"/>
          <w:kern w:val="0"/>
          <w:lang w:val="en-US"/>
        </w:rPr>
        <w:t>With</w:t>
      </w:r>
      <w:proofErr w:type="gramEnd"/>
      <w:r w:rsidRPr="00386A5C">
        <w:rPr>
          <w:rFonts w:ascii="Times New Roman" w:hAnsi="Times New Roman" w:cs="Times New Roman"/>
          <w:kern w:val="0"/>
          <w:lang w:val="en-US"/>
        </w:rPr>
        <w:t xml:space="preserve"> the Acute Phase or Indeterminate Form of Chagas Disease: A Systematic Review and Meta-analysis. </w:t>
      </w:r>
      <w:r w:rsidRPr="00386A5C">
        <w:rPr>
          <w:rFonts w:ascii="Times New Roman" w:hAnsi="Times New Roman" w:cs="Times New Roman"/>
          <w:i/>
          <w:iCs/>
          <w:kern w:val="0"/>
        </w:rPr>
        <w:t xml:space="preserve">JAMA </w:t>
      </w:r>
      <w:proofErr w:type="spellStart"/>
      <w:r w:rsidRPr="00386A5C">
        <w:rPr>
          <w:rFonts w:ascii="Times New Roman" w:hAnsi="Times New Roman" w:cs="Times New Roman"/>
          <w:i/>
          <w:iCs/>
          <w:kern w:val="0"/>
        </w:rPr>
        <w:t>Netw</w:t>
      </w:r>
      <w:proofErr w:type="spellEnd"/>
      <w:r w:rsidRPr="00386A5C">
        <w:rPr>
          <w:rFonts w:ascii="Times New Roman" w:hAnsi="Times New Roman" w:cs="Times New Roman"/>
          <w:i/>
          <w:iCs/>
          <w:kern w:val="0"/>
        </w:rPr>
        <w:t xml:space="preserve"> Open</w:t>
      </w:r>
      <w:r w:rsidRPr="00386A5C">
        <w:rPr>
          <w:rFonts w:ascii="Times New Roman" w:hAnsi="Times New Roman" w:cs="Times New Roman"/>
          <w:kern w:val="0"/>
        </w:rPr>
        <w:t xml:space="preserve"> 2020; </w:t>
      </w:r>
      <w:r w:rsidRPr="00386A5C">
        <w:rPr>
          <w:rFonts w:ascii="Times New Roman" w:hAnsi="Times New Roman" w:cs="Times New Roman"/>
          <w:b/>
          <w:bCs/>
          <w:kern w:val="0"/>
        </w:rPr>
        <w:t>3</w:t>
      </w:r>
      <w:r w:rsidRPr="00386A5C">
        <w:rPr>
          <w:rFonts w:ascii="Times New Roman" w:hAnsi="Times New Roman" w:cs="Times New Roman"/>
          <w:kern w:val="0"/>
        </w:rPr>
        <w:t>: e2015072.</w:t>
      </w:r>
    </w:p>
    <w:p w14:paraId="224D7BF3"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24</w:t>
      </w:r>
      <w:r w:rsidRPr="00386A5C">
        <w:rPr>
          <w:rFonts w:ascii="Times New Roman" w:hAnsi="Times New Roman" w:cs="Times New Roman"/>
          <w:kern w:val="0"/>
        </w:rPr>
        <w:tab/>
      </w:r>
      <w:proofErr w:type="spellStart"/>
      <w:r w:rsidRPr="00386A5C">
        <w:rPr>
          <w:rFonts w:ascii="Times New Roman" w:hAnsi="Times New Roman" w:cs="Times New Roman"/>
          <w:kern w:val="0"/>
        </w:rPr>
        <w:t>Chadalawada</w:t>
      </w:r>
      <w:proofErr w:type="spellEnd"/>
      <w:r w:rsidRPr="00386A5C">
        <w:rPr>
          <w:rFonts w:ascii="Times New Roman" w:hAnsi="Times New Roman" w:cs="Times New Roman"/>
          <w:kern w:val="0"/>
        </w:rPr>
        <w:t xml:space="preserve"> S, </w:t>
      </w:r>
      <w:proofErr w:type="spellStart"/>
      <w:r w:rsidRPr="00386A5C">
        <w:rPr>
          <w:rFonts w:ascii="Times New Roman" w:hAnsi="Times New Roman" w:cs="Times New Roman"/>
          <w:kern w:val="0"/>
        </w:rPr>
        <w:t>Rassi</w:t>
      </w:r>
      <w:proofErr w:type="spellEnd"/>
      <w:r w:rsidRPr="00386A5C">
        <w:rPr>
          <w:rFonts w:ascii="Times New Roman" w:hAnsi="Times New Roman" w:cs="Times New Roman"/>
          <w:kern w:val="0"/>
        </w:rPr>
        <w:t xml:space="preserve"> A, Samara O,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Mortality risk in chronic Chagas cardiomyopathy: a systematic review and meta‐analysis. </w:t>
      </w:r>
      <w:r w:rsidRPr="00386A5C">
        <w:rPr>
          <w:rFonts w:ascii="Times New Roman" w:hAnsi="Times New Roman" w:cs="Times New Roman"/>
          <w:i/>
          <w:iCs/>
          <w:kern w:val="0"/>
        </w:rPr>
        <w:t xml:space="preserve">ESC Heart </w:t>
      </w:r>
      <w:proofErr w:type="spellStart"/>
      <w:r w:rsidRPr="00386A5C">
        <w:rPr>
          <w:rFonts w:ascii="Times New Roman" w:hAnsi="Times New Roman" w:cs="Times New Roman"/>
          <w:i/>
          <w:iCs/>
          <w:kern w:val="0"/>
        </w:rPr>
        <w:t>Fail</w:t>
      </w:r>
      <w:proofErr w:type="spellEnd"/>
      <w:r w:rsidRPr="00386A5C">
        <w:rPr>
          <w:rFonts w:ascii="Times New Roman" w:hAnsi="Times New Roman" w:cs="Times New Roman"/>
          <w:kern w:val="0"/>
        </w:rPr>
        <w:t xml:space="preserve"> 2021; </w:t>
      </w:r>
      <w:r w:rsidRPr="00386A5C">
        <w:rPr>
          <w:rFonts w:ascii="Times New Roman" w:hAnsi="Times New Roman" w:cs="Times New Roman"/>
          <w:b/>
          <w:bCs/>
          <w:kern w:val="0"/>
        </w:rPr>
        <w:t>8</w:t>
      </w:r>
      <w:r w:rsidRPr="00386A5C">
        <w:rPr>
          <w:rFonts w:ascii="Times New Roman" w:hAnsi="Times New Roman" w:cs="Times New Roman"/>
          <w:kern w:val="0"/>
        </w:rPr>
        <w:t>: 5466–81.</w:t>
      </w:r>
    </w:p>
    <w:p w14:paraId="1198D513"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25</w:t>
      </w:r>
      <w:r w:rsidRPr="00386A5C">
        <w:rPr>
          <w:rFonts w:ascii="Times New Roman" w:hAnsi="Times New Roman" w:cs="Times New Roman"/>
          <w:kern w:val="0"/>
        </w:rPr>
        <w:tab/>
        <w:t xml:space="preserve">Castro C, </w:t>
      </w:r>
      <w:proofErr w:type="spellStart"/>
      <w:r w:rsidRPr="00386A5C">
        <w:rPr>
          <w:rFonts w:ascii="Times New Roman" w:hAnsi="Times New Roman" w:cs="Times New Roman"/>
          <w:kern w:val="0"/>
        </w:rPr>
        <w:t>Macêdo</w:t>
      </w:r>
      <w:proofErr w:type="spellEnd"/>
      <w:r w:rsidRPr="00386A5C">
        <w:rPr>
          <w:rFonts w:ascii="Times New Roman" w:hAnsi="Times New Roman" w:cs="Times New Roman"/>
          <w:kern w:val="0"/>
        </w:rPr>
        <w:t xml:space="preserve"> V, </w:t>
      </w:r>
      <w:proofErr w:type="spellStart"/>
      <w:r w:rsidRPr="00386A5C">
        <w:rPr>
          <w:rFonts w:ascii="Times New Roman" w:hAnsi="Times New Roman" w:cs="Times New Roman"/>
          <w:kern w:val="0"/>
        </w:rPr>
        <w:t>Rezende</w:t>
      </w:r>
      <w:proofErr w:type="spellEnd"/>
      <w:r w:rsidRPr="00386A5C">
        <w:rPr>
          <w:rFonts w:ascii="Times New Roman" w:hAnsi="Times New Roman" w:cs="Times New Roman"/>
          <w:kern w:val="0"/>
        </w:rPr>
        <w:t xml:space="preserve"> JM, </w:t>
      </w:r>
      <w:proofErr w:type="spellStart"/>
      <w:r w:rsidRPr="00386A5C">
        <w:rPr>
          <w:rFonts w:ascii="Times New Roman" w:hAnsi="Times New Roman" w:cs="Times New Roman"/>
          <w:kern w:val="0"/>
        </w:rPr>
        <w:t>Prata</w:t>
      </w:r>
      <w:proofErr w:type="spellEnd"/>
      <w:r w:rsidRPr="00386A5C">
        <w:rPr>
          <w:rFonts w:ascii="Times New Roman" w:hAnsi="Times New Roman" w:cs="Times New Roman"/>
          <w:kern w:val="0"/>
        </w:rPr>
        <w:t xml:space="preserve"> A. </w:t>
      </w:r>
      <w:proofErr w:type="spellStart"/>
      <w:r w:rsidRPr="00386A5C">
        <w:rPr>
          <w:rFonts w:ascii="Times New Roman" w:hAnsi="Times New Roman" w:cs="Times New Roman"/>
          <w:kern w:val="0"/>
        </w:rPr>
        <w:t>Estudo</w:t>
      </w:r>
      <w:proofErr w:type="spellEnd"/>
      <w:r w:rsidRPr="00386A5C">
        <w:rPr>
          <w:rFonts w:ascii="Times New Roman" w:hAnsi="Times New Roman" w:cs="Times New Roman"/>
          <w:kern w:val="0"/>
        </w:rPr>
        <w:t xml:space="preserve"> radiológico longitudinal do </w:t>
      </w:r>
      <w:proofErr w:type="spellStart"/>
      <w:r w:rsidRPr="00386A5C">
        <w:rPr>
          <w:rFonts w:ascii="Times New Roman" w:hAnsi="Times New Roman" w:cs="Times New Roman"/>
          <w:kern w:val="0"/>
        </w:rPr>
        <w:t>esôfago</w:t>
      </w:r>
      <w:proofErr w:type="spellEnd"/>
      <w:r w:rsidRPr="00386A5C">
        <w:rPr>
          <w:rFonts w:ascii="Times New Roman" w:hAnsi="Times New Roman" w:cs="Times New Roman"/>
          <w:kern w:val="0"/>
        </w:rPr>
        <w:t xml:space="preserve">, em área </w:t>
      </w:r>
      <w:proofErr w:type="spellStart"/>
      <w:r w:rsidRPr="00386A5C">
        <w:rPr>
          <w:rFonts w:ascii="Times New Roman" w:hAnsi="Times New Roman" w:cs="Times New Roman"/>
          <w:kern w:val="0"/>
        </w:rPr>
        <w:t>endêmica</w:t>
      </w:r>
      <w:proofErr w:type="spellEnd"/>
      <w:r w:rsidRPr="00386A5C">
        <w:rPr>
          <w:rFonts w:ascii="Times New Roman" w:hAnsi="Times New Roman" w:cs="Times New Roman"/>
          <w:kern w:val="0"/>
        </w:rPr>
        <w:t xml:space="preserve"> de </w:t>
      </w:r>
      <w:proofErr w:type="spellStart"/>
      <w:r w:rsidRPr="00386A5C">
        <w:rPr>
          <w:rFonts w:ascii="Times New Roman" w:hAnsi="Times New Roman" w:cs="Times New Roman"/>
          <w:kern w:val="0"/>
        </w:rPr>
        <w:t>doença</w:t>
      </w:r>
      <w:proofErr w:type="spellEnd"/>
      <w:r w:rsidRPr="00386A5C">
        <w:rPr>
          <w:rFonts w:ascii="Times New Roman" w:hAnsi="Times New Roman" w:cs="Times New Roman"/>
          <w:kern w:val="0"/>
        </w:rPr>
        <w:t xml:space="preserve"> de Chagas, em </w:t>
      </w:r>
      <w:proofErr w:type="spellStart"/>
      <w:r w:rsidRPr="00386A5C">
        <w:rPr>
          <w:rFonts w:ascii="Times New Roman" w:hAnsi="Times New Roman" w:cs="Times New Roman"/>
          <w:kern w:val="0"/>
        </w:rPr>
        <w:t>um</w:t>
      </w:r>
      <w:proofErr w:type="spellEnd"/>
      <w:r w:rsidRPr="00386A5C">
        <w:rPr>
          <w:rFonts w:ascii="Times New Roman" w:hAnsi="Times New Roman" w:cs="Times New Roman"/>
          <w:kern w:val="0"/>
        </w:rPr>
        <w:t xml:space="preserve"> período de 13 </w:t>
      </w:r>
      <w:proofErr w:type="spellStart"/>
      <w:r w:rsidRPr="00386A5C">
        <w:rPr>
          <w:rFonts w:ascii="Times New Roman" w:hAnsi="Times New Roman" w:cs="Times New Roman"/>
          <w:kern w:val="0"/>
        </w:rPr>
        <w:t>anos</w:t>
      </w:r>
      <w:proofErr w:type="spellEnd"/>
      <w:r w:rsidRPr="00386A5C">
        <w:rPr>
          <w:rFonts w:ascii="Times New Roman" w:hAnsi="Times New Roman" w:cs="Times New Roman"/>
          <w:kern w:val="0"/>
        </w:rPr>
        <w:t xml:space="preserve">. </w:t>
      </w:r>
      <w:proofErr w:type="spellStart"/>
      <w:r w:rsidRPr="00386A5C">
        <w:rPr>
          <w:rFonts w:ascii="Times New Roman" w:hAnsi="Times New Roman" w:cs="Times New Roman"/>
          <w:i/>
          <w:iCs/>
          <w:kern w:val="0"/>
        </w:rPr>
        <w:t>Rev</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Soc</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Bras</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Med</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Trop</w:t>
      </w:r>
      <w:proofErr w:type="spellEnd"/>
      <w:r w:rsidRPr="00386A5C">
        <w:rPr>
          <w:rFonts w:ascii="Times New Roman" w:hAnsi="Times New Roman" w:cs="Times New Roman"/>
          <w:kern w:val="0"/>
        </w:rPr>
        <w:t xml:space="preserve"> 1994; </w:t>
      </w:r>
      <w:r w:rsidRPr="00386A5C">
        <w:rPr>
          <w:rFonts w:ascii="Times New Roman" w:hAnsi="Times New Roman" w:cs="Times New Roman"/>
          <w:b/>
          <w:bCs/>
          <w:kern w:val="0"/>
        </w:rPr>
        <w:t>27</w:t>
      </w:r>
      <w:r w:rsidRPr="00386A5C">
        <w:rPr>
          <w:rFonts w:ascii="Times New Roman" w:hAnsi="Times New Roman" w:cs="Times New Roman"/>
          <w:kern w:val="0"/>
        </w:rPr>
        <w:t>: 227–33.</w:t>
      </w:r>
    </w:p>
    <w:p w14:paraId="2F32EB6E"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26</w:t>
      </w:r>
      <w:r w:rsidRPr="00386A5C">
        <w:rPr>
          <w:rFonts w:ascii="Times New Roman" w:hAnsi="Times New Roman" w:cs="Times New Roman"/>
          <w:kern w:val="0"/>
        </w:rPr>
        <w:tab/>
      </w:r>
      <w:proofErr w:type="gramStart"/>
      <w:r w:rsidRPr="00386A5C">
        <w:rPr>
          <w:rFonts w:ascii="Times New Roman" w:hAnsi="Times New Roman" w:cs="Times New Roman"/>
          <w:kern w:val="0"/>
        </w:rPr>
        <w:t>Consejería</w:t>
      </w:r>
      <w:proofErr w:type="gramEnd"/>
      <w:r w:rsidRPr="00386A5C">
        <w:rPr>
          <w:rFonts w:ascii="Times New Roman" w:hAnsi="Times New Roman" w:cs="Times New Roman"/>
          <w:kern w:val="0"/>
        </w:rPr>
        <w:t xml:space="preserve"> de salud. 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 </w:t>
      </w:r>
      <w:r w:rsidRPr="00386A5C">
        <w:rPr>
          <w:rFonts w:ascii="Times New Roman" w:hAnsi="Times New Roman" w:cs="Times New Roman"/>
          <w:i/>
          <w:iCs/>
          <w:kern w:val="0"/>
        </w:rPr>
        <w:t xml:space="preserve">Bol </w:t>
      </w:r>
      <w:proofErr w:type="spellStart"/>
      <w:r w:rsidRPr="00386A5C">
        <w:rPr>
          <w:rFonts w:ascii="Times New Roman" w:hAnsi="Times New Roman" w:cs="Times New Roman"/>
          <w:i/>
          <w:iCs/>
          <w:kern w:val="0"/>
        </w:rPr>
        <w:t>Of</w:t>
      </w:r>
      <w:proofErr w:type="spellEnd"/>
      <w:r w:rsidRPr="00386A5C">
        <w:rPr>
          <w:rFonts w:ascii="Times New Roman" w:hAnsi="Times New Roman" w:cs="Times New Roman"/>
          <w:i/>
          <w:iCs/>
          <w:kern w:val="0"/>
        </w:rPr>
        <w:t xml:space="preserve"> Junta </w:t>
      </w:r>
      <w:proofErr w:type="spellStart"/>
      <w:r w:rsidRPr="00386A5C">
        <w:rPr>
          <w:rFonts w:ascii="Times New Roman" w:hAnsi="Times New Roman" w:cs="Times New Roman"/>
          <w:i/>
          <w:iCs/>
          <w:kern w:val="0"/>
        </w:rPr>
        <w:t>Andal</w:t>
      </w:r>
      <w:proofErr w:type="spellEnd"/>
      <w:r w:rsidRPr="00386A5C">
        <w:rPr>
          <w:rFonts w:ascii="Times New Roman" w:hAnsi="Times New Roman" w:cs="Times New Roman"/>
          <w:kern w:val="0"/>
        </w:rPr>
        <w:t xml:space="preserve"> 2024</w:t>
      </w:r>
      <w:proofErr w:type="gramStart"/>
      <w:r w:rsidRPr="00386A5C">
        <w:rPr>
          <w:rFonts w:ascii="Times New Roman" w:hAnsi="Times New Roman" w:cs="Times New Roman"/>
          <w:kern w:val="0"/>
        </w:rPr>
        <w:t>; :</w:t>
      </w:r>
      <w:proofErr w:type="gramEnd"/>
      <w:r w:rsidRPr="00386A5C">
        <w:rPr>
          <w:rFonts w:ascii="Times New Roman" w:hAnsi="Times New Roman" w:cs="Times New Roman"/>
          <w:kern w:val="0"/>
        </w:rPr>
        <w:t xml:space="preserve"> 1–163.</w:t>
      </w:r>
    </w:p>
    <w:p w14:paraId="4F7EB746"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27</w:t>
      </w:r>
      <w:r w:rsidRPr="00386A5C">
        <w:rPr>
          <w:rFonts w:ascii="Times New Roman" w:hAnsi="Times New Roman" w:cs="Times New Roman"/>
          <w:kern w:val="0"/>
        </w:rPr>
        <w:tab/>
      </w:r>
      <w:proofErr w:type="gramStart"/>
      <w:r w:rsidRPr="00386A5C">
        <w:rPr>
          <w:rFonts w:ascii="Times New Roman" w:hAnsi="Times New Roman" w:cs="Times New Roman"/>
          <w:kern w:val="0"/>
        </w:rPr>
        <w:t>Ministerio</w:t>
      </w:r>
      <w:proofErr w:type="gramEnd"/>
      <w:r w:rsidRPr="00386A5C">
        <w:rPr>
          <w:rFonts w:ascii="Times New Roman" w:hAnsi="Times New Roman" w:cs="Times New Roman"/>
          <w:kern w:val="0"/>
        </w:rPr>
        <w:t xml:space="preserve"> de Ciencia e innovación. Resolución de 14 de noviembre de 2023, del Instituto de Salud Carlos III, O.A., M.P., por la que se modifica el Anexo de la Resolución de 3 de abril de 2019, por la que se establecen los precios públicos correspondientes a la prestación de servicios y actividades del organismo. </w:t>
      </w:r>
      <w:r w:rsidRPr="00386A5C">
        <w:rPr>
          <w:rFonts w:ascii="Times New Roman" w:hAnsi="Times New Roman" w:cs="Times New Roman"/>
          <w:i/>
          <w:iCs/>
          <w:kern w:val="0"/>
          <w:lang w:val="en-US"/>
        </w:rPr>
        <w:t>Bol Of Estado</w:t>
      </w:r>
      <w:r w:rsidRPr="00386A5C">
        <w:rPr>
          <w:rFonts w:ascii="Times New Roman" w:hAnsi="Times New Roman" w:cs="Times New Roman"/>
          <w:kern w:val="0"/>
          <w:lang w:val="en-US"/>
        </w:rPr>
        <w:t xml:space="preserve"> 2023; published online Dec 5.</w:t>
      </w:r>
    </w:p>
    <w:p w14:paraId="4B49C9E0"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t>28</w:t>
      </w:r>
      <w:r w:rsidRPr="00386A5C">
        <w:rPr>
          <w:rFonts w:ascii="Times New Roman" w:hAnsi="Times New Roman" w:cs="Times New Roman"/>
          <w:kern w:val="0"/>
          <w:lang w:val="en-US"/>
        </w:rPr>
        <w:tab/>
      </w:r>
      <w:proofErr w:type="spellStart"/>
      <w:r w:rsidRPr="00386A5C">
        <w:rPr>
          <w:rFonts w:ascii="Times New Roman" w:hAnsi="Times New Roman" w:cs="Times New Roman"/>
          <w:kern w:val="0"/>
          <w:lang w:val="en-US"/>
        </w:rPr>
        <w:t>Consellería</w:t>
      </w:r>
      <w:proofErr w:type="spellEnd"/>
      <w:r w:rsidRPr="00386A5C">
        <w:rPr>
          <w:rFonts w:ascii="Times New Roman" w:hAnsi="Times New Roman" w:cs="Times New Roman"/>
          <w:kern w:val="0"/>
          <w:lang w:val="en-US"/>
        </w:rPr>
        <w:t xml:space="preserve"> Salut </w:t>
      </w:r>
      <w:proofErr w:type="spellStart"/>
      <w:r w:rsidRPr="00386A5C">
        <w:rPr>
          <w:rFonts w:ascii="Times New Roman" w:hAnsi="Times New Roman" w:cs="Times New Roman"/>
          <w:kern w:val="0"/>
          <w:lang w:val="en-US"/>
        </w:rPr>
        <w:t>i</w:t>
      </w:r>
      <w:proofErr w:type="spellEnd"/>
      <w:r w:rsidRPr="00386A5C">
        <w:rPr>
          <w:rFonts w:ascii="Times New Roman" w:hAnsi="Times New Roman" w:cs="Times New Roman"/>
          <w:kern w:val="0"/>
          <w:lang w:val="en-US"/>
        </w:rPr>
        <w:t xml:space="preserve"> </w:t>
      </w:r>
      <w:proofErr w:type="spellStart"/>
      <w:r w:rsidRPr="00386A5C">
        <w:rPr>
          <w:rFonts w:ascii="Times New Roman" w:hAnsi="Times New Roman" w:cs="Times New Roman"/>
          <w:kern w:val="0"/>
          <w:lang w:val="en-US"/>
        </w:rPr>
        <w:t>Consum</w:t>
      </w:r>
      <w:proofErr w:type="spellEnd"/>
      <w:r w:rsidRPr="00386A5C">
        <w:rPr>
          <w:rFonts w:ascii="Times New Roman" w:hAnsi="Times New Roman" w:cs="Times New Roman"/>
          <w:kern w:val="0"/>
          <w:lang w:val="en-US"/>
        </w:rPr>
        <w:t xml:space="preserve">. </w:t>
      </w:r>
      <w:r w:rsidRPr="00386A5C">
        <w:rPr>
          <w:rFonts w:ascii="Times New Roman" w:hAnsi="Times New Roman" w:cs="Times New Roman"/>
          <w:kern w:val="0"/>
        </w:rPr>
        <w:t xml:space="preserve">Resolución del </w:t>
      </w:r>
      <w:proofErr w:type="gramStart"/>
      <w:r w:rsidRPr="00386A5C">
        <w:rPr>
          <w:rFonts w:ascii="Times New Roman" w:hAnsi="Times New Roman" w:cs="Times New Roman"/>
          <w:kern w:val="0"/>
        </w:rPr>
        <w:t>Director General</w:t>
      </w:r>
      <w:proofErr w:type="gramEnd"/>
      <w:r w:rsidRPr="00386A5C">
        <w:rPr>
          <w:rFonts w:ascii="Times New Roman" w:hAnsi="Times New Roman" w:cs="Times New Roman"/>
          <w:kern w:val="0"/>
        </w:rPr>
        <w:t xml:space="preserve"> del </w:t>
      </w:r>
      <w:proofErr w:type="spellStart"/>
      <w:r w:rsidRPr="00386A5C">
        <w:rPr>
          <w:rFonts w:ascii="Times New Roman" w:hAnsi="Times New Roman" w:cs="Times New Roman"/>
          <w:kern w:val="0"/>
        </w:rPr>
        <w:t>Servei</w:t>
      </w:r>
      <w:proofErr w:type="spellEnd"/>
      <w:r w:rsidRPr="00386A5C">
        <w:rPr>
          <w:rFonts w:ascii="Times New Roman" w:hAnsi="Times New Roman" w:cs="Times New Roman"/>
          <w:kern w:val="0"/>
        </w:rPr>
        <w:t xml:space="preserve"> de </w:t>
      </w:r>
      <w:proofErr w:type="spellStart"/>
      <w:r w:rsidRPr="00386A5C">
        <w:rPr>
          <w:rFonts w:ascii="Times New Roman" w:hAnsi="Times New Roman" w:cs="Times New Roman"/>
          <w:kern w:val="0"/>
        </w:rPr>
        <w:t>Salut</w:t>
      </w:r>
      <w:proofErr w:type="spellEnd"/>
      <w:r w:rsidRPr="00386A5C">
        <w:rPr>
          <w:rFonts w:ascii="Times New Roman" w:hAnsi="Times New Roman" w:cs="Times New Roman"/>
          <w:kern w:val="0"/>
        </w:rPr>
        <w:t xml:space="preserve"> de modificación de la Orden de la Consellera de </w:t>
      </w:r>
      <w:proofErr w:type="spellStart"/>
      <w:r w:rsidRPr="00386A5C">
        <w:rPr>
          <w:rFonts w:ascii="Times New Roman" w:hAnsi="Times New Roman" w:cs="Times New Roman"/>
          <w:kern w:val="0"/>
        </w:rPr>
        <w:t>Salut</w:t>
      </w:r>
      <w:proofErr w:type="spellEnd"/>
      <w:r w:rsidRPr="00386A5C">
        <w:rPr>
          <w:rFonts w:ascii="Times New Roman" w:hAnsi="Times New Roman" w:cs="Times New Roman"/>
          <w:kern w:val="0"/>
        </w:rPr>
        <w:t xml:space="preserve">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 2021.</w:t>
      </w:r>
    </w:p>
    <w:p w14:paraId="68D28138"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rPr>
        <w:t>29</w:t>
      </w:r>
      <w:r w:rsidRPr="00386A5C">
        <w:rPr>
          <w:rFonts w:ascii="Times New Roman" w:hAnsi="Times New Roman" w:cs="Times New Roman"/>
          <w:kern w:val="0"/>
        </w:rPr>
        <w:tab/>
        <w:t xml:space="preserve">Delgado JF, Oliva J, Llano M, </w:t>
      </w:r>
      <w:r w:rsidRPr="00386A5C">
        <w:rPr>
          <w:rFonts w:ascii="Times New Roman" w:hAnsi="Times New Roman" w:cs="Times New Roman"/>
          <w:i/>
          <w:iCs/>
          <w:kern w:val="0"/>
        </w:rPr>
        <w:t>et al.</w:t>
      </w:r>
      <w:r w:rsidRPr="00386A5C">
        <w:rPr>
          <w:rFonts w:ascii="Times New Roman" w:hAnsi="Times New Roman" w:cs="Times New Roman"/>
          <w:kern w:val="0"/>
        </w:rPr>
        <w:t xml:space="preserve"> Costes sanitarios y no sanitarios de personas que padecen insuficiencia cardiaca crónica sintomática en España. </w:t>
      </w:r>
      <w:proofErr w:type="spellStart"/>
      <w:r w:rsidRPr="00386A5C">
        <w:rPr>
          <w:rFonts w:ascii="Times New Roman" w:hAnsi="Times New Roman" w:cs="Times New Roman"/>
          <w:i/>
          <w:iCs/>
          <w:kern w:val="0"/>
        </w:rPr>
        <w:t>Rev</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Esp</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Cardiol</w:t>
      </w:r>
      <w:proofErr w:type="spellEnd"/>
      <w:r w:rsidRPr="00386A5C">
        <w:rPr>
          <w:rFonts w:ascii="Times New Roman" w:hAnsi="Times New Roman" w:cs="Times New Roman"/>
          <w:kern w:val="0"/>
        </w:rPr>
        <w:t xml:space="preserve"> 2014; </w:t>
      </w:r>
      <w:r w:rsidRPr="00386A5C">
        <w:rPr>
          <w:rFonts w:ascii="Times New Roman" w:hAnsi="Times New Roman" w:cs="Times New Roman"/>
          <w:b/>
          <w:bCs/>
          <w:kern w:val="0"/>
        </w:rPr>
        <w:t>67</w:t>
      </w:r>
      <w:r w:rsidRPr="00386A5C">
        <w:rPr>
          <w:rFonts w:ascii="Times New Roman" w:hAnsi="Times New Roman" w:cs="Times New Roman"/>
          <w:kern w:val="0"/>
        </w:rPr>
        <w:t>: 643–50.</w:t>
      </w:r>
    </w:p>
    <w:p w14:paraId="6EB4424B" w14:textId="77777777" w:rsidR="00386A5C" w:rsidRPr="00386A5C" w:rsidRDefault="00386A5C" w:rsidP="00C60CBF">
      <w:pPr>
        <w:pStyle w:val="Bibliografa"/>
        <w:ind w:left="142" w:hanging="142"/>
        <w:rPr>
          <w:rFonts w:ascii="Times New Roman" w:hAnsi="Times New Roman" w:cs="Times New Roman"/>
          <w:kern w:val="0"/>
          <w:lang w:val="en-US"/>
        </w:rPr>
      </w:pPr>
      <w:r w:rsidRPr="00386A5C">
        <w:rPr>
          <w:rFonts w:ascii="Times New Roman" w:hAnsi="Times New Roman" w:cs="Times New Roman"/>
          <w:kern w:val="0"/>
        </w:rPr>
        <w:t>30</w:t>
      </w:r>
      <w:r w:rsidRPr="00386A5C">
        <w:rPr>
          <w:rFonts w:ascii="Times New Roman" w:hAnsi="Times New Roman" w:cs="Times New Roman"/>
          <w:kern w:val="0"/>
        </w:rPr>
        <w:tab/>
        <w:t xml:space="preserve">Iglesias Rodríguez IM, Miura S, Maeda T, </w:t>
      </w:r>
      <w:r w:rsidRPr="00386A5C">
        <w:rPr>
          <w:rFonts w:ascii="Times New Roman" w:hAnsi="Times New Roman" w:cs="Times New Roman"/>
          <w:i/>
          <w:iCs/>
          <w:kern w:val="0"/>
        </w:rPr>
        <w:t>et al.</w:t>
      </w:r>
      <w:r w:rsidRPr="00386A5C">
        <w:rPr>
          <w:rFonts w:ascii="Times New Roman" w:hAnsi="Times New Roman" w:cs="Times New Roman"/>
          <w:kern w:val="0"/>
        </w:rPr>
        <w:t xml:space="preserve"> </w:t>
      </w:r>
      <w:r w:rsidRPr="00386A5C">
        <w:rPr>
          <w:rFonts w:ascii="Times New Roman" w:hAnsi="Times New Roman" w:cs="Times New Roman"/>
          <w:kern w:val="0"/>
          <w:lang w:val="en-US"/>
        </w:rPr>
        <w:t xml:space="preserve">Analysis of the Chagas disease situation in Japan: a cross sectional study and cost-effectiveness analysis of a Chagas disease screening program. </w:t>
      </w:r>
      <w:r w:rsidRPr="00386A5C">
        <w:rPr>
          <w:rFonts w:ascii="Times New Roman" w:hAnsi="Times New Roman" w:cs="Times New Roman"/>
          <w:i/>
          <w:iCs/>
          <w:kern w:val="0"/>
          <w:lang w:val="en-US"/>
        </w:rPr>
        <w:t>Lancet Reg Health - West Pac</w:t>
      </w:r>
      <w:r w:rsidRPr="00386A5C">
        <w:rPr>
          <w:rFonts w:ascii="Times New Roman" w:hAnsi="Times New Roman" w:cs="Times New Roman"/>
          <w:kern w:val="0"/>
          <w:lang w:val="en-US"/>
        </w:rPr>
        <w:t xml:space="preserve"> 2023; </w:t>
      </w:r>
      <w:r w:rsidRPr="00386A5C">
        <w:rPr>
          <w:rFonts w:ascii="Times New Roman" w:hAnsi="Times New Roman" w:cs="Times New Roman"/>
          <w:b/>
          <w:bCs/>
          <w:kern w:val="0"/>
          <w:lang w:val="en-US"/>
        </w:rPr>
        <w:t>31</w:t>
      </w:r>
      <w:r w:rsidRPr="00386A5C">
        <w:rPr>
          <w:rFonts w:ascii="Times New Roman" w:hAnsi="Times New Roman" w:cs="Times New Roman"/>
          <w:kern w:val="0"/>
          <w:lang w:val="en-US"/>
        </w:rPr>
        <w:t>: 100574.</w:t>
      </w:r>
    </w:p>
    <w:p w14:paraId="1460283E" w14:textId="77777777" w:rsidR="00386A5C" w:rsidRPr="00386A5C" w:rsidRDefault="00386A5C" w:rsidP="00C60CBF">
      <w:pPr>
        <w:pStyle w:val="Bibliografa"/>
        <w:ind w:left="142" w:hanging="142"/>
        <w:rPr>
          <w:rFonts w:ascii="Times New Roman" w:hAnsi="Times New Roman" w:cs="Times New Roman"/>
          <w:kern w:val="0"/>
        </w:rPr>
      </w:pPr>
      <w:r w:rsidRPr="00386A5C">
        <w:rPr>
          <w:rFonts w:ascii="Times New Roman" w:hAnsi="Times New Roman" w:cs="Times New Roman"/>
          <w:kern w:val="0"/>
          <w:lang w:val="en-US"/>
        </w:rPr>
        <w:lastRenderedPageBreak/>
        <w:t>31</w:t>
      </w:r>
      <w:r w:rsidRPr="00386A5C">
        <w:rPr>
          <w:rFonts w:ascii="Times New Roman" w:hAnsi="Times New Roman" w:cs="Times New Roman"/>
          <w:kern w:val="0"/>
          <w:lang w:val="en-US"/>
        </w:rPr>
        <w:tab/>
        <w:t xml:space="preserve">Llenas-García J, Wikman-Jorgensen P, Gil-Anguita C, </w:t>
      </w:r>
      <w:r w:rsidRPr="00386A5C">
        <w:rPr>
          <w:rFonts w:ascii="Times New Roman" w:hAnsi="Times New Roman" w:cs="Times New Roman"/>
          <w:i/>
          <w:iCs/>
          <w:kern w:val="0"/>
          <w:lang w:val="en-US"/>
        </w:rPr>
        <w:t>et al.</w:t>
      </w:r>
      <w:r w:rsidRPr="00386A5C">
        <w:rPr>
          <w:rFonts w:ascii="Times New Roman" w:hAnsi="Times New Roman" w:cs="Times New Roman"/>
          <w:kern w:val="0"/>
          <w:lang w:val="en-US"/>
        </w:rPr>
        <w:t xml:space="preserve"> Chagas disease screening in pregnant Latin American women: Adherence to a systematic screening protocol in a non-endemic country. </w:t>
      </w:r>
      <w:proofErr w:type="spellStart"/>
      <w:r w:rsidRPr="00386A5C">
        <w:rPr>
          <w:rFonts w:ascii="Times New Roman" w:hAnsi="Times New Roman" w:cs="Times New Roman"/>
          <w:i/>
          <w:iCs/>
          <w:kern w:val="0"/>
        </w:rPr>
        <w:t>PLoS</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Negl</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Trop</w:t>
      </w:r>
      <w:proofErr w:type="spellEnd"/>
      <w:r w:rsidRPr="00386A5C">
        <w:rPr>
          <w:rFonts w:ascii="Times New Roman" w:hAnsi="Times New Roman" w:cs="Times New Roman"/>
          <w:i/>
          <w:iCs/>
          <w:kern w:val="0"/>
        </w:rPr>
        <w:t xml:space="preserve"> </w:t>
      </w:r>
      <w:proofErr w:type="spellStart"/>
      <w:r w:rsidRPr="00386A5C">
        <w:rPr>
          <w:rFonts w:ascii="Times New Roman" w:hAnsi="Times New Roman" w:cs="Times New Roman"/>
          <w:i/>
          <w:iCs/>
          <w:kern w:val="0"/>
        </w:rPr>
        <w:t>Dis</w:t>
      </w:r>
      <w:proofErr w:type="spellEnd"/>
      <w:r w:rsidRPr="00386A5C">
        <w:rPr>
          <w:rFonts w:ascii="Times New Roman" w:hAnsi="Times New Roman" w:cs="Times New Roman"/>
          <w:kern w:val="0"/>
        </w:rPr>
        <w:t xml:space="preserve"> 2021; </w:t>
      </w:r>
      <w:r w:rsidRPr="00386A5C">
        <w:rPr>
          <w:rFonts w:ascii="Times New Roman" w:hAnsi="Times New Roman" w:cs="Times New Roman"/>
          <w:b/>
          <w:bCs/>
          <w:kern w:val="0"/>
        </w:rPr>
        <w:t>15</w:t>
      </w:r>
      <w:r w:rsidRPr="00386A5C">
        <w:rPr>
          <w:rFonts w:ascii="Times New Roman" w:hAnsi="Times New Roman" w:cs="Times New Roman"/>
          <w:kern w:val="0"/>
        </w:rPr>
        <w:t>: e0009281.</w:t>
      </w:r>
    </w:p>
    <w:p w14:paraId="00BBB3BB" w14:textId="0A47055E" w:rsidR="00F83507" w:rsidRPr="00A543A5" w:rsidRDefault="00F83507" w:rsidP="003567E7">
      <w:pPr>
        <w:spacing w:line="360" w:lineRule="auto"/>
        <w:rPr>
          <w:b/>
          <w:bCs/>
          <w:lang w:val="en-US"/>
        </w:rPr>
      </w:pPr>
      <w:r>
        <w:rPr>
          <w:b/>
          <w:bCs/>
          <w:lang w:val="en-US"/>
        </w:rPr>
        <w:fldChar w:fldCharType="end"/>
      </w:r>
    </w:p>
    <w:sectPr w:rsidR="00F83507" w:rsidRPr="00A543A5" w:rsidSect="00AC7710">
      <w:footerReference w:type="default" r:id="rId16"/>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Jose Antonio Perez Molina" w:date="2025-06-06T15:35:00Z" w:initials="JP">
    <w:p w14:paraId="3179BB5F" w14:textId="77777777" w:rsidR="00BB0024" w:rsidRDefault="00BB0024" w:rsidP="00BB0024">
      <w:r>
        <w:rPr>
          <w:rStyle w:val="Refdecomentario"/>
        </w:rPr>
        <w:annotationRef/>
      </w:r>
      <w:r>
        <w:rPr>
          <w:sz w:val="20"/>
          <w:szCs w:val="20"/>
        </w:rPr>
        <w:t>No me quedan claras las unidades. Son casos por cien por año?</w:t>
      </w:r>
    </w:p>
  </w:comment>
  <w:comment w:id="7" w:author="Philip Wikman" w:date="2025-06-08T22:53:00Z" w:initials="PW">
    <w:p w14:paraId="3D434AD8" w14:textId="77777777" w:rsidR="000F283A" w:rsidRDefault="000F283A" w:rsidP="000F283A">
      <w:pPr>
        <w:pStyle w:val="Textocomentario"/>
      </w:pPr>
      <w:r>
        <w:rPr>
          <w:rStyle w:val="Refdecomentario"/>
        </w:rPr>
        <w:annotationRef/>
      </w:r>
      <w:r>
        <w:t>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79BB5F" w15:done="0"/>
  <w15:commentEx w15:paraId="3D434AD8" w15:paraIdParent="3179BB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B294F7" w16cex:dateUtc="2025-06-06T13:35:00Z"/>
  <w16cex:commentExtensible w16cex:durableId="280E63A1" w16cex:dateUtc="2025-06-08T2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79BB5F" w16cid:durableId="14B294F7"/>
  <w16cid:commentId w16cid:paraId="3D434AD8" w16cid:durableId="280E63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77436" w14:textId="77777777" w:rsidR="002C37EF" w:rsidRDefault="002C37EF" w:rsidP="005867B0">
      <w:pPr>
        <w:spacing w:after="0" w:line="240" w:lineRule="auto"/>
      </w:pPr>
      <w:r>
        <w:separator/>
      </w:r>
    </w:p>
  </w:endnote>
  <w:endnote w:type="continuationSeparator" w:id="0">
    <w:p w14:paraId="1AA6A718" w14:textId="77777777" w:rsidR="002C37EF" w:rsidRDefault="002C37EF" w:rsidP="00586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90183"/>
      <w:docPartObj>
        <w:docPartGallery w:val="Page Numbers (Bottom of Page)"/>
        <w:docPartUnique/>
      </w:docPartObj>
    </w:sdtPr>
    <w:sdtContent>
      <w:sdt>
        <w:sdtPr>
          <w:id w:val="1728636285"/>
          <w:docPartObj>
            <w:docPartGallery w:val="Page Numbers (Top of Page)"/>
            <w:docPartUnique/>
          </w:docPartObj>
        </w:sdtPr>
        <w:sdtContent>
          <w:p w14:paraId="05E3D2B1" w14:textId="48C31DB3" w:rsidR="005867B0" w:rsidRDefault="005867B0">
            <w:pPr>
              <w:pStyle w:val="Piedepgina"/>
              <w:jc w:val="center"/>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1A46DE5" w14:textId="77777777" w:rsidR="005867B0" w:rsidRDefault="005867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22474" w14:textId="77777777" w:rsidR="002C37EF" w:rsidRDefault="002C37EF" w:rsidP="005867B0">
      <w:pPr>
        <w:spacing w:after="0" w:line="240" w:lineRule="auto"/>
      </w:pPr>
      <w:r>
        <w:separator/>
      </w:r>
    </w:p>
  </w:footnote>
  <w:footnote w:type="continuationSeparator" w:id="0">
    <w:p w14:paraId="0D4FE821" w14:textId="77777777" w:rsidR="002C37EF" w:rsidRDefault="002C37EF" w:rsidP="00586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B43"/>
    <w:multiLevelType w:val="hybridMultilevel"/>
    <w:tmpl w:val="1F36AE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FFA574F"/>
    <w:multiLevelType w:val="hybridMultilevel"/>
    <w:tmpl w:val="6DE8DC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2338430">
    <w:abstractNumId w:val="1"/>
  </w:num>
  <w:num w:numId="2" w16cid:durableId="3033118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 Antonio Perez Molina">
    <w15:presenceInfo w15:providerId="Windows Live" w15:userId="e2d6482006647e02"/>
  </w15:person>
  <w15:person w15:author="Philip Wikman">
    <w15:presenceInfo w15:providerId="Windows Live" w15:userId="9116652c043b8a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E0"/>
    <w:rsid w:val="0003270A"/>
    <w:rsid w:val="00032F1D"/>
    <w:rsid w:val="00034CD9"/>
    <w:rsid w:val="000763CA"/>
    <w:rsid w:val="000836D7"/>
    <w:rsid w:val="00087635"/>
    <w:rsid w:val="000975C3"/>
    <w:rsid w:val="000A0B53"/>
    <w:rsid w:val="000E547A"/>
    <w:rsid w:val="000F283A"/>
    <w:rsid w:val="000F4217"/>
    <w:rsid w:val="001165BE"/>
    <w:rsid w:val="00123985"/>
    <w:rsid w:val="001323D0"/>
    <w:rsid w:val="00146F40"/>
    <w:rsid w:val="001633E0"/>
    <w:rsid w:val="00181851"/>
    <w:rsid w:val="00192464"/>
    <w:rsid w:val="001A4FE7"/>
    <w:rsid w:val="001D321D"/>
    <w:rsid w:val="001E4F42"/>
    <w:rsid w:val="00202DEB"/>
    <w:rsid w:val="002217CE"/>
    <w:rsid w:val="00230E49"/>
    <w:rsid w:val="002342FB"/>
    <w:rsid w:val="002630DF"/>
    <w:rsid w:val="002A40E0"/>
    <w:rsid w:val="002C37EF"/>
    <w:rsid w:val="002C4B09"/>
    <w:rsid w:val="002C5B91"/>
    <w:rsid w:val="002D3946"/>
    <w:rsid w:val="002D427E"/>
    <w:rsid w:val="002E414B"/>
    <w:rsid w:val="002E7295"/>
    <w:rsid w:val="00333BE3"/>
    <w:rsid w:val="0033599A"/>
    <w:rsid w:val="003567E7"/>
    <w:rsid w:val="00382A72"/>
    <w:rsid w:val="00386A5C"/>
    <w:rsid w:val="003B2C13"/>
    <w:rsid w:val="003B357F"/>
    <w:rsid w:val="003D082C"/>
    <w:rsid w:val="003D301F"/>
    <w:rsid w:val="004027B5"/>
    <w:rsid w:val="0040705B"/>
    <w:rsid w:val="00472E24"/>
    <w:rsid w:val="00483FE2"/>
    <w:rsid w:val="00490CF5"/>
    <w:rsid w:val="004946A2"/>
    <w:rsid w:val="004A50FD"/>
    <w:rsid w:val="004B759A"/>
    <w:rsid w:val="004C1B3E"/>
    <w:rsid w:val="004C64A6"/>
    <w:rsid w:val="004F3AAF"/>
    <w:rsid w:val="005001EC"/>
    <w:rsid w:val="00516740"/>
    <w:rsid w:val="00520B88"/>
    <w:rsid w:val="0052768E"/>
    <w:rsid w:val="00567AE1"/>
    <w:rsid w:val="005770BB"/>
    <w:rsid w:val="005867B0"/>
    <w:rsid w:val="005905A3"/>
    <w:rsid w:val="0059492E"/>
    <w:rsid w:val="005B59A1"/>
    <w:rsid w:val="005C3963"/>
    <w:rsid w:val="005C4A25"/>
    <w:rsid w:val="0063073C"/>
    <w:rsid w:val="006355DB"/>
    <w:rsid w:val="006439F1"/>
    <w:rsid w:val="00653499"/>
    <w:rsid w:val="00656AFD"/>
    <w:rsid w:val="00670AAC"/>
    <w:rsid w:val="00697A1B"/>
    <w:rsid w:val="006B0B05"/>
    <w:rsid w:val="006D11F7"/>
    <w:rsid w:val="007009A4"/>
    <w:rsid w:val="0074339A"/>
    <w:rsid w:val="00744CEA"/>
    <w:rsid w:val="0075271E"/>
    <w:rsid w:val="00756BB7"/>
    <w:rsid w:val="00756BCA"/>
    <w:rsid w:val="00795F26"/>
    <w:rsid w:val="007B38E2"/>
    <w:rsid w:val="007D4C0F"/>
    <w:rsid w:val="008003B5"/>
    <w:rsid w:val="008045F7"/>
    <w:rsid w:val="00806C80"/>
    <w:rsid w:val="00811A2D"/>
    <w:rsid w:val="0084153F"/>
    <w:rsid w:val="00842C0B"/>
    <w:rsid w:val="008B4A09"/>
    <w:rsid w:val="008F46CE"/>
    <w:rsid w:val="008F5B1A"/>
    <w:rsid w:val="00904464"/>
    <w:rsid w:val="00904FA4"/>
    <w:rsid w:val="009206CE"/>
    <w:rsid w:val="00926AFE"/>
    <w:rsid w:val="00935E89"/>
    <w:rsid w:val="00943D89"/>
    <w:rsid w:val="00951F0B"/>
    <w:rsid w:val="00956123"/>
    <w:rsid w:val="0096191B"/>
    <w:rsid w:val="00975EBD"/>
    <w:rsid w:val="009F4708"/>
    <w:rsid w:val="00A0420F"/>
    <w:rsid w:val="00A16DC5"/>
    <w:rsid w:val="00A272FE"/>
    <w:rsid w:val="00A45908"/>
    <w:rsid w:val="00A543A5"/>
    <w:rsid w:val="00A66ED9"/>
    <w:rsid w:val="00A71DAD"/>
    <w:rsid w:val="00A8414B"/>
    <w:rsid w:val="00A86757"/>
    <w:rsid w:val="00AB5D9E"/>
    <w:rsid w:val="00AC7710"/>
    <w:rsid w:val="00AE155A"/>
    <w:rsid w:val="00AE6DD1"/>
    <w:rsid w:val="00AF29D7"/>
    <w:rsid w:val="00B030DA"/>
    <w:rsid w:val="00B16C9C"/>
    <w:rsid w:val="00B328E9"/>
    <w:rsid w:val="00B52036"/>
    <w:rsid w:val="00B6229C"/>
    <w:rsid w:val="00B83226"/>
    <w:rsid w:val="00BA124D"/>
    <w:rsid w:val="00BA16D8"/>
    <w:rsid w:val="00BA73A4"/>
    <w:rsid w:val="00BB0024"/>
    <w:rsid w:val="00BB2DC8"/>
    <w:rsid w:val="00BC0F19"/>
    <w:rsid w:val="00BD29BF"/>
    <w:rsid w:val="00BD525B"/>
    <w:rsid w:val="00BD65A3"/>
    <w:rsid w:val="00C165EF"/>
    <w:rsid w:val="00C22C7C"/>
    <w:rsid w:val="00C22E6F"/>
    <w:rsid w:val="00C23292"/>
    <w:rsid w:val="00C2701F"/>
    <w:rsid w:val="00C50DE1"/>
    <w:rsid w:val="00C60CBF"/>
    <w:rsid w:val="00C81CAF"/>
    <w:rsid w:val="00C834B3"/>
    <w:rsid w:val="00C872A1"/>
    <w:rsid w:val="00C976AD"/>
    <w:rsid w:val="00CC0C2D"/>
    <w:rsid w:val="00CD4DDA"/>
    <w:rsid w:val="00CE3BFB"/>
    <w:rsid w:val="00CE5B67"/>
    <w:rsid w:val="00D05B6C"/>
    <w:rsid w:val="00D14010"/>
    <w:rsid w:val="00D25171"/>
    <w:rsid w:val="00D4331F"/>
    <w:rsid w:val="00D466A2"/>
    <w:rsid w:val="00DC3F23"/>
    <w:rsid w:val="00DD18CE"/>
    <w:rsid w:val="00DD6C06"/>
    <w:rsid w:val="00DE0C1F"/>
    <w:rsid w:val="00DE3C0A"/>
    <w:rsid w:val="00DF0B8C"/>
    <w:rsid w:val="00E1283F"/>
    <w:rsid w:val="00E451AC"/>
    <w:rsid w:val="00E46CE0"/>
    <w:rsid w:val="00E6246C"/>
    <w:rsid w:val="00E76788"/>
    <w:rsid w:val="00EA27E3"/>
    <w:rsid w:val="00EA72EB"/>
    <w:rsid w:val="00EB1CC7"/>
    <w:rsid w:val="00EE6EDD"/>
    <w:rsid w:val="00F21B8B"/>
    <w:rsid w:val="00F479C3"/>
    <w:rsid w:val="00F57AA9"/>
    <w:rsid w:val="00F7604D"/>
    <w:rsid w:val="00F83507"/>
    <w:rsid w:val="00F94FF3"/>
    <w:rsid w:val="00F97363"/>
    <w:rsid w:val="00FD69AC"/>
    <w:rsid w:val="00FE3AB8"/>
    <w:rsid w:val="00FE5A93"/>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5C87"/>
  <w15:chartTrackingRefBased/>
  <w15:docId w15:val="{BDB13832-2205-492C-9E03-1D16A958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3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3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33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33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33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33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33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33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33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33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33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33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33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33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33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33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33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33E0"/>
    <w:rPr>
      <w:rFonts w:eastAsiaTheme="majorEastAsia" w:cstheme="majorBidi"/>
      <w:color w:val="272727" w:themeColor="text1" w:themeTint="D8"/>
    </w:rPr>
  </w:style>
  <w:style w:type="paragraph" w:styleId="Ttulo">
    <w:name w:val="Title"/>
    <w:basedOn w:val="Normal"/>
    <w:next w:val="Normal"/>
    <w:link w:val="TtuloCar"/>
    <w:uiPriority w:val="10"/>
    <w:qFormat/>
    <w:rsid w:val="00163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33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33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33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33E0"/>
    <w:pPr>
      <w:spacing w:before="160"/>
      <w:jc w:val="center"/>
    </w:pPr>
    <w:rPr>
      <w:i/>
      <w:iCs/>
      <w:color w:val="404040" w:themeColor="text1" w:themeTint="BF"/>
    </w:rPr>
  </w:style>
  <w:style w:type="character" w:customStyle="1" w:styleId="CitaCar">
    <w:name w:val="Cita Car"/>
    <w:basedOn w:val="Fuentedeprrafopredeter"/>
    <w:link w:val="Cita"/>
    <w:uiPriority w:val="29"/>
    <w:rsid w:val="001633E0"/>
    <w:rPr>
      <w:i/>
      <w:iCs/>
      <w:color w:val="404040" w:themeColor="text1" w:themeTint="BF"/>
    </w:rPr>
  </w:style>
  <w:style w:type="paragraph" w:styleId="Prrafodelista">
    <w:name w:val="List Paragraph"/>
    <w:basedOn w:val="Normal"/>
    <w:uiPriority w:val="34"/>
    <w:qFormat/>
    <w:rsid w:val="001633E0"/>
    <w:pPr>
      <w:ind w:left="720"/>
      <w:contextualSpacing/>
    </w:pPr>
  </w:style>
  <w:style w:type="character" w:styleId="nfasisintenso">
    <w:name w:val="Intense Emphasis"/>
    <w:basedOn w:val="Fuentedeprrafopredeter"/>
    <w:uiPriority w:val="21"/>
    <w:qFormat/>
    <w:rsid w:val="001633E0"/>
    <w:rPr>
      <w:i/>
      <w:iCs/>
      <w:color w:val="0F4761" w:themeColor="accent1" w:themeShade="BF"/>
    </w:rPr>
  </w:style>
  <w:style w:type="paragraph" w:styleId="Citadestacada">
    <w:name w:val="Intense Quote"/>
    <w:basedOn w:val="Normal"/>
    <w:next w:val="Normal"/>
    <w:link w:val="CitadestacadaCar"/>
    <w:uiPriority w:val="30"/>
    <w:qFormat/>
    <w:rsid w:val="00163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33E0"/>
    <w:rPr>
      <w:i/>
      <w:iCs/>
      <w:color w:val="0F4761" w:themeColor="accent1" w:themeShade="BF"/>
    </w:rPr>
  </w:style>
  <w:style w:type="character" w:styleId="Referenciaintensa">
    <w:name w:val="Intense Reference"/>
    <w:basedOn w:val="Fuentedeprrafopredeter"/>
    <w:uiPriority w:val="32"/>
    <w:qFormat/>
    <w:rsid w:val="001633E0"/>
    <w:rPr>
      <w:b/>
      <w:bCs/>
      <w:smallCaps/>
      <w:color w:val="0F4761" w:themeColor="accent1" w:themeShade="BF"/>
      <w:spacing w:val="5"/>
    </w:rPr>
  </w:style>
  <w:style w:type="table" w:styleId="Tablaconcuadrcula">
    <w:name w:val="Table Grid"/>
    <w:basedOn w:val="Tablanormal"/>
    <w:uiPriority w:val="39"/>
    <w:rsid w:val="00A66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F83507"/>
    <w:pPr>
      <w:tabs>
        <w:tab w:val="left" w:pos="144"/>
      </w:tabs>
      <w:spacing w:after="240" w:line="240" w:lineRule="auto"/>
      <w:ind w:left="144" w:hanging="144"/>
    </w:pPr>
  </w:style>
  <w:style w:type="paragraph" w:styleId="Encabezado">
    <w:name w:val="header"/>
    <w:basedOn w:val="Normal"/>
    <w:link w:val="EncabezadoCar"/>
    <w:uiPriority w:val="99"/>
    <w:unhideWhenUsed/>
    <w:rsid w:val="005867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67B0"/>
  </w:style>
  <w:style w:type="paragraph" w:styleId="Piedepgina">
    <w:name w:val="footer"/>
    <w:basedOn w:val="Normal"/>
    <w:link w:val="PiedepginaCar"/>
    <w:uiPriority w:val="99"/>
    <w:unhideWhenUsed/>
    <w:rsid w:val="005867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67B0"/>
  </w:style>
  <w:style w:type="table" w:styleId="Tablanormal3">
    <w:name w:val="Plain Table 3"/>
    <w:basedOn w:val="Tablanormal"/>
    <w:uiPriority w:val="43"/>
    <w:rsid w:val="00FE3A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conformatoprevio">
    <w:name w:val="HTML Preformatted"/>
    <w:basedOn w:val="Normal"/>
    <w:link w:val="HTMLconformatoprevioCar"/>
    <w:uiPriority w:val="99"/>
    <w:semiHidden/>
    <w:unhideWhenUsed/>
    <w:rsid w:val="00CD4DD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D4DDA"/>
    <w:rPr>
      <w:rFonts w:ascii="Consolas" w:hAnsi="Consolas"/>
      <w:sz w:val="20"/>
      <w:szCs w:val="20"/>
    </w:rPr>
  </w:style>
  <w:style w:type="paragraph" w:styleId="Revisin">
    <w:name w:val="Revision"/>
    <w:hidden/>
    <w:uiPriority w:val="99"/>
    <w:semiHidden/>
    <w:rsid w:val="00A272FE"/>
    <w:pPr>
      <w:spacing w:after="0" w:line="240" w:lineRule="auto"/>
    </w:pPr>
  </w:style>
  <w:style w:type="character" w:styleId="Refdecomentario">
    <w:name w:val="annotation reference"/>
    <w:basedOn w:val="Fuentedeprrafopredeter"/>
    <w:uiPriority w:val="99"/>
    <w:semiHidden/>
    <w:unhideWhenUsed/>
    <w:rsid w:val="00A272FE"/>
    <w:rPr>
      <w:sz w:val="16"/>
      <w:szCs w:val="16"/>
    </w:rPr>
  </w:style>
  <w:style w:type="paragraph" w:styleId="Textocomentario">
    <w:name w:val="annotation text"/>
    <w:basedOn w:val="Normal"/>
    <w:link w:val="TextocomentarioCar"/>
    <w:uiPriority w:val="99"/>
    <w:unhideWhenUsed/>
    <w:rsid w:val="00A272FE"/>
    <w:pPr>
      <w:spacing w:line="240" w:lineRule="auto"/>
    </w:pPr>
    <w:rPr>
      <w:sz w:val="20"/>
      <w:szCs w:val="20"/>
    </w:rPr>
  </w:style>
  <w:style w:type="character" w:customStyle="1" w:styleId="TextocomentarioCar">
    <w:name w:val="Texto comentario Car"/>
    <w:basedOn w:val="Fuentedeprrafopredeter"/>
    <w:link w:val="Textocomentario"/>
    <w:uiPriority w:val="99"/>
    <w:rsid w:val="00A272FE"/>
    <w:rPr>
      <w:sz w:val="20"/>
      <w:szCs w:val="20"/>
    </w:rPr>
  </w:style>
  <w:style w:type="paragraph" w:styleId="Asuntodelcomentario">
    <w:name w:val="annotation subject"/>
    <w:basedOn w:val="Textocomentario"/>
    <w:next w:val="Textocomentario"/>
    <w:link w:val="AsuntodelcomentarioCar"/>
    <w:uiPriority w:val="99"/>
    <w:semiHidden/>
    <w:unhideWhenUsed/>
    <w:rsid w:val="00A272FE"/>
    <w:rPr>
      <w:b/>
      <w:bCs/>
    </w:rPr>
  </w:style>
  <w:style w:type="character" w:customStyle="1" w:styleId="AsuntodelcomentarioCar">
    <w:name w:val="Asunto del comentario Car"/>
    <w:basedOn w:val="TextocomentarioCar"/>
    <w:link w:val="Asuntodelcomentario"/>
    <w:uiPriority w:val="99"/>
    <w:semiHidden/>
    <w:rsid w:val="00A272FE"/>
    <w:rPr>
      <w:b/>
      <w:bCs/>
      <w:sz w:val="20"/>
      <w:szCs w:val="20"/>
    </w:rPr>
  </w:style>
  <w:style w:type="table" w:styleId="Tablanormal4">
    <w:name w:val="Plain Table 4"/>
    <w:basedOn w:val="Tablanormal"/>
    <w:uiPriority w:val="44"/>
    <w:rsid w:val="00BD29B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8601">
      <w:bodyDiv w:val="1"/>
      <w:marLeft w:val="0"/>
      <w:marRight w:val="0"/>
      <w:marTop w:val="0"/>
      <w:marBottom w:val="0"/>
      <w:divBdr>
        <w:top w:val="none" w:sz="0" w:space="0" w:color="auto"/>
        <w:left w:val="none" w:sz="0" w:space="0" w:color="auto"/>
        <w:bottom w:val="none" w:sz="0" w:space="0" w:color="auto"/>
        <w:right w:val="none" w:sz="0" w:space="0" w:color="auto"/>
      </w:divBdr>
    </w:div>
    <w:div w:id="94834675">
      <w:bodyDiv w:val="1"/>
      <w:marLeft w:val="0"/>
      <w:marRight w:val="0"/>
      <w:marTop w:val="0"/>
      <w:marBottom w:val="0"/>
      <w:divBdr>
        <w:top w:val="none" w:sz="0" w:space="0" w:color="auto"/>
        <w:left w:val="none" w:sz="0" w:space="0" w:color="auto"/>
        <w:bottom w:val="none" w:sz="0" w:space="0" w:color="auto"/>
        <w:right w:val="none" w:sz="0" w:space="0" w:color="auto"/>
      </w:divBdr>
      <w:divsChild>
        <w:div w:id="2089840945">
          <w:marLeft w:val="0"/>
          <w:marRight w:val="0"/>
          <w:marTop w:val="0"/>
          <w:marBottom w:val="0"/>
          <w:divBdr>
            <w:top w:val="none" w:sz="0" w:space="0" w:color="auto"/>
            <w:left w:val="none" w:sz="0" w:space="0" w:color="auto"/>
            <w:bottom w:val="none" w:sz="0" w:space="0" w:color="auto"/>
            <w:right w:val="none" w:sz="0" w:space="0" w:color="auto"/>
          </w:divBdr>
          <w:divsChild>
            <w:div w:id="16898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0680">
      <w:bodyDiv w:val="1"/>
      <w:marLeft w:val="0"/>
      <w:marRight w:val="0"/>
      <w:marTop w:val="0"/>
      <w:marBottom w:val="0"/>
      <w:divBdr>
        <w:top w:val="none" w:sz="0" w:space="0" w:color="auto"/>
        <w:left w:val="none" w:sz="0" w:space="0" w:color="auto"/>
        <w:bottom w:val="none" w:sz="0" w:space="0" w:color="auto"/>
        <w:right w:val="none" w:sz="0" w:space="0" w:color="auto"/>
      </w:divBdr>
    </w:div>
    <w:div w:id="724720862">
      <w:bodyDiv w:val="1"/>
      <w:marLeft w:val="0"/>
      <w:marRight w:val="0"/>
      <w:marTop w:val="0"/>
      <w:marBottom w:val="0"/>
      <w:divBdr>
        <w:top w:val="none" w:sz="0" w:space="0" w:color="auto"/>
        <w:left w:val="none" w:sz="0" w:space="0" w:color="auto"/>
        <w:bottom w:val="none" w:sz="0" w:space="0" w:color="auto"/>
        <w:right w:val="none" w:sz="0" w:space="0" w:color="auto"/>
      </w:divBdr>
    </w:div>
    <w:div w:id="796608333">
      <w:bodyDiv w:val="1"/>
      <w:marLeft w:val="0"/>
      <w:marRight w:val="0"/>
      <w:marTop w:val="0"/>
      <w:marBottom w:val="0"/>
      <w:divBdr>
        <w:top w:val="none" w:sz="0" w:space="0" w:color="auto"/>
        <w:left w:val="none" w:sz="0" w:space="0" w:color="auto"/>
        <w:bottom w:val="none" w:sz="0" w:space="0" w:color="auto"/>
        <w:right w:val="none" w:sz="0" w:space="0" w:color="auto"/>
      </w:divBdr>
    </w:div>
    <w:div w:id="962690821">
      <w:bodyDiv w:val="1"/>
      <w:marLeft w:val="0"/>
      <w:marRight w:val="0"/>
      <w:marTop w:val="0"/>
      <w:marBottom w:val="0"/>
      <w:divBdr>
        <w:top w:val="none" w:sz="0" w:space="0" w:color="auto"/>
        <w:left w:val="none" w:sz="0" w:space="0" w:color="auto"/>
        <w:bottom w:val="none" w:sz="0" w:space="0" w:color="auto"/>
        <w:right w:val="none" w:sz="0" w:space="0" w:color="auto"/>
      </w:divBdr>
    </w:div>
    <w:div w:id="981038942">
      <w:bodyDiv w:val="1"/>
      <w:marLeft w:val="0"/>
      <w:marRight w:val="0"/>
      <w:marTop w:val="0"/>
      <w:marBottom w:val="0"/>
      <w:divBdr>
        <w:top w:val="none" w:sz="0" w:space="0" w:color="auto"/>
        <w:left w:val="none" w:sz="0" w:space="0" w:color="auto"/>
        <w:bottom w:val="none" w:sz="0" w:space="0" w:color="auto"/>
        <w:right w:val="none" w:sz="0" w:space="0" w:color="auto"/>
      </w:divBdr>
    </w:div>
    <w:div w:id="1034044226">
      <w:bodyDiv w:val="1"/>
      <w:marLeft w:val="0"/>
      <w:marRight w:val="0"/>
      <w:marTop w:val="0"/>
      <w:marBottom w:val="0"/>
      <w:divBdr>
        <w:top w:val="none" w:sz="0" w:space="0" w:color="auto"/>
        <w:left w:val="none" w:sz="0" w:space="0" w:color="auto"/>
        <w:bottom w:val="none" w:sz="0" w:space="0" w:color="auto"/>
        <w:right w:val="none" w:sz="0" w:space="0" w:color="auto"/>
      </w:divBdr>
    </w:div>
    <w:div w:id="1046947946">
      <w:bodyDiv w:val="1"/>
      <w:marLeft w:val="0"/>
      <w:marRight w:val="0"/>
      <w:marTop w:val="0"/>
      <w:marBottom w:val="0"/>
      <w:divBdr>
        <w:top w:val="none" w:sz="0" w:space="0" w:color="auto"/>
        <w:left w:val="none" w:sz="0" w:space="0" w:color="auto"/>
        <w:bottom w:val="none" w:sz="0" w:space="0" w:color="auto"/>
        <w:right w:val="none" w:sz="0" w:space="0" w:color="auto"/>
      </w:divBdr>
    </w:div>
    <w:div w:id="1095781870">
      <w:bodyDiv w:val="1"/>
      <w:marLeft w:val="0"/>
      <w:marRight w:val="0"/>
      <w:marTop w:val="0"/>
      <w:marBottom w:val="0"/>
      <w:divBdr>
        <w:top w:val="none" w:sz="0" w:space="0" w:color="auto"/>
        <w:left w:val="none" w:sz="0" w:space="0" w:color="auto"/>
        <w:bottom w:val="none" w:sz="0" w:space="0" w:color="auto"/>
        <w:right w:val="none" w:sz="0" w:space="0" w:color="auto"/>
      </w:divBdr>
    </w:div>
    <w:div w:id="1160341381">
      <w:bodyDiv w:val="1"/>
      <w:marLeft w:val="0"/>
      <w:marRight w:val="0"/>
      <w:marTop w:val="0"/>
      <w:marBottom w:val="0"/>
      <w:divBdr>
        <w:top w:val="none" w:sz="0" w:space="0" w:color="auto"/>
        <w:left w:val="none" w:sz="0" w:space="0" w:color="auto"/>
        <w:bottom w:val="none" w:sz="0" w:space="0" w:color="auto"/>
        <w:right w:val="none" w:sz="0" w:space="0" w:color="auto"/>
      </w:divBdr>
    </w:div>
    <w:div w:id="1543783568">
      <w:bodyDiv w:val="1"/>
      <w:marLeft w:val="0"/>
      <w:marRight w:val="0"/>
      <w:marTop w:val="0"/>
      <w:marBottom w:val="0"/>
      <w:divBdr>
        <w:top w:val="none" w:sz="0" w:space="0" w:color="auto"/>
        <w:left w:val="none" w:sz="0" w:space="0" w:color="auto"/>
        <w:bottom w:val="none" w:sz="0" w:space="0" w:color="auto"/>
        <w:right w:val="none" w:sz="0" w:space="0" w:color="auto"/>
      </w:divBdr>
    </w:div>
    <w:div w:id="1579483900">
      <w:bodyDiv w:val="1"/>
      <w:marLeft w:val="0"/>
      <w:marRight w:val="0"/>
      <w:marTop w:val="0"/>
      <w:marBottom w:val="0"/>
      <w:divBdr>
        <w:top w:val="none" w:sz="0" w:space="0" w:color="auto"/>
        <w:left w:val="none" w:sz="0" w:space="0" w:color="auto"/>
        <w:bottom w:val="none" w:sz="0" w:space="0" w:color="auto"/>
        <w:right w:val="none" w:sz="0" w:space="0" w:color="auto"/>
      </w:divBdr>
    </w:div>
    <w:div w:id="1618639038">
      <w:bodyDiv w:val="1"/>
      <w:marLeft w:val="0"/>
      <w:marRight w:val="0"/>
      <w:marTop w:val="0"/>
      <w:marBottom w:val="0"/>
      <w:divBdr>
        <w:top w:val="none" w:sz="0" w:space="0" w:color="auto"/>
        <w:left w:val="none" w:sz="0" w:space="0" w:color="auto"/>
        <w:bottom w:val="none" w:sz="0" w:space="0" w:color="auto"/>
        <w:right w:val="none" w:sz="0" w:space="0" w:color="auto"/>
      </w:divBdr>
    </w:div>
    <w:div w:id="1648432083">
      <w:bodyDiv w:val="1"/>
      <w:marLeft w:val="0"/>
      <w:marRight w:val="0"/>
      <w:marTop w:val="0"/>
      <w:marBottom w:val="0"/>
      <w:divBdr>
        <w:top w:val="none" w:sz="0" w:space="0" w:color="auto"/>
        <w:left w:val="none" w:sz="0" w:space="0" w:color="auto"/>
        <w:bottom w:val="none" w:sz="0" w:space="0" w:color="auto"/>
        <w:right w:val="none" w:sz="0" w:space="0" w:color="auto"/>
      </w:divBdr>
    </w:div>
    <w:div w:id="1805002450">
      <w:bodyDiv w:val="1"/>
      <w:marLeft w:val="0"/>
      <w:marRight w:val="0"/>
      <w:marTop w:val="0"/>
      <w:marBottom w:val="0"/>
      <w:divBdr>
        <w:top w:val="none" w:sz="0" w:space="0" w:color="auto"/>
        <w:left w:val="none" w:sz="0" w:space="0" w:color="auto"/>
        <w:bottom w:val="none" w:sz="0" w:space="0" w:color="auto"/>
        <w:right w:val="none" w:sz="0" w:space="0" w:color="auto"/>
      </w:divBdr>
    </w:div>
    <w:div w:id="1814250319">
      <w:bodyDiv w:val="1"/>
      <w:marLeft w:val="0"/>
      <w:marRight w:val="0"/>
      <w:marTop w:val="0"/>
      <w:marBottom w:val="0"/>
      <w:divBdr>
        <w:top w:val="none" w:sz="0" w:space="0" w:color="auto"/>
        <w:left w:val="none" w:sz="0" w:space="0" w:color="auto"/>
        <w:bottom w:val="none" w:sz="0" w:space="0" w:color="auto"/>
        <w:right w:val="none" w:sz="0" w:space="0" w:color="auto"/>
      </w:divBdr>
    </w:div>
    <w:div w:id="202011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368B1-ABE2-4DFA-96B0-0631C9D09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2166</TotalTime>
  <Pages>17</Pages>
  <Words>21710</Words>
  <Characters>119409</Characters>
  <Application>Microsoft Office Word</Application>
  <DocSecurity>0</DocSecurity>
  <Lines>995</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Philip Wikman</cp:lastModifiedBy>
  <cp:revision>8</cp:revision>
  <dcterms:created xsi:type="dcterms:W3CDTF">2025-06-07T06:58:00Z</dcterms:created>
  <dcterms:modified xsi:type="dcterms:W3CDTF">2025-06-08T21:29:00Z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id="Bam51Sxq"/&gt;&lt;style id="http://www.zotero.org/styles/the-lancet"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