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4FA8" w14:textId="1E674D17" w:rsidR="00A272FE" w:rsidRPr="000F283A" w:rsidRDefault="00A272FE" w:rsidP="000F283A">
      <w:pPr>
        <w:spacing w:line="360" w:lineRule="auto"/>
        <w:jc w:val="center"/>
        <w:rPr>
          <w:rFonts w:ascii="Times New Roman" w:hAnsi="Times New Roman" w:cs="Times New Roman"/>
          <w:b/>
          <w:bCs/>
          <w:sz w:val="28"/>
          <w:szCs w:val="28"/>
          <w:lang w:val="en-US"/>
        </w:rPr>
      </w:pPr>
      <w:r w:rsidRPr="000F283A">
        <w:rPr>
          <w:rFonts w:ascii="Times New Roman" w:hAnsi="Times New Roman" w:cs="Times New Roman"/>
          <w:b/>
          <w:bCs/>
          <w:color w:val="000000"/>
          <w:sz w:val="28"/>
          <w:szCs w:val="28"/>
          <w:lang w:val="en-US"/>
        </w:rPr>
        <w:t xml:space="preserve">Benznidazole </w:t>
      </w:r>
      <w:r w:rsidR="0048557C">
        <w:rPr>
          <w:rFonts w:ascii="Times New Roman" w:hAnsi="Times New Roman" w:cs="Times New Roman"/>
          <w:b/>
          <w:bCs/>
          <w:color w:val="000000"/>
          <w:sz w:val="28"/>
          <w:szCs w:val="28"/>
          <w:lang w:val="en-US"/>
        </w:rPr>
        <w:t>t</w:t>
      </w:r>
      <w:r w:rsidR="0048557C" w:rsidRPr="000F283A">
        <w:rPr>
          <w:rFonts w:ascii="Times New Roman" w:hAnsi="Times New Roman" w:cs="Times New Roman"/>
          <w:b/>
          <w:bCs/>
          <w:color w:val="000000"/>
          <w:sz w:val="28"/>
          <w:szCs w:val="28"/>
          <w:lang w:val="en-US"/>
        </w:rPr>
        <w:t xml:space="preserve">herapy </w:t>
      </w:r>
      <w:r w:rsidR="00C62DE3">
        <w:rPr>
          <w:rFonts w:ascii="Times New Roman" w:hAnsi="Times New Roman" w:cs="Times New Roman"/>
          <w:b/>
          <w:bCs/>
          <w:color w:val="000000"/>
          <w:sz w:val="28"/>
          <w:szCs w:val="28"/>
          <w:lang w:val="en-US"/>
        </w:rPr>
        <w:t>saves costs compared to usual follow-up</w:t>
      </w:r>
      <w:r w:rsidR="00AE1CC8">
        <w:rPr>
          <w:rFonts w:ascii="Times New Roman" w:hAnsi="Times New Roman" w:cs="Times New Roman"/>
          <w:b/>
          <w:bCs/>
          <w:color w:val="000000"/>
          <w:sz w:val="28"/>
          <w:szCs w:val="28"/>
          <w:lang w:val="en-US"/>
        </w:rPr>
        <w:t xml:space="preserve"> care</w:t>
      </w:r>
      <w:r w:rsidR="00C62DE3">
        <w:rPr>
          <w:rFonts w:ascii="Times New Roman" w:hAnsi="Times New Roman" w:cs="Times New Roman"/>
          <w:b/>
          <w:bCs/>
          <w:color w:val="000000"/>
          <w:sz w:val="28"/>
          <w:szCs w:val="28"/>
          <w:lang w:val="en-US"/>
        </w:rPr>
        <w:t xml:space="preserve"> </w:t>
      </w:r>
      <w:r w:rsidRPr="000F283A">
        <w:rPr>
          <w:rFonts w:ascii="Times New Roman" w:hAnsi="Times New Roman" w:cs="Times New Roman"/>
          <w:b/>
          <w:bCs/>
          <w:color w:val="000000"/>
          <w:sz w:val="28"/>
          <w:szCs w:val="28"/>
          <w:lang w:val="en-US"/>
        </w:rPr>
        <w:t xml:space="preserve">for </w:t>
      </w:r>
      <w:r w:rsidR="0082446F">
        <w:rPr>
          <w:rFonts w:ascii="Times New Roman" w:hAnsi="Times New Roman" w:cs="Times New Roman"/>
          <w:b/>
          <w:bCs/>
          <w:color w:val="000000"/>
          <w:sz w:val="28"/>
          <w:szCs w:val="28"/>
          <w:lang w:val="en-US"/>
        </w:rPr>
        <w:t xml:space="preserve">indeterminate </w:t>
      </w:r>
      <w:r w:rsidR="0048557C">
        <w:rPr>
          <w:rFonts w:ascii="Times New Roman" w:hAnsi="Times New Roman" w:cs="Times New Roman"/>
          <w:b/>
          <w:bCs/>
          <w:color w:val="000000"/>
          <w:sz w:val="28"/>
          <w:szCs w:val="28"/>
          <w:lang w:val="en-US"/>
        </w:rPr>
        <w:t>c</w:t>
      </w:r>
      <w:r w:rsidR="0048557C" w:rsidRPr="000F283A">
        <w:rPr>
          <w:rFonts w:ascii="Times New Roman" w:hAnsi="Times New Roman" w:cs="Times New Roman"/>
          <w:b/>
          <w:bCs/>
          <w:color w:val="000000"/>
          <w:sz w:val="28"/>
          <w:szCs w:val="28"/>
          <w:lang w:val="en-US"/>
        </w:rPr>
        <w:t xml:space="preserve">hronic </w:t>
      </w:r>
      <w:r w:rsidRPr="000F283A">
        <w:rPr>
          <w:rFonts w:ascii="Times New Roman" w:hAnsi="Times New Roman" w:cs="Times New Roman"/>
          <w:b/>
          <w:bCs/>
          <w:color w:val="000000"/>
          <w:sz w:val="28"/>
          <w:szCs w:val="28"/>
          <w:lang w:val="en-US"/>
        </w:rPr>
        <w:t xml:space="preserve">Chagas </w:t>
      </w:r>
      <w:r w:rsidR="0048557C">
        <w:rPr>
          <w:rFonts w:ascii="Times New Roman" w:hAnsi="Times New Roman" w:cs="Times New Roman"/>
          <w:b/>
          <w:bCs/>
          <w:color w:val="000000"/>
          <w:sz w:val="28"/>
          <w:szCs w:val="28"/>
          <w:lang w:val="en-US"/>
        </w:rPr>
        <w:t>d</w:t>
      </w:r>
      <w:r w:rsidR="0048557C" w:rsidRPr="000F283A">
        <w:rPr>
          <w:rFonts w:ascii="Times New Roman" w:hAnsi="Times New Roman" w:cs="Times New Roman"/>
          <w:b/>
          <w:bCs/>
          <w:color w:val="000000"/>
          <w:sz w:val="28"/>
          <w:szCs w:val="28"/>
          <w:lang w:val="en-US"/>
        </w:rPr>
        <w:t xml:space="preserve">isease </w:t>
      </w:r>
      <w:r w:rsidRPr="000F283A">
        <w:rPr>
          <w:rFonts w:ascii="Times New Roman" w:hAnsi="Times New Roman" w:cs="Times New Roman"/>
          <w:b/>
          <w:bCs/>
          <w:color w:val="000000"/>
          <w:sz w:val="28"/>
          <w:szCs w:val="28"/>
          <w:lang w:val="en-US"/>
        </w:rPr>
        <w:t xml:space="preserve">in a European </w:t>
      </w:r>
      <w:r w:rsidR="0048557C">
        <w:rPr>
          <w:rFonts w:ascii="Times New Roman" w:hAnsi="Times New Roman" w:cs="Times New Roman"/>
          <w:b/>
          <w:bCs/>
          <w:color w:val="000000"/>
          <w:sz w:val="28"/>
          <w:szCs w:val="28"/>
          <w:lang w:val="en-US"/>
        </w:rPr>
        <w:t>h</w:t>
      </w:r>
      <w:r w:rsidR="0048557C" w:rsidRPr="000F283A">
        <w:rPr>
          <w:rFonts w:ascii="Times New Roman" w:hAnsi="Times New Roman" w:cs="Times New Roman"/>
          <w:b/>
          <w:bCs/>
          <w:color w:val="000000"/>
          <w:sz w:val="28"/>
          <w:szCs w:val="28"/>
          <w:lang w:val="en-US"/>
        </w:rPr>
        <w:t xml:space="preserve">ealthcare </w:t>
      </w:r>
      <w:r w:rsidR="0048557C">
        <w:rPr>
          <w:rFonts w:ascii="Times New Roman" w:hAnsi="Times New Roman" w:cs="Times New Roman"/>
          <w:b/>
          <w:bCs/>
          <w:color w:val="000000"/>
          <w:sz w:val="28"/>
          <w:szCs w:val="28"/>
          <w:lang w:val="en-US"/>
        </w:rPr>
        <w:t>setting</w:t>
      </w:r>
    </w:p>
    <w:p w14:paraId="3693D25C" w14:textId="77777777" w:rsidR="00A272FE" w:rsidRDefault="00A272FE" w:rsidP="003567E7">
      <w:pPr>
        <w:spacing w:line="360" w:lineRule="auto"/>
        <w:rPr>
          <w:lang w:val="en-US"/>
        </w:rPr>
      </w:pPr>
    </w:p>
    <w:p w14:paraId="2FC1E5C2" w14:textId="322B510D" w:rsidR="006439F1" w:rsidRPr="000F283A" w:rsidRDefault="006439F1" w:rsidP="003567E7">
      <w:pPr>
        <w:spacing w:line="360" w:lineRule="auto"/>
        <w:rPr>
          <w:rFonts w:ascii="Times New Roman" w:hAnsi="Times New Roman" w:cs="Times New Roman"/>
        </w:rPr>
      </w:pPr>
      <w:proofErr w:type="spellStart"/>
      <w:r w:rsidRPr="000F283A">
        <w:rPr>
          <w:rFonts w:ascii="Times New Roman" w:hAnsi="Times New Roman" w:cs="Times New Roman"/>
        </w:rPr>
        <w:t>Authors</w:t>
      </w:r>
      <w:proofErr w:type="spellEnd"/>
      <w:r w:rsidRPr="000F283A">
        <w:rPr>
          <w:rFonts w:ascii="Times New Roman" w:hAnsi="Times New Roman" w:cs="Times New Roman"/>
        </w:rPr>
        <w:t>: Philip Erick Wikman-Jorgensen</w:t>
      </w:r>
      <w:r w:rsidRPr="000F283A">
        <w:rPr>
          <w:rFonts w:ascii="Times New Roman" w:hAnsi="Times New Roman" w:cs="Times New Roman"/>
          <w:vertAlign w:val="superscript"/>
        </w:rPr>
        <w:t>1,2</w:t>
      </w:r>
      <w:r w:rsidRPr="000F283A">
        <w:rPr>
          <w:rFonts w:ascii="Times New Roman" w:hAnsi="Times New Roman" w:cs="Times New Roman"/>
        </w:rPr>
        <w:t>, Clara Crespillo</w:t>
      </w:r>
      <w:r w:rsidR="00034CD9" w:rsidRPr="000F283A">
        <w:rPr>
          <w:rFonts w:ascii="Times New Roman" w:hAnsi="Times New Roman" w:cs="Times New Roman"/>
        </w:rPr>
        <w:t>-Andújar</w:t>
      </w:r>
      <w:r w:rsidRPr="000F283A">
        <w:rPr>
          <w:rFonts w:ascii="Times New Roman" w:hAnsi="Times New Roman" w:cs="Times New Roman"/>
          <w:vertAlign w:val="superscript"/>
        </w:rPr>
        <w:t>3</w:t>
      </w:r>
      <w:r w:rsidR="00A272FE" w:rsidRPr="000F283A">
        <w:rPr>
          <w:rFonts w:ascii="Times New Roman" w:hAnsi="Times New Roman" w:cs="Times New Roman"/>
          <w:vertAlign w:val="superscript"/>
        </w:rPr>
        <w:t>,4</w:t>
      </w:r>
      <w:r w:rsidRPr="000F283A">
        <w:rPr>
          <w:rFonts w:ascii="Times New Roman" w:hAnsi="Times New Roman" w:cs="Times New Roman"/>
        </w:rPr>
        <w:t>, Jara Llenas-García</w:t>
      </w:r>
      <w:r w:rsidR="0082446F" w:rsidRPr="0082446F">
        <w:rPr>
          <w:rFonts w:ascii="Times New Roman" w:hAnsi="Times New Roman" w:cs="Times New Roman"/>
          <w:vertAlign w:val="superscript"/>
        </w:rPr>
        <w:t>2,</w:t>
      </w:r>
      <w:r w:rsidRPr="000F283A">
        <w:rPr>
          <w:rFonts w:ascii="Times New Roman" w:hAnsi="Times New Roman" w:cs="Times New Roman"/>
          <w:vertAlign w:val="superscript"/>
        </w:rPr>
        <w:t>4,5</w:t>
      </w:r>
      <w:r w:rsidRPr="000F283A">
        <w:rPr>
          <w:rFonts w:ascii="Times New Roman" w:hAnsi="Times New Roman" w:cs="Times New Roman"/>
        </w:rPr>
        <w:t xml:space="preserve">, </w:t>
      </w:r>
      <w:proofErr w:type="spellStart"/>
      <w:r w:rsidRPr="000F283A">
        <w:rPr>
          <w:rFonts w:ascii="Times New Roman" w:hAnsi="Times New Roman" w:cs="Times New Roman"/>
        </w:rPr>
        <w:t>Jose</w:t>
      </w:r>
      <w:proofErr w:type="spellEnd"/>
      <w:r w:rsidRPr="000F283A">
        <w:rPr>
          <w:rFonts w:ascii="Times New Roman" w:hAnsi="Times New Roman" w:cs="Times New Roman"/>
        </w:rPr>
        <w:t xml:space="preserve"> A</w:t>
      </w:r>
      <w:r w:rsidR="00A272FE" w:rsidRPr="000F283A">
        <w:rPr>
          <w:rFonts w:ascii="Times New Roman" w:hAnsi="Times New Roman" w:cs="Times New Roman"/>
        </w:rPr>
        <w:t>.</w:t>
      </w:r>
      <w:r w:rsidRPr="000F283A">
        <w:rPr>
          <w:rFonts w:ascii="Times New Roman" w:hAnsi="Times New Roman" w:cs="Times New Roman"/>
        </w:rPr>
        <w:t xml:space="preserve"> P</w:t>
      </w:r>
      <w:r w:rsidR="00A272FE" w:rsidRPr="000F283A">
        <w:rPr>
          <w:rFonts w:ascii="Times New Roman" w:hAnsi="Times New Roman" w:cs="Times New Roman"/>
        </w:rPr>
        <w:t>e</w:t>
      </w:r>
      <w:r w:rsidRPr="000F283A">
        <w:rPr>
          <w:rFonts w:ascii="Times New Roman" w:hAnsi="Times New Roman" w:cs="Times New Roman"/>
        </w:rPr>
        <w:t>rez-Molina</w:t>
      </w:r>
      <w:r w:rsidR="00A272FE" w:rsidRPr="000F283A">
        <w:rPr>
          <w:rFonts w:ascii="Times New Roman" w:hAnsi="Times New Roman" w:cs="Times New Roman"/>
          <w:vertAlign w:val="superscript"/>
        </w:rPr>
        <w:t>3,4</w:t>
      </w:r>
    </w:p>
    <w:p w14:paraId="4820F20B" w14:textId="77777777" w:rsidR="006439F1" w:rsidRPr="000F283A" w:rsidRDefault="006439F1" w:rsidP="003567E7">
      <w:pPr>
        <w:spacing w:line="360" w:lineRule="auto"/>
        <w:rPr>
          <w:rFonts w:ascii="Times New Roman" w:hAnsi="Times New Roman" w:cs="Times New Roman"/>
        </w:rPr>
      </w:pPr>
    </w:p>
    <w:p w14:paraId="501A6A25" w14:textId="7EDF4E80" w:rsidR="006439F1" w:rsidRPr="002F5603" w:rsidRDefault="0048557C" w:rsidP="003567E7">
      <w:pPr>
        <w:pStyle w:val="Prrafodelista"/>
        <w:numPr>
          <w:ilvl w:val="0"/>
          <w:numId w:val="1"/>
        </w:numPr>
        <w:spacing w:line="360" w:lineRule="auto"/>
        <w:rPr>
          <w:rFonts w:ascii="Times New Roman" w:hAnsi="Times New Roman" w:cs="Times New Roman"/>
          <w:lang w:val="en-US"/>
        </w:rPr>
      </w:pPr>
      <w:r w:rsidRPr="00FC07C6">
        <w:rPr>
          <w:rFonts w:ascii="Times New Roman" w:hAnsi="Times New Roman" w:cs="Times New Roman"/>
          <w:lang w:val="en-US"/>
        </w:rPr>
        <w:t>Infectious Diseases</w:t>
      </w:r>
      <w:r>
        <w:rPr>
          <w:rFonts w:ascii="Times New Roman" w:hAnsi="Times New Roman" w:cs="Times New Roman"/>
          <w:lang w:val="en-US"/>
        </w:rPr>
        <w:t>-</w:t>
      </w:r>
      <w:r w:rsidRPr="002F5603">
        <w:rPr>
          <w:rFonts w:ascii="Times New Roman" w:hAnsi="Times New Roman" w:cs="Times New Roman"/>
          <w:lang w:val="en-US"/>
        </w:rPr>
        <w:t>Internal Medicine Service</w:t>
      </w:r>
      <w:r w:rsidR="006439F1" w:rsidRPr="002F5603">
        <w:rPr>
          <w:rFonts w:ascii="Times New Roman" w:hAnsi="Times New Roman" w:cs="Times New Roman"/>
          <w:lang w:val="en-US"/>
        </w:rPr>
        <w:t xml:space="preserve">. </w:t>
      </w:r>
      <w:r>
        <w:rPr>
          <w:rFonts w:ascii="Times New Roman" w:hAnsi="Times New Roman" w:cs="Times New Roman"/>
          <w:lang w:val="en-US"/>
        </w:rPr>
        <w:t xml:space="preserve">Elda </w:t>
      </w:r>
      <w:r w:rsidR="006439F1" w:rsidRPr="002F5603">
        <w:rPr>
          <w:rFonts w:ascii="Times New Roman" w:hAnsi="Times New Roman" w:cs="Times New Roman"/>
          <w:lang w:val="en-US"/>
        </w:rPr>
        <w:t xml:space="preserve">General </w:t>
      </w:r>
      <w:r w:rsidRPr="002F5603">
        <w:rPr>
          <w:rFonts w:ascii="Times New Roman" w:hAnsi="Times New Roman" w:cs="Times New Roman"/>
          <w:lang w:val="en-US"/>
        </w:rPr>
        <w:t>University Hospital</w:t>
      </w:r>
      <w:r w:rsidR="006439F1" w:rsidRPr="002F5603">
        <w:rPr>
          <w:rFonts w:ascii="Times New Roman" w:hAnsi="Times New Roman" w:cs="Times New Roman"/>
          <w:lang w:val="en-US"/>
        </w:rPr>
        <w:t xml:space="preserve">-FISABIO. </w:t>
      </w:r>
    </w:p>
    <w:p w14:paraId="108CBB84" w14:textId="56677171" w:rsidR="006439F1" w:rsidRPr="0082446F" w:rsidRDefault="0082446F" w:rsidP="003567E7">
      <w:pPr>
        <w:pStyle w:val="Prrafodelista"/>
        <w:numPr>
          <w:ilvl w:val="0"/>
          <w:numId w:val="1"/>
        </w:numPr>
        <w:spacing w:line="360" w:lineRule="auto"/>
        <w:rPr>
          <w:rFonts w:ascii="Times New Roman" w:hAnsi="Times New Roman" w:cs="Times New Roman"/>
          <w:lang w:val="en-GB"/>
        </w:rPr>
      </w:pPr>
      <w:r w:rsidRPr="0082446F">
        <w:rPr>
          <w:rFonts w:ascii="Times New Roman" w:hAnsi="Times New Roman" w:cs="Times New Roman"/>
          <w:lang w:val="en-GB"/>
        </w:rPr>
        <w:t>Clinical Medicine Department. Miguel Hernández University, Elche, Spain</w:t>
      </w:r>
      <w:r w:rsidR="006439F1" w:rsidRPr="0082446F">
        <w:rPr>
          <w:rFonts w:ascii="Times New Roman" w:hAnsi="Times New Roman" w:cs="Times New Roman"/>
          <w:lang w:val="en-GB"/>
        </w:rPr>
        <w:t>.</w:t>
      </w:r>
    </w:p>
    <w:p w14:paraId="42DD34D9" w14:textId="05F07D4B" w:rsidR="006439F1" w:rsidRPr="000F283A" w:rsidRDefault="00A272FE" w:rsidP="003567E7">
      <w:pPr>
        <w:pStyle w:val="Prrafodelista"/>
        <w:numPr>
          <w:ilvl w:val="0"/>
          <w:numId w:val="1"/>
        </w:numPr>
        <w:spacing w:line="360" w:lineRule="auto"/>
        <w:rPr>
          <w:rFonts w:ascii="Times New Roman" w:hAnsi="Times New Roman" w:cs="Times New Roman"/>
          <w:lang w:val="en-US"/>
        </w:rPr>
      </w:pPr>
      <w:r w:rsidRPr="000F283A">
        <w:rPr>
          <w:rFonts w:ascii="Times New Roman" w:hAnsi="Times New Roman" w:cs="Times New Roman"/>
          <w:lang w:val="en-US"/>
        </w:rPr>
        <w:t>National Refer</w:t>
      </w:r>
      <w:r w:rsidR="0048557C">
        <w:rPr>
          <w:rFonts w:ascii="Times New Roman" w:hAnsi="Times New Roman" w:cs="Times New Roman"/>
          <w:lang w:val="en-US"/>
        </w:rPr>
        <w:t>ence</w:t>
      </w:r>
      <w:r w:rsidRPr="000F283A">
        <w:rPr>
          <w:rFonts w:ascii="Times New Roman" w:hAnsi="Times New Roman" w:cs="Times New Roman"/>
          <w:lang w:val="en-US"/>
        </w:rPr>
        <w:t xml:space="preserve"> Centre for Tropical Diseases. Infectious Diseases Department. University Hospital Ramón y Cajal (IRYCIS), Madrid, Spain</w:t>
      </w:r>
    </w:p>
    <w:p w14:paraId="29A7A373" w14:textId="53106C46" w:rsidR="00A272FE" w:rsidRPr="004200A2" w:rsidRDefault="00A272FE" w:rsidP="003567E7">
      <w:pPr>
        <w:pStyle w:val="Prrafodelista"/>
        <w:numPr>
          <w:ilvl w:val="0"/>
          <w:numId w:val="1"/>
        </w:numPr>
        <w:spacing w:line="360" w:lineRule="auto"/>
        <w:rPr>
          <w:rFonts w:ascii="Times New Roman" w:hAnsi="Times New Roman" w:cs="Times New Roman"/>
          <w:lang w:val="en-US"/>
        </w:rPr>
      </w:pPr>
      <w:r w:rsidRPr="004200A2">
        <w:rPr>
          <w:rFonts w:ascii="Times New Roman" w:hAnsi="Times New Roman" w:cs="Times New Roman"/>
          <w:lang w:val="en-US"/>
        </w:rPr>
        <w:t>CIBERINFEC, Carlos III</w:t>
      </w:r>
      <w:r w:rsidR="0082446F" w:rsidRPr="004200A2">
        <w:rPr>
          <w:rFonts w:ascii="Times New Roman" w:hAnsi="Times New Roman" w:cs="Times New Roman"/>
          <w:lang w:val="en-US"/>
        </w:rPr>
        <w:t xml:space="preserve"> Health Institute</w:t>
      </w:r>
      <w:r w:rsidRPr="004200A2">
        <w:rPr>
          <w:rFonts w:ascii="Times New Roman" w:hAnsi="Times New Roman" w:cs="Times New Roman"/>
          <w:lang w:val="en-US"/>
        </w:rPr>
        <w:t>, Madrid, Spain</w:t>
      </w:r>
    </w:p>
    <w:p w14:paraId="62446E9E" w14:textId="523EBF13" w:rsidR="006439F1" w:rsidRPr="000F283A" w:rsidRDefault="0082446F" w:rsidP="003567E7">
      <w:pPr>
        <w:pStyle w:val="Prrafodelista"/>
        <w:numPr>
          <w:ilvl w:val="0"/>
          <w:numId w:val="1"/>
        </w:numPr>
        <w:spacing w:line="360" w:lineRule="auto"/>
        <w:rPr>
          <w:rFonts w:ascii="Times New Roman" w:hAnsi="Times New Roman" w:cs="Times New Roman"/>
        </w:rPr>
      </w:pPr>
      <w:r w:rsidRPr="0082446F">
        <w:rPr>
          <w:rFonts w:ascii="Times New Roman" w:hAnsi="Times New Roman" w:cs="Times New Roman"/>
          <w:lang w:val="en-GB"/>
        </w:rPr>
        <w:t>Infectious Diseases-Internal Medicine Department</w:t>
      </w:r>
      <w:r w:rsidR="006439F1" w:rsidRPr="0082446F">
        <w:rPr>
          <w:rFonts w:ascii="Times New Roman" w:hAnsi="Times New Roman" w:cs="Times New Roman"/>
          <w:lang w:val="en-GB"/>
        </w:rPr>
        <w:t xml:space="preserve">. </w:t>
      </w:r>
      <w:r w:rsidR="006439F1" w:rsidRPr="000F283A">
        <w:rPr>
          <w:rFonts w:ascii="Times New Roman" w:hAnsi="Times New Roman" w:cs="Times New Roman"/>
        </w:rPr>
        <w:t>Hospital Vega Baja-FISABIO.</w:t>
      </w:r>
    </w:p>
    <w:p w14:paraId="0BA16D06" w14:textId="77777777" w:rsidR="006439F1" w:rsidRPr="000F283A" w:rsidRDefault="006439F1" w:rsidP="003567E7">
      <w:pPr>
        <w:spacing w:line="360" w:lineRule="auto"/>
        <w:rPr>
          <w:rFonts w:ascii="Times New Roman" w:hAnsi="Times New Roman" w:cs="Times New Roman"/>
        </w:rPr>
      </w:pPr>
    </w:p>
    <w:p w14:paraId="69BC995C" w14:textId="77777777" w:rsidR="00D4196F" w:rsidRDefault="0052768E" w:rsidP="003567E7">
      <w:pPr>
        <w:spacing w:line="360" w:lineRule="auto"/>
        <w:rPr>
          <w:rFonts w:ascii="Times New Roman" w:hAnsi="Times New Roman" w:cs="Times New Roman"/>
        </w:rPr>
      </w:pPr>
      <w:proofErr w:type="spellStart"/>
      <w:r w:rsidRPr="000F283A">
        <w:rPr>
          <w:rFonts w:ascii="Times New Roman" w:hAnsi="Times New Roman" w:cs="Times New Roman"/>
        </w:rPr>
        <w:t>Corresponding</w:t>
      </w:r>
      <w:proofErr w:type="spellEnd"/>
      <w:r w:rsidRPr="000F283A">
        <w:rPr>
          <w:rFonts w:ascii="Times New Roman" w:hAnsi="Times New Roman" w:cs="Times New Roman"/>
        </w:rPr>
        <w:t xml:space="preserve"> </w:t>
      </w:r>
      <w:proofErr w:type="spellStart"/>
      <w:r w:rsidRPr="000F283A">
        <w:rPr>
          <w:rFonts w:ascii="Times New Roman" w:hAnsi="Times New Roman" w:cs="Times New Roman"/>
        </w:rPr>
        <w:t>author</w:t>
      </w:r>
      <w:r w:rsidR="00D4196F">
        <w:rPr>
          <w:rFonts w:ascii="Times New Roman" w:hAnsi="Times New Roman" w:cs="Times New Roman"/>
        </w:rPr>
        <w:t>s</w:t>
      </w:r>
      <w:proofErr w:type="spellEnd"/>
      <w:r w:rsidRPr="000F283A">
        <w:rPr>
          <w:rFonts w:ascii="Times New Roman" w:hAnsi="Times New Roman" w:cs="Times New Roman"/>
        </w:rPr>
        <w:t xml:space="preserve">: </w:t>
      </w:r>
    </w:p>
    <w:p w14:paraId="7F7A3400" w14:textId="431E1E71" w:rsidR="006439F1" w:rsidRPr="002F5603" w:rsidRDefault="0052768E" w:rsidP="00D36EB4">
      <w:pPr>
        <w:pStyle w:val="Prrafodelista"/>
        <w:numPr>
          <w:ilvl w:val="0"/>
          <w:numId w:val="3"/>
        </w:numPr>
        <w:spacing w:line="360" w:lineRule="auto"/>
        <w:rPr>
          <w:rFonts w:ascii="Times New Roman" w:hAnsi="Times New Roman" w:cs="Times New Roman"/>
          <w:lang w:val="en-US"/>
        </w:rPr>
      </w:pPr>
      <w:r w:rsidRPr="002F5603">
        <w:rPr>
          <w:rFonts w:ascii="Times New Roman" w:hAnsi="Times New Roman" w:cs="Times New Roman"/>
          <w:lang w:val="en-US"/>
        </w:rPr>
        <w:t xml:space="preserve">Philip Erick Wikman Jorgensen, </w:t>
      </w:r>
      <w:r w:rsidR="0048557C" w:rsidRPr="005F57B0">
        <w:rPr>
          <w:rFonts w:ascii="Times New Roman" w:hAnsi="Times New Roman" w:cs="Times New Roman"/>
          <w:lang w:val="en-US"/>
        </w:rPr>
        <w:t xml:space="preserve">Internal Medicine Service. </w:t>
      </w:r>
      <w:r w:rsidR="0048557C">
        <w:rPr>
          <w:rFonts w:ascii="Times New Roman" w:hAnsi="Times New Roman" w:cs="Times New Roman"/>
          <w:lang w:val="en-US"/>
        </w:rPr>
        <w:t xml:space="preserve">Elda </w:t>
      </w:r>
      <w:r w:rsidR="0048557C" w:rsidRPr="005F57B0">
        <w:rPr>
          <w:rFonts w:ascii="Times New Roman" w:hAnsi="Times New Roman" w:cs="Times New Roman"/>
          <w:lang w:val="en-US"/>
        </w:rPr>
        <w:t>General University Hospital</w:t>
      </w:r>
      <w:r w:rsidR="0075271E" w:rsidRPr="002F5603">
        <w:rPr>
          <w:rFonts w:ascii="Times New Roman" w:hAnsi="Times New Roman" w:cs="Times New Roman"/>
          <w:lang w:val="en-US"/>
        </w:rPr>
        <w:t xml:space="preserve">, </w:t>
      </w:r>
      <w:proofErr w:type="spellStart"/>
      <w:r w:rsidRPr="002F5603">
        <w:rPr>
          <w:rFonts w:ascii="Times New Roman" w:hAnsi="Times New Roman" w:cs="Times New Roman"/>
          <w:lang w:val="en-US"/>
        </w:rPr>
        <w:t>Ctra</w:t>
      </w:r>
      <w:proofErr w:type="spellEnd"/>
      <w:r w:rsidRPr="002F5603">
        <w:rPr>
          <w:rFonts w:ascii="Times New Roman" w:hAnsi="Times New Roman" w:cs="Times New Roman"/>
          <w:lang w:val="en-US"/>
        </w:rPr>
        <w:t xml:space="preserve"> Elda-Sax s/n</w:t>
      </w:r>
      <w:r w:rsidR="0075271E" w:rsidRPr="002F5603">
        <w:rPr>
          <w:rFonts w:ascii="Times New Roman" w:hAnsi="Times New Roman" w:cs="Times New Roman"/>
          <w:lang w:val="en-US"/>
        </w:rPr>
        <w:t>, CP 03600. Spain.</w:t>
      </w:r>
    </w:p>
    <w:p w14:paraId="777F1DDC" w14:textId="5B5FFF85" w:rsidR="00D4196F" w:rsidRPr="002F5603" w:rsidRDefault="00D4196F" w:rsidP="00D36EB4">
      <w:pPr>
        <w:pStyle w:val="Prrafodelista"/>
        <w:numPr>
          <w:ilvl w:val="0"/>
          <w:numId w:val="3"/>
        </w:numPr>
        <w:spacing w:line="360" w:lineRule="auto"/>
        <w:rPr>
          <w:rFonts w:ascii="Times New Roman" w:hAnsi="Times New Roman" w:cs="Times New Roman"/>
          <w:lang w:val="en-US"/>
        </w:rPr>
      </w:pPr>
      <w:r w:rsidRPr="002F5603">
        <w:rPr>
          <w:rFonts w:ascii="Times New Roman" w:hAnsi="Times New Roman" w:cs="Times New Roman"/>
          <w:lang w:val="en-US"/>
          <w:rPrChange w:id="0" w:author="Philip Wikman" w:date="2025-08-29T17:28:00Z" w16du:dateUtc="2025-08-29T15:28:00Z">
            <w:rPr>
              <w:rFonts w:ascii="Times New Roman" w:hAnsi="Times New Roman" w:cs="Times New Roman"/>
            </w:rPr>
          </w:rPrChange>
        </w:rPr>
        <w:t>Jose A</w:t>
      </w:r>
      <w:r w:rsidR="004200A2" w:rsidRPr="002F5603">
        <w:rPr>
          <w:rFonts w:ascii="Times New Roman" w:hAnsi="Times New Roman" w:cs="Times New Roman"/>
          <w:lang w:val="en-US"/>
          <w:rPrChange w:id="1" w:author="Philip Wikman" w:date="2025-08-29T17:28:00Z" w16du:dateUtc="2025-08-29T15:28:00Z">
            <w:rPr>
              <w:rFonts w:ascii="Times New Roman" w:hAnsi="Times New Roman" w:cs="Times New Roman"/>
            </w:rPr>
          </w:rPrChange>
        </w:rPr>
        <w:t>.</w:t>
      </w:r>
      <w:r w:rsidRPr="002F5603">
        <w:rPr>
          <w:rFonts w:ascii="Times New Roman" w:hAnsi="Times New Roman" w:cs="Times New Roman"/>
          <w:lang w:val="en-US"/>
          <w:rPrChange w:id="2" w:author="Philip Wikman" w:date="2025-08-29T17:28:00Z" w16du:dateUtc="2025-08-29T15:28:00Z">
            <w:rPr>
              <w:rFonts w:ascii="Times New Roman" w:hAnsi="Times New Roman" w:cs="Times New Roman"/>
            </w:rPr>
          </w:rPrChange>
        </w:rPr>
        <w:t xml:space="preserve"> Pérez-Molina, National </w:t>
      </w:r>
      <w:r w:rsidR="0048557C" w:rsidRPr="002F5603">
        <w:rPr>
          <w:rFonts w:ascii="Times New Roman" w:hAnsi="Times New Roman" w:cs="Times New Roman"/>
          <w:lang w:val="en-US"/>
          <w:rPrChange w:id="3" w:author="Philip Wikman" w:date="2025-08-29T17:28:00Z" w16du:dateUtc="2025-08-29T15:28:00Z">
            <w:rPr>
              <w:rFonts w:ascii="Times New Roman" w:hAnsi="Times New Roman" w:cs="Times New Roman"/>
            </w:rPr>
          </w:rPrChange>
        </w:rPr>
        <w:t>Referen</w:t>
      </w:r>
      <w:r w:rsidR="0048557C" w:rsidRPr="002F5603">
        <w:rPr>
          <w:rFonts w:ascii="Times New Roman" w:hAnsi="Times New Roman" w:cs="Times New Roman"/>
          <w:lang w:val="en-US"/>
        </w:rPr>
        <w:t xml:space="preserve">ce </w:t>
      </w:r>
      <w:r w:rsidRPr="002F5603">
        <w:rPr>
          <w:rFonts w:ascii="Times New Roman" w:hAnsi="Times New Roman" w:cs="Times New Roman"/>
          <w:lang w:val="en-US"/>
        </w:rPr>
        <w:t xml:space="preserve">Centre for Tropical Diseases. </w:t>
      </w:r>
      <w:r w:rsidRPr="00AE23A7">
        <w:rPr>
          <w:rFonts w:ascii="Times New Roman" w:hAnsi="Times New Roman" w:cs="Times New Roman"/>
          <w:lang w:val="en-US"/>
        </w:rPr>
        <w:t xml:space="preserve">Infectious Diseases Department. </w:t>
      </w:r>
      <w:proofErr w:type="spellStart"/>
      <w:r w:rsidRPr="002F5603">
        <w:rPr>
          <w:rFonts w:ascii="Times New Roman" w:hAnsi="Times New Roman" w:cs="Times New Roman"/>
          <w:lang w:val="en-US"/>
        </w:rPr>
        <w:t>Universitary</w:t>
      </w:r>
      <w:proofErr w:type="spellEnd"/>
      <w:r w:rsidRPr="002F5603">
        <w:rPr>
          <w:rFonts w:ascii="Times New Roman" w:hAnsi="Times New Roman" w:cs="Times New Roman"/>
          <w:lang w:val="en-US"/>
        </w:rPr>
        <w:t xml:space="preserve"> Hospital Ramón y Cajal</w:t>
      </w:r>
      <w:r w:rsidR="004200A2" w:rsidRPr="002F5603">
        <w:rPr>
          <w:rFonts w:ascii="Times New Roman" w:hAnsi="Times New Roman" w:cs="Times New Roman"/>
          <w:lang w:val="en-US"/>
        </w:rPr>
        <w:t>. Carretera de Colmenar Km 9,1. Madrid 28034, Spain.</w:t>
      </w:r>
    </w:p>
    <w:p w14:paraId="56C34CAE" w14:textId="77777777" w:rsidR="0075271E" w:rsidRPr="002F5603" w:rsidRDefault="0075271E" w:rsidP="003567E7">
      <w:pPr>
        <w:spacing w:line="360" w:lineRule="auto"/>
        <w:rPr>
          <w:rFonts w:ascii="Times New Roman" w:hAnsi="Times New Roman" w:cs="Times New Roman"/>
          <w:lang w:val="en-US"/>
        </w:rPr>
      </w:pPr>
    </w:p>
    <w:p w14:paraId="5FCBC323" w14:textId="7DC6082D" w:rsidR="0075271E" w:rsidRPr="000F283A" w:rsidRDefault="0075271E"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Keywords: Benznidazole, </w:t>
      </w:r>
      <w:r w:rsidR="00A272FE" w:rsidRPr="000F283A">
        <w:rPr>
          <w:rFonts w:ascii="Times New Roman" w:hAnsi="Times New Roman" w:cs="Times New Roman"/>
          <w:lang w:val="en-US"/>
        </w:rPr>
        <w:t xml:space="preserve">Neglected tropical diseases, </w:t>
      </w:r>
      <w:r w:rsidR="00A272FE" w:rsidRPr="000F283A">
        <w:rPr>
          <w:rFonts w:ascii="Times New Roman" w:hAnsi="Times New Roman" w:cs="Times New Roman"/>
          <w:i/>
          <w:iCs/>
          <w:lang w:val="en-US"/>
        </w:rPr>
        <w:t>Trypanosoma cruzi</w:t>
      </w:r>
      <w:r w:rsidR="00A272FE" w:rsidRPr="000F283A">
        <w:rPr>
          <w:rFonts w:ascii="Times New Roman" w:hAnsi="Times New Roman" w:cs="Times New Roman"/>
          <w:lang w:val="en-US"/>
        </w:rPr>
        <w:t xml:space="preserve">, </w:t>
      </w:r>
      <w:r w:rsidRPr="000F283A">
        <w:rPr>
          <w:rFonts w:ascii="Times New Roman" w:hAnsi="Times New Roman" w:cs="Times New Roman"/>
          <w:lang w:val="en-US"/>
        </w:rPr>
        <w:t>Chagas Disease, cost-effectiveness analysis</w:t>
      </w:r>
      <w:r w:rsidR="00A272FE" w:rsidRPr="000F283A">
        <w:rPr>
          <w:rFonts w:ascii="Times New Roman" w:hAnsi="Times New Roman" w:cs="Times New Roman"/>
          <w:lang w:val="en-US"/>
        </w:rPr>
        <w:t>, Health access</w:t>
      </w:r>
      <w:r w:rsidRPr="000F283A">
        <w:rPr>
          <w:rFonts w:ascii="Times New Roman" w:hAnsi="Times New Roman" w:cs="Times New Roman"/>
          <w:lang w:val="en-US"/>
        </w:rPr>
        <w:t>.</w:t>
      </w:r>
    </w:p>
    <w:p w14:paraId="29A40D48" w14:textId="77777777" w:rsidR="0075271E" w:rsidRPr="000F283A" w:rsidRDefault="0075271E" w:rsidP="003567E7">
      <w:pPr>
        <w:spacing w:line="360" w:lineRule="auto"/>
        <w:rPr>
          <w:rFonts w:ascii="Times New Roman" w:hAnsi="Times New Roman" w:cs="Times New Roman"/>
          <w:lang w:val="en-US"/>
        </w:rPr>
      </w:pPr>
    </w:p>
    <w:p w14:paraId="76C17B8C" w14:textId="2E81406E" w:rsidR="00A272FE" w:rsidRDefault="00A272FE">
      <w:pPr>
        <w:rPr>
          <w:lang w:val="en-US"/>
        </w:rPr>
      </w:pPr>
      <w:r>
        <w:rPr>
          <w:lang w:val="en-US"/>
        </w:rPr>
        <w:br w:type="page"/>
      </w:r>
    </w:p>
    <w:p w14:paraId="1D11EF02" w14:textId="77777777" w:rsidR="000975C3" w:rsidRPr="002F5603" w:rsidRDefault="000975C3" w:rsidP="002F5603">
      <w:pPr>
        <w:rPr>
          <w:rFonts w:ascii="Times New Roman" w:hAnsi="Times New Roman" w:cs="Times New Roman"/>
          <w:b/>
          <w:bCs/>
          <w:lang w:val="en-US"/>
        </w:rPr>
      </w:pPr>
      <w:r w:rsidRPr="002F5603">
        <w:rPr>
          <w:rFonts w:ascii="Times New Roman" w:hAnsi="Times New Roman" w:cs="Times New Roman"/>
          <w:b/>
          <w:bCs/>
          <w:lang w:val="en-US"/>
        </w:rPr>
        <w:lastRenderedPageBreak/>
        <w:t>Abstract</w:t>
      </w:r>
    </w:p>
    <w:p w14:paraId="08DF5E38" w14:textId="3F82EECF" w:rsidR="000975C3" w:rsidRPr="002A40E0" w:rsidRDefault="008974CB" w:rsidP="008974CB">
      <w:pPr>
        <w:spacing w:line="360" w:lineRule="auto"/>
        <w:rPr>
          <w:rFonts w:ascii="Times New Roman" w:hAnsi="Times New Roman" w:cs="Times New Roman"/>
          <w:lang w:val="en-US"/>
        </w:rPr>
      </w:pPr>
      <w:r>
        <w:rPr>
          <w:rFonts w:ascii="Times New Roman" w:hAnsi="Times New Roman" w:cs="Times New Roman"/>
          <w:b/>
          <w:bCs/>
          <w:lang w:val="en-US"/>
        </w:rPr>
        <w:t>Background</w:t>
      </w:r>
      <w:r w:rsidR="0048557C">
        <w:rPr>
          <w:rFonts w:ascii="Times New Roman" w:hAnsi="Times New Roman" w:cs="Times New Roman"/>
          <w:lang w:val="en-US"/>
        </w:rPr>
        <w:t>.</w:t>
      </w:r>
      <w:r w:rsidR="0048557C" w:rsidRPr="002A40E0">
        <w:rPr>
          <w:rFonts w:ascii="Times New Roman" w:hAnsi="Times New Roman" w:cs="Times New Roman"/>
          <w:lang w:val="en-US"/>
        </w:rPr>
        <w:t xml:space="preserve"> </w:t>
      </w:r>
      <w:r w:rsidR="00A22D06">
        <w:rPr>
          <w:rFonts w:ascii="Times New Roman" w:hAnsi="Times New Roman" w:cs="Times New Roman"/>
          <w:lang w:val="en-US"/>
        </w:rPr>
        <w:t xml:space="preserve">Chagas disease is increasingly prevalent in Europe, but </w:t>
      </w:r>
      <w:r w:rsidR="00B47FEE">
        <w:rPr>
          <w:rFonts w:ascii="Times New Roman" w:hAnsi="Times New Roman" w:cs="Times New Roman"/>
          <w:lang w:val="en-US"/>
        </w:rPr>
        <w:t xml:space="preserve">the most effective treatment available, </w:t>
      </w:r>
      <w:proofErr w:type="spellStart"/>
      <w:r w:rsidR="00B47FEE">
        <w:rPr>
          <w:rFonts w:ascii="Times New Roman" w:hAnsi="Times New Roman" w:cs="Times New Roman"/>
          <w:lang w:val="en-US"/>
        </w:rPr>
        <w:t>benzinadole</w:t>
      </w:r>
      <w:proofErr w:type="spellEnd"/>
      <w:r w:rsidR="00B47FEE">
        <w:rPr>
          <w:rFonts w:ascii="Times New Roman" w:hAnsi="Times New Roman" w:cs="Times New Roman"/>
          <w:lang w:val="en-US"/>
        </w:rPr>
        <w:t xml:space="preserve">, is still </w:t>
      </w:r>
      <w:proofErr w:type="gramStart"/>
      <w:r w:rsidR="00B47FEE">
        <w:rPr>
          <w:rFonts w:ascii="Times New Roman" w:hAnsi="Times New Roman" w:cs="Times New Roman"/>
          <w:lang w:val="en-US"/>
        </w:rPr>
        <w:t>under-used</w:t>
      </w:r>
      <w:proofErr w:type="gramEnd"/>
      <w:r w:rsidR="00B47FEE">
        <w:rPr>
          <w:rFonts w:ascii="Times New Roman" w:hAnsi="Times New Roman" w:cs="Times New Roman"/>
          <w:lang w:val="en-US"/>
        </w:rPr>
        <w:t>. This study aimed t</w:t>
      </w:r>
      <w:r w:rsidR="000975C3" w:rsidRPr="002A40E0">
        <w:rPr>
          <w:rFonts w:ascii="Times New Roman" w:hAnsi="Times New Roman" w:cs="Times New Roman"/>
          <w:lang w:val="en-US"/>
        </w:rPr>
        <w:t xml:space="preserve">o </w:t>
      </w:r>
      <w:r w:rsidR="0048557C">
        <w:rPr>
          <w:rFonts w:ascii="Times New Roman" w:hAnsi="Times New Roman" w:cs="Times New Roman"/>
          <w:lang w:val="en-US"/>
        </w:rPr>
        <w:t>assess</w:t>
      </w:r>
      <w:r w:rsidR="0048557C" w:rsidRPr="002A40E0">
        <w:rPr>
          <w:rFonts w:ascii="Times New Roman" w:hAnsi="Times New Roman" w:cs="Times New Roman"/>
          <w:lang w:val="en-US"/>
        </w:rPr>
        <w:t xml:space="preserve"> </w:t>
      </w:r>
      <w:r w:rsidR="000975C3" w:rsidRPr="002A40E0">
        <w:rPr>
          <w:rFonts w:ascii="Times New Roman" w:hAnsi="Times New Roman" w:cs="Times New Roman"/>
          <w:lang w:val="en-US"/>
        </w:rPr>
        <w:t xml:space="preserve">the cost-effectiveness of benznidazole for chronic </w:t>
      </w:r>
      <w:r w:rsidR="00AE4802">
        <w:rPr>
          <w:rFonts w:ascii="Times New Roman" w:hAnsi="Times New Roman" w:cs="Times New Roman"/>
          <w:lang w:val="en-US"/>
        </w:rPr>
        <w:t xml:space="preserve">indeterminate </w:t>
      </w:r>
      <w:r w:rsidR="000975C3" w:rsidRPr="002A40E0">
        <w:rPr>
          <w:rFonts w:ascii="Times New Roman" w:hAnsi="Times New Roman" w:cs="Times New Roman"/>
          <w:lang w:val="en-US"/>
        </w:rPr>
        <w:t>Chagas disease in a European setting from the perspective of the healthcare system</w:t>
      </w:r>
      <w:r w:rsidR="00B47FEE">
        <w:rPr>
          <w:rFonts w:ascii="Times New Roman" w:hAnsi="Times New Roman" w:cs="Times New Roman"/>
          <w:lang w:val="en-US"/>
        </w:rPr>
        <w:t>, with a 20-year time horizon</w:t>
      </w:r>
      <w:r w:rsidR="000975C3" w:rsidRPr="002A40E0">
        <w:rPr>
          <w:rFonts w:ascii="Times New Roman" w:hAnsi="Times New Roman" w:cs="Times New Roman"/>
          <w:lang w:val="en-US"/>
        </w:rPr>
        <w:t>.</w:t>
      </w:r>
      <w:r w:rsidR="0048557C" w:rsidRPr="002A40E0">
        <w:rPr>
          <w:rFonts w:ascii="Times New Roman" w:hAnsi="Times New Roman" w:cs="Times New Roman"/>
          <w:lang w:val="en-US"/>
        </w:rPr>
        <w:t xml:space="preserve"> </w:t>
      </w:r>
    </w:p>
    <w:p w14:paraId="7C2E42FC" w14:textId="7B604627" w:rsidR="000975C3" w:rsidRPr="002A40E0" w:rsidRDefault="000975C3" w:rsidP="000975C3">
      <w:pPr>
        <w:spacing w:line="360" w:lineRule="auto"/>
        <w:rPr>
          <w:rFonts w:ascii="Times New Roman" w:hAnsi="Times New Roman" w:cs="Times New Roman"/>
          <w:lang w:val="en-US"/>
        </w:rPr>
      </w:pPr>
      <w:r w:rsidRPr="002F5603">
        <w:rPr>
          <w:rFonts w:ascii="Times New Roman" w:hAnsi="Times New Roman" w:cs="Times New Roman"/>
          <w:b/>
          <w:bCs/>
          <w:lang w:val="en-US"/>
        </w:rPr>
        <w:t>Methods</w:t>
      </w:r>
      <w:r w:rsidR="0048557C">
        <w:rPr>
          <w:rFonts w:ascii="Times New Roman" w:hAnsi="Times New Roman" w:cs="Times New Roman"/>
          <w:lang w:val="en-US"/>
        </w:rPr>
        <w:t>.</w:t>
      </w:r>
      <w:r w:rsidR="0048557C" w:rsidRPr="002A40E0">
        <w:rPr>
          <w:rFonts w:ascii="Times New Roman" w:hAnsi="Times New Roman" w:cs="Times New Roman"/>
          <w:lang w:val="en-US"/>
        </w:rPr>
        <w:t xml:space="preserve"> </w:t>
      </w:r>
      <w:r w:rsidR="008974CB" w:rsidRPr="002A40E0">
        <w:rPr>
          <w:rFonts w:ascii="Times New Roman" w:hAnsi="Times New Roman" w:cs="Times New Roman"/>
          <w:lang w:val="en-US"/>
        </w:rPr>
        <w:t xml:space="preserve">The study </w:t>
      </w:r>
      <w:r w:rsidR="008974CB">
        <w:rPr>
          <w:rFonts w:ascii="Times New Roman" w:hAnsi="Times New Roman" w:cs="Times New Roman"/>
          <w:lang w:val="en-US"/>
        </w:rPr>
        <w:t>took place</w:t>
      </w:r>
      <w:r w:rsidR="008974CB" w:rsidRPr="002A40E0">
        <w:rPr>
          <w:rFonts w:ascii="Times New Roman" w:hAnsi="Times New Roman" w:cs="Times New Roman"/>
          <w:lang w:val="en-US"/>
        </w:rPr>
        <w:t xml:space="preserve"> in </w:t>
      </w:r>
      <w:r w:rsidR="002F5603">
        <w:rPr>
          <w:rFonts w:ascii="Times New Roman" w:hAnsi="Times New Roman" w:cs="Times New Roman"/>
          <w:lang w:val="en-US"/>
        </w:rPr>
        <w:t>the publicly funded Spanish health system.</w:t>
      </w:r>
      <w:r w:rsidR="008974CB" w:rsidRPr="002A40E0">
        <w:rPr>
          <w:rFonts w:ascii="Times New Roman" w:hAnsi="Times New Roman" w:cs="Times New Roman"/>
          <w:lang w:val="en-US"/>
        </w:rPr>
        <w:t xml:space="preserve"> </w:t>
      </w:r>
      <w:r w:rsidR="00574502">
        <w:rPr>
          <w:rFonts w:ascii="Times New Roman" w:hAnsi="Times New Roman" w:cs="Times New Roman"/>
          <w:lang w:val="en-US"/>
        </w:rPr>
        <w:t>T</w:t>
      </w:r>
      <w:r w:rsidR="00574502" w:rsidRPr="002A40E0">
        <w:rPr>
          <w:rFonts w:ascii="Times New Roman" w:hAnsi="Times New Roman" w:cs="Times New Roman"/>
          <w:lang w:val="en-US"/>
        </w:rPr>
        <w:t>he model</w:t>
      </w:r>
      <w:r w:rsidR="00574502">
        <w:rPr>
          <w:rFonts w:ascii="Times New Roman" w:hAnsi="Times New Roman" w:cs="Times New Roman"/>
          <w:lang w:val="en-US"/>
        </w:rPr>
        <w:t xml:space="preserve"> was</w:t>
      </w:r>
      <w:r w:rsidR="00574502" w:rsidRPr="002A40E0">
        <w:rPr>
          <w:rFonts w:ascii="Times New Roman" w:hAnsi="Times New Roman" w:cs="Times New Roman"/>
          <w:lang w:val="en-US"/>
        </w:rPr>
        <w:t xml:space="preserve"> </w:t>
      </w:r>
      <w:r w:rsidR="008974CB" w:rsidRPr="002A40E0">
        <w:rPr>
          <w:rFonts w:ascii="Times New Roman" w:hAnsi="Times New Roman" w:cs="Times New Roman"/>
          <w:lang w:val="en-US"/>
        </w:rPr>
        <w:t>specifically calibrat</w:t>
      </w:r>
      <w:r w:rsidR="00574502">
        <w:rPr>
          <w:rFonts w:ascii="Times New Roman" w:hAnsi="Times New Roman" w:cs="Times New Roman"/>
          <w:lang w:val="en-US"/>
        </w:rPr>
        <w:t>ed</w:t>
      </w:r>
      <w:r w:rsidR="008974CB" w:rsidRPr="002A40E0">
        <w:rPr>
          <w:rFonts w:ascii="Times New Roman" w:hAnsi="Times New Roman" w:cs="Times New Roman"/>
          <w:lang w:val="en-US"/>
        </w:rPr>
        <w:t xml:space="preserve"> to reflect the Spanish epidemiological situation.</w:t>
      </w:r>
      <w:r w:rsidR="00C07241">
        <w:rPr>
          <w:rFonts w:ascii="Times New Roman" w:hAnsi="Times New Roman" w:cs="Times New Roman"/>
          <w:lang w:val="en-US"/>
        </w:rPr>
        <w:t xml:space="preserve"> </w:t>
      </w:r>
      <w:r w:rsidRPr="002A40E0">
        <w:rPr>
          <w:rFonts w:ascii="Times New Roman" w:hAnsi="Times New Roman" w:cs="Times New Roman"/>
          <w:lang w:val="en-US"/>
        </w:rPr>
        <w:t>An economic evaluation (cost-effectiveness analysis) was performed</w:t>
      </w:r>
      <w:r w:rsidR="0048557C">
        <w:rPr>
          <w:rFonts w:ascii="Times New Roman" w:hAnsi="Times New Roman" w:cs="Times New Roman"/>
          <w:lang w:val="en-US"/>
        </w:rPr>
        <w:t xml:space="preserve"> using</w:t>
      </w:r>
      <w:r w:rsidR="0048557C" w:rsidRPr="002A40E0">
        <w:rPr>
          <w:rFonts w:ascii="Times New Roman" w:hAnsi="Times New Roman" w:cs="Times New Roman"/>
          <w:lang w:val="en-US"/>
        </w:rPr>
        <w:t xml:space="preserve"> </w:t>
      </w:r>
      <w:r w:rsidR="0048557C">
        <w:rPr>
          <w:rFonts w:ascii="Times New Roman" w:hAnsi="Times New Roman" w:cs="Times New Roman"/>
          <w:lang w:val="en-US"/>
        </w:rPr>
        <w:t>a</w:t>
      </w:r>
      <w:r w:rsidRPr="002A40E0">
        <w:rPr>
          <w:rFonts w:ascii="Times New Roman" w:hAnsi="Times New Roman" w:cs="Times New Roman"/>
          <w:lang w:val="en-US"/>
        </w:rPr>
        <w:t xml:space="preserve"> Markov model and Monte Carlo simulations and probabilistic sensitivity analysis (PSA) to </w:t>
      </w:r>
      <w:proofErr w:type="spellStart"/>
      <w:r w:rsidR="00527031" w:rsidRPr="002A40E0">
        <w:rPr>
          <w:rFonts w:ascii="Times New Roman" w:hAnsi="Times New Roman" w:cs="Times New Roman"/>
          <w:lang w:val="en-US"/>
        </w:rPr>
        <w:t>characteri</w:t>
      </w:r>
      <w:r w:rsidR="00527031">
        <w:rPr>
          <w:rFonts w:ascii="Times New Roman" w:hAnsi="Times New Roman" w:cs="Times New Roman"/>
          <w:lang w:val="en-US"/>
        </w:rPr>
        <w:t>s</w:t>
      </w:r>
      <w:r w:rsidR="00527031" w:rsidRPr="002A40E0">
        <w:rPr>
          <w:rFonts w:ascii="Times New Roman" w:hAnsi="Times New Roman" w:cs="Times New Roman"/>
          <w:lang w:val="en-US"/>
        </w:rPr>
        <w:t>e</w:t>
      </w:r>
      <w:proofErr w:type="spellEnd"/>
      <w:r w:rsidR="00527031" w:rsidRPr="002A40E0">
        <w:rPr>
          <w:rFonts w:ascii="Times New Roman" w:hAnsi="Times New Roman" w:cs="Times New Roman"/>
          <w:lang w:val="en-US"/>
        </w:rPr>
        <w:t xml:space="preserve"> </w:t>
      </w:r>
      <w:r w:rsidRPr="002A40E0">
        <w:rPr>
          <w:rFonts w:ascii="Times New Roman" w:hAnsi="Times New Roman" w:cs="Times New Roman"/>
          <w:lang w:val="en-US"/>
        </w:rPr>
        <w:t>uncertainty. Key input data included transition probabilities (derived and calibrated from the literature) and</w:t>
      </w:r>
      <w:r w:rsidR="002A40E0" w:rsidRPr="002A40E0">
        <w:rPr>
          <w:rFonts w:ascii="Times New Roman" w:hAnsi="Times New Roman" w:cs="Times New Roman"/>
          <w:lang w:val="en-US"/>
        </w:rPr>
        <w:t xml:space="preserve"> costs</w:t>
      </w:r>
      <w:r w:rsidR="00EC7D6F">
        <w:rPr>
          <w:rFonts w:ascii="Times New Roman" w:hAnsi="Times New Roman" w:cs="Times New Roman"/>
          <w:lang w:val="en-US"/>
        </w:rPr>
        <w:t xml:space="preserve">. </w:t>
      </w:r>
    </w:p>
    <w:p w14:paraId="15CCCA0A" w14:textId="1916A69B" w:rsidR="000975C3" w:rsidRPr="002A40E0" w:rsidRDefault="008974CB" w:rsidP="000975C3">
      <w:pPr>
        <w:spacing w:line="360" w:lineRule="auto"/>
        <w:rPr>
          <w:rFonts w:ascii="Times New Roman" w:hAnsi="Times New Roman" w:cs="Times New Roman"/>
          <w:lang w:val="en-US"/>
        </w:rPr>
      </w:pPr>
      <w:r>
        <w:rPr>
          <w:rFonts w:ascii="Times New Roman" w:hAnsi="Times New Roman" w:cs="Times New Roman"/>
          <w:b/>
          <w:bCs/>
          <w:lang w:val="en-US"/>
        </w:rPr>
        <w:t>Finding</w:t>
      </w:r>
      <w:r w:rsidRPr="002F5603">
        <w:rPr>
          <w:rFonts w:ascii="Times New Roman" w:hAnsi="Times New Roman" w:cs="Times New Roman"/>
          <w:b/>
          <w:bCs/>
          <w:lang w:val="en-US"/>
        </w:rPr>
        <w:t>s</w:t>
      </w:r>
      <w:r w:rsidR="0048557C">
        <w:rPr>
          <w:rFonts w:ascii="Times New Roman" w:hAnsi="Times New Roman" w:cs="Times New Roman"/>
          <w:lang w:val="en-US"/>
        </w:rPr>
        <w:t>.</w:t>
      </w:r>
      <w:r w:rsidR="000975C3" w:rsidRPr="002A40E0">
        <w:rPr>
          <w:rFonts w:ascii="Times New Roman" w:hAnsi="Times New Roman" w:cs="Times New Roman"/>
          <w:lang w:val="en-US"/>
        </w:rPr>
        <w:t xml:space="preserve"> </w:t>
      </w:r>
      <w:r w:rsidR="00AE4802" w:rsidRPr="00D36EB4">
        <w:rPr>
          <w:rFonts w:ascii="Times New Roman" w:hAnsi="Times New Roman" w:cs="Times New Roman"/>
          <w:lang w:val="en-US"/>
        </w:rPr>
        <w:t>The model projects that treating Chagas disease with benznidazole would yield about</w:t>
      </w:r>
      <w:r w:rsidR="005A111C">
        <w:rPr>
          <w:rFonts w:ascii="Times New Roman" w:hAnsi="Times New Roman" w:cs="Times New Roman"/>
          <w:lang w:val="en-US"/>
        </w:rPr>
        <w:t xml:space="preserve"> </w:t>
      </w:r>
      <w:r w:rsidR="005A111C" w:rsidRPr="00D36EB4">
        <w:rPr>
          <w:rFonts w:ascii="Times New Roman" w:hAnsi="Times New Roman" w:cs="Times New Roman"/>
          <w:lang w:val="en-US"/>
        </w:rPr>
        <w:t>7</w:t>
      </w:r>
      <w:r w:rsidR="005A111C">
        <w:rPr>
          <w:rFonts w:ascii="Times New Roman" w:hAnsi="Times New Roman" w:cs="Times New Roman"/>
          <w:lang w:val="en-US"/>
        </w:rPr>
        <w:t>12 </w:t>
      </w:r>
      <w:r w:rsidR="00AE4802">
        <w:rPr>
          <w:rFonts w:ascii="Times New Roman" w:hAnsi="Times New Roman" w:cs="Times New Roman"/>
          <w:lang w:val="en-US"/>
        </w:rPr>
        <w:t>678</w:t>
      </w:r>
      <w:r w:rsidR="00AE4802" w:rsidRPr="00D36EB4">
        <w:rPr>
          <w:rFonts w:ascii="Times New Roman" w:hAnsi="Times New Roman" w:cs="Times New Roman"/>
          <w:lang w:val="en-US"/>
        </w:rPr>
        <w:t xml:space="preserve"> QALYs at a total cost of €</w:t>
      </w:r>
      <w:r w:rsidR="00AE4802">
        <w:rPr>
          <w:rFonts w:ascii="Times New Roman" w:hAnsi="Times New Roman" w:cs="Times New Roman"/>
          <w:lang w:val="en-US"/>
        </w:rPr>
        <w:t>0</w:t>
      </w:r>
      <w:r w:rsidR="005A111C">
        <w:rPr>
          <w:rFonts w:ascii="Times New Roman" w:hAnsi="Times New Roman" w:cs="Times New Roman"/>
          <w:lang w:val="en-US"/>
        </w:rPr>
        <w:t>·</w:t>
      </w:r>
      <w:r w:rsidR="00AE4802">
        <w:rPr>
          <w:rFonts w:ascii="Times New Roman" w:hAnsi="Times New Roman" w:cs="Times New Roman"/>
          <w:lang w:val="en-US"/>
        </w:rPr>
        <w:t>95</w:t>
      </w:r>
      <w:r w:rsidR="00AE4802" w:rsidRPr="00D36EB4">
        <w:rPr>
          <w:rFonts w:ascii="Times New Roman" w:hAnsi="Times New Roman" w:cs="Times New Roman"/>
          <w:lang w:val="en-US"/>
        </w:rPr>
        <w:t xml:space="preserve"> billion</w:t>
      </w:r>
      <w:r w:rsidR="000D6232">
        <w:rPr>
          <w:rFonts w:ascii="Times New Roman" w:hAnsi="Times New Roman" w:cs="Times New Roman"/>
          <w:lang w:val="en-US"/>
        </w:rPr>
        <w:t xml:space="preserve"> over 20 years</w:t>
      </w:r>
      <w:r w:rsidR="00AE4802" w:rsidRPr="00D36EB4">
        <w:rPr>
          <w:rFonts w:ascii="Times New Roman" w:hAnsi="Times New Roman" w:cs="Times New Roman"/>
          <w:lang w:val="en-US"/>
        </w:rPr>
        <w:t xml:space="preserve">, whereas </w:t>
      </w:r>
      <w:r w:rsidR="000D6232">
        <w:rPr>
          <w:rFonts w:ascii="Times New Roman" w:hAnsi="Times New Roman" w:cs="Times New Roman"/>
          <w:lang w:val="en-US"/>
        </w:rPr>
        <w:t>the usual follow-up care</w:t>
      </w:r>
      <w:r w:rsidR="00AE4802">
        <w:rPr>
          <w:rFonts w:ascii="Times New Roman" w:hAnsi="Times New Roman" w:cs="Times New Roman"/>
          <w:lang w:val="en-US"/>
        </w:rPr>
        <w:t xml:space="preserve"> </w:t>
      </w:r>
      <w:r w:rsidR="00AE4802" w:rsidRPr="00D36EB4">
        <w:rPr>
          <w:rFonts w:ascii="Times New Roman" w:hAnsi="Times New Roman" w:cs="Times New Roman"/>
          <w:lang w:val="en-US"/>
        </w:rPr>
        <w:t>would generate </w:t>
      </w:r>
      <w:r w:rsidR="00AE4802">
        <w:rPr>
          <w:rFonts w:ascii="Times New Roman" w:hAnsi="Times New Roman" w:cs="Times New Roman"/>
          <w:lang w:val="en-US"/>
        </w:rPr>
        <w:t>704 580</w:t>
      </w:r>
      <w:r w:rsidR="00AE4802" w:rsidRPr="00D36EB4">
        <w:rPr>
          <w:rFonts w:ascii="Times New Roman" w:hAnsi="Times New Roman" w:cs="Times New Roman"/>
          <w:lang w:val="en-US"/>
        </w:rPr>
        <w:t xml:space="preserve"> QALYs at €1</w:t>
      </w:r>
      <w:r w:rsidR="00AE4802">
        <w:rPr>
          <w:rFonts w:ascii="Times New Roman" w:hAnsi="Times New Roman" w:cs="Times New Roman"/>
          <w:lang w:val="en-US"/>
        </w:rPr>
        <w:t>·44</w:t>
      </w:r>
      <w:r w:rsidR="00AE4802" w:rsidRPr="00D36EB4">
        <w:rPr>
          <w:rFonts w:ascii="Times New Roman" w:hAnsi="Times New Roman" w:cs="Times New Roman"/>
          <w:lang w:val="en-US"/>
        </w:rPr>
        <w:t xml:space="preserve"> billion. Thus, benznidazole confers an additional </w:t>
      </w:r>
      <w:r w:rsidR="00AE4802">
        <w:rPr>
          <w:rFonts w:ascii="Times New Roman" w:hAnsi="Times New Roman" w:cs="Times New Roman"/>
          <w:lang w:val="en-US"/>
        </w:rPr>
        <w:t>8098</w:t>
      </w:r>
      <w:r w:rsidR="00AE4802" w:rsidRPr="00D36EB4">
        <w:rPr>
          <w:rFonts w:ascii="Times New Roman" w:hAnsi="Times New Roman" w:cs="Times New Roman"/>
          <w:lang w:val="en-US"/>
        </w:rPr>
        <w:t xml:space="preserve"> QALYs while saving roughly €</w:t>
      </w:r>
      <w:r w:rsidR="00AE4802">
        <w:rPr>
          <w:rFonts w:ascii="Times New Roman" w:hAnsi="Times New Roman" w:cs="Times New Roman"/>
          <w:lang w:val="en-US"/>
        </w:rPr>
        <w:t>496</w:t>
      </w:r>
      <w:r w:rsidR="00AE4802" w:rsidRPr="00D36EB4">
        <w:rPr>
          <w:rFonts w:ascii="Times New Roman" w:hAnsi="Times New Roman" w:cs="Times New Roman"/>
          <w:lang w:val="en-US"/>
        </w:rPr>
        <w:t xml:space="preserve"> million, producing a negative incremental cost-effectiveness ratio (</w:t>
      </w:r>
      <w:r w:rsidR="002F5E5A">
        <w:rPr>
          <w:rFonts w:ascii="Times New Roman" w:hAnsi="Times New Roman" w:cs="Times New Roman"/>
          <w:lang w:val="en-US"/>
        </w:rPr>
        <w:t>−</w:t>
      </w:r>
      <w:r w:rsidR="00AE4802" w:rsidRPr="00D36EB4">
        <w:rPr>
          <w:rFonts w:ascii="Times New Roman" w:hAnsi="Times New Roman" w:cs="Times New Roman"/>
          <w:lang w:val="en-US"/>
        </w:rPr>
        <w:t>€</w:t>
      </w:r>
      <w:r w:rsidR="005A111C">
        <w:rPr>
          <w:rFonts w:ascii="Times New Roman" w:hAnsi="Times New Roman" w:cs="Times New Roman"/>
          <w:lang w:val="en-US"/>
        </w:rPr>
        <w:t>61 </w:t>
      </w:r>
      <w:r w:rsidR="00AE4802">
        <w:rPr>
          <w:rFonts w:ascii="Times New Roman" w:hAnsi="Times New Roman" w:cs="Times New Roman"/>
          <w:lang w:val="en-US"/>
        </w:rPr>
        <w:t>294</w:t>
      </w:r>
      <w:r w:rsidR="00AE4802" w:rsidRPr="00D36EB4">
        <w:rPr>
          <w:rFonts w:ascii="Times New Roman" w:hAnsi="Times New Roman" w:cs="Times New Roman"/>
          <w:lang w:val="en-US"/>
        </w:rPr>
        <w:t xml:space="preserve"> per QALY). </w:t>
      </w:r>
      <w:r w:rsidR="00AE4802">
        <w:rPr>
          <w:rFonts w:ascii="Times New Roman" w:hAnsi="Times New Roman" w:cs="Times New Roman"/>
          <w:lang w:val="en-US"/>
        </w:rPr>
        <w:t xml:space="preserve">Thus, benznidazole treatment seems to be </w:t>
      </w:r>
      <w:r w:rsidR="00AE4802" w:rsidRPr="00D36EB4">
        <w:rPr>
          <w:rFonts w:ascii="Times New Roman" w:hAnsi="Times New Roman" w:cs="Times New Roman"/>
          <w:lang w:val="en-US"/>
        </w:rPr>
        <w:t>more effective and less costly (“dominant”) compared with no treatment</w:t>
      </w:r>
      <w:r w:rsidR="000975C3" w:rsidRPr="002A40E0">
        <w:rPr>
          <w:rFonts w:ascii="Times New Roman" w:hAnsi="Times New Roman" w:cs="Times New Roman"/>
          <w:lang w:val="en-US"/>
        </w:rPr>
        <w:t>. The expected value of perfect information (EVPI) was calculated at €</w:t>
      </w:r>
      <w:r w:rsidR="00AE4802">
        <w:rPr>
          <w:rFonts w:ascii="Times New Roman" w:hAnsi="Times New Roman" w:cs="Times New Roman"/>
          <w:lang w:val="en-US"/>
        </w:rPr>
        <w:t>0</w:t>
      </w:r>
      <w:r w:rsidR="009206CE" w:rsidRPr="002A40E0">
        <w:rPr>
          <w:rFonts w:ascii="Times New Roman" w:hAnsi="Times New Roman" w:cs="Times New Roman"/>
          <w:lang w:val="en-US"/>
        </w:rPr>
        <w:t>·</w:t>
      </w:r>
      <w:r w:rsidR="00AE4802">
        <w:rPr>
          <w:rFonts w:ascii="Times New Roman" w:hAnsi="Times New Roman" w:cs="Times New Roman"/>
          <w:lang w:val="en-US"/>
        </w:rPr>
        <w:t>83</w:t>
      </w:r>
      <w:r w:rsidR="000975C3" w:rsidRPr="002A40E0">
        <w:rPr>
          <w:rFonts w:ascii="Times New Roman" w:hAnsi="Times New Roman" w:cs="Times New Roman"/>
          <w:lang w:val="en-US"/>
        </w:rPr>
        <w:t xml:space="preserve"> million per year over the study period.</w:t>
      </w:r>
    </w:p>
    <w:p w14:paraId="67B6ED52" w14:textId="5C36439B" w:rsidR="008974CB" w:rsidRDefault="008974CB" w:rsidP="000975C3">
      <w:pPr>
        <w:spacing w:line="360" w:lineRule="auto"/>
        <w:rPr>
          <w:lang w:val="en-US"/>
        </w:rPr>
      </w:pPr>
      <w:r w:rsidRPr="002F5603">
        <w:rPr>
          <w:rFonts w:ascii="Times New Roman" w:hAnsi="Times New Roman" w:cs="Times New Roman"/>
          <w:b/>
          <w:bCs/>
          <w:lang w:val="en-US"/>
        </w:rPr>
        <w:t>Interpretation</w:t>
      </w:r>
      <w:r>
        <w:rPr>
          <w:rFonts w:ascii="Times New Roman" w:hAnsi="Times New Roman" w:cs="Times New Roman"/>
          <w:lang w:val="en-US"/>
        </w:rPr>
        <w:t>.</w:t>
      </w:r>
      <w:r w:rsidR="000975C3" w:rsidRPr="002A40E0">
        <w:rPr>
          <w:rFonts w:ascii="Times New Roman" w:hAnsi="Times New Roman" w:cs="Times New Roman"/>
          <w:lang w:val="en-US"/>
        </w:rPr>
        <w:t xml:space="preserve"> Benznidazole appears to be a cost-saving treatment for chronic </w:t>
      </w:r>
      <w:r w:rsidR="00AE4802">
        <w:rPr>
          <w:rFonts w:ascii="Times New Roman" w:hAnsi="Times New Roman" w:cs="Times New Roman"/>
          <w:lang w:val="en-US"/>
        </w:rPr>
        <w:t>indeterminate</w:t>
      </w:r>
      <w:r w:rsidR="000975C3" w:rsidRPr="002A40E0">
        <w:rPr>
          <w:rFonts w:ascii="Times New Roman" w:hAnsi="Times New Roman" w:cs="Times New Roman"/>
          <w:lang w:val="en-US"/>
        </w:rPr>
        <w:t xml:space="preserve"> Chagas disease patients in the studied healthcare setting. While some residual uncertainty exists, the results suggest that investing in future research to reduce this uncertainty would be reasonable, up to the calculated EVPI value.</w:t>
      </w:r>
    </w:p>
    <w:p w14:paraId="16391687" w14:textId="630717AD" w:rsidR="008974CB" w:rsidRPr="008974CB" w:rsidRDefault="008974CB" w:rsidP="000975C3">
      <w:pPr>
        <w:spacing w:line="360" w:lineRule="auto"/>
        <w:rPr>
          <w:rFonts w:ascii="Times New Roman" w:hAnsi="Times New Roman" w:cs="Times New Roman"/>
          <w:lang w:val="en-US"/>
        </w:rPr>
      </w:pPr>
      <w:r w:rsidRPr="002F5603">
        <w:rPr>
          <w:rFonts w:ascii="Times New Roman" w:hAnsi="Times New Roman" w:cs="Times New Roman"/>
          <w:b/>
          <w:bCs/>
          <w:highlight w:val="yellow"/>
          <w:lang w:val="en-US"/>
        </w:rPr>
        <w:t>Funding</w:t>
      </w:r>
      <w:r w:rsidRPr="002F5603">
        <w:rPr>
          <w:rFonts w:ascii="Times New Roman" w:hAnsi="Times New Roman" w:cs="Times New Roman"/>
          <w:highlight w:val="yellow"/>
          <w:lang w:val="en-US"/>
        </w:rPr>
        <w:t>.</w:t>
      </w:r>
      <w:r w:rsidRPr="002F5603">
        <w:rPr>
          <w:rFonts w:ascii="Times New Roman" w:hAnsi="Times New Roman" w:cs="Times New Roman"/>
          <w:lang w:val="en-US"/>
        </w:rPr>
        <w:t xml:space="preserve"> </w:t>
      </w:r>
      <w:r w:rsidR="002F5603">
        <w:rPr>
          <w:rFonts w:ascii="Times New Roman" w:hAnsi="Times New Roman" w:cs="Times New Roman"/>
          <w:lang w:val="en-US"/>
        </w:rPr>
        <w:br/>
      </w:r>
    </w:p>
    <w:p w14:paraId="2086FF7D" w14:textId="64D6EE50" w:rsidR="000975C3" w:rsidRPr="002F5603" w:rsidRDefault="000975C3" w:rsidP="003567E7">
      <w:pPr>
        <w:spacing w:line="360" w:lineRule="auto"/>
        <w:rPr>
          <w:rFonts w:ascii="Times New Roman" w:hAnsi="Times New Roman" w:cs="Times New Roman"/>
          <w:lang w:val="en-US"/>
        </w:rPr>
      </w:pPr>
    </w:p>
    <w:p w14:paraId="17E0E41A" w14:textId="77777777" w:rsidR="000975C3" w:rsidRPr="006943E9" w:rsidRDefault="000975C3" w:rsidP="003567E7">
      <w:pPr>
        <w:spacing w:line="360" w:lineRule="auto"/>
        <w:rPr>
          <w:lang w:val="en-US"/>
        </w:rPr>
      </w:pPr>
    </w:p>
    <w:p w14:paraId="4BE4DD70" w14:textId="24CD03BF" w:rsidR="00516740" w:rsidRPr="006943E9" w:rsidRDefault="00516740">
      <w:pPr>
        <w:rPr>
          <w:lang w:val="en-US"/>
        </w:rPr>
      </w:pPr>
      <w:r w:rsidRPr="006943E9">
        <w:rPr>
          <w:lang w:val="en-US"/>
        </w:rPr>
        <w:br w:type="page"/>
      </w:r>
    </w:p>
    <w:p w14:paraId="462E2077" w14:textId="4CBA64ED"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lastRenderedPageBreak/>
        <w:t>Introduction</w:t>
      </w:r>
    </w:p>
    <w:p w14:paraId="46B785F8" w14:textId="2BB10F89" w:rsidR="00BD525B" w:rsidRPr="000F283A" w:rsidRDefault="00BD65A3" w:rsidP="00BD525B">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 xml:space="preserve">Chagas disease is a neglected tropical disease that affects nearly six million people in Latin America and is becoming increasingly prevalent in non-endemic regions due to migration. Often asymptomatic during its acute phase, it can progress to a chronic stage in which individuals </w:t>
      </w:r>
      <w:r w:rsidR="005A111C">
        <w:rPr>
          <w:rFonts w:ascii="Times New Roman" w:hAnsi="Times New Roman" w:cs="Times New Roman"/>
          <w:kern w:val="0"/>
          <w:lang w:val="en-US"/>
          <w14:ligatures w14:val="none"/>
        </w:rPr>
        <w:t xml:space="preserve">eventually </w:t>
      </w:r>
      <w:r w:rsidRPr="000F283A">
        <w:rPr>
          <w:rFonts w:ascii="Times New Roman" w:hAnsi="Times New Roman" w:cs="Times New Roman"/>
          <w:kern w:val="0"/>
          <w:lang w:val="en-US"/>
          <w14:ligatures w14:val="none"/>
        </w:rPr>
        <w:t>develop se</w:t>
      </w:r>
      <w:r w:rsidR="00C81CAF" w:rsidRPr="000F283A">
        <w:rPr>
          <w:rFonts w:ascii="Times New Roman" w:hAnsi="Times New Roman" w:cs="Times New Roman"/>
          <w:kern w:val="0"/>
          <w:lang w:val="en-US"/>
          <w14:ligatures w14:val="none"/>
        </w:rPr>
        <w:t>vere</w:t>
      </w:r>
      <w:r w:rsidRPr="000F283A">
        <w:rPr>
          <w:rFonts w:ascii="Times New Roman" w:hAnsi="Times New Roman" w:cs="Times New Roman"/>
          <w:kern w:val="0"/>
          <w:lang w:val="en-US"/>
          <w14:ligatures w14:val="none"/>
        </w:rPr>
        <w:t xml:space="preserve"> cardiac or digestive involvement, accompanied by an increased risk of mortality.</w:t>
      </w:r>
      <w:r w:rsidR="00123985"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{"citationID":"Swdq56pd","properties":{"formattedCitation":"\\super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w:t>
      </w:r>
      <w:r w:rsidR="00123985"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w:t>
      </w:r>
      <w:r w:rsidR="00BD525B" w:rsidRPr="000F283A">
        <w:rPr>
          <w:rFonts w:ascii="Times New Roman" w:hAnsi="Times New Roman" w:cs="Times New Roman"/>
          <w:kern w:val="0"/>
          <w:lang w:val="en-US"/>
          <w14:ligatures w14:val="none"/>
        </w:rPr>
        <w:t xml:space="preserve">Benznidazole is highly effective in the acute phase, in early chronic infection, and in preventing mother-to-child transmission, </w:t>
      </w:r>
      <w:r w:rsidR="005A111C">
        <w:rPr>
          <w:rFonts w:ascii="Times New Roman" w:hAnsi="Times New Roman" w:cs="Times New Roman"/>
          <w:kern w:val="0"/>
          <w:lang w:val="en-US"/>
          <w14:ligatures w14:val="none"/>
        </w:rPr>
        <w:t>but</w:t>
      </w:r>
      <w:r w:rsidR="005A111C" w:rsidRPr="000F283A">
        <w:rPr>
          <w:rFonts w:ascii="Times New Roman" w:hAnsi="Times New Roman" w:cs="Times New Roman"/>
          <w:kern w:val="0"/>
          <w:lang w:val="en-US"/>
          <w14:ligatures w14:val="none"/>
        </w:rPr>
        <w:t xml:space="preserve"> </w:t>
      </w:r>
      <w:r w:rsidR="00BD525B" w:rsidRPr="000F283A">
        <w:rPr>
          <w:rFonts w:ascii="Times New Roman" w:hAnsi="Times New Roman" w:cs="Times New Roman"/>
          <w:kern w:val="0"/>
          <w:lang w:val="en-US"/>
          <w14:ligatures w14:val="none"/>
        </w:rPr>
        <w:t>its efficacy is questionable in late chronic infection, particularly when there is visceral involvement.</w:t>
      </w:r>
      <w:r w:rsidR="00123985"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{"citationID":"mOkcbBJI","properties":{"formattedCitation":"\\super 2,3\\nosupersub{}","plainCitation":"2,3","noteIndex":0},"citationItems":[{"id":118,"uris":["http://zotero.org/groups/5772643/items/TBCLMJ8E"],"itemData":{"id":118,"type":"article-magazine","abstract":"The acute phase of Chagas disease lasts 4–8 weeks and is characterized by microscopically detectable parasitaemia. Symptoms are usually mild with severe acute disease occurring in less than 1% of patients. Orally transmitted Trypanosoma cruzi outbreaks can have more severe acute morbidity and higher mortality than vector-borne infection. Congenital T. cruzi infection occurs in 1–10% of infants of infected mothers. Most congenital infections are asymptomatic or cause non-specific signs, requiring laboratory screening for detection. A small proportion of congenital infections cause severe morbidity with hepatosplenomegaly, anaemia, meningoencephalitis and/or respiratory insufficiency, with an associated high mortality. Infected infants are presumed to carry the same 20–30% lifetime risk of cardiac or gastrointestinal disease as other infected individuals. Most control programs in Latin America employ prenatal serological screening followed by microscopic examination of cord blood from infants of seropositive mothers. Recent data confirm that polymerase chain reaction (PCR) is more sensitive and detects congenital infections earlier than conventional techniques. For infants not diagnosed at birth, conventional serology is recommended at at 6 to 9 months of age. In programs that have been evaluated, less than 20% of at risk infants completed all steps of the screening algorithm. A sensitive, specific and practical screening test for newborns is needed to enable Chagas disease to be added to newborn screening programs.","container-title":"Advances in Parasitology","ISSN":"0065-308X","language":"en","page":"19-46","source":"Zotero","title":"Acute and Congenital Chagas Disease","volume":"75","author":[{"family":"Bern","given":"Caryn"},{"family":"Martin","given":"Diana L."},{"family":"Gilman","given":"Robert H."}],"issued":{"date-parts":[["2011"]]}}},{"id":33,"uris":["http://zotero.org/groups/5772643/items/UNRHGT3E"],"itemData":{"id":33,"type":"article-journal","abstract":"BACKGROUND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2,3</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The safety profile is far from ideal, with frequent discontinuations due to toxicity.</w:t>
      </w:r>
      <w:r w:rsidR="00123985"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{"citationID":"mUDcf3tX","properties":{"formattedCitation":"\\super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URL":"https://doi.org/10.1007/s40264-018-0696-5","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4</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Nonetheless, despite these limitations, benznidazole is </w:t>
      </w:r>
      <w:r w:rsidR="005A111C">
        <w:rPr>
          <w:rFonts w:ascii="Times New Roman" w:hAnsi="Times New Roman" w:cs="Times New Roman"/>
          <w:kern w:val="0"/>
          <w:lang w:val="en-US"/>
          <w14:ligatures w14:val="none"/>
        </w:rPr>
        <w:t>considered under-used</w:t>
      </w:r>
      <w:r w:rsidR="005A111C" w:rsidRPr="005A111C">
        <w:rPr>
          <w:rFonts w:ascii="Times New Roman" w:hAnsi="Times New Roman" w:cs="Times New Roman"/>
          <w:kern w:val="0"/>
          <w:lang w:val="en-US"/>
          <w14:ligatures w14:val="none"/>
        </w:rPr>
        <w:t xml:space="preserve"> </w:t>
      </w:r>
      <w:r w:rsidR="005A111C">
        <w:rPr>
          <w:rFonts w:ascii="Times New Roman" w:hAnsi="Times New Roman" w:cs="Times New Roman"/>
          <w:kern w:val="0"/>
          <w:lang w:val="en-US"/>
          <w14:ligatures w14:val="none"/>
        </w:rPr>
        <w:t>due to</w:t>
      </w:r>
      <w:r w:rsidR="005A111C" w:rsidRPr="000F283A">
        <w:rPr>
          <w:rFonts w:ascii="Times New Roman" w:hAnsi="Times New Roman" w:cs="Times New Roman"/>
          <w:kern w:val="0"/>
          <w:lang w:val="en-US"/>
          <w14:ligatures w14:val="none"/>
        </w:rPr>
        <w:t xml:space="preserve"> a lack of disease awareness, late diagnosis, cost, and barriers to treatment access</w:t>
      </w:r>
      <w:r w:rsidR="00BD525B" w:rsidRPr="000F283A">
        <w:rPr>
          <w:rFonts w:ascii="Times New Roman" w:hAnsi="Times New Roman" w:cs="Times New Roman"/>
          <w:kern w:val="0"/>
          <w:lang w:val="en-US"/>
          <w14:ligatures w14:val="none"/>
        </w:rPr>
        <w:t>,</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{"citationID":"y7kaEIDf","properties":{"formattedCitation":"\\super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5</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resulting in a significant loss of its potential benefits. </w:t>
      </w:r>
    </w:p>
    <w:p w14:paraId="1271379C" w14:textId="0DE4AAE4" w:rsidR="00C22E6F" w:rsidRPr="000F283A" w:rsidRDefault="000E547A" w:rsidP="00C22E6F">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caused by </w:t>
      </w:r>
      <w:r w:rsidRPr="000F283A">
        <w:rPr>
          <w:rFonts w:ascii="Times New Roman" w:hAnsi="Times New Roman" w:cs="Times New Roman"/>
          <w:i/>
          <w:iCs/>
          <w:kern w:val="0"/>
          <w:lang w:val="en-US"/>
          <w14:ligatures w14:val="none"/>
        </w:rPr>
        <w:t>Trypanosoma cruzi</w:t>
      </w:r>
      <w:r w:rsidRPr="000F283A">
        <w:rPr>
          <w:rFonts w:ascii="Times New Roman" w:hAnsi="Times New Roman" w:cs="Times New Roman"/>
          <w:kern w:val="0"/>
          <w:lang w:val="en-US"/>
          <w14:ligatures w14:val="none"/>
        </w:rPr>
        <w:t>, remains endemic in 21 countries, accounting for 12</w:t>
      </w:r>
      <w:del w:id="4" w:author="HARRIS, Meggan" w:date="2025-08-28T10:07:00Z" w16du:dateUtc="2025-08-28T08:07:00Z">
        <w:r w:rsidRPr="000F283A" w:rsidDel="005A111C">
          <w:rPr>
            <w:rFonts w:ascii="Times New Roman" w:hAnsi="Times New Roman" w:cs="Times New Roman"/>
            <w:kern w:val="0"/>
            <w:lang w:val="en-US"/>
            <w14:ligatures w14:val="none"/>
          </w:rPr>
          <w:delText>,</w:delText>
        </w:r>
      </w:del>
      <w:ins w:id="5" w:author="HARRIS, Meggan" w:date="2025-08-28T10:07:00Z" w16du:dateUtc="2025-08-28T08:07:00Z">
        <w:r w:rsidR="005A111C">
          <w:rPr>
            <w:rFonts w:ascii="Times New Roman" w:hAnsi="Times New Roman" w:cs="Times New Roman"/>
            <w:kern w:val="0"/>
            <w:lang w:val="en-US"/>
            <w14:ligatures w14:val="none"/>
          </w:rPr>
          <w:t> </w:t>
        </w:r>
      </w:ins>
      <w:r w:rsidRPr="000F283A">
        <w:rPr>
          <w:rFonts w:ascii="Times New Roman" w:hAnsi="Times New Roman" w:cs="Times New Roman"/>
          <w:kern w:val="0"/>
          <w:lang w:val="en-US"/>
          <w14:ligatures w14:val="none"/>
        </w:rPr>
        <w:t>000 deaths per year—particularly in the Southern Cone, where 70</w:t>
      </w:r>
      <w:r w:rsidR="002342FB" w:rsidRPr="000F283A">
        <w:rPr>
          <w:rFonts w:ascii="Times New Roman" w:hAnsi="Times New Roman" w:cs="Times New Roman"/>
          <w:kern w:val="0"/>
          <w:lang w:val="en-US"/>
          <w14:ligatures w14:val="none"/>
        </w:rPr>
        <w:t>·</w:t>
      </w:r>
      <w:r w:rsidRPr="000F283A">
        <w:rPr>
          <w:rFonts w:ascii="Times New Roman" w:hAnsi="Times New Roman" w:cs="Times New Roman"/>
          <w:kern w:val="0"/>
          <w:lang w:val="en-US"/>
          <w14:ligatures w14:val="none"/>
        </w:rPr>
        <w:t>2 million individuals are at risk</w:t>
      </w:r>
      <w:del w:id="6" w:author="HARRIS, Meggan" w:date="2025-08-28T10:07:00Z" w16du:dateUtc="2025-08-28T08:07:00Z">
        <w:r w:rsidRPr="000F283A" w:rsidDel="005A111C">
          <w:rPr>
            <w:rFonts w:ascii="Times New Roman" w:hAnsi="Times New Roman" w:cs="Times New Roman"/>
            <w:kern w:val="0"/>
            <w:lang w:val="en-US"/>
            <w14:ligatures w14:val="none"/>
          </w:rPr>
          <w:delText xml:space="preserve"> </w:delText>
        </w:r>
      </w:del>
      <w:r w:rsidRPr="000F283A">
        <w:rPr>
          <w:rFonts w:ascii="Times New Roman" w:hAnsi="Times New Roman" w:cs="Times New Roman"/>
          <w:kern w:val="0"/>
          <w:lang w:val="en-US"/>
          <w14:ligatures w14:val="none"/>
        </w:rPr>
        <w:t>.</w:t>
      </w:r>
      <w:r w:rsidR="00DD6C06"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{"citationID":"Nf0en3Wn","properties":{"formattedCitation":"\\super 1,6\\nosupersub{}","plainCitation":"1,6","noteIndex":0},"citationItems":[{"id":155,"uris":["http://zotero.org/groups/5772643/items/TZ49UE9E"],"itemData":{"id":155,"type":"article-journal","container-title":"WEEKLY EPIDEMIOLOGICAL RECORD","ISSN":"0049-8114","issue":"6","page":"33-43","title":"Chagas disease in Latin America: an epidemiological update based on 2010 estimates","URL":"https://iris.who.int/handle/10665/242316","volume":"90","author":[{"family":"WHO","given":""}],"accessed":{"date-parts":[["2025",6,8]]},"issued":{"date-parts":[["2015",2,6]]}}},{"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DD6C06"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1,6</w:t>
      </w:r>
      <w:r w:rsidR="00DD6C06"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xml:space="preserve"> Through </w:t>
      </w:r>
      <w:proofErr w:type="spellStart"/>
      <w:r w:rsidRPr="000F283A">
        <w:rPr>
          <w:rFonts w:ascii="Times New Roman" w:hAnsi="Times New Roman" w:cs="Times New Roman"/>
          <w:kern w:val="0"/>
          <w:lang w:val="en-US"/>
          <w14:ligatures w14:val="none"/>
        </w:rPr>
        <w:t>globalisation</w:t>
      </w:r>
      <w:proofErr w:type="spellEnd"/>
      <w:r w:rsidRPr="000F283A">
        <w:rPr>
          <w:rFonts w:ascii="Times New Roman" w:hAnsi="Times New Roman" w:cs="Times New Roman"/>
          <w:kern w:val="0"/>
          <w:lang w:val="en-US"/>
          <w14:ligatures w14:val="none"/>
        </w:rPr>
        <w:t xml:space="preserve"> and migration, the disease has reached non-endemic regions, with</w:t>
      </w:r>
      <w:ins w:id="7" w:author="Meggan Harris" w:date="2025-08-29T11:34:00Z" w16du:dateUtc="2025-08-29T09:34:00Z">
        <w:r w:rsidR="00BA4790">
          <w:rPr>
            <w:rFonts w:ascii="Times New Roman" w:hAnsi="Times New Roman" w:cs="Times New Roman"/>
            <w:kern w:val="0"/>
            <w:lang w:val="en-US"/>
            <w14:ligatures w14:val="none"/>
          </w:rPr>
          <w:t xml:space="preserve"> </w:t>
        </w:r>
        <w:del w:id="8" w:author="Philip Wikman" w:date="2025-08-29T17:33:00Z" w16du:dateUtc="2025-08-29T15:33:00Z">
          <w:r w:rsidR="00BA4790" w:rsidDel="002F5603">
            <w:rPr>
              <w:rFonts w:ascii="Times New Roman" w:hAnsi="Times New Roman" w:cs="Times New Roman"/>
              <w:kern w:val="0"/>
              <w:lang w:val="en-US"/>
              <w14:ligatures w14:val="none"/>
            </w:rPr>
            <w:delText>a prevalence of</w:delText>
          </w:r>
        </w:del>
      </w:ins>
      <w:del w:id="9" w:author="Philip Wikman" w:date="2025-08-29T17:33:00Z" w16du:dateUtc="2025-08-29T15:33:00Z">
        <w:r w:rsidRPr="000F283A" w:rsidDel="002F5603">
          <w:rPr>
            <w:rFonts w:ascii="Times New Roman" w:hAnsi="Times New Roman" w:cs="Times New Roman"/>
            <w:kern w:val="0"/>
            <w:lang w:val="en-US"/>
            <w14:ligatures w14:val="none"/>
          </w:rPr>
          <w:delText xml:space="preserve"> </w:delText>
        </w:r>
      </w:del>
      <w:r w:rsidRPr="000F283A">
        <w:rPr>
          <w:rFonts w:ascii="Times New Roman" w:hAnsi="Times New Roman" w:cs="Times New Roman"/>
          <w:kern w:val="0"/>
          <w:lang w:val="en-US"/>
          <w14:ligatures w14:val="none"/>
        </w:rPr>
        <w:t>approximately 347</w:t>
      </w:r>
      <w:del w:id="10" w:author="HARRIS, Meggan" w:date="2025-08-28T10:07:00Z" w16du:dateUtc="2025-08-28T08:07:00Z">
        <w:r w:rsidRPr="000F283A" w:rsidDel="005A111C">
          <w:rPr>
            <w:rFonts w:ascii="Times New Roman" w:hAnsi="Times New Roman" w:cs="Times New Roman"/>
            <w:kern w:val="0"/>
            <w:lang w:val="en-US"/>
            <w14:ligatures w14:val="none"/>
          </w:rPr>
          <w:delText>,</w:delText>
        </w:r>
      </w:del>
      <w:ins w:id="11" w:author="HARRIS, Meggan" w:date="2025-08-28T10:07:00Z" w16du:dateUtc="2025-08-28T08:07:00Z">
        <w:r w:rsidR="005A111C">
          <w:rPr>
            <w:rFonts w:ascii="Times New Roman" w:hAnsi="Times New Roman" w:cs="Times New Roman"/>
            <w:kern w:val="0"/>
            <w:lang w:val="en-US"/>
            <w14:ligatures w14:val="none"/>
          </w:rPr>
          <w:t> </w:t>
        </w:r>
      </w:ins>
      <w:r w:rsidRPr="000F283A">
        <w:rPr>
          <w:rFonts w:ascii="Times New Roman" w:hAnsi="Times New Roman" w:cs="Times New Roman"/>
          <w:kern w:val="0"/>
          <w:lang w:val="en-US"/>
          <w14:ligatures w14:val="none"/>
        </w:rPr>
        <w:t>000 cases in the United States and 123</w:t>
      </w:r>
      <w:del w:id="12" w:author="HARRIS, Meggan" w:date="2025-08-28T10:07:00Z" w16du:dateUtc="2025-08-28T08:07:00Z">
        <w:r w:rsidRPr="000F283A" w:rsidDel="005A111C">
          <w:rPr>
            <w:rFonts w:ascii="Times New Roman" w:hAnsi="Times New Roman" w:cs="Times New Roman"/>
            <w:kern w:val="0"/>
            <w:lang w:val="en-US"/>
            <w14:ligatures w14:val="none"/>
          </w:rPr>
          <w:delText>,</w:delText>
        </w:r>
      </w:del>
      <w:ins w:id="13" w:author="HARRIS, Meggan" w:date="2025-08-28T10:07:00Z" w16du:dateUtc="2025-08-28T08:07:00Z">
        <w:r w:rsidR="005A111C">
          <w:rPr>
            <w:rFonts w:ascii="Times New Roman" w:hAnsi="Times New Roman" w:cs="Times New Roman"/>
            <w:kern w:val="0"/>
            <w:lang w:val="en-US"/>
            <w14:ligatures w14:val="none"/>
          </w:rPr>
          <w:t> </w:t>
        </w:r>
      </w:ins>
      <w:r w:rsidRPr="000F283A">
        <w:rPr>
          <w:rFonts w:ascii="Times New Roman" w:hAnsi="Times New Roman" w:cs="Times New Roman"/>
          <w:kern w:val="0"/>
          <w:lang w:val="en-US"/>
          <w14:ligatures w14:val="none"/>
        </w:rPr>
        <w:t>078 in Europe</w:t>
      </w:r>
      <w:del w:id="14" w:author="HARRIS, Meggan" w:date="2025-08-28T10:07:00Z" w16du:dateUtc="2025-08-28T08:07:00Z">
        <w:r w:rsidRPr="000F283A" w:rsidDel="005A111C">
          <w:rPr>
            <w:rFonts w:ascii="Times New Roman" w:hAnsi="Times New Roman" w:cs="Times New Roman"/>
            <w:kern w:val="0"/>
            <w:lang w:val="en-US"/>
            <w14:ligatures w14:val="none"/>
          </w:rPr>
          <w:delText xml:space="preserve"> </w:delText>
        </w:r>
      </w:del>
      <w:r w:rsidRPr="000F283A">
        <w:rPr>
          <w:rFonts w:ascii="Times New Roman" w:hAnsi="Times New Roman" w:cs="Times New Roman"/>
          <w:kern w:val="0"/>
          <w:lang w:val="en-US"/>
          <w14:ligatures w14:val="none"/>
        </w:rPr>
        <w:t>.</w:t>
      </w:r>
      <w:r w:rsidR="00A0420F"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{"citationID":"Sc8XZfr2","properties":{"formattedCitation":"\\super 7\\uc0\\u8211{}9\\nosupersub{}","plainCitation":"7–9","noteIndex":0},"citationItems":[{"id":157,"uris":["http://zotero.org/groups/5772643/items/FL38NFBE"],"itemData":{"id":157,"type":"article-journal","abstract":"Background In recent years, there has been growing awareness of the significant burden of Chagas disease in the United States (US). However, epidemiological data on both prevalence and access to care for this disease are limited. The objective of this study is to provide an updated national estimate of Chagas disease prevalence, the first state-level estimates of cases of T. cruzi infection in the US and to analyze these estimates in the context of data on confirmed cases of infection in the US blood supply.","container-title":"PLOS Neglected Tropical Diseases","DOI":"10.1371/journal.pntd.0005033","ISSN":"1935-2735","issue":"11","journalAbbreviation":"PLoS Negl Trop Dis","language":"en","page":"e0005033","source":"DOI.org (Crossref)","title":"Estimating the Burden of Chagas Disease in the United States","URL":"https://dx.plos.org/10.1371/journal.pntd.0005033","volume":"10","author":[{"family":"Manne-Goehler","given":"Jennifer"},{"family":"Umeh","given":"Chukwuemeka A."},{"family":"Montgomery","given":"Susan P."},{"family":"Wirtz","given":"Veronika J."}],"editor":[{"family":"Dumonteil","given":"Eric"}],"accessed":{"date-parts":[["2025",6,8]]},"issued":{"date-parts":[["2016",11,7]]}}},{"id":159,"uris":["http://zotero.org/groups/5772643/items/9XVZYUJY"],"itemData":{"id":159,"type":"article-journal","abstract":"Background Few studies have assessed the burden of Chagas disease in non-endemic countries and most of them are based on prevalence estimates from Latin American (LA) countries that likely differ from the prevalence in migrants living in Europe. The aim of this study was to systematically review the existing data informing current understanding of the prevalence of Chagas disease in LA migrants living in European countries.\nMethods We conducted a systematic review and meta-analysis of studies reporting prevalence of Chagas disease in European countries belonging to the European Union (EU) before 2004 in accordance with the MOOSE guidelines and based on the database sources MEDLINE and Global Health. No restrictions were placed on study date, study design or language of publication. The pooled prevalence was estimated using random effect models based on DerSimonian &amp; Laird method.\nResults We identified 18 studies conducted in five European countries. The random effect pooled prevalence was 4.2% (95%CI:2.2-6.7%); and the heterogeneity of Chagas disease prevalence among studies was high (I2 = 97%,p&lt;0.001). Migrants from Bolivia had the highest prevalence of Chagas disease (18.1%, 95%CI:13.9–22.7%).\nConclusions Prevalence of Chagas in LA migrants living in Europe is high, particularly in migrants from Bolivia and Paraguay. Data are highly heterogeneous dependent upon country of origin and within studies of migrants from the same country of origin. Country-specific prevalence differs from the estimates available from LA countries. Our meta-analysis provides prevalence","container-title":"PLOS Neglected Tropical Diseases","DOI":"10.1371/journal.pntd.0003540","ISSN":"1935-2735","issue":"2","journalAbbreviation":"PLoS Negl Trop Dis","language":"en","page":"e0003540","source":"DOI.org (Crossref)","title":"Prevalence of Chagas Disease in Latin-American Migrants Living in Europe: A Systematic Review and Meta-analysis","title-short":"Prevalence of Chagas Disease in Latin-American Migrants Living in Europe","URL":"https://dx.plos.org/10.1371/journal.pntd.0003540","volume":"9","author":[{"family":"Requena-Méndez","given":"Ana"},{"family":"Aldasoro","given":"Edelweiss"},{"family":"De Lazzari","given":"Elisa"},{"family":"Sicuri","given":"Elisa"},{"family":"Brown","given":"Michael"},{"family":"Moore","given":"David A. J."},{"family":"Gascon","given":"Joaquim"},{"family":"Muñoz","given":"Jose"}],"editor":[{"family":"Rodrigues","given":"Mauricio Martins"}],"accessed":{"date-parts":[["2025",6,8]]},"issued":{"date-parts":[["2015",2,13]]}}},{"id":34,"uris":["http://zotero.org/groups/5772643/items/3M2AUGYG"],"itemData":{"id":34,"type":"article-journal","abstract":"Chagas disease is currently present in many non-endemic countries and remains a neglected tropical disease globally. A review of the literature identified significant gaps and scarcity of updated information from European countries, with most studies reporting data from Spain and Italy. The index of underdiagnosis may be as high as 70%, affecting mainly females of child-bearing age. Standardized screening of fertile, non-pregnant, women from endemic countries and subsequent treatment is considered an essential strategy to control transmission and prevent new cases, yet no uniform legislation for screening risk groups exists. There is heterogeneity in Europe in terms of preventive strategies to avoid transfusion-related transmission of Chagas disease, not necessarily in line with the European directives, with some countries conducting systematic screening for T. cruzi infection in blood donors, whilst others rely on pre-transfusion questionnaires. The growing burden of the infection in resource-rich areas may provide an opportunity for progress in certain aspects of control and prevention. Options for improving screening strategies, management and linkage to care are reviewed.","container-title":"Tropical medicine and infectious disease","DOI":"10.3390/tropicalmed8120513","ISSN":"2414-6366","issue":"12","note":"PMID: 38133445","page":"513","title":"Chagas Disease in Europe.","URL":"http://link.springer.com/10.1007/978-3-030-00054-7_5","volume":"8","author":[{"family":"Gonzalez-Sanz","given":"Marta"},{"family":"Crespillo-Andújar","given":"Clara"},{"family":"Chamorro-Tojeiro","given":"Sandra"},{"family":"Monge-Maillo","given":"Begoña"},{"family":"Perez-Molina","given":"Jose A."},{"family":"Norman","given":"Francesca F."}],"issued":{"date-parts":[["2023",12,1]]}}}],"schema":"https://github.com/citation-style-language/schema/raw/master/csl-citation.json"} </w:instrText>
      </w:r>
      <w:r w:rsidR="00A0420F"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7–9</w:t>
      </w:r>
      <w:r w:rsidR="00A0420F" w:rsidRPr="000F283A">
        <w:rPr>
          <w:rFonts w:ascii="Times New Roman" w:hAnsi="Times New Roman" w:cs="Times New Roman"/>
          <w:kern w:val="0"/>
          <w:lang w:val="en-US"/>
          <w14:ligatures w14:val="none"/>
        </w:rPr>
        <w:fldChar w:fldCharType="end"/>
      </w:r>
      <w:r w:rsidR="00744CEA" w:rsidRPr="000F283A">
        <w:rPr>
          <w:rFonts w:ascii="Times New Roman" w:hAnsi="Times New Roman" w:cs="Times New Roman"/>
          <w:kern w:val="0"/>
          <w:lang w:val="en-US"/>
          <w14:ligatures w14:val="none"/>
        </w:rPr>
        <w:t xml:space="preserve"> </w:t>
      </w:r>
      <w:r w:rsidR="00C22E6F" w:rsidRPr="000F283A">
        <w:rPr>
          <w:rFonts w:ascii="Times New Roman" w:hAnsi="Times New Roman" w:cs="Times New Roman"/>
          <w:lang w:val="en-US"/>
        </w:rPr>
        <w:t xml:space="preserve">Acute infections are often asymptomatic and therefore frequently go undetected. They can occur at any age and may present with fever, lymphadenopathy, hepatosplenomegaly, and a </w:t>
      </w:r>
      <w:del w:id="15" w:author="Meggan Harris" w:date="2025-08-29T11:33:00Z" w16du:dateUtc="2025-08-29T09:33:00Z">
        <w:r w:rsidR="00C22E6F" w:rsidRPr="000F283A" w:rsidDel="00527031">
          <w:rPr>
            <w:rFonts w:ascii="Times New Roman" w:hAnsi="Times New Roman" w:cs="Times New Roman"/>
            <w:lang w:val="en-US"/>
          </w:rPr>
          <w:delText xml:space="preserve">localized </w:delText>
        </w:r>
      </w:del>
      <w:proofErr w:type="spellStart"/>
      <w:ins w:id="16" w:author="Meggan Harris" w:date="2025-08-29T11:33:00Z" w16du:dateUtc="2025-08-29T09:33:00Z">
        <w:r w:rsidR="00527031" w:rsidRPr="000F283A">
          <w:rPr>
            <w:rFonts w:ascii="Times New Roman" w:hAnsi="Times New Roman" w:cs="Times New Roman"/>
            <w:lang w:val="en-US"/>
          </w:rPr>
          <w:t>locali</w:t>
        </w:r>
        <w:r w:rsidR="00527031">
          <w:rPr>
            <w:rFonts w:ascii="Times New Roman" w:hAnsi="Times New Roman" w:cs="Times New Roman"/>
            <w:lang w:val="en-US"/>
          </w:rPr>
          <w:t>s</w:t>
        </w:r>
        <w:r w:rsidR="00527031" w:rsidRPr="000F283A">
          <w:rPr>
            <w:rFonts w:ascii="Times New Roman" w:hAnsi="Times New Roman" w:cs="Times New Roman"/>
            <w:lang w:val="en-US"/>
          </w:rPr>
          <w:t>ed</w:t>
        </w:r>
        <w:proofErr w:type="spellEnd"/>
        <w:r w:rsidR="00527031" w:rsidRPr="000F283A">
          <w:rPr>
            <w:rFonts w:ascii="Times New Roman" w:hAnsi="Times New Roman" w:cs="Times New Roman"/>
            <w:lang w:val="en-US"/>
          </w:rPr>
          <w:t xml:space="preserve"> </w:t>
        </w:r>
      </w:ins>
      <w:r w:rsidR="00C22E6F" w:rsidRPr="000F283A">
        <w:rPr>
          <w:rFonts w:ascii="Times New Roman" w:hAnsi="Times New Roman" w:cs="Times New Roman"/>
          <w:lang w:val="en-US"/>
        </w:rPr>
        <w:t>lesion at the site of parasite entry (referred to as a “chagoma”). However, severe cases are uncommon (1–5%).</w:t>
      </w:r>
      <w:r w:rsidR="00A0420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{"citationID":"QyEuwZuD","properties":{"formattedCitation":"\\super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r w:rsidR="00C22E6F" w:rsidRPr="000F283A">
        <w:rPr>
          <w:rFonts w:ascii="Times New Roman" w:hAnsi="Times New Roman" w:cs="Times New Roman"/>
          <w:lang w:val="en-US"/>
        </w:rPr>
        <w:t xml:space="preserve"> This initial phase lasts approximately 4–8 weeks and, if not treated, typically progresses to a chronic stage. </w:t>
      </w:r>
      <w:del w:id="17" w:author="Meggan Harris" w:date="2025-08-28T10:09:00Z" w16du:dateUtc="2025-08-28T08:09:00Z">
        <w:r w:rsidR="00C22E6F" w:rsidRPr="000F283A" w:rsidDel="003B03A2">
          <w:rPr>
            <w:rFonts w:ascii="Times New Roman" w:hAnsi="Times New Roman" w:cs="Times New Roman"/>
            <w:lang w:val="en-US"/>
          </w:rPr>
          <w:delText xml:space="preserve">Between </w:delText>
        </w:r>
      </w:del>
      <w:ins w:id="18" w:author="Meggan Harris" w:date="2025-08-28T10:09:00Z" w16du:dateUtc="2025-08-28T08:09:00Z">
        <w:r w:rsidR="003B03A2">
          <w:rPr>
            <w:rFonts w:ascii="Times New Roman" w:hAnsi="Times New Roman" w:cs="Times New Roman"/>
            <w:lang w:val="en-US"/>
          </w:rPr>
          <w:t>At</w:t>
        </w:r>
        <w:r w:rsidR="003B03A2" w:rsidRPr="000F283A">
          <w:rPr>
            <w:rFonts w:ascii="Times New Roman" w:hAnsi="Times New Roman" w:cs="Times New Roman"/>
            <w:lang w:val="en-US"/>
          </w:rPr>
          <w:t xml:space="preserve"> </w:t>
        </w:r>
      </w:ins>
      <w:r w:rsidR="00C22E6F" w:rsidRPr="000F283A">
        <w:rPr>
          <w:rFonts w:ascii="Times New Roman" w:hAnsi="Times New Roman" w:cs="Times New Roman"/>
          <w:lang w:val="en-US"/>
        </w:rPr>
        <w:t xml:space="preserve">10 </w:t>
      </w:r>
      <w:del w:id="19" w:author="Meggan Harris" w:date="2025-08-28T10:10:00Z" w16du:dateUtc="2025-08-28T08:10:00Z">
        <w:r w:rsidR="00C22E6F" w:rsidRPr="000F283A" w:rsidDel="003B03A2">
          <w:rPr>
            <w:rFonts w:ascii="Times New Roman" w:hAnsi="Times New Roman" w:cs="Times New Roman"/>
            <w:lang w:val="en-US"/>
          </w:rPr>
          <w:delText xml:space="preserve">and </w:delText>
        </w:r>
      </w:del>
      <w:ins w:id="20" w:author="Meggan Harris" w:date="2025-08-28T10:10:00Z" w16du:dateUtc="2025-08-28T08:10:00Z">
        <w:r w:rsidR="003B03A2">
          <w:rPr>
            <w:rFonts w:ascii="Times New Roman" w:hAnsi="Times New Roman" w:cs="Times New Roman"/>
            <w:lang w:val="en-US"/>
          </w:rPr>
          <w:t>to</w:t>
        </w:r>
        <w:r w:rsidR="003B03A2" w:rsidRPr="000F283A">
          <w:rPr>
            <w:rFonts w:ascii="Times New Roman" w:hAnsi="Times New Roman" w:cs="Times New Roman"/>
            <w:lang w:val="en-US"/>
          </w:rPr>
          <w:t xml:space="preserve"> </w:t>
        </w:r>
      </w:ins>
      <w:r w:rsidR="00C22E6F" w:rsidRPr="000F283A">
        <w:rPr>
          <w:rFonts w:ascii="Times New Roman" w:hAnsi="Times New Roman" w:cs="Times New Roman"/>
          <w:lang w:val="en-US"/>
        </w:rPr>
        <w:t xml:space="preserve">30 years after the initial infection, about 30–40% of chronically infected individuals develop visceral involvement, most commonly manifesting as cardiomyopathy, gastrointestinal complications, or </w:t>
      </w:r>
      <w:del w:id="21" w:author="Meggan Harris" w:date="2025-08-28T10:10:00Z" w16du:dateUtc="2025-08-28T08:10:00Z">
        <w:r w:rsidR="00C22E6F" w:rsidRPr="000F283A" w:rsidDel="003B03A2">
          <w:rPr>
            <w:rFonts w:ascii="Times New Roman" w:hAnsi="Times New Roman" w:cs="Times New Roman"/>
            <w:lang w:val="en-US"/>
          </w:rPr>
          <w:delText xml:space="preserve">a combination of </w:delText>
        </w:r>
      </w:del>
      <w:r w:rsidR="00C22E6F" w:rsidRPr="000F283A">
        <w:rPr>
          <w:rFonts w:ascii="Times New Roman" w:hAnsi="Times New Roman" w:cs="Times New Roman"/>
          <w:lang w:val="en-US"/>
        </w:rPr>
        <w:t>both.</w:t>
      </w:r>
      <w:del w:id="22" w:author="Meggan Harris" w:date="2025-08-28T10:10:00Z" w16du:dateUtc="2025-08-28T08:10:00Z">
        <w:r w:rsidR="00A0420F" w:rsidRPr="000F283A" w:rsidDel="003B03A2">
          <w:rPr>
            <w:rFonts w:ascii="Times New Roman" w:hAnsi="Times New Roman" w:cs="Times New Roman"/>
            <w:lang w:val="en-US"/>
          </w:rPr>
          <w:delText xml:space="preserve"> </w:delText>
        </w:r>
      </w:del>
      <w:r w:rsidR="00A0420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{"citationID":"YghY8OZq","properties":{"formattedCitation":"\\super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p>
    <w:p w14:paraId="72334AA0" w14:textId="715A539B" w:rsidR="00F50B6B" w:rsidRPr="00AE23A7" w:rsidRDefault="00904FA4" w:rsidP="002E7295">
      <w:pPr>
        <w:spacing w:line="360" w:lineRule="auto"/>
        <w:rPr>
          <w:rFonts w:ascii="Times New Roman" w:hAnsi="Times New Roman" w:cs="Times New Roman"/>
          <w:lang w:val="en-US"/>
        </w:rPr>
      </w:pPr>
      <w:r w:rsidRPr="000F283A">
        <w:rPr>
          <w:rFonts w:ascii="Times New Roman" w:hAnsi="Times New Roman" w:cs="Times New Roman"/>
          <w:lang w:val="en-US"/>
        </w:rPr>
        <w:t>Benznidazole demonstrates high efficacy in the acute and early phases of </w:t>
      </w:r>
      <w:r w:rsidRPr="000F283A">
        <w:rPr>
          <w:rFonts w:ascii="Times New Roman" w:hAnsi="Times New Roman" w:cs="Times New Roman"/>
          <w:i/>
          <w:iCs/>
          <w:lang w:val="en-US"/>
        </w:rPr>
        <w:t>T. cruzi</w:t>
      </w:r>
      <w:r w:rsidRPr="000F283A">
        <w:rPr>
          <w:rFonts w:ascii="Times New Roman" w:hAnsi="Times New Roman" w:cs="Times New Roman"/>
          <w:lang w:val="en-US"/>
        </w:rPr>
        <w:t> infection, achieving serological cure rates of up to 100% in congenital cases treated within the first year of life and 76% in cases of acute disease.</w:t>
      </w:r>
      <w:r w:rsidR="00A0420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{"citationID":"qsE0PeKI","properties":{"formattedCitation":"\\super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In the chronic phase, cure </w:t>
      </w:r>
      <w:r w:rsidRPr="00AE23A7">
        <w:rPr>
          <w:rFonts w:ascii="Times New Roman" w:hAnsi="Times New Roman" w:cs="Times New Roman"/>
          <w:lang w:val="en-US"/>
        </w:rPr>
        <w:t xml:space="preserve">rates </w:t>
      </w:r>
      <w:r w:rsidR="00B155B6" w:rsidRPr="00AE23A7">
        <w:rPr>
          <w:rFonts w:ascii="Times New Roman" w:hAnsi="Times New Roman" w:cs="Times New Roman"/>
          <w:lang w:val="en-US"/>
        </w:rPr>
        <w:t>decrease</w:t>
      </w:r>
      <w:r w:rsidRPr="00AE23A7">
        <w:rPr>
          <w:rFonts w:ascii="Times New Roman" w:hAnsi="Times New Roman" w:cs="Times New Roman"/>
          <w:lang w:val="en-US"/>
        </w:rPr>
        <w:t xml:space="preserve"> to 60–93% in children up to 13 years </w:t>
      </w:r>
      <w:r w:rsidR="00B155B6" w:rsidRPr="00AE23A7">
        <w:rPr>
          <w:rFonts w:ascii="Times New Roman" w:hAnsi="Times New Roman" w:cs="Times New Roman"/>
          <w:lang w:val="en-US"/>
        </w:rPr>
        <w:t>old</w:t>
      </w:r>
      <w:del w:id="23" w:author="Meggan Harris" w:date="2025-08-28T10:11:00Z" w16du:dateUtc="2025-08-28T08:11:00Z">
        <w:r w:rsidR="00866185" w:rsidRPr="00AE23A7" w:rsidDel="00DC2BC3">
          <w:rPr>
            <w:rFonts w:ascii="Times New Roman" w:hAnsi="Times New Roman" w:cs="Times New Roman"/>
            <w:lang w:val="en-US"/>
          </w:rPr>
          <w:delText>,</w:delText>
        </w:r>
        <w:r w:rsidRPr="00AE23A7" w:rsidDel="00DC2BC3">
          <w:rPr>
            <w:rFonts w:ascii="Times New Roman" w:hAnsi="Times New Roman" w:cs="Times New Roman"/>
            <w:lang w:val="en-US"/>
          </w:rPr>
          <w:delText xml:space="preserve"> </w:delText>
        </w:r>
        <w:r w:rsidR="00866185" w:rsidRPr="00AE23A7" w:rsidDel="00DC2BC3">
          <w:rPr>
            <w:rFonts w:ascii="Times New Roman" w:hAnsi="Times New Roman" w:cs="Times New Roman"/>
            <w:lang w:val="en-US"/>
          </w:rPr>
          <w:delText>being</w:delText>
        </w:r>
        <w:r w:rsidRPr="00AE23A7" w:rsidDel="00DC2BC3">
          <w:rPr>
            <w:rFonts w:ascii="Times New Roman" w:hAnsi="Times New Roman" w:cs="Times New Roman"/>
            <w:lang w:val="en-US"/>
          </w:rPr>
          <w:delText xml:space="preserve"> </w:delText>
        </w:r>
      </w:del>
      <w:ins w:id="24" w:author="Meggan Harris" w:date="2025-08-28T10:11:00Z" w16du:dateUtc="2025-08-28T08:11:00Z">
        <w:r w:rsidR="00DC2BC3">
          <w:rPr>
            <w:rFonts w:ascii="Times New Roman" w:hAnsi="Times New Roman" w:cs="Times New Roman"/>
            <w:lang w:val="en-US"/>
          </w:rPr>
          <w:t xml:space="preserve"> and are </w:t>
        </w:r>
      </w:ins>
      <w:r w:rsidR="00866185" w:rsidRPr="00AE23A7">
        <w:rPr>
          <w:rFonts w:ascii="Times New Roman" w:hAnsi="Times New Roman" w:cs="Times New Roman"/>
          <w:lang w:val="en-US"/>
        </w:rPr>
        <w:t>lower</w:t>
      </w:r>
      <w:ins w:id="25" w:author="Meggan Harris" w:date="2025-08-28T10:11:00Z" w16du:dateUtc="2025-08-28T08:11:00Z">
        <w:r w:rsidR="00DC2BC3">
          <w:rPr>
            <w:rFonts w:ascii="Times New Roman" w:hAnsi="Times New Roman" w:cs="Times New Roman"/>
            <w:lang w:val="en-US"/>
          </w:rPr>
          <w:t xml:space="preserve"> still</w:t>
        </w:r>
      </w:ins>
      <w:r w:rsidR="00866185" w:rsidRPr="00AE23A7">
        <w:rPr>
          <w:rFonts w:ascii="Times New Roman" w:hAnsi="Times New Roman" w:cs="Times New Roman"/>
          <w:lang w:val="en-US"/>
        </w:rPr>
        <w:t xml:space="preserve"> </w:t>
      </w:r>
      <w:r w:rsidRPr="00AE23A7">
        <w:rPr>
          <w:rFonts w:ascii="Times New Roman" w:hAnsi="Times New Roman" w:cs="Times New Roman"/>
          <w:lang w:val="en-US"/>
        </w:rPr>
        <w:t>in adolescents under 18.</w:t>
      </w:r>
      <w:r w:rsidR="00A0420F" w:rsidRP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{"citationID":"o3Zml3vw","properties":{"formattedCitation":"\\super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AE23A7">
        <w:rPr>
          <w:rFonts w:ascii="Times New Roman" w:hAnsi="Times New Roman" w:cs="Times New Roman"/>
          <w:lang w:val="en-US"/>
        </w:rPr>
        <w:fldChar w:fldCharType="separate"/>
      </w:r>
      <w:r w:rsidR="00386A5C" w:rsidRPr="00AE23A7">
        <w:rPr>
          <w:rFonts w:ascii="Times New Roman" w:hAnsi="Times New Roman" w:cs="Times New Roman"/>
          <w:kern w:val="0"/>
          <w:vertAlign w:val="superscript"/>
          <w:lang w:val="en-US"/>
        </w:rPr>
        <w:t>1,3</w:t>
      </w:r>
      <w:r w:rsidR="00A0420F" w:rsidRPr="00AE23A7">
        <w:rPr>
          <w:rFonts w:ascii="Times New Roman" w:hAnsi="Times New Roman" w:cs="Times New Roman"/>
          <w:lang w:val="en-US"/>
        </w:rPr>
        <w:fldChar w:fldCharType="end"/>
      </w:r>
      <w:r w:rsidRPr="00AE23A7">
        <w:rPr>
          <w:rFonts w:ascii="Times New Roman" w:hAnsi="Times New Roman" w:cs="Times New Roman"/>
          <w:lang w:val="en-US"/>
        </w:rPr>
        <w:t xml:space="preserve"> </w:t>
      </w:r>
      <w:r w:rsidR="00B155B6" w:rsidRPr="00AE23A7">
        <w:rPr>
          <w:rFonts w:ascii="Times New Roman" w:hAnsi="Times New Roman" w:cs="Times New Roman"/>
          <w:lang w:val="en-US"/>
        </w:rPr>
        <w:t xml:space="preserve">Treatment effectiveness appears to be lower in adults with chronic Chagas disease (2–40%), but in cases with visceral involvement, it remains uncertain whether benznidazole stops </w:t>
      </w:r>
      <w:del w:id="26" w:author="Meggan Harris" w:date="2025-08-29T11:46:00Z" w16du:dateUtc="2025-08-29T09:46:00Z">
        <w:r w:rsidR="00B155B6" w:rsidRPr="00AE23A7" w:rsidDel="004166BB">
          <w:rPr>
            <w:rFonts w:ascii="Times New Roman" w:hAnsi="Times New Roman" w:cs="Times New Roman"/>
            <w:lang w:val="en-US"/>
          </w:rPr>
          <w:delText xml:space="preserve">the </w:delText>
        </w:r>
      </w:del>
      <w:r w:rsidR="00B155B6" w:rsidRPr="00AE23A7">
        <w:rPr>
          <w:rFonts w:ascii="Times New Roman" w:hAnsi="Times New Roman" w:cs="Times New Roman"/>
          <w:lang w:val="en-US"/>
        </w:rPr>
        <w:t>disease progression</w:t>
      </w:r>
      <w:r w:rsidRPr="00AE23A7">
        <w:rPr>
          <w:rFonts w:ascii="Times New Roman" w:hAnsi="Times New Roman" w:cs="Times New Roman"/>
          <w:lang w:val="en-US"/>
        </w:rPr>
        <w:t>.</w:t>
      </w:r>
      <w:r w:rsidR="00E1283F" w:rsidRP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{"citationID":"aRZ678GH","properties":{"formattedCitation":"\\super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E1283F" w:rsidRPr="00AE23A7">
        <w:rPr>
          <w:rFonts w:ascii="Times New Roman" w:hAnsi="Times New Roman" w:cs="Times New Roman"/>
          <w:lang w:val="en-US"/>
        </w:rPr>
        <w:fldChar w:fldCharType="separate"/>
      </w:r>
      <w:r w:rsidR="00386A5C" w:rsidRPr="00AE23A7">
        <w:rPr>
          <w:rFonts w:ascii="Times New Roman" w:hAnsi="Times New Roman" w:cs="Times New Roman"/>
          <w:kern w:val="0"/>
          <w:vertAlign w:val="superscript"/>
          <w:lang w:val="en-US"/>
        </w:rPr>
        <w:t>1,3</w:t>
      </w:r>
      <w:r w:rsidR="00E1283F" w:rsidRPr="00AE23A7">
        <w:rPr>
          <w:rFonts w:ascii="Times New Roman" w:hAnsi="Times New Roman" w:cs="Times New Roman"/>
          <w:lang w:val="en-US"/>
        </w:rPr>
        <w:fldChar w:fldCharType="end"/>
      </w:r>
      <w:r w:rsidR="00F50B6B" w:rsidRPr="00AE23A7">
        <w:rPr>
          <w:rFonts w:ascii="Times New Roman" w:hAnsi="Times New Roman" w:cs="Times New Roman"/>
          <w:lang w:val="en-US"/>
        </w:rPr>
        <w:t xml:space="preserve"> T</w:t>
      </w:r>
      <w:r w:rsidRPr="00AE23A7">
        <w:rPr>
          <w:rFonts w:ascii="Times New Roman" w:hAnsi="Times New Roman" w:cs="Times New Roman"/>
          <w:lang w:val="en-US"/>
        </w:rPr>
        <w:t xml:space="preserve">reatment has </w:t>
      </w:r>
      <w:r w:rsidR="00F50B6B" w:rsidRPr="00AE23A7">
        <w:rPr>
          <w:rFonts w:ascii="Times New Roman" w:hAnsi="Times New Roman" w:cs="Times New Roman"/>
          <w:lang w:val="en-US"/>
        </w:rPr>
        <w:t xml:space="preserve">also </w:t>
      </w:r>
      <w:r w:rsidRPr="00AE23A7">
        <w:rPr>
          <w:rFonts w:ascii="Times New Roman" w:hAnsi="Times New Roman" w:cs="Times New Roman"/>
          <w:lang w:val="en-US"/>
        </w:rPr>
        <w:t xml:space="preserve">proven highly </w:t>
      </w:r>
      <w:r w:rsidR="00C834B3" w:rsidRPr="00AE23A7">
        <w:rPr>
          <w:rFonts w:ascii="Times New Roman" w:hAnsi="Times New Roman" w:cs="Times New Roman"/>
          <w:lang w:val="en-US"/>
        </w:rPr>
        <w:t>effective</w:t>
      </w:r>
      <w:r w:rsidRPr="00AE23A7">
        <w:rPr>
          <w:rFonts w:ascii="Times New Roman" w:hAnsi="Times New Roman" w:cs="Times New Roman"/>
          <w:lang w:val="en-US"/>
        </w:rPr>
        <w:t xml:space="preserve"> in preventing mother-to-child transmission.</w:t>
      </w:r>
      <w:r w:rsidR="00E1283F" w:rsidRP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{"citationID":"2vL2zbkI","properties":{"formattedCitation":"\\super 10\\nosupersub{}","plainCitation":"10","noteIndex":0},"citationItems":[{"id":28,"uris":["http://zotero.org/groups/5772643/items/4TA8E3CH"],"itemData":{"id":28,"type":"article-journal","container-title":"PLOS Neglected Tropical Diseases","DOI":"10.1371/journal.pntd.0012407","ISSN":"1935-2735","issue":"9","page":"e0012407","title":"Prevention of congenital chagas disease by trypanocide treatment in women of reproductive age: A meta-analysis of observational studies","URL":"https://dx.plos.org/10.1371/journal.pntd.0012407","volume":"18","author":[{"family":"Moraes","given":"Francisco Cezar Aquino","dropping-particle":"de"},{"family":"Souza","given":"Maria Eduarda Cavalcanti"},{"family":"Dal Moro","given":"Lucca"},{"family":"Donadon","given":"Isabelle Batista"},{"family":"Silva","given":"Emanuele Rocha","non-dropping-particle":"da"},{"family":"Souza","given":"Dilma do Socorro Moraes","non-dropping-particle":"de"},{"family":"Burbano","given":"Rommel Mario Rodríguez"}],"editor":[{"family":"Almeida","given":"Igor C."}],"issued":{"date-parts":[["2024",9,5]]}}}],"schema":"https://github.com/citation-style-language/schema/raw/master/csl-citation.json"} </w:instrText>
      </w:r>
      <w:r w:rsidR="00E1283F" w:rsidRPr="00AE23A7">
        <w:rPr>
          <w:rFonts w:ascii="Times New Roman" w:hAnsi="Times New Roman" w:cs="Times New Roman"/>
          <w:lang w:val="en-US"/>
        </w:rPr>
        <w:fldChar w:fldCharType="separate"/>
      </w:r>
      <w:r w:rsidR="00386A5C" w:rsidRPr="00AE23A7">
        <w:rPr>
          <w:rFonts w:ascii="Times New Roman" w:hAnsi="Times New Roman" w:cs="Times New Roman"/>
          <w:kern w:val="0"/>
          <w:vertAlign w:val="superscript"/>
          <w:lang w:val="en-US"/>
        </w:rPr>
        <w:t>10</w:t>
      </w:r>
      <w:r w:rsidR="00E1283F" w:rsidRPr="00AE23A7">
        <w:rPr>
          <w:rFonts w:ascii="Times New Roman" w:hAnsi="Times New Roman" w:cs="Times New Roman"/>
          <w:lang w:val="en-US"/>
        </w:rPr>
        <w:fldChar w:fldCharType="end"/>
      </w:r>
      <w:r w:rsidR="00C834B3" w:rsidRPr="00AE23A7">
        <w:rPr>
          <w:rFonts w:ascii="Times New Roman" w:hAnsi="Times New Roman" w:cs="Times New Roman"/>
          <w:lang w:val="en-US"/>
        </w:rPr>
        <w:t xml:space="preserve"> </w:t>
      </w:r>
      <w:r w:rsidR="00B155B6" w:rsidRPr="00AE23A7">
        <w:rPr>
          <w:rFonts w:ascii="Times New Roman" w:hAnsi="Times New Roman" w:cs="Times New Roman"/>
          <w:lang w:val="en-US"/>
        </w:rPr>
        <w:t xml:space="preserve">Benznidazole has a poor tolerability profile, leading </w:t>
      </w:r>
      <w:ins w:id="27" w:author="Meggan Harris" w:date="2025-08-28T10:12:00Z" w16du:dateUtc="2025-08-28T08:12:00Z">
        <w:r w:rsidR="00590F1A">
          <w:rPr>
            <w:rFonts w:ascii="Times New Roman" w:hAnsi="Times New Roman" w:cs="Times New Roman"/>
            <w:lang w:val="en-US"/>
          </w:rPr>
          <w:t xml:space="preserve">to treatment discontinuation due to toxicity in </w:t>
        </w:r>
      </w:ins>
      <w:r w:rsidR="00B155B6" w:rsidRPr="00AE23A7">
        <w:rPr>
          <w:rFonts w:ascii="Times New Roman" w:hAnsi="Times New Roman" w:cs="Times New Roman"/>
          <w:lang w:val="en-US"/>
        </w:rPr>
        <w:t>approximately 14% of adults</w:t>
      </w:r>
      <w:del w:id="28" w:author="Meggan Harris" w:date="2025-08-28T10:12:00Z" w16du:dateUtc="2025-08-28T08:12:00Z">
        <w:r w:rsidR="00B155B6" w:rsidRPr="00AE23A7" w:rsidDel="00590F1A">
          <w:rPr>
            <w:rFonts w:ascii="Times New Roman" w:hAnsi="Times New Roman" w:cs="Times New Roman"/>
            <w:lang w:val="en-US"/>
          </w:rPr>
          <w:delText xml:space="preserve"> to discontinue treatment due to toxicity</w:delText>
        </w:r>
      </w:del>
      <w:r w:rsidR="00B155B6" w:rsidRPr="00AE23A7">
        <w:rPr>
          <w:rFonts w:ascii="Times New Roman" w:hAnsi="Times New Roman" w:cs="Times New Roman"/>
          <w:lang w:val="en-US"/>
        </w:rPr>
        <w:t>.</w:t>
      </w:r>
      <w:r w:rsid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{"citationID":"RChWlDe6","properties":{"formattedCitation":"\\super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URL":"https://doi.org/10.1007/s40264-018-0696-5","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AE23A7">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4</w:t>
      </w:r>
      <w:r w:rsidR="00AE23A7">
        <w:rPr>
          <w:rFonts w:ascii="Times New Roman" w:hAnsi="Times New Roman" w:cs="Times New Roman"/>
          <w:lang w:val="en-US"/>
        </w:rPr>
        <w:fldChar w:fldCharType="end"/>
      </w:r>
    </w:p>
    <w:p w14:paraId="3E6B18E4" w14:textId="523919E9" w:rsidR="00B155B6" w:rsidRDefault="00B155B6" w:rsidP="002E7295">
      <w:pPr>
        <w:spacing w:line="360" w:lineRule="auto"/>
        <w:rPr>
          <w:rFonts w:ascii="Times New Roman" w:hAnsi="Times New Roman" w:cs="Times New Roman"/>
          <w:lang w:val="en-US"/>
        </w:rPr>
      </w:pPr>
      <w:r>
        <w:rPr>
          <w:rFonts w:ascii="Times New Roman" w:hAnsi="Times New Roman" w:cs="Times New Roman"/>
          <w:lang w:val="en-US"/>
        </w:rPr>
        <w:t>In countries such as Spain</w:t>
      </w:r>
      <w:r w:rsidRPr="00AE23A7">
        <w:rPr>
          <w:rFonts w:ascii="Times New Roman" w:hAnsi="Times New Roman" w:cs="Times New Roman"/>
          <w:lang w:val="en-US"/>
        </w:rPr>
        <w:t>, where awareness of Chagas disease is high, the undertreatment rate of chronic Chagas disease remains substantial</w:t>
      </w:r>
      <w:r>
        <w:rPr>
          <w:rFonts w:ascii="Times New Roman" w:hAnsi="Times New Roman" w:cs="Times New Roman"/>
          <w:lang w:val="en-US"/>
        </w:rPr>
        <w:t>, estimated at 82·5% in patients aged 15 years or older and 60% in children. Barriers to treatment include limited medication availability, challenges in accessing healthcare services, clinicians</w:t>
      </w:r>
      <w:del w:id="29" w:author="Meggan Harris" w:date="2025-08-28T10:13:00Z" w16du:dateUtc="2025-08-28T08:13:00Z">
        <w:r w:rsidDel="00465737">
          <w:rPr>
            <w:rFonts w:ascii="Times New Roman" w:hAnsi="Times New Roman" w:cs="Times New Roman"/>
            <w:lang w:val="en-US"/>
          </w:rPr>
          <w:delText>'</w:delText>
        </w:r>
      </w:del>
      <w:ins w:id="30" w:author="Meggan Harris" w:date="2025-08-28T10:13:00Z" w16du:dateUtc="2025-08-28T08:13:00Z">
        <w:r w:rsidR="00465737">
          <w:rPr>
            <w:rFonts w:ascii="Times New Roman" w:hAnsi="Times New Roman" w:cs="Times New Roman"/>
            <w:lang w:val="en-US"/>
          </w:rPr>
          <w:t>’</w:t>
        </w:r>
      </w:ins>
      <w:r>
        <w:rPr>
          <w:rFonts w:ascii="Times New Roman" w:hAnsi="Times New Roman" w:cs="Times New Roman"/>
          <w:lang w:val="en-US"/>
        </w:rPr>
        <w:t xml:space="preserve"> hesitancy to prescribe it due to limited evidence of efficacy, and </w:t>
      </w:r>
      <w:r>
        <w:rPr>
          <w:rFonts w:ascii="Times New Roman" w:hAnsi="Times New Roman" w:cs="Times New Roman"/>
          <w:lang w:val="en-US"/>
        </w:rPr>
        <w:lastRenderedPageBreak/>
        <w:t>insufficient training on Chagas disease and its medications costs</w:t>
      </w:r>
      <w:r w:rsidR="002630DF" w:rsidRPr="000F283A">
        <w:rPr>
          <w:rFonts w:ascii="Times New Roman" w:hAnsi="Times New Roman" w:cs="Times New Roman"/>
          <w:lang w:val="en-US"/>
        </w:rPr>
        <w:t>.</w:t>
      </w:r>
      <w:r w:rsidR="00E1283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{"citationID":"1H4J5rio","properties":{"formattedCitation":"\\super 5,11\\nosupersub{}","plainCitation":"5,11","noteIndex":0},"citationItems":[{"id":1,"uris":["http://zotero.org/users/1599338/items/6LPKHW77"],"itemData":{"id":1,"type":"article-journal","abstract":"BACKGROUND: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162,"uris":["http://zotero.org/groups/5772643/items/QMBXLRGY"],"itemData":{"id":162,"type":"article-journal","abstract":"Background Due to the mobility of the population in recent years and the spread of Chagas disease (CD) to non‑endemic regions, early diagnosis and treatment of CD has become increasingly relevant in non‑endemic countries. In order for screening to be effective, health system accessibility must be taken into consideration. This study uses Tana‑hashi’s Health Service Coverage model to gain a deeper understanding of the main diagnostic pathways for Chagas disease in a non‑endemic country and the barriers and bottlenecks present in each pathway.\nMethods This study used a qualitative design with a phenomenological approach. Twenty‑one interviews, two focus group sessions, and two triangular group sessions were conducted between 2015 and 2018 with 37 Bolivian men and women diagnosed with CD in Madrid, Spain. A topic guide was designed to ensure that the interviewers obtained the data concerning knowledge of CD (transmission, symptoms, and treatment), attitudes towards CD, and health behav‑iour (practices in relation to CD). All interviews, focus groups and triangular groups were recorded and transcribed. A thematic, inductive analysis based on Grounded Theory was performed by two researchers.\nResults Three main pathways to CD diagnosis were identified: 1) pregnancy or blood/organ donation, with no bot‑tlenecks in effective coverage; 2) an individual actively seeking CD testing, with bottlenecks relating to administrative, physical, and time‑related accessibility, and effectiveness based on the healthcare professional’s knowledge of CD; 3) an individual not actively seeking CD testing, who expresses psychological discomfort or embarrassment about visiting a physician, with a low perception of risk, afraid of stigma, and testing positive, and with little confidence in physicians’ knowledge of CD.\nConclusions Existing bottlenecks in the three main diagnostic pathways for CD are less prevalent during pregnancy and blood donation, but are more prevalent in individuals who do not voluntarily seek serological testing for CD. Future screening protocols will need to take these bottlenecks into consideration to achieve effective coverage.","container-title":"BMC Public Health","DOI":"10.1186/s12889-022-14938-4","ISSN":"1471-2458","issue":"1","journalAbbreviation":"BMC Public Health","language":"en","page":"332","source":"DOI.org (Crossref)","title":"Diagnostic pathways of Chagas disease in Spain: a qualitative study","title-short":"Diagnostic pathways of Chagas disease in Spain","URL":"https://bmcpublichealth.biomedcentral.com/articles/10.1186/s12889-022-14938-4","volume":"23","author":[{"family":"Iglesias-Rus","given":"Laura"},{"family":"Boquete","given":"Teresa"},{"family":"Romay-Barja","given":"María"},{"family":"Benito","given":"Agustín"},{"family":"Jordan","given":"Briggitte"},{"family":"Blasco-Hernández","given":"Teresa"}],"accessed":{"date-parts":[["2025",6,8]]},"issued":{"date-parts":[["2023",2,14]]}}}],"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5,11</w:t>
      </w:r>
      <w:r w:rsidR="00E1283F" w:rsidRPr="000F283A">
        <w:rPr>
          <w:rFonts w:ascii="Times New Roman" w:hAnsi="Times New Roman" w:cs="Times New Roman"/>
          <w:lang w:val="en-US"/>
        </w:rPr>
        <w:fldChar w:fldCharType="end"/>
      </w:r>
      <w:r w:rsidR="002630DF" w:rsidRPr="000F283A">
        <w:rPr>
          <w:rFonts w:ascii="Times New Roman" w:hAnsi="Times New Roman" w:cs="Times New Roman"/>
          <w:lang w:val="en-US"/>
        </w:rPr>
        <w:t xml:space="preserve"> This undertreatment </w:t>
      </w:r>
      <w:r w:rsidR="002E7295" w:rsidRPr="000F283A">
        <w:rPr>
          <w:rFonts w:ascii="Times New Roman" w:hAnsi="Times New Roman" w:cs="Times New Roman"/>
          <w:lang w:val="en-US"/>
        </w:rPr>
        <w:t xml:space="preserve">may </w:t>
      </w:r>
      <w:r w:rsidR="002630DF" w:rsidRPr="000F283A">
        <w:rPr>
          <w:rFonts w:ascii="Times New Roman" w:hAnsi="Times New Roman" w:cs="Times New Roman"/>
          <w:lang w:val="en-US"/>
        </w:rPr>
        <w:t xml:space="preserve">result in a higher number of </w:t>
      </w:r>
      <w:r w:rsidR="002E7295" w:rsidRPr="000F283A">
        <w:rPr>
          <w:rFonts w:ascii="Times New Roman" w:hAnsi="Times New Roman" w:cs="Times New Roman"/>
          <w:lang w:val="en-US"/>
        </w:rPr>
        <w:t xml:space="preserve">new </w:t>
      </w:r>
      <w:r w:rsidR="002630DF" w:rsidRPr="000F283A">
        <w:rPr>
          <w:rFonts w:ascii="Times New Roman" w:hAnsi="Times New Roman" w:cs="Times New Roman"/>
          <w:lang w:val="en-US"/>
        </w:rPr>
        <w:t>cases</w:t>
      </w:r>
      <w:r w:rsidR="0082446F">
        <w:rPr>
          <w:rFonts w:ascii="Times New Roman" w:hAnsi="Times New Roman" w:cs="Times New Roman"/>
          <w:lang w:val="en-US"/>
        </w:rPr>
        <w:t>,</w:t>
      </w:r>
      <w:r w:rsidR="002630DF" w:rsidRPr="000F283A">
        <w:rPr>
          <w:rFonts w:ascii="Times New Roman" w:hAnsi="Times New Roman" w:cs="Times New Roman"/>
          <w:lang w:val="en-US"/>
        </w:rPr>
        <w:t xml:space="preserve"> </w:t>
      </w:r>
      <w:r w:rsidR="0082446F">
        <w:rPr>
          <w:rFonts w:ascii="Times New Roman" w:hAnsi="Times New Roman" w:cs="Times New Roman"/>
          <w:lang w:val="en-US"/>
        </w:rPr>
        <w:t xml:space="preserve">due to vertical transmission, </w:t>
      </w:r>
      <w:r w:rsidR="002630DF" w:rsidRPr="000F283A">
        <w:rPr>
          <w:rFonts w:ascii="Times New Roman" w:hAnsi="Times New Roman" w:cs="Times New Roman"/>
          <w:lang w:val="en-US"/>
        </w:rPr>
        <w:t>and disease progression</w:t>
      </w:r>
      <w:r w:rsidR="002E7295" w:rsidRPr="000F283A">
        <w:rPr>
          <w:rFonts w:ascii="Times New Roman" w:hAnsi="Times New Roman" w:cs="Times New Roman"/>
          <w:lang w:val="en-US"/>
        </w:rPr>
        <w:t xml:space="preserve"> among those infected</w:t>
      </w:r>
      <w:r w:rsidR="002630DF" w:rsidRPr="000F283A">
        <w:rPr>
          <w:rFonts w:ascii="Times New Roman" w:hAnsi="Times New Roman" w:cs="Times New Roman"/>
          <w:lang w:val="en-US"/>
        </w:rPr>
        <w:t>, leading to significantly increased expenses for care, complex treatments, the use of devices such as defibrillators or pacemakers, and a decline in patients</w:t>
      </w:r>
      <w:del w:id="31" w:author="Meggan Harris" w:date="2025-08-28T10:13:00Z" w16du:dateUtc="2025-08-28T08:13:00Z">
        <w:r w:rsidR="002630DF" w:rsidRPr="000F283A" w:rsidDel="00465737">
          <w:rPr>
            <w:rFonts w:ascii="Times New Roman" w:hAnsi="Times New Roman" w:cs="Times New Roman"/>
            <w:lang w:val="en-US"/>
          </w:rPr>
          <w:delText>’</w:delText>
        </w:r>
      </w:del>
      <w:ins w:id="32" w:author="Meggan Harris" w:date="2025-08-28T10:13:00Z" w16du:dateUtc="2025-08-28T08:13:00Z">
        <w:r w:rsidR="00465737">
          <w:rPr>
            <w:rFonts w:ascii="Times New Roman" w:hAnsi="Times New Roman" w:cs="Times New Roman"/>
            <w:lang w:val="en-US"/>
          </w:rPr>
          <w:t>’</w:t>
        </w:r>
      </w:ins>
      <w:r w:rsidR="002630DF" w:rsidRPr="000F283A">
        <w:rPr>
          <w:rFonts w:ascii="Times New Roman" w:hAnsi="Times New Roman" w:cs="Times New Roman"/>
          <w:lang w:val="en-US"/>
        </w:rPr>
        <w:t xml:space="preserve"> quality of life.</w:t>
      </w:r>
      <w:r w:rsidR="00E1283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{"citationID":"jED3tFvf","properties":{"formattedCitation":"\\super 12\\nosupersub{}","plainCitation":"12","noteIndex":0},"citationItems":[{"id":140,"uris":["http://zotero.org/groups/5772643/items/SDDD73DZ"],"itemData":{"id":140,"type":"article-journal","abstract":"Background Chagas disease (CD) is a neglected disease affecting millions worldwide, yet little is known about its economic burden. This systematic review is part of RAISE project, a broader study that aims to estimate the global prevalence, mortality, and health and economic burden attributable to chronic CD and Chronic Chagas cardiomyopathy. The objective of this study was to assess the main costs associated with the treatment of CD in both endemic and nonendemic countries.","container-title":"PLOS Neglected Tropical Diseases","DOI":"10.1371/journal.pntd.0011757","ISSN":"1935-2735","issue":"11","journalAbbreviation":"PLoS Negl Trop Dis","language":"en","page":"e0011757","source":"DOI.org (Crossref)","title":"The economic burden of Chagas disease: A systematic review","title-short":"The economic burden of Chagas disease","URL":"https://dx.plos.org/10.1371/journal.pntd.0011757","volume":"17","author":[{"family":"Andrade","given":"Mônica Viegas"},{"family":"Noronha","given":"Kenya Valéria Micaela De Souza"},{"family":"De Souza","given":"Aline"},{"family":"Motta-Santos","given":"André Soares"},{"family":"Braga","given":"Paulo Estevão Franco"},{"family":"Bracarense","given":"Henrique"},{"family":"De Miranda","given":"Maria Carolina Corrêa"},{"family":"Nascimento","given":"Bruno Ramos"},{"family":"Molina","given":"Israel"},{"family":"Martins-Melo","given":"Francisco Rogerlândio"},{"family":"Perel","given":"Pablo"},{"family":"Geissbühler","given":"Yvonne"},{"family":"Quijano","given":"Monica"},{"family":"Machado","given":"Isis Eloah"},{"family":"Ribeiro","given":"Antônio Luiz Pinho"}],"editor":[{"family":"Hardcastle","given":"Timothy Craig"}],"accessed":{"date-parts":[["2025",5,20]]},"issued":{"date-parts":[["2023",11,22]]}}}],"schema":"https://github.com/citation-style-language/schema/raw/master/csl-citation.json"}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12</w:t>
      </w:r>
      <w:r w:rsidR="00E1283F" w:rsidRPr="000F283A">
        <w:rPr>
          <w:rFonts w:ascii="Times New Roman" w:hAnsi="Times New Roman" w:cs="Times New Roman"/>
          <w:lang w:val="en-US"/>
        </w:rPr>
        <w:fldChar w:fldCharType="end"/>
      </w:r>
      <w:r w:rsidR="002E7295" w:rsidRPr="000F283A">
        <w:rPr>
          <w:rFonts w:ascii="Times New Roman" w:hAnsi="Times New Roman" w:cs="Times New Roman"/>
          <w:lang w:val="en-US"/>
        </w:rPr>
        <w:t xml:space="preserve"> </w:t>
      </w:r>
    </w:p>
    <w:p w14:paraId="730C8268" w14:textId="0B353034" w:rsidR="002E7295" w:rsidRPr="000F283A" w:rsidDel="00D4196F" w:rsidRDefault="002E7295" w:rsidP="003567E7">
      <w:pPr>
        <w:spacing w:line="360" w:lineRule="auto"/>
        <w:rPr>
          <w:del w:id="33" w:author="Philip Wikman" w:date="2025-06-16T09:09:00Z" w16du:dateUtc="2025-06-16T07:09:00Z"/>
          <w:rFonts w:ascii="Times New Roman" w:hAnsi="Times New Roman" w:cs="Times New Roman"/>
          <w:lang w:val="en-US"/>
        </w:rPr>
      </w:pPr>
      <w:r w:rsidRPr="000F283A">
        <w:rPr>
          <w:rFonts w:ascii="Times New Roman" w:hAnsi="Times New Roman" w:cs="Times New Roman"/>
          <w:kern w:val="0"/>
          <w:lang w:val="en-US"/>
          <w14:ligatures w14:val="none"/>
        </w:rPr>
        <w:t xml:space="preserve">In this study, we aim to </w:t>
      </w:r>
      <w:proofErr w:type="spellStart"/>
      <w:r w:rsidRPr="000F283A">
        <w:rPr>
          <w:rFonts w:ascii="Times New Roman" w:hAnsi="Times New Roman" w:cs="Times New Roman"/>
          <w:kern w:val="0"/>
          <w:lang w:val="en-US"/>
          <w14:ligatures w14:val="none"/>
        </w:rPr>
        <w:t>analyse</w:t>
      </w:r>
      <w:proofErr w:type="spellEnd"/>
      <w:r w:rsidRPr="000F283A">
        <w:rPr>
          <w:rFonts w:ascii="Times New Roman" w:hAnsi="Times New Roman" w:cs="Times New Roman"/>
          <w:kern w:val="0"/>
          <w:lang w:val="en-US"/>
          <w14:ligatures w14:val="none"/>
        </w:rPr>
        <w:t xml:space="preserve"> whether the use of benznidazole is cost-effective for chronic Chagas disease</w:t>
      </w:r>
      <w:ins w:id="34" w:author="Meggan Harris" w:date="2025-08-29T11:47:00Z" w16du:dateUtc="2025-08-29T09:47:00Z">
        <w:r w:rsidR="00007438">
          <w:rPr>
            <w:rFonts w:ascii="Times New Roman" w:hAnsi="Times New Roman" w:cs="Times New Roman"/>
            <w:kern w:val="0"/>
            <w:lang w:val="en-US"/>
            <w14:ligatures w14:val="none"/>
          </w:rPr>
          <w:t xml:space="preserve"> i</w:t>
        </w:r>
      </w:ins>
      <w:ins w:id="35" w:author="Meggan Harris" w:date="2025-08-29T11:48:00Z" w16du:dateUtc="2025-08-29T09:48:00Z">
        <w:r w:rsidR="00007438">
          <w:rPr>
            <w:rFonts w:ascii="Times New Roman" w:hAnsi="Times New Roman" w:cs="Times New Roman"/>
            <w:kern w:val="0"/>
            <w:lang w:val="en-US"/>
            <w14:ligatures w14:val="none"/>
          </w:rPr>
          <w:t>n order</w:t>
        </w:r>
      </w:ins>
      <w:del w:id="36" w:author="Meggan Harris" w:date="2025-08-29T11:47:00Z" w16du:dateUtc="2025-08-29T09:47:00Z">
        <w:r w:rsidRPr="000F283A" w:rsidDel="00007438">
          <w:rPr>
            <w:rFonts w:ascii="Times New Roman" w:hAnsi="Times New Roman" w:cs="Times New Roman"/>
            <w:kern w:val="0"/>
            <w:lang w:val="en-US"/>
            <w14:ligatures w14:val="none"/>
          </w:rPr>
          <w:delText>,</w:delText>
        </w:r>
      </w:del>
      <w:r w:rsidRPr="000F283A">
        <w:rPr>
          <w:rFonts w:ascii="Times New Roman" w:hAnsi="Times New Roman" w:cs="Times New Roman"/>
          <w:kern w:val="0"/>
          <w:lang w:val="en-US"/>
          <w14:ligatures w14:val="none"/>
        </w:rPr>
        <w:t xml:space="preserve"> to provide arguments to expand its application, particularly among vulnerable populations facing access issues.</w:t>
      </w:r>
    </w:p>
    <w:p w14:paraId="5ACCC23B" w14:textId="77777777" w:rsidR="006355DB" w:rsidRPr="000F283A" w:rsidRDefault="006355DB" w:rsidP="003567E7">
      <w:pPr>
        <w:spacing w:line="360" w:lineRule="auto"/>
        <w:rPr>
          <w:rFonts w:ascii="Times New Roman" w:hAnsi="Times New Roman" w:cs="Times New Roman"/>
          <w:lang w:val="en-US"/>
        </w:rPr>
      </w:pPr>
    </w:p>
    <w:p w14:paraId="01F995B4" w14:textId="0B3E595C" w:rsidR="0075271E" w:rsidRPr="000F283A" w:rsidRDefault="0075271E" w:rsidP="003567E7">
      <w:pPr>
        <w:spacing w:line="360" w:lineRule="auto"/>
        <w:rPr>
          <w:rFonts w:ascii="Times New Roman" w:hAnsi="Times New Roman" w:cs="Times New Roman"/>
          <w:b/>
          <w:bCs/>
          <w:lang w:val="en-US"/>
        </w:rPr>
      </w:pPr>
      <w:commentRangeStart w:id="37"/>
      <w:r w:rsidRPr="000F283A">
        <w:rPr>
          <w:rFonts w:ascii="Times New Roman" w:hAnsi="Times New Roman" w:cs="Times New Roman"/>
          <w:b/>
          <w:bCs/>
          <w:lang w:val="en-US"/>
        </w:rPr>
        <w:t>Methods</w:t>
      </w:r>
      <w:commentRangeEnd w:id="37"/>
      <w:r w:rsidR="00E7284F">
        <w:rPr>
          <w:rStyle w:val="Refdecomentario"/>
        </w:rPr>
        <w:commentReference w:id="37"/>
      </w:r>
      <w:del w:id="38" w:author="Meggan Harris" w:date="2025-08-28T10:13:00Z" w16du:dateUtc="2025-08-28T08:13:00Z">
        <w:r w:rsidR="00483FE2" w:rsidRPr="000F283A" w:rsidDel="00E915F2">
          <w:rPr>
            <w:rFonts w:ascii="Times New Roman" w:hAnsi="Times New Roman" w:cs="Times New Roman"/>
            <w:b/>
            <w:bCs/>
            <w:lang w:val="en-US"/>
          </w:rPr>
          <w:br/>
        </w:r>
      </w:del>
    </w:p>
    <w:p w14:paraId="481A0C97" w14:textId="6DDA500B" w:rsidR="00483FE2" w:rsidRPr="000F283A" w:rsidRDefault="0028466B" w:rsidP="003567E7">
      <w:pPr>
        <w:spacing w:line="360" w:lineRule="auto"/>
        <w:rPr>
          <w:rFonts w:ascii="Times New Roman" w:hAnsi="Times New Roman" w:cs="Times New Roman"/>
          <w:i/>
          <w:iCs/>
          <w:lang w:val="en-US"/>
        </w:rPr>
      </w:pPr>
      <w:commentRangeStart w:id="39"/>
      <w:ins w:id="40" w:author="Meggan Harris" w:date="2025-08-28T10:21:00Z" w16du:dateUtc="2025-08-28T08:21:00Z">
        <w:r>
          <w:rPr>
            <w:rFonts w:ascii="Times New Roman" w:hAnsi="Times New Roman" w:cs="Times New Roman"/>
            <w:i/>
            <w:iCs/>
            <w:lang w:val="en-US"/>
          </w:rPr>
          <w:t xml:space="preserve">Design and </w:t>
        </w:r>
      </w:ins>
      <w:ins w:id="41" w:author="Meggan Harris" w:date="2025-08-28T10:24:00Z" w16du:dateUtc="2025-08-28T08:24:00Z">
        <w:r w:rsidR="00B648A6">
          <w:rPr>
            <w:rFonts w:ascii="Times New Roman" w:hAnsi="Times New Roman" w:cs="Times New Roman"/>
            <w:i/>
            <w:iCs/>
            <w:lang w:val="en-US"/>
          </w:rPr>
          <w:t>setting</w:t>
        </w:r>
      </w:ins>
      <w:del w:id="42" w:author="Meggan Harris" w:date="2025-08-28T10:21:00Z" w16du:dateUtc="2025-08-28T08:21:00Z">
        <w:r w:rsidR="00483FE2" w:rsidRPr="000F283A" w:rsidDel="0028466B">
          <w:rPr>
            <w:rFonts w:ascii="Times New Roman" w:hAnsi="Times New Roman" w:cs="Times New Roman"/>
            <w:i/>
            <w:iCs/>
            <w:lang w:val="en-US"/>
          </w:rPr>
          <w:delText>T</w:delText>
        </w:r>
      </w:del>
      <w:del w:id="43" w:author="Meggan Harris" w:date="2025-08-28T10:24:00Z" w16du:dateUtc="2025-08-28T08:24:00Z">
        <w:r w:rsidR="00483FE2" w:rsidRPr="000F283A" w:rsidDel="00B648A6">
          <w:rPr>
            <w:rFonts w:ascii="Times New Roman" w:hAnsi="Times New Roman" w:cs="Times New Roman"/>
            <w:i/>
            <w:iCs/>
            <w:lang w:val="en-US"/>
          </w:rPr>
          <w:delText>arget population and subgroups</w:delText>
        </w:r>
      </w:del>
    </w:p>
    <w:p w14:paraId="178AF745" w14:textId="74D79495" w:rsidR="0020348E" w:rsidRPr="000F283A" w:rsidRDefault="0028466B" w:rsidP="0020348E">
      <w:pPr>
        <w:spacing w:line="360" w:lineRule="auto"/>
        <w:rPr>
          <w:ins w:id="44" w:author="Meggan Harris" w:date="2025-08-28T10:22:00Z" w16du:dateUtc="2025-08-28T08:22:00Z"/>
          <w:rFonts w:ascii="Times New Roman" w:hAnsi="Times New Roman" w:cs="Times New Roman"/>
          <w:lang w:val="en-US"/>
        </w:rPr>
      </w:pPr>
      <w:ins w:id="45" w:author="Meggan Harris" w:date="2025-08-28T10:21:00Z" w16du:dateUtc="2025-08-28T08:21:00Z">
        <w:r>
          <w:rPr>
            <w:rFonts w:ascii="Times New Roman" w:hAnsi="Times New Roman" w:cs="Times New Roman"/>
            <w:lang w:val="en-US"/>
          </w:rPr>
          <w:t>This economic eva</w:t>
        </w:r>
      </w:ins>
      <w:ins w:id="46" w:author="Meggan Harris" w:date="2025-08-28T10:22:00Z" w16du:dateUtc="2025-08-28T08:22:00Z">
        <w:r>
          <w:rPr>
            <w:rFonts w:ascii="Times New Roman" w:hAnsi="Times New Roman" w:cs="Times New Roman"/>
            <w:lang w:val="en-US"/>
          </w:rPr>
          <w:t xml:space="preserve">luation </w:t>
        </w:r>
      </w:ins>
      <w:commentRangeEnd w:id="39"/>
      <w:ins w:id="47" w:author="Meggan Harris" w:date="2025-08-29T11:50:00Z" w16du:dateUtc="2025-08-29T09:50:00Z">
        <w:r w:rsidR="00934ABC">
          <w:rPr>
            <w:rStyle w:val="Refdecomentario"/>
          </w:rPr>
          <w:commentReference w:id="39"/>
        </w:r>
      </w:ins>
      <w:ins w:id="48" w:author="Meggan Harris" w:date="2025-08-28T10:23:00Z" w16du:dateUtc="2025-08-28T08:23:00Z">
        <w:r w:rsidR="0020348E" w:rsidRPr="000F283A">
          <w:rPr>
            <w:rFonts w:ascii="Times New Roman" w:hAnsi="Times New Roman" w:cs="Times New Roman"/>
            <w:kern w:val="0"/>
            <w:lang w:val="en-US"/>
            <w14:ligatures w14:val="none"/>
          </w:rPr>
          <w:t xml:space="preserve">assesses the cost-effectiveness of benznidazole for patients with chronic indeterminate Chagas disease attending a </w:t>
        </w:r>
      </w:ins>
      <w:ins w:id="49" w:author="Meggan Harris" w:date="2025-08-28T10:25:00Z" w16du:dateUtc="2025-08-28T08:25:00Z">
        <w:r w:rsidR="00857023">
          <w:rPr>
            <w:rFonts w:ascii="Times New Roman" w:hAnsi="Times New Roman" w:cs="Times New Roman"/>
            <w:kern w:val="0"/>
            <w:lang w:val="en-US"/>
            <w14:ligatures w14:val="none"/>
          </w:rPr>
          <w:t xml:space="preserve">publicly funded </w:t>
        </w:r>
      </w:ins>
      <w:ins w:id="50" w:author="Meggan Harris" w:date="2025-08-28T10:23:00Z" w16du:dateUtc="2025-08-28T08:23:00Z">
        <w:r w:rsidR="0020348E" w:rsidRPr="000F283A">
          <w:rPr>
            <w:rFonts w:ascii="Times New Roman" w:hAnsi="Times New Roman" w:cs="Times New Roman"/>
            <w:kern w:val="0"/>
            <w:lang w:val="en-US"/>
            <w14:ligatures w14:val="none"/>
          </w:rPr>
          <w:t xml:space="preserve">specialist infectious disease outpatient clinic. </w:t>
        </w:r>
        <w:r w:rsidR="00B648A6">
          <w:rPr>
            <w:rFonts w:ascii="Times New Roman" w:hAnsi="Times New Roman" w:cs="Times New Roman"/>
            <w:kern w:val="0"/>
            <w:lang w:val="en-US"/>
            <w14:ligatures w14:val="none"/>
          </w:rPr>
          <w:t xml:space="preserve">It </w:t>
        </w:r>
      </w:ins>
      <w:ins w:id="51" w:author="Meggan Harris" w:date="2025-08-28T10:22:00Z" w16du:dateUtc="2025-08-28T08:22:00Z">
        <w:r w:rsidR="00537104">
          <w:rPr>
            <w:rFonts w:ascii="Times New Roman" w:hAnsi="Times New Roman" w:cs="Times New Roman"/>
            <w:lang w:val="en-US"/>
          </w:rPr>
          <w:t xml:space="preserve">was performed </w:t>
        </w:r>
      </w:ins>
      <w:ins w:id="52" w:author="Meggan Harris" w:date="2025-08-29T11:48:00Z" w16du:dateUtc="2025-08-29T09:48:00Z">
        <w:r w:rsidR="00A36103" w:rsidRPr="000F283A">
          <w:rPr>
            <w:rFonts w:ascii="Times New Roman" w:hAnsi="Times New Roman" w:cs="Times New Roman"/>
            <w:kern w:val="0"/>
            <w:lang w:val="en-US"/>
            <w14:ligatures w14:val="none"/>
          </w:rPr>
          <w:t xml:space="preserve">in Spain </w:t>
        </w:r>
      </w:ins>
      <w:ins w:id="53" w:author="Meggan Harris" w:date="2025-08-28T10:22:00Z" w16du:dateUtc="2025-08-28T08:22:00Z">
        <w:r w:rsidR="00537104">
          <w:rPr>
            <w:rFonts w:ascii="Times New Roman" w:hAnsi="Times New Roman" w:cs="Times New Roman"/>
            <w:lang w:val="en-US"/>
          </w:rPr>
          <w:t xml:space="preserve">from </w:t>
        </w:r>
        <w:r w:rsidR="00537104" w:rsidRPr="000F283A">
          <w:rPr>
            <w:rFonts w:ascii="Times New Roman" w:hAnsi="Times New Roman" w:cs="Times New Roman"/>
            <w:lang w:val="en-US"/>
          </w:rPr>
          <w:t>a national healthcare provider</w:t>
        </w:r>
        <w:r w:rsidR="00537104">
          <w:rPr>
            <w:rFonts w:ascii="Times New Roman" w:hAnsi="Times New Roman" w:cs="Times New Roman"/>
            <w:lang w:val="en-US"/>
          </w:rPr>
          <w:t>’</w:t>
        </w:r>
        <w:r w:rsidR="00537104" w:rsidRPr="000F283A">
          <w:rPr>
            <w:rFonts w:ascii="Times New Roman" w:hAnsi="Times New Roman" w:cs="Times New Roman"/>
            <w:lang w:val="en-US"/>
          </w:rPr>
          <w:t>s perspective</w:t>
        </w:r>
        <w:r w:rsidR="0020348E">
          <w:rPr>
            <w:rFonts w:ascii="Times New Roman" w:hAnsi="Times New Roman" w:cs="Times New Roman"/>
            <w:lang w:val="en-US"/>
          </w:rPr>
          <w:t>, from which</w:t>
        </w:r>
        <w:r w:rsidR="00537104">
          <w:rPr>
            <w:rFonts w:ascii="Times New Roman" w:hAnsi="Times New Roman" w:cs="Times New Roman"/>
            <w:lang w:val="en-US"/>
          </w:rPr>
          <w:t xml:space="preserve"> </w:t>
        </w:r>
        <w:r w:rsidR="0020348E">
          <w:rPr>
            <w:rFonts w:ascii="Times New Roman" w:hAnsi="Times New Roman" w:cs="Times New Roman"/>
            <w:lang w:val="en-US"/>
          </w:rPr>
          <w:t>t</w:t>
        </w:r>
        <w:r w:rsidR="0020348E" w:rsidRPr="000F283A">
          <w:rPr>
            <w:rFonts w:ascii="Times New Roman" w:hAnsi="Times New Roman" w:cs="Times New Roman"/>
            <w:lang w:val="en-US"/>
          </w:rPr>
          <w:t>he costs of interventions were derived. This includes costs only for the government and related to the follow-up and treatment of the patients. Patients</w:t>
        </w:r>
        <w:r w:rsidR="0020348E">
          <w:rPr>
            <w:rFonts w:ascii="Times New Roman" w:hAnsi="Times New Roman" w:cs="Times New Roman"/>
            <w:lang w:val="en-US"/>
          </w:rPr>
          <w:t>’</w:t>
        </w:r>
        <w:r w:rsidR="0020348E" w:rsidRPr="000F283A">
          <w:rPr>
            <w:rFonts w:ascii="Times New Roman" w:hAnsi="Times New Roman" w:cs="Times New Roman"/>
            <w:lang w:val="en-US"/>
          </w:rPr>
          <w:t xml:space="preserve"> costs, like time and travel costs as well as opportunity costs, were not considered.</w:t>
        </w:r>
      </w:ins>
      <w:ins w:id="54" w:author="Meggan Harris" w:date="2025-08-28T10:24:00Z" w16du:dateUtc="2025-08-28T08:24:00Z">
        <w:r w:rsidR="00B648A6" w:rsidRPr="00B648A6">
          <w:rPr>
            <w:rFonts w:ascii="Times New Roman" w:hAnsi="Times New Roman" w:cs="Times New Roman"/>
            <w:kern w:val="0"/>
            <w:lang w:val="en-US"/>
            <w14:ligatures w14:val="none"/>
          </w:rPr>
          <w:t xml:space="preserve"> </w:t>
        </w:r>
        <w:commentRangeStart w:id="55"/>
        <w:r w:rsidR="00B648A6" w:rsidRPr="000F283A">
          <w:rPr>
            <w:rFonts w:ascii="Times New Roman" w:hAnsi="Times New Roman" w:cs="Times New Roman"/>
            <w:kern w:val="0"/>
            <w:lang w:val="en-US"/>
            <w14:ligatures w14:val="none"/>
          </w:rPr>
          <w:t xml:space="preserve">Results </w:t>
        </w:r>
        <w:r w:rsidR="00B648A6">
          <w:rPr>
            <w:rFonts w:ascii="Times New Roman" w:hAnsi="Times New Roman" w:cs="Times New Roman"/>
            <w:kern w:val="0"/>
            <w:lang w:val="en-US"/>
            <w14:ligatures w14:val="none"/>
          </w:rPr>
          <w:t>we</w:t>
        </w:r>
        <w:r w:rsidR="00B648A6" w:rsidRPr="000F283A">
          <w:rPr>
            <w:rFonts w:ascii="Times New Roman" w:hAnsi="Times New Roman" w:cs="Times New Roman"/>
            <w:kern w:val="0"/>
            <w:lang w:val="en-US"/>
            <w14:ligatures w14:val="none"/>
          </w:rPr>
          <w:t>re extrapolated to the rest of the European Union using purchas</w:t>
        </w:r>
        <w:r w:rsidR="00B648A6">
          <w:rPr>
            <w:rFonts w:ascii="Times New Roman" w:hAnsi="Times New Roman" w:cs="Times New Roman"/>
            <w:kern w:val="0"/>
            <w:lang w:val="en-US"/>
            <w14:ligatures w14:val="none"/>
          </w:rPr>
          <w:t>ing</w:t>
        </w:r>
        <w:r w:rsidR="00B648A6" w:rsidRPr="000F283A">
          <w:rPr>
            <w:rFonts w:ascii="Times New Roman" w:hAnsi="Times New Roman" w:cs="Times New Roman"/>
            <w:kern w:val="0"/>
            <w:lang w:val="en-US"/>
            <w14:ligatures w14:val="none"/>
          </w:rPr>
          <w:t xml:space="preserve"> power parity indicators.</w:t>
        </w:r>
      </w:ins>
      <w:commentRangeEnd w:id="55"/>
      <w:ins w:id="56" w:author="Meggan Harris" w:date="2025-08-29T12:34:00Z" w16du:dateUtc="2025-08-29T10:34:00Z">
        <w:r w:rsidR="00B74EB6">
          <w:rPr>
            <w:rStyle w:val="Refdecomentario"/>
          </w:rPr>
          <w:commentReference w:id="55"/>
        </w:r>
      </w:ins>
    </w:p>
    <w:p w14:paraId="5C6553B5" w14:textId="77777777" w:rsidR="00B648A6" w:rsidRDefault="00B648A6" w:rsidP="003567E7">
      <w:pPr>
        <w:spacing w:line="360" w:lineRule="auto"/>
        <w:rPr>
          <w:ins w:id="57" w:author="Meggan Harris" w:date="2025-08-28T10:24:00Z" w16du:dateUtc="2025-08-28T08:24:00Z"/>
          <w:rFonts w:ascii="Times New Roman" w:hAnsi="Times New Roman" w:cs="Times New Roman"/>
          <w:i/>
          <w:iCs/>
          <w:lang w:val="en-US"/>
        </w:rPr>
      </w:pPr>
      <w:ins w:id="58" w:author="Meggan Harris" w:date="2025-08-28T10:24:00Z" w16du:dateUtc="2025-08-28T08:24:00Z">
        <w:r>
          <w:rPr>
            <w:rFonts w:ascii="Times New Roman" w:hAnsi="Times New Roman" w:cs="Times New Roman"/>
            <w:i/>
            <w:iCs/>
            <w:lang w:val="en-US"/>
          </w:rPr>
          <w:t>T</w:t>
        </w:r>
        <w:r w:rsidRPr="000F283A">
          <w:rPr>
            <w:rFonts w:ascii="Times New Roman" w:hAnsi="Times New Roman" w:cs="Times New Roman"/>
            <w:i/>
            <w:iCs/>
            <w:lang w:val="en-US"/>
          </w:rPr>
          <w:t>arget population and subgroups</w:t>
        </w:r>
      </w:ins>
    </w:p>
    <w:p w14:paraId="1A509B36" w14:textId="094FFB38" w:rsidR="00C23292" w:rsidRPr="000F283A" w:rsidDel="00B648A6" w:rsidRDefault="0082446F" w:rsidP="003567E7">
      <w:pPr>
        <w:spacing w:line="360" w:lineRule="auto"/>
        <w:rPr>
          <w:del w:id="59" w:author="Meggan Harris" w:date="2025-08-28T10:25:00Z" w16du:dateUtc="2025-08-28T08:25:00Z"/>
          <w:rFonts w:ascii="Times New Roman" w:hAnsi="Times New Roman" w:cs="Times New Roman"/>
          <w:lang w:val="en-US"/>
        </w:rPr>
      </w:pPr>
      <w:r>
        <w:rPr>
          <w:rFonts w:ascii="Times New Roman" w:hAnsi="Times New Roman" w:cs="Times New Roman"/>
          <w:lang w:val="en-US"/>
        </w:rPr>
        <w:t>The target population</w:t>
      </w:r>
      <w:r w:rsidR="00483FE2" w:rsidRPr="000F283A">
        <w:rPr>
          <w:rFonts w:ascii="Times New Roman" w:hAnsi="Times New Roman" w:cs="Times New Roman"/>
          <w:lang w:val="en-US"/>
        </w:rPr>
        <w:t xml:space="preserve"> were migrants to Spain from </w:t>
      </w:r>
      <w:r w:rsidR="00B030DA" w:rsidRPr="000F283A">
        <w:rPr>
          <w:rFonts w:ascii="Times New Roman" w:hAnsi="Times New Roman" w:cs="Times New Roman"/>
          <w:lang w:val="en-US"/>
        </w:rPr>
        <w:t xml:space="preserve">South </w:t>
      </w:r>
      <w:r w:rsidR="00842C0B" w:rsidRPr="000F283A">
        <w:rPr>
          <w:rFonts w:ascii="Times New Roman" w:hAnsi="Times New Roman" w:cs="Times New Roman"/>
          <w:lang w:val="en-US"/>
        </w:rPr>
        <w:t xml:space="preserve">and Central </w:t>
      </w:r>
      <w:r w:rsidR="00B030DA" w:rsidRPr="000F283A">
        <w:rPr>
          <w:rFonts w:ascii="Times New Roman" w:hAnsi="Times New Roman" w:cs="Times New Roman"/>
          <w:lang w:val="en-US"/>
        </w:rPr>
        <w:t>America</w:t>
      </w:r>
      <w:r w:rsidR="00123985" w:rsidRPr="000F283A">
        <w:rPr>
          <w:rFonts w:ascii="Times New Roman" w:hAnsi="Times New Roman" w:cs="Times New Roman"/>
          <w:lang w:val="en-US"/>
        </w:rPr>
        <w:t xml:space="preserve">, </w:t>
      </w:r>
      <w:r w:rsidR="00842C0B" w:rsidRPr="000F283A">
        <w:rPr>
          <w:rFonts w:ascii="Times New Roman" w:hAnsi="Times New Roman" w:cs="Times New Roman"/>
          <w:lang w:val="en-US"/>
        </w:rPr>
        <w:t>aged</w:t>
      </w:r>
      <w:r w:rsidR="00483FE2" w:rsidRPr="000F283A">
        <w:rPr>
          <w:rFonts w:ascii="Times New Roman" w:hAnsi="Times New Roman" w:cs="Times New Roman"/>
          <w:lang w:val="en-US"/>
        </w:rPr>
        <w:t xml:space="preserve"> </w:t>
      </w:r>
      <w:del w:id="60" w:author="Meggan Harris" w:date="2025-08-28T10:14:00Z" w16du:dateUtc="2025-08-28T08:14:00Z">
        <w:r w:rsidR="00483FE2" w:rsidRPr="000F283A" w:rsidDel="00E915F2">
          <w:rPr>
            <w:rFonts w:ascii="Times New Roman" w:hAnsi="Times New Roman" w:cs="Times New Roman"/>
            <w:lang w:val="en-US"/>
          </w:rPr>
          <w:delText xml:space="preserve">between </w:delText>
        </w:r>
      </w:del>
      <w:r w:rsidR="00483FE2" w:rsidRPr="000F283A">
        <w:rPr>
          <w:rFonts w:ascii="Times New Roman" w:hAnsi="Times New Roman" w:cs="Times New Roman"/>
          <w:lang w:val="en-US"/>
        </w:rPr>
        <w:t>15</w:t>
      </w:r>
      <w:r w:rsidR="00842C0B" w:rsidRPr="000F283A">
        <w:rPr>
          <w:rFonts w:ascii="Times New Roman" w:hAnsi="Times New Roman" w:cs="Times New Roman"/>
          <w:lang w:val="en-US"/>
        </w:rPr>
        <w:t xml:space="preserve"> </w:t>
      </w:r>
      <w:ins w:id="61" w:author="Meggan Harris" w:date="2025-08-28T10:14:00Z" w16du:dateUtc="2025-08-28T08:14:00Z">
        <w:r w:rsidR="00E915F2">
          <w:rPr>
            <w:rFonts w:ascii="Times New Roman" w:hAnsi="Times New Roman" w:cs="Times New Roman"/>
            <w:lang w:val="en-US"/>
          </w:rPr>
          <w:t>to</w:t>
        </w:r>
      </w:ins>
      <w:del w:id="62" w:author="Meggan Harris" w:date="2025-08-28T10:14:00Z" w16du:dateUtc="2025-08-28T08:14:00Z">
        <w:r w:rsidR="00842C0B" w:rsidRPr="000F283A" w:rsidDel="00E915F2">
          <w:rPr>
            <w:rFonts w:ascii="Times New Roman" w:hAnsi="Times New Roman" w:cs="Times New Roman"/>
            <w:lang w:val="en-US"/>
          </w:rPr>
          <w:delText>and</w:delText>
        </w:r>
      </w:del>
      <w:r w:rsidR="00842C0B" w:rsidRPr="000F283A">
        <w:rPr>
          <w:rFonts w:ascii="Times New Roman" w:hAnsi="Times New Roman" w:cs="Times New Roman"/>
          <w:lang w:val="en-US"/>
        </w:rPr>
        <w:t xml:space="preserve"> </w:t>
      </w:r>
      <w:r w:rsidR="00483FE2" w:rsidRPr="000F283A">
        <w:rPr>
          <w:rFonts w:ascii="Times New Roman" w:hAnsi="Times New Roman" w:cs="Times New Roman"/>
          <w:lang w:val="en-US"/>
        </w:rPr>
        <w:t>69</w:t>
      </w:r>
      <w:ins w:id="63" w:author="Meggan Harris" w:date="2025-08-28T10:14:00Z" w16du:dateUtc="2025-08-28T08:14:00Z">
        <w:r w:rsidR="00E915F2">
          <w:rPr>
            <w:rFonts w:ascii="Times New Roman" w:hAnsi="Times New Roman" w:cs="Times New Roman"/>
            <w:lang w:val="en-US"/>
          </w:rPr>
          <w:t xml:space="preserve"> years</w:t>
        </w:r>
      </w:ins>
      <w:r w:rsidR="00483FE2" w:rsidRPr="000F283A">
        <w:rPr>
          <w:rFonts w:ascii="Times New Roman" w:hAnsi="Times New Roman" w:cs="Times New Roman"/>
          <w:lang w:val="en-US"/>
        </w:rPr>
        <w:t>,</w:t>
      </w:r>
      <w:r w:rsidR="00520B88">
        <w:rPr>
          <w:rFonts w:ascii="Times New Roman" w:hAnsi="Times New Roman" w:cs="Times New Roman"/>
          <w:lang w:val="en-US"/>
        </w:rPr>
        <w:t xml:space="preserve"> </w:t>
      </w:r>
      <w:r w:rsidR="00842C0B" w:rsidRPr="000F283A">
        <w:rPr>
          <w:rFonts w:ascii="Times New Roman" w:hAnsi="Times New Roman" w:cs="Times New Roman"/>
          <w:lang w:val="en-US"/>
        </w:rPr>
        <w:t xml:space="preserve">who </w:t>
      </w:r>
      <w:r w:rsidR="00483FE2" w:rsidRPr="000F283A">
        <w:rPr>
          <w:rFonts w:ascii="Times New Roman" w:hAnsi="Times New Roman" w:cs="Times New Roman"/>
          <w:lang w:val="en-US"/>
        </w:rPr>
        <w:t xml:space="preserve">had chronic </w:t>
      </w:r>
      <w:r w:rsidR="00842C0B" w:rsidRPr="000F283A">
        <w:rPr>
          <w:rFonts w:ascii="Times New Roman" w:hAnsi="Times New Roman" w:cs="Times New Roman"/>
          <w:lang w:val="en-US"/>
        </w:rPr>
        <w:t>C</w:t>
      </w:r>
      <w:r w:rsidR="00483FE2" w:rsidRPr="000F283A">
        <w:rPr>
          <w:rFonts w:ascii="Times New Roman" w:hAnsi="Times New Roman" w:cs="Times New Roman"/>
          <w:lang w:val="en-US"/>
        </w:rPr>
        <w:t>hagas disease</w:t>
      </w:r>
      <w:del w:id="64" w:author="Meggan Harris" w:date="2025-08-28T10:14:00Z" w16du:dateUtc="2025-08-28T08:14:00Z">
        <w:r w:rsidR="00483FE2" w:rsidRPr="000F283A" w:rsidDel="00E915F2">
          <w:rPr>
            <w:rFonts w:ascii="Times New Roman" w:hAnsi="Times New Roman" w:cs="Times New Roman"/>
            <w:lang w:val="en-US"/>
          </w:rPr>
          <w:delText>, but</w:delText>
        </w:r>
      </w:del>
      <w:r w:rsidR="00483FE2" w:rsidRPr="000F283A">
        <w:rPr>
          <w:rFonts w:ascii="Times New Roman" w:hAnsi="Times New Roman" w:cs="Times New Roman"/>
          <w:lang w:val="en-US"/>
        </w:rPr>
        <w:t xml:space="preserve"> without organ </w:t>
      </w:r>
      <w:r w:rsidR="00842C0B" w:rsidRPr="000F283A">
        <w:rPr>
          <w:rFonts w:ascii="Times New Roman" w:hAnsi="Times New Roman" w:cs="Times New Roman"/>
          <w:lang w:val="en-US"/>
        </w:rPr>
        <w:t>involv</w:t>
      </w:r>
      <w:r w:rsidR="00CE5B67" w:rsidRPr="000F283A">
        <w:rPr>
          <w:rFonts w:ascii="Times New Roman" w:hAnsi="Times New Roman" w:cs="Times New Roman"/>
          <w:lang w:val="en-US"/>
        </w:rPr>
        <w:t>ement</w:t>
      </w:r>
      <w:r w:rsidR="00483FE2" w:rsidRPr="000F283A">
        <w:rPr>
          <w:rFonts w:ascii="Times New Roman" w:hAnsi="Times New Roman" w:cs="Times New Roman"/>
          <w:lang w:val="en-US"/>
        </w:rPr>
        <w:t>.</w:t>
      </w:r>
      <w:r w:rsidR="00B030DA" w:rsidRPr="000F283A">
        <w:rPr>
          <w:rFonts w:ascii="Times New Roman" w:hAnsi="Times New Roman" w:cs="Times New Roman"/>
          <w:lang w:val="en-US"/>
        </w:rPr>
        <w:t xml:space="preserve"> </w:t>
      </w:r>
      <w:del w:id="65" w:author="Meggan Harris" w:date="2025-08-28T10:15:00Z" w16du:dateUtc="2025-08-28T08:15:00Z">
        <w:r w:rsidDel="003D2094">
          <w:rPr>
            <w:rFonts w:ascii="Times New Roman" w:hAnsi="Times New Roman" w:cs="Times New Roman"/>
            <w:lang w:val="en-US"/>
          </w:rPr>
          <w:delText>Migrants</w:delText>
        </w:r>
        <w:r w:rsidR="00483FE2" w:rsidRPr="000F283A" w:rsidDel="003D2094">
          <w:rPr>
            <w:rFonts w:ascii="Times New Roman" w:hAnsi="Times New Roman" w:cs="Times New Roman"/>
            <w:lang w:val="en-US"/>
          </w:rPr>
          <w:delText xml:space="preserve"> </w:delText>
        </w:r>
      </w:del>
      <w:ins w:id="66" w:author="Meggan Harris" w:date="2025-08-28T10:15:00Z" w16du:dateUtc="2025-08-28T08:15:00Z">
        <w:r w:rsidR="003D2094">
          <w:rPr>
            <w:rFonts w:ascii="Times New Roman" w:hAnsi="Times New Roman" w:cs="Times New Roman"/>
            <w:lang w:val="en-US"/>
          </w:rPr>
          <w:t>The sample was</w:t>
        </w:r>
      </w:ins>
      <w:del w:id="67" w:author="Meggan Harris" w:date="2025-08-28T10:15:00Z" w16du:dateUtc="2025-08-28T08:15:00Z">
        <w:r w:rsidR="00483FE2" w:rsidRPr="000F283A" w:rsidDel="003D2094">
          <w:rPr>
            <w:rFonts w:ascii="Times New Roman" w:hAnsi="Times New Roman" w:cs="Times New Roman"/>
            <w:lang w:val="en-US"/>
          </w:rPr>
          <w:delText>were</w:delText>
        </w:r>
      </w:del>
      <w:r w:rsidR="00483FE2" w:rsidRPr="000F283A">
        <w:rPr>
          <w:rFonts w:ascii="Times New Roman" w:hAnsi="Times New Roman" w:cs="Times New Roman"/>
          <w:lang w:val="en-US"/>
        </w:rPr>
        <w:t xml:space="preserve"> stratified by sex and by 5-year age groups. </w:t>
      </w:r>
      <w:r w:rsidR="00B030DA" w:rsidRPr="000F283A">
        <w:rPr>
          <w:rFonts w:ascii="Times New Roman" w:hAnsi="Times New Roman" w:cs="Times New Roman"/>
          <w:lang w:val="en-US"/>
        </w:rPr>
        <w:t xml:space="preserve">Background mortality </w:t>
      </w:r>
      <w:r w:rsidR="00483FE2" w:rsidRPr="000F283A">
        <w:rPr>
          <w:rFonts w:ascii="Times New Roman" w:hAnsi="Times New Roman" w:cs="Times New Roman"/>
          <w:lang w:val="en-US"/>
        </w:rPr>
        <w:t xml:space="preserve">was adjusted by age group using data from the Spanish National </w:t>
      </w:r>
      <w:r w:rsidR="00202DEB" w:rsidRPr="000F283A">
        <w:rPr>
          <w:rFonts w:ascii="Times New Roman" w:hAnsi="Times New Roman" w:cs="Times New Roman"/>
          <w:lang w:val="en-US"/>
        </w:rPr>
        <w:t>Statistics</w:t>
      </w:r>
      <w:r w:rsidR="00483FE2" w:rsidRPr="000F283A">
        <w:rPr>
          <w:rFonts w:ascii="Times New Roman" w:hAnsi="Times New Roman" w:cs="Times New Roman"/>
          <w:lang w:val="en-US"/>
        </w:rPr>
        <w:t xml:space="preserve"> </w:t>
      </w:r>
      <w:r w:rsidR="00202DEB" w:rsidRPr="000F283A">
        <w:rPr>
          <w:rFonts w:ascii="Times New Roman" w:hAnsi="Times New Roman" w:cs="Times New Roman"/>
          <w:lang w:val="en-US"/>
        </w:rPr>
        <w:t>Institute</w:t>
      </w:r>
      <w:r w:rsidR="00483FE2" w:rsidRPr="000F283A">
        <w:rPr>
          <w:rFonts w:ascii="Times New Roman" w:hAnsi="Times New Roman" w:cs="Times New Roman"/>
          <w:lang w:val="en-US"/>
        </w:rPr>
        <w:t>.</w:t>
      </w:r>
      <w:r w:rsidR="00BA16D8"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{"citationID":"zEqEeurX","properties":{"formattedCitation":"\\super 5,13\\nosupersub{}","plainCitation":"5,13","noteIndex":0},"citationItems":[{"id":1,"uris":["http://zotero.org/users/1599338/items/6LPKHW77"],"itemData":{"id":1,"type":"article-journal","abstract":"BACKGROUND: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121,"uris":["http://zotero.org/groups/5772643/items/B5LCM4HJ"],"itemData":{"id":121,"type":"webpage","abstract":"INE. Instituto Nacional de Estadística. National Statistics Institute. Spanish Statistical Office. El INE elabora y distribuye estadisticas de Espana. Este servidor contiene: Censos de Poblacion y Viviendas 2001, Informacion general, Productos de difusion, Espana en cifras, Datos coyunturales, Datos municipales, etc.. Q2016.es","container-title":"INE","language":"es","title":"INE. Instituto Nacional de Estadística","URL":"https://www.ine.es/","accessed":{"date-parts":[["2025",5,3]]}}}],"schema":"https://github.com/citation-style-language/schema/raw/master/csl-citation.json"} </w:instrText>
      </w:r>
      <w:r w:rsidR="00BA16D8"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5,13</w:t>
      </w:r>
      <w:r w:rsidR="00BA16D8" w:rsidRPr="000F283A">
        <w:rPr>
          <w:rFonts w:ascii="Times New Roman" w:hAnsi="Times New Roman" w:cs="Times New Roman"/>
          <w:lang w:val="en-US"/>
        </w:rPr>
        <w:fldChar w:fldCharType="end"/>
      </w:r>
    </w:p>
    <w:p w14:paraId="51B61AA4" w14:textId="01676FFC" w:rsidR="00756BCA" w:rsidRPr="000F283A" w:rsidDel="00B648A6" w:rsidRDefault="00BA16D8" w:rsidP="003567E7">
      <w:pPr>
        <w:spacing w:line="360" w:lineRule="auto"/>
        <w:rPr>
          <w:del w:id="68" w:author="Meggan Harris" w:date="2025-08-28T10:25:00Z" w16du:dateUtc="2025-08-28T08:25:00Z"/>
          <w:rFonts w:ascii="Times New Roman" w:hAnsi="Times New Roman" w:cs="Times New Roman"/>
          <w:i/>
          <w:iCs/>
          <w:lang w:val="en-US"/>
        </w:rPr>
      </w:pPr>
      <w:del w:id="69" w:author="Meggan Harris" w:date="2025-08-28T10:25:00Z" w16du:dateUtc="2025-08-28T08:25:00Z">
        <w:r w:rsidRPr="000F283A" w:rsidDel="00B648A6">
          <w:rPr>
            <w:rFonts w:ascii="Times New Roman" w:hAnsi="Times New Roman" w:cs="Times New Roman"/>
            <w:i/>
            <w:iCs/>
            <w:lang w:val="en-US"/>
          </w:rPr>
          <w:delText>Setting and location</w:delText>
        </w:r>
      </w:del>
    </w:p>
    <w:p w14:paraId="74C28F46" w14:textId="783FBA36" w:rsidR="00BA16D8" w:rsidRPr="000F283A" w:rsidRDefault="00202DEB" w:rsidP="003567E7">
      <w:pPr>
        <w:spacing w:line="360" w:lineRule="auto"/>
        <w:rPr>
          <w:rFonts w:ascii="Times New Roman" w:hAnsi="Times New Roman" w:cs="Times New Roman"/>
          <w:lang w:val="en-US"/>
        </w:rPr>
      </w:pPr>
      <w:del w:id="70" w:author="Meggan Harris" w:date="2025-08-28T10:25:00Z" w16du:dateUtc="2025-08-28T08:25:00Z">
        <w:r w:rsidRPr="000F283A" w:rsidDel="00B648A6">
          <w:rPr>
            <w:rFonts w:ascii="Times New Roman" w:hAnsi="Times New Roman" w:cs="Times New Roman"/>
            <w:kern w:val="0"/>
            <w:lang w:val="en-US"/>
            <w14:ligatures w14:val="none"/>
          </w:rPr>
          <w:delText xml:space="preserve">The study </w:delText>
        </w:r>
      </w:del>
      <w:del w:id="71" w:author="Meggan Harris" w:date="2025-08-28T10:23:00Z" w16du:dateUtc="2025-08-28T08:23:00Z">
        <w:r w:rsidRPr="000F283A" w:rsidDel="0020348E">
          <w:rPr>
            <w:rFonts w:ascii="Times New Roman" w:hAnsi="Times New Roman" w:cs="Times New Roman"/>
            <w:kern w:val="0"/>
            <w:lang w:val="en-US"/>
            <w14:ligatures w14:val="none"/>
          </w:rPr>
          <w:delText xml:space="preserve">assesses the cost-effectiveness of benznidazole in Spain for patients with chronic indeterminate Chagas disease attending a specialist infectious disease outpatient clinic. </w:delText>
        </w:r>
      </w:del>
      <w:del w:id="72" w:author="Meggan Harris" w:date="2025-08-28T10:24:00Z" w16du:dateUtc="2025-08-28T08:24:00Z">
        <w:r w:rsidRPr="000F283A" w:rsidDel="00B648A6">
          <w:rPr>
            <w:rFonts w:ascii="Times New Roman" w:hAnsi="Times New Roman" w:cs="Times New Roman"/>
            <w:kern w:val="0"/>
            <w:lang w:val="en-US"/>
            <w14:ligatures w14:val="none"/>
          </w:rPr>
          <w:delText>Results are subsequently extrapolated to the rest of the European Union using purchas</w:delText>
        </w:r>
      </w:del>
      <w:del w:id="73" w:author="Meggan Harris" w:date="2025-08-28T10:15:00Z" w16du:dateUtc="2025-08-28T08:15:00Z">
        <w:r w:rsidRPr="000F283A" w:rsidDel="003D2094">
          <w:rPr>
            <w:rFonts w:ascii="Times New Roman" w:hAnsi="Times New Roman" w:cs="Times New Roman"/>
            <w:kern w:val="0"/>
            <w:lang w:val="en-US"/>
            <w14:ligatures w14:val="none"/>
          </w:rPr>
          <w:delText>e</w:delText>
        </w:r>
      </w:del>
      <w:del w:id="74" w:author="Meggan Harris" w:date="2025-08-28T10:24:00Z" w16du:dateUtc="2025-08-28T08:24:00Z">
        <w:r w:rsidRPr="000F283A" w:rsidDel="00B648A6">
          <w:rPr>
            <w:rFonts w:ascii="Times New Roman" w:hAnsi="Times New Roman" w:cs="Times New Roman"/>
            <w:kern w:val="0"/>
            <w:lang w:val="en-US"/>
            <w14:ligatures w14:val="none"/>
          </w:rPr>
          <w:delText xml:space="preserve"> power parity indicators.</w:delText>
        </w:r>
      </w:del>
    </w:p>
    <w:p w14:paraId="57B410C1" w14:textId="4541B618" w:rsidR="00032F1D" w:rsidRPr="000F283A" w:rsidDel="0020348E" w:rsidRDefault="00032F1D" w:rsidP="003567E7">
      <w:pPr>
        <w:spacing w:line="360" w:lineRule="auto"/>
        <w:rPr>
          <w:del w:id="75" w:author="Meggan Harris" w:date="2025-08-28T10:22:00Z" w16du:dateUtc="2025-08-28T08:22:00Z"/>
          <w:rFonts w:ascii="Times New Roman" w:hAnsi="Times New Roman" w:cs="Times New Roman"/>
          <w:i/>
          <w:iCs/>
          <w:lang w:val="en-US"/>
        </w:rPr>
      </w:pPr>
      <w:del w:id="76" w:author="Meggan Harris" w:date="2025-08-28T10:22:00Z" w16du:dateUtc="2025-08-28T08:22:00Z">
        <w:r w:rsidRPr="000F283A" w:rsidDel="0020348E">
          <w:rPr>
            <w:rFonts w:ascii="Times New Roman" w:hAnsi="Times New Roman" w:cs="Times New Roman"/>
            <w:i/>
            <w:iCs/>
            <w:lang w:val="en-US"/>
          </w:rPr>
          <w:delText>Study perspective</w:delText>
        </w:r>
      </w:del>
    </w:p>
    <w:p w14:paraId="17AEF0AC" w14:textId="3AB39C96" w:rsidR="00032F1D" w:rsidRPr="000F283A" w:rsidDel="0020348E" w:rsidRDefault="00032F1D" w:rsidP="003567E7">
      <w:pPr>
        <w:spacing w:line="360" w:lineRule="auto"/>
        <w:rPr>
          <w:del w:id="77" w:author="Meggan Harris" w:date="2025-08-28T10:22:00Z" w16du:dateUtc="2025-08-28T08:22:00Z"/>
          <w:rFonts w:ascii="Times New Roman" w:hAnsi="Times New Roman" w:cs="Times New Roman"/>
          <w:lang w:val="en-US"/>
        </w:rPr>
      </w:pPr>
      <w:del w:id="78" w:author="Meggan Harris" w:date="2025-08-28T10:22:00Z" w16du:dateUtc="2025-08-28T08:22:00Z">
        <w:r w:rsidRPr="000F283A" w:rsidDel="0020348E">
          <w:rPr>
            <w:rFonts w:ascii="Times New Roman" w:hAnsi="Times New Roman" w:cs="Times New Roman"/>
            <w:lang w:val="en-US"/>
          </w:rPr>
          <w:delText>The costs of interventions were derived from</w:delText>
        </w:r>
        <w:r w:rsidRPr="000F283A" w:rsidDel="00537104">
          <w:rPr>
            <w:rFonts w:ascii="Times New Roman" w:hAnsi="Times New Roman" w:cs="Times New Roman"/>
            <w:lang w:val="en-US"/>
          </w:rPr>
          <w:delText xml:space="preserve"> a national health care provider</w:delText>
        </w:r>
      </w:del>
      <w:del w:id="79" w:author="Meggan Harris" w:date="2025-08-28T10:13:00Z" w16du:dateUtc="2025-08-28T08:13:00Z">
        <w:r w:rsidR="00202DEB" w:rsidRPr="000F283A" w:rsidDel="00465737">
          <w:rPr>
            <w:rFonts w:ascii="Times New Roman" w:hAnsi="Times New Roman" w:cs="Times New Roman"/>
            <w:lang w:val="en-US"/>
          </w:rPr>
          <w:delText>’</w:delText>
        </w:r>
      </w:del>
      <w:del w:id="80" w:author="Meggan Harris" w:date="2025-08-28T10:22:00Z" w16du:dateUtc="2025-08-28T08:22:00Z">
        <w:r w:rsidR="00202DEB" w:rsidRPr="000F283A" w:rsidDel="00537104">
          <w:rPr>
            <w:rFonts w:ascii="Times New Roman" w:hAnsi="Times New Roman" w:cs="Times New Roman"/>
            <w:lang w:val="en-US"/>
          </w:rPr>
          <w:delText>s</w:delText>
        </w:r>
        <w:r w:rsidRPr="000F283A" w:rsidDel="00537104">
          <w:rPr>
            <w:rFonts w:ascii="Times New Roman" w:hAnsi="Times New Roman" w:cs="Times New Roman"/>
            <w:lang w:val="en-US"/>
          </w:rPr>
          <w:delText xml:space="preserve"> perspective</w:delText>
        </w:r>
        <w:r w:rsidRPr="000F283A" w:rsidDel="0020348E">
          <w:rPr>
            <w:rFonts w:ascii="Times New Roman" w:hAnsi="Times New Roman" w:cs="Times New Roman"/>
            <w:lang w:val="en-US"/>
          </w:rPr>
          <w:delText xml:space="preserve">. This includes costs only for the government and related to the </w:delText>
        </w:r>
        <w:r w:rsidR="00AE6DD1" w:rsidRPr="000F283A" w:rsidDel="0020348E">
          <w:rPr>
            <w:rFonts w:ascii="Times New Roman" w:hAnsi="Times New Roman" w:cs="Times New Roman"/>
            <w:lang w:val="en-US"/>
          </w:rPr>
          <w:delText>follow-up</w:delText>
        </w:r>
        <w:r w:rsidRPr="000F283A" w:rsidDel="0020348E">
          <w:rPr>
            <w:rFonts w:ascii="Times New Roman" w:hAnsi="Times New Roman" w:cs="Times New Roman"/>
            <w:lang w:val="en-US"/>
          </w:rPr>
          <w:delText xml:space="preserve"> and treatment of the patients. </w:delText>
        </w:r>
        <w:r w:rsidR="00AE6DD1" w:rsidRPr="000F283A" w:rsidDel="0020348E">
          <w:rPr>
            <w:rFonts w:ascii="Times New Roman" w:hAnsi="Times New Roman" w:cs="Times New Roman"/>
            <w:lang w:val="en-US"/>
          </w:rPr>
          <w:delText>Patients</w:delText>
        </w:r>
      </w:del>
      <w:del w:id="81" w:author="Meggan Harris" w:date="2025-08-28T10:13:00Z" w16du:dateUtc="2025-08-28T08:13:00Z">
        <w:r w:rsidR="00AE6DD1" w:rsidRPr="000F283A" w:rsidDel="00465737">
          <w:rPr>
            <w:rFonts w:ascii="Times New Roman" w:hAnsi="Times New Roman" w:cs="Times New Roman"/>
            <w:lang w:val="en-US"/>
          </w:rPr>
          <w:delText>’</w:delText>
        </w:r>
      </w:del>
      <w:del w:id="82" w:author="Meggan Harris" w:date="2025-08-28T10:22:00Z" w16du:dateUtc="2025-08-28T08:22:00Z">
        <w:r w:rsidRPr="000F283A" w:rsidDel="0020348E">
          <w:rPr>
            <w:rFonts w:ascii="Times New Roman" w:hAnsi="Times New Roman" w:cs="Times New Roman"/>
            <w:lang w:val="en-US"/>
          </w:rPr>
          <w:delText xml:space="preserve"> </w:delText>
        </w:r>
        <w:r w:rsidR="001165BE" w:rsidRPr="000F283A" w:rsidDel="0020348E">
          <w:rPr>
            <w:rFonts w:ascii="Times New Roman" w:hAnsi="Times New Roman" w:cs="Times New Roman"/>
            <w:lang w:val="en-US"/>
          </w:rPr>
          <w:delText>costs</w:delText>
        </w:r>
        <w:r w:rsidRPr="000F283A" w:rsidDel="0020348E">
          <w:rPr>
            <w:rFonts w:ascii="Times New Roman" w:hAnsi="Times New Roman" w:cs="Times New Roman"/>
            <w:lang w:val="en-US"/>
          </w:rPr>
          <w:delText>, like time and travel costs as well as opportunity costs</w:delText>
        </w:r>
        <w:r w:rsidR="00202DEB" w:rsidRPr="000F283A" w:rsidDel="0020348E">
          <w:rPr>
            <w:rFonts w:ascii="Times New Roman" w:hAnsi="Times New Roman" w:cs="Times New Roman"/>
            <w:lang w:val="en-US"/>
          </w:rPr>
          <w:delText>,</w:delText>
        </w:r>
        <w:r w:rsidRPr="000F283A" w:rsidDel="0020348E">
          <w:rPr>
            <w:rFonts w:ascii="Times New Roman" w:hAnsi="Times New Roman" w:cs="Times New Roman"/>
            <w:lang w:val="en-US"/>
          </w:rPr>
          <w:delText xml:space="preserve"> </w:delText>
        </w:r>
        <w:r w:rsidR="00AE6DD1" w:rsidRPr="000F283A" w:rsidDel="0020348E">
          <w:rPr>
            <w:rFonts w:ascii="Times New Roman" w:hAnsi="Times New Roman" w:cs="Times New Roman"/>
            <w:lang w:val="en-US"/>
          </w:rPr>
          <w:delText>were</w:delText>
        </w:r>
        <w:r w:rsidRPr="000F283A" w:rsidDel="0020348E">
          <w:rPr>
            <w:rFonts w:ascii="Times New Roman" w:hAnsi="Times New Roman" w:cs="Times New Roman"/>
            <w:lang w:val="en-US"/>
          </w:rPr>
          <w:delText xml:space="preserve"> not considered.</w:delText>
        </w:r>
      </w:del>
    </w:p>
    <w:p w14:paraId="6D412BD6" w14:textId="5FD9D4E4" w:rsidR="00AE6DD1" w:rsidRPr="00AE23A7" w:rsidRDefault="00AE6DD1" w:rsidP="003567E7">
      <w:pPr>
        <w:spacing w:line="360" w:lineRule="auto"/>
        <w:rPr>
          <w:rFonts w:ascii="Times New Roman" w:hAnsi="Times New Roman" w:cs="Times New Roman"/>
          <w:lang w:val="en-US"/>
        </w:rPr>
      </w:pPr>
      <w:r w:rsidRPr="00AE23A7">
        <w:rPr>
          <w:rFonts w:ascii="Times New Roman" w:hAnsi="Times New Roman" w:cs="Times New Roman"/>
          <w:i/>
          <w:iCs/>
          <w:lang w:val="en-US"/>
        </w:rPr>
        <w:t>Comparators</w:t>
      </w:r>
    </w:p>
    <w:p w14:paraId="39B6C7BF" w14:textId="5B1D0F27" w:rsidR="00AE6DD1" w:rsidRPr="000F283A" w:rsidRDefault="009F2428" w:rsidP="003567E7">
      <w:pPr>
        <w:spacing w:line="360" w:lineRule="auto"/>
        <w:rPr>
          <w:rFonts w:ascii="Times New Roman" w:hAnsi="Times New Roman" w:cs="Times New Roman"/>
          <w:lang w:val="en-US"/>
        </w:rPr>
      </w:pPr>
      <w:r w:rsidRPr="00AE23A7">
        <w:rPr>
          <w:rFonts w:ascii="Times New Roman" w:hAnsi="Times New Roman" w:cs="Times New Roman"/>
          <w:lang w:val="en-US"/>
        </w:rPr>
        <w:lastRenderedPageBreak/>
        <w:t xml:space="preserve">We </w:t>
      </w:r>
      <w:del w:id="83" w:author="Meggan Harris" w:date="2025-08-28T10:26:00Z" w16du:dateUtc="2025-08-28T08:26:00Z">
        <w:r w:rsidRPr="00AE23A7" w:rsidDel="00B33179">
          <w:rPr>
            <w:rFonts w:ascii="Times New Roman" w:hAnsi="Times New Roman" w:cs="Times New Roman"/>
            <w:lang w:val="en-US"/>
          </w:rPr>
          <w:delText xml:space="preserve">chose to </w:delText>
        </w:r>
      </w:del>
      <w:r w:rsidRPr="00AE23A7">
        <w:rPr>
          <w:rFonts w:ascii="Times New Roman" w:hAnsi="Times New Roman" w:cs="Times New Roman"/>
          <w:lang w:val="en-US"/>
        </w:rPr>
        <w:t>compare</w:t>
      </w:r>
      <w:ins w:id="84" w:author="Meggan Harris" w:date="2025-08-28T10:26:00Z" w16du:dateUtc="2025-08-28T08:26:00Z">
        <w:r w:rsidR="00B33179">
          <w:rPr>
            <w:rFonts w:ascii="Times New Roman" w:hAnsi="Times New Roman" w:cs="Times New Roman"/>
            <w:lang w:val="en-US"/>
          </w:rPr>
          <w:t>d</w:t>
        </w:r>
      </w:ins>
      <w:r w:rsidRPr="00AE23A7">
        <w:rPr>
          <w:rFonts w:ascii="Times New Roman" w:hAnsi="Times New Roman" w:cs="Times New Roman"/>
          <w:lang w:val="en-US"/>
        </w:rPr>
        <w:t xml:space="preserve"> two potential intervention strategies. The baseline scenario, a follow-up approach, involves monitoring patients with chronic indeterminate Chagas disease who are not treated with benznidazole or another parasiticide, and managing any damage caused by the parasite </w:t>
      </w:r>
      <w:r>
        <w:rPr>
          <w:rFonts w:ascii="Times New Roman" w:hAnsi="Times New Roman" w:cs="Times New Roman"/>
          <w:lang w:val="en-US"/>
        </w:rPr>
        <w:t>(for example, treating heart failure if it occurs). The second scenario involves treating every patient with chronic indeterminate Chagas disease with benznidazole at 5</w:t>
      </w:r>
      <w:ins w:id="85" w:author="Meggan Harris" w:date="2025-08-28T10:51:00Z" w16du:dateUtc="2025-08-28T08:51:00Z">
        <w:r w:rsidR="00CE1A1C" w:rsidRPr="000F283A">
          <w:rPr>
            <w:rFonts w:ascii="Times New Roman" w:hAnsi="Times New Roman" w:cs="Times New Roman"/>
            <w:kern w:val="0"/>
            <w:lang w:val="en-US"/>
            <w14:ligatures w14:val="none"/>
          </w:rPr>
          <w:t>·</w:t>
        </w:r>
        <w:r w:rsidR="00CE1A1C">
          <w:rPr>
            <w:rFonts w:ascii="Times New Roman" w:hAnsi="Times New Roman" w:cs="Times New Roman"/>
            <w:kern w:val="0"/>
            <w:lang w:val="en-US"/>
            <w14:ligatures w14:val="none"/>
          </w:rPr>
          <w:t>0</w:t>
        </w:r>
      </w:ins>
      <w:del w:id="86" w:author="Meggan Harris" w:date="2025-08-28T10:51:00Z" w16du:dateUtc="2025-08-28T08:51:00Z">
        <w:r w:rsidDel="00CE1A1C">
          <w:rPr>
            <w:rFonts w:ascii="Times New Roman" w:hAnsi="Times New Roman" w:cs="Times New Roman"/>
            <w:lang w:val="en-US"/>
          </w:rPr>
          <w:delText>-</w:delText>
        </w:r>
      </w:del>
      <w:ins w:id="87" w:author="Meggan Harris" w:date="2025-08-28T10:51:00Z" w16du:dateUtc="2025-08-28T08:51:00Z">
        <w:r w:rsidR="00CE1A1C">
          <w:rPr>
            <w:rFonts w:ascii="Times New Roman" w:hAnsi="Times New Roman" w:cs="Times New Roman"/>
            <w:lang w:val="en-US"/>
          </w:rPr>
          <w:t>–</w:t>
        </w:r>
      </w:ins>
      <w:r w:rsidR="00AE23A7">
        <w:rPr>
          <w:rFonts w:ascii="Times New Roman" w:hAnsi="Times New Roman" w:cs="Times New Roman"/>
          <w:lang w:val="en-US"/>
        </w:rPr>
        <w:t>7</w:t>
      </w:r>
      <w:ins w:id="88" w:author="Meggan Harris" w:date="2025-08-28T10:51:00Z" w16du:dateUtc="2025-08-28T08:51:00Z">
        <w:r w:rsidR="00CE1A1C" w:rsidRPr="000F283A">
          <w:rPr>
            <w:rFonts w:ascii="Times New Roman" w:hAnsi="Times New Roman" w:cs="Times New Roman"/>
            <w:kern w:val="0"/>
            <w:lang w:val="en-US"/>
            <w14:ligatures w14:val="none"/>
          </w:rPr>
          <w:t>·</w:t>
        </w:r>
      </w:ins>
      <w:del w:id="89" w:author="Meggan Harris" w:date="2025-08-28T10:51:00Z" w16du:dateUtc="2025-08-28T08:51:00Z">
        <w:r w:rsidR="00AE23A7" w:rsidDel="00CE1A1C">
          <w:rPr>
            <w:rFonts w:ascii="Times New Roman" w:hAnsi="Times New Roman" w:cs="Times New Roman"/>
            <w:lang w:val="en-US"/>
          </w:rPr>
          <w:delText>.</w:delText>
        </w:r>
      </w:del>
      <w:r>
        <w:rPr>
          <w:rFonts w:ascii="Times New Roman" w:hAnsi="Times New Roman" w:cs="Times New Roman"/>
          <w:lang w:val="en-US"/>
        </w:rPr>
        <w:t>5mg/kg/day twice daily for 60 days.</w:t>
      </w:r>
    </w:p>
    <w:p w14:paraId="05C6C45A" w14:textId="3B1AA5C9" w:rsidR="001165BE" w:rsidRPr="000F283A" w:rsidRDefault="004946A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Outcomes</w:t>
      </w:r>
      <w:r w:rsidR="00935E89" w:rsidRPr="000F283A">
        <w:rPr>
          <w:rFonts w:ascii="Times New Roman" w:hAnsi="Times New Roman" w:cs="Times New Roman"/>
          <w:i/>
          <w:iCs/>
          <w:lang w:val="en-US"/>
        </w:rPr>
        <w:t>, time horizon and discount rate</w:t>
      </w:r>
    </w:p>
    <w:p w14:paraId="265FA5EF" w14:textId="7EBFE1E5" w:rsidR="00935E89" w:rsidRPr="000F283A" w:rsidRDefault="00935E89" w:rsidP="00935E89">
      <w:pPr>
        <w:spacing w:line="360" w:lineRule="auto"/>
        <w:rPr>
          <w:rFonts w:ascii="Times New Roman" w:hAnsi="Times New Roman" w:cs="Times New Roman"/>
          <w:lang w:val="en-US"/>
        </w:rPr>
      </w:pPr>
      <w:r w:rsidRPr="000F283A">
        <w:rPr>
          <w:rFonts w:ascii="Times New Roman" w:hAnsi="Times New Roman" w:cs="Times New Roman"/>
          <w:lang w:val="en-US"/>
        </w:rPr>
        <w:t xml:space="preserve">Health outcomes were evaluated using </w:t>
      </w:r>
      <w:del w:id="90" w:author="Meggan Harris" w:date="2025-08-28T10:54:00Z" w16du:dateUtc="2025-08-28T08:54:00Z">
        <w:r w:rsidRPr="000F283A" w:rsidDel="000D5E24">
          <w:rPr>
            <w:rFonts w:ascii="Times New Roman" w:hAnsi="Times New Roman" w:cs="Times New Roman"/>
            <w:lang w:val="en-US"/>
          </w:rPr>
          <w:delText>Quality</w:delText>
        </w:r>
      </w:del>
      <w:ins w:id="91" w:author="Meggan Harris" w:date="2025-08-28T10:54:00Z" w16du:dateUtc="2025-08-28T08:54:00Z">
        <w:r w:rsidR="000D5E24">
          <w:rPr>
            <w:rFonts w:ascii="Times New Roman" w:hAnsi="Times New Roman" w:cs="Times New Roman"/>
            <w:lang w:val="en-US"/>
          </w:rPr>
          <w:t>q</w:t>
        </w:r>
        <w:r w:rsidR="000D5E24" w:rsidRPr="000F283A">
          <w:rPr>
            <w:rFonts w:ascii="Times New Roman" w:hAnsi="Times New Roman" w:cs="Times New Roman"/>
            <w:lang w:val="en-US"/>
          </w:rPr>
          <w:t>uality</w:t>
        </w:r>
      </w:ins>
      <w:r w:rsidRPr="000F283A">
        <w:rPr>
          <w:rFonts w:ascii="Times New Roman" w:hAnsi="Times New Roman" w:cs="Times New Roman"/>
          <w:lang w:val="en-US"/>
        </w:rPr>
        <w:t xml:space="preserve">-adjusted life-years (QALYs). </w:t>
      </w:r>
      <w:r w:rsidR="006D11F7" w:rsidRPr="000F283A">
        <w:rPr>
          <w:rFonts w:ascii="Times New Roman" w:hAnsi="Times New Roman" w:cs="Times New Roman"/>
          <w:lang w:val="en-US"/>
        </w:rPr>
        <w:t>Q</w:t>
      </w:r>
      <w:r w:rsidR="00C976AD" w:rsidRPr="000F283A">
        <w:rPr>
          <w:rFonts w:ascii="Times New Roman" w:hAnsi="Times New Roman" w:cs="Times New Roman"/>
          <w:lang w:val="en-US"/>
        </w:rPr>
        <w:t>ALY</w:t>
      </w:r>
      <w:r w:rsidR="006D11F7" w:rsidRPr="000F283A">
        <w:rPr>
          <w:rFonts w:ascii="Times New Roman" w:hAnsi="Times New Roman" w:cs="Times New Roman"/>
          <w:lang w:val="en-US"/>
        </w:rPr>
        <w:t xml:space="preserve"> weights used were taken from</w:t>
      </w:r>
      <w:r w:rsidR="00D05B6C" w:rsidRPr="000F283A">
        <w:rPr>
          <w:rFonts w:ascii="Times New Roman" w:hAnsi="Times New Roman" w:cs="Times New Roman"/>
          <w:lang w:val="en-US"/>
        </w:rPr>
        <w:t xml:space="preserve"> Requena-Mendez et al</w:t>
      </w:r>
      <w:r w:rsidR="006D11F7" w:rsidRPr="000F283A">
        <w:rPr>
          <w:rFonts w:ascii="Times New Roman" w:hAnsi="Times New Roman" w:cs="Times New Roman"/>
          <w:lang w:val="en-US"/>
        </w:rPr>
        <w:t>.</w:t>
      </w:r>
      <w:r w:rsidR="006D11F7"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{"citationID":"QHogFGIz","properties":{"formattedCitation":"\\super 14\\nosupersub{}","plainCitation":"14","noteIndex":0},"citationItems":[{"id":18,"uris":["http://zotero.org/groups/5772643/items/ES6U6JTY"],"itemData":{"id":18,"type":"article-journal","abstract":"Screening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URL":"http://www.thelancet.com/article/S2214109X17300736/fulltext","volume":"0","author":[{"family":"Requena-Mendez","given":"Ana"},{"family":"Bussion","given":"Sheila"},{"family":"Aldasoro","given":"Edelweiss"},{"family":"Jackson","given":"Yves"},{"family":"Angheben","given":"Andrea"},{"family":"Moore","given":"David"},{"family":"Pinazo","given":"María-Jesús"},{"family":"Gascon","given":"Joaquim"},{"family":"Muñoz","given":"Jose"},{"family":"Sicuri","given":"Elisa"}],"issued":{"date-parts":[["2017",1,1]]}}}],"schema":"https://github.com/citation-style-language/schema/raw/master/csl-citation.json"} </w:instrText>
      </w:r>
      <w:r w:rsidR="006D11F7"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14</w:t>
      </w:r>
      <w:r w:rsidR="006D11F7" w:rsidRPr="000F283A">
        <w:rPr>
          <w:rFonts w:ascii="Times New Roman" w:hAnsi="Times New Roman" w:cs="Times New Roman"/>
          <w:lang w:val="en-US"/>
        </w:rPr>
        <w:fldChar w:fldCharType="end"/>
      </w:r>
      <w:r w:rsidR="00DE3C0A" w:rsidRPr="000F283A">
        <w:rPr>
          <w:rFonts w:ascii="Times New Roman" w:hAnsi="Times New Roman" w:cs="Times New Roman"/>
          <w:lang w:val="en-US"/>
        </w:rPr>
        <w:t xml:space="preserve"> Each health state had a QALY weight attached to it</w:t>
      </w:r>
      <w:ins w:id="92" w:author="Meggan Harris" w:date="2025-08-28T10:54:00Z" w16du:dateUtc="2025-08-28T08:54:00Z">
        <w:r w:rsidR="000D5E24">
          <w:rPr>
            <w:rFonts w:ascii="Times New Roman" w:hAnsi="Times New Roman" w:cs="Times New Roman"/>
            <w:lang w:val="en-US"/>
          </w:rPr>
          <w:t>,</w:t>
        </w:r>
      </w:ins>
      <w:r w:rsidR="00DE3C0A" w:rsidRPr="000F283A">
        <w:rPr>
          <w:rFonts w:ascii="Times New Roman" w:hAnsi="Times New Roman" w:cs="Times New Roman"/>
          <w:lang w:val="en-US"/>
        </w:rPr>
        <w:t xml:space="preserve"> and total QALYs were calculated for the time horizon.</w:t>
      </w:r>
      <w:r w:rsidR="006D11F7" w:rsidRPr="000F283A">
        <w:rPr>
          <w:rFonts w:ascii="Times New Roman" w:hAnsi="Times New Roman" w:cs="Times New Roman"/>
          <w:lang w:val="en-US"/>
        </w:rPr>
        <w:t xml:space="preserve"> </w:t>
      </w:r>
      <w:r w:rsidRPr="000F283A">
        <w:rPr>
          <w:rFonts w:ascii="Times New Roman" w:hAnsi="Times New Roman" w:cs="Times New Roman"/>
          <w:lang w:val="en-US"/>
        </w:rPr>
        <w:t>As chronic Chagas disease is a life</w:t>
      </w:r>
      <w:r w:rsidR="00202DEB" w:rsidRPr="000F283A">
        <w:rPr>
          <w:rFonts w:ascii="Times New Roman" w:hAnsi="Times New Roman" w:cs="Times New Roman"/>
          <w:lang w:val="en-US"/>
        </w:rPr>
        <w:t>long</w:t>
      </w:r>
      <w:r w:rsidRPr="000F283A">
        <w:rPr>
          <w:rFonts w:ascii="Times New Roman" w:hAnsi="Times New Roman" w:cs="Times New Roman"/>
          <w:lang w:val="en-US"/>
        </w:rPr>
        <w:t xml:space="preserve"> infection, a </w:t>
      </w:r>
      <w:r w:rsidR="00202DEB" w:rsidRPr="000F283A">
        <w:rPr>
          <w:rFonts w:ascii="Times New Roman" w:hAnsi="Times New Roman" w:cs="Times New Roman"/>
          <w:lang w:val="en-US"/>
        </w:rPr>
        <w:t>20-year</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time</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horizon</w:t>
      </w:r>
      <w:r w:rsidR="00DE3C0A" w:rsidRPr="000F283A">
        <w:rPr>
          <w:rFonts w:ascii="Times New Roman" w:hAnsi="Times New Roman" w:cs="Times New Roman"/>
          <w:lang w:val="en-US"/>
        </w:rPr>
        <w:t xml:space="preserve"> </w:t>
      </w:r>
      <w:r w:rsidRPr="000F283A">
        <w:rPr>
          <w:rFonts w:ascii="Times New Roman" w:hAnsi="Times New Roman" w:cs="Times New Roman"/>
          <w:lang w:val="en-US"/>
        </w:rPr>
        <w:t xml:space="preserve">was </w:t>
      </w:r>
      <w:r w:rsidR="00F94FF3" w:rsidRPr="000F283A">
        <w:rPr>
          <w:rFonts w:ascii="Times New Roman" w:hAnsi="Times New Roman" w:cs="Times New Roman"/>
          <w:lang w:val="en-US"/>
        </w:rPr>
        <w:t>chosen,</w:t>
      </w:r>
      <w:r w:rsidR="00DE3C0A" w:rsidRPr="000F283A">
        <w:rPr>
          <w:rFonts w:ascii="Times New Roman" w:hAnsi="Times New Roman" w:cs="Times New Roman"/>
          <w:lang w:val="en-US"/>
        </w:rPr>
        <w:t xml:space="preserve"> and a yearly time</w:t>
      </w:r>
      <w:r w:rsidR="00202DEB" w:rsidRPr="000F283A">
        <w:rPr>
          <w:rFonts w:ascii="Times New Roman" w:hAnsi="Times New Roman" w:cs="Times New Roman"/>
          <w:lang w:val="en-US"/>
        </w:rPr>
        <w:t xml:space="preserve"> </w:t>
      </w:r>
      <w:r w:rsidR="00DE3C0A" w:rsidRPr="000F283A">
        <w:rPr>
          <w:rFonts w:ascii="Times New Roman" w:hAnsi="Times New Roman" w:cs="Times New Roman"/>
          <w:lang w:val="en-US"/>
        </w:rPr>
        <w:t>step was considered appropriate</w:t>
      </w:r>
      <w:r w:rsidRPr="000F283A">
        <w:rPr>
          <w:rFonts w:ascii="Times New Roman" w:hAnsi="Times New Roman" w:cs="Times New Roman"/>
          <w:lang w:val="en-US"/>
        </w:rPr>
        <w:t xml:space="preserve">. </w:t>
      </w:r>
      <w:r w:rsidR="00F94FF3" w:rsidRPr="000F283A">
        <w:rPr>
          <w:rFonts w:ascii="Times New Roman" w:hAnsi="Times New Roman" w:cs="Times New Roman"/>
          <w:lang w:val="en-US"/>
        </w:rPr>
        <w:t>Q</w:t>
      </w:r>
      <w:r w:rsidR="00192464" w:rsidRPr="000F283A">
        <w:rPr>
          <w:rFonts w:ascii="Times New Roman" w:hAnsi="Times New Roman" w:cs="Times New Roman"/>
          <w:lang w:val="en-US"/>
        </w:rPr>
        <w:t>ALY</w:t>
      </w:r>
      <w:r w:rsidR="00F94FF3" w:rsidRPr="000F283A">
        <w:rPr>
          <w:rFonts w:ascii="Times New Roman" w:hAnsi="Times New Roman" w:cs="Times New Roman"/>
          <w:lang w:val="en-US"/>
        </w:rPr>
        <w:t>s</w:t>
      </w:r>
      <w:r w:rsidRPr="000F283A">
        <w:rPr>
          <w:rFonts w:ascii="Times New Roman" w:hAnsi="Times New Roman" w:cs="Times New Roman"/>
          <w:lang w:val="en-US"/>
        </w:rPr>
        <w:t xml:space="preserve"> were discounted at an annual rate of 3%</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as </w:t>
      </w:r>
      <w:r w:rsidR="009F2428" w:rsidRPr="009F2428">
        <w:rPr>
          <w:rFonts w:ascii="Times New Roman" w:hAnsi="Times New Roman" w:cs="Times New Roman"/>
          <w:color w:val="C00000"/>
          <w:lang w:val="en-US"/>
        </w:rPr>
        <w:t xml:space="preserve">is </w:t>
      </w:r>
      <w:r w:rsidRPr="000F283A">
        <w:rPr>
          <w:rFonts w:ascii="Times New Roman" w:hAnsi="Times New Roman" w:cs="Times New Roman"/>
          <w:lang w:val="en-US"/>
        </w:rPr>
        <w:t>commonly accepted.</w:t>
      </w:r>
      <w:r w:rsidRPr="000F283A">
        <w:rPr>
          <w:rFonts w:ascii="Times New Roman" w:hAnsi="Times New Roman" w:cs="Times New Roman"/>
          <w:highlight w:val="yellow"/>
          <w:lang w:val="en-US"/>
        </w:rPr>
        <w:fldChar w:fldCharType="begin"/>
      </w:r>
      <w:r w:rsidR="00AE23A7">
        <w:rPr>
          <w:rFonts w:ascii="Times New Roman" w:hAnsi="Times New Roman" w:cs="Times New Roman"/>
          <w:highlight w:val="yellow"/>
          <w:lang w:val="en-US"/>
        </w:rPr>
        <w:instrText xml:space="preserve"> ADDIN ZOTERO_ITEM CSL_CITATION {"citationID":"dVcfEPnL","properties":{"formattedCitation":"\\super 15\\nosupersub{}","plainCitation":"15","noteIndex":0},"citationItems":[{"id":124,"uris":["http://zotero.org/groups/5772643/items/6M8KFWY8"],"itemData":{"id":124,"type":"book","call-number":"RA410.5 .M35 2003","event-place":"Geneva","ISBN":"978-92-4-154601-0","language":"en","note":"OCLC: ocm54898555","number-of-pages":"312","publisher":"World Health Organization","publisher-place":"Geneva","source":"Library of Congress ISBN","title":"Making choices in health: WHO guide to cost-effectiveness analysis","title-short":"Making choices in health","editor":[{"family":"Edejer","given":"Tessa Tan-Torres"},{"literal":"World Health Organization"}],"issued":{"date-parts":[["2003"]]}}}],"schema":"https://github.com/citation-style-language/schema/raw/master/csl-citation.json"} </w:instrText>
      </w:r>
      <w:r w:rsidRPr="000F283A">
        <w:rPr>
          <w:rFonts w:ascii="Times New Roman" w:hAnsi="Times New Roman" w:cs="Times New Roman"/>
          <w:highlight w:val="yellow"/>
          <w:lang w:val="en-US"/>
        </w:rPr>
        <w:fldChar w:fldCharType="separate"/>
      </w:r>
      <w:r w:rsidR="00AE23A7" w:rsidRPr="00AE23A7">
        <w:rPr>
          <w:rFonts w:ascii="Times New Roman" w:hAnsi="Times New Roman" w:cs="Times New Roman"/>
          <w:kern w:val="0"/>
          <w:vertAlign w:val="superscript"/>
          <w:lang w:val="en-US"/>
        </w:rPr>
        <w:t>15</w:t>
      </w:r>
      <w:r w:rsidRPr="000F283A">
        <w:rPr>
          <w:rFonts w:ascii="Times New Roman" w:hAnsi="Times New Roman" w:cs="Times New Roman"/>
          <w:highlight w:val="yellow"/>
          <w:lang w:val="en-US"/>
        </w:rPr>
        <w:fldChar w:fldCharType="end"/>
      </w:r>
    </w:p>
    <w:p w14:paraId="40C3A0E3" w14:textId="306A5A60" w:rsidR="00935E89" w:rsidRPr="000F283A" w:rsidRDefault="00756BB7">
      <w:pPr>
        <w:keepNext/>
        <w:spacing w:line="360" w:lineRule="auto"/>
        <w:rPr>
          <w:rFonts w:ascii="Times New Roman" w:hAnsi="Times New Roman" w:cs="Times New Roman"/>
          <w:i/>
          <w:iCs/>
          <w:lang w:val="en-US"/>
        </w:rPr>
        <w:pPrChange w:id="93" w:author="Meggan Harris" w:date="2025-08-28T10:55:00Z" w16du:dateUtc="2025-08-28T08:55:00Z">
          <w:pPr>
            <w:spacing w:line="360" w:lineRule="auto"/>
          </w:pPr>
        </w:pPrChange>
      </w:pPr>
      <w:r w:rsidRPr="000F283A">
        <w:rPr>
          <w:rFonts w:ascii="Times New Roman" w:hAnsi="Times New Roman" w:cs="Times New Roman"/>
          <w:i/>
          <w:iCs/>
          <w:lang w:val="en-US"/>
        </w:rPr>
        <w:t>Measurement of effectiveness</w:t>
      </w:r>
    </w:p>
    <w:p w14:paraId="2B288D65" w14:textId="0F4DF98C" w:rsidR="00D05B6C" w:rsidRPr="000F283A" w:rsidRDefault="006D11F7" w:rsidP="00935E89">
      <w:pPr>
        <w:spacing w:line="360" w:lineRule="auto"/>
        <w:rPr>
          <w:rFonts w:ascii="Times New Roman" w:hAnsi="Times New Roman" w:cs="Times New Roman"/>
          <w:lang w:val="en-US"/>
        </w:rPr>
      </w:pPr>
      <w:r w:rsidRPr="000F283A">
        <w:rPr>
          <w:rFonts w:ascii="Times New Roman" w:hAnsi="Times New Roman" w:cs="Times New Roman"/>
          <w:lang w:val="en-US"/>
        </w:rPr>
        <w:t>As a measure of effectiveness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we used the risk reduction of </w:t>
      </w:r>
      <w:del w:id="94" w:author="Meggan Harris" w:date="2025-08-29T10:50:00Z" w16du:dateUtc="2025-08-29T08:50:00Z">
        <w:r w:rsidRPr="000F283A" w:rsidDel="00E36A0E">
          <w:rPr>
            <w:rFonts w:ascii="Times New Roman" w:hAnsi="Times New Roman" w:cs="Times New Roman"/>
            <w:lang w:val="en-US"/>
          </w:rPr>
          <w:delText>cardiac</w:delText>
        </w:r>
      </w:del>
      <w:ins w:id="95" w:author="Meggan Harris" w:date="2025-08-29T10:50:00Z" w16du:dateUtc="2025-08-29T08:50:00Z">
        <w:r w:rsidR="00E36A0E">
          <w:rPr>
            <w:rFonts w:ascii="Times New Roman" w:hAnsi="Times New Roman" w:cs="Times New Roman"/>
            <w:lang w:val="en-US"/>
          </w:rPr>
          <w:t>heart</w:t>
        </w:r>
      </w:ins>
      <w:r w:rsidRPr="000F283A">
        <w:rPr>
          <w:rFonts w:ascii="Times New Roman" w:hAnsi="Times New Roman" w:cs="Times New Roman"/>
          <w:lang w:val="en-US"/>
        </w:rPr>
        <w:t xml:space="preserve"> disease progression reported in the meta-analysis by </w:t>
      </w:r>
      <w:proofErr w:type="spellStart"/>
      <w:r w:rsidRPr="000F283A">
        <w:rPr>
          <w:rFonts w:ascii="Times New Roman" w:hAnsi="Times New Roman" w:cs="Times New Roman"/>
          <w:lang w:val="en-US"/>
        </w:rPr>
        <w:t>Crespillo</w:t>
      </w:r>
      <w:proofErr w:type="spellEnd"/>
      <w:r w:rsidRPr="000F283A">
        <w:rPr>
          <w:rFonts w:ascii="Times New Roman" w:hAnsi="Times New Roman" w:cs="Times New Roman"/>
          <w:lang w:val="en-US"/>
        </w:rPr>
        <w:t>-Andújar et al.</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{"citationID":"6z0Mgy5Z","properties":{"formattedCitation":"\\super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del w:id="96" w:author="Meggan Harris" w:date="2025-08-28T11:12:00Z" w16du:dateUtc="2025-08-28T09:12:00Z">
        <w:r w:rsidRPr="000F283A" w:rsidDel="00E56DFC">
          <w:rPr>
            <w:rFonts w:ascii="Times New Roman" w:hAnsi="Times New Roman" w:cs="Times New Roman"/>
            <w:lang w:val="en-US"/>
          </w:rPr>
          <w:delText>We also used</w:delText>
        </w:r>
      </w:del>
      <w:ins w:id="97" w:author="Meggan Harris" w:date="2025-08-28T11:12:00Z" w16du:dateUtc="2025-08-28T09:12:00Z">
        <w:r w:rsidR="00E56DFC">
          <w:rPr>
            <w:rFonts w:ascii="Times New Roman" w:hAnsi="Times New Roman" w:cs="Times New Roman"/>
            <w:lang w:val="en-US"/>
          </w:rPr>
          <w:t>and</w:t>
        </w:r>
      </w:ins>
      <w:r w:rsidRPr="000F283A">
        <w:rPr>
          <w:rFonts w:ascii="Times New Roman" w:hAnsi="Times New Roman" w:cs="Times New Roman"/>
          <w:lang w:val="en-US"/>
        </w:rPr>
        <w:t xml:space="preserve"> the estimate of risk reduction of progression to</w:t>
      </w:r>
      <w:r w:rsidR="00192464" w:rsidRPr="000F283A">
        <w:rPr>
          <w:rFonts w:ascii="Times New Roman" w:hAnsi="Times New Roman" w:cs="Times New Roman"/>
          <w:lang w:val="en-US"/>
        </w:rPr>
        <w:t xml:space="preserve"> </w:t>
      </w:r>
      <w:r w:rsidRPr="000F283A">
        <w:rPr>
          <w:rFonts w:ascii="Times New Roman" w:hAnsi="Times New Roman" w:cs="Times New Roman"/>
          <w:lang w:val="en-US"/>
        </w:rPr>
        <w:t>the intestinal form published by Nunes Da Costa et al.</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{"citationID":"uP1t5VoQ","properties":{"formattedCitation":"\\super 16\\nosupersub{}","plainCitation":"16","noteIndex":0},"citationItems":[{"id":11,"uris":["http://zotero.org/groups/5772643/items/NYTTL48N"],"itemData":{"id":11,"type":"article-journal","abstract":"American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Disease","URL":"https://dx.plos.org/10.1371/journal.pntd.0009680","volume":"15","author":[{"family":"Nunes Da Costa","given":"Erika Alessandra Pellison"},{"family":"Victória","given":"Cassiano"},{"family":"Fortaleza","given":"Carlos Magno Castelo Branco"}],"editor":[{"family":"Petersen","given":"Christine A."}],"accessed":{"date-parts":[["2025",1,15]]},"issued":{"date-parts":[["2021",8,13]]}}}],"schema":"https://github.com/citation-style-language/schema/raw/master/csl-citation.json"}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16</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p>
    <w:p w14:paraId="541F4E55" w14:textId="12064BE5" w:rsidR="006D11F7" w:rsidRPr="000F283A" w:rsidRDefault="006D11F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069F7E33" w14:textId="067ADD85" w:rsidR="004946A2" w:rsidRPr="000F283A" w:rsidRDefault="00C976AD"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Costs used were taken from </w:t>
      </w:r>
      <w:r w:rsidR="007D4C0F" w:rsidRPr="000F283A">
        <w:rPr>
          <w:rFonts w:ascii="Times New Roman" w:hAnsi="Times New Roman" w:cs="Times New Roman"/>
          <w:lang w:val="en-US"/>
        </w:rPr>
        <w:t>published insurance reimbursement lists</w:t>
      </w:r>
      <w:r w:rsidR="00975EBD" w:rsidRPr="000F283A">
        <w:rPr>
          <w:rFonts w:ascii="Times New Roman" w:hAnsi="Times New Roman" w:cs="Times New Roman"/>
          <w:lang w:val="en-US"/>
        </w:rPr>
        <w:t xml:space="preserve"> from the Spanish </w:t>
      </w:r>
      <w:del w:id="98" w:author="Meggan Harris" w:date="2025-08-29T11:51:00Z" w16du:dateUtc="2025-08-29T09:51:00Z">
        <w:r w:rsidR="00975EBD" w:rsidRPr="000F283A" w:rsidDel="001302A7">
          <w:rPr>
            <w:rFonts w:ascii="Times New Roman" w:hAnsi="Times New Roman" w:cs="Times New Roman"/>
            <w:lang w:val="en-US"/>
          </w:rPr>
          <w:delText xml:space="preserve">national </w:delText>
        </w:r>
      </w:del>
      <w:ins w:id="99" w:author="Meggan Harris" w:date="2025-08-29T11:51:00Z" w16du:dateUtc="2025-08-29T09:51:00Z">
        <w:r w:rsidR="001302A7">
          <w:rPr>
            <w:rFonts w:ascii="Times New Roman" w:hAnsi="Times New Roman" w:cs="Times New Roman"/>
            <w:lang w:val="en-US"/>
          </w:rPr>
          <w:t>N</w:t>
        </w:r>
        <w:r w:rsidR="001302A7" w:rsidRPr="000F283A">
          <w:rPr>
            <w:rFonts w:ascii="Times New Roman" w:hAnsi="Times New Roman" w:cs="Times New Roman"/>
            <w:lang w:val="en-US"/>
          </w:rPr>
          <w:t xml:space="preserve">ational </w:t>
        </w:r>
      </w:ins>
      <w:del w:id="100" w:author="Meggan Harris" w:date="2025-08-29T11:51:00Z" w16du:dateUtc="2025-08-29T09:51:00Z">
        <w:r w:rsidR="00975EBD" w:rsidRPr="000F283A" w:rsidDel="001302A7">
          <w:rPr>
            <w:rFonts w:ascii="Times New Roman" w:hAnsi="Times New Roman" w:cs="Times New Roman"/>
            <w:lang w:val="en-US"/>
          </w:rPr>
          <w:delText>h</w:delText>
        </w:r>
      </w:del>
      <w:ins w:id="101" w:author="Meggan Harris" w:date="2025-08-29T11:51:00Z" w16du:dateUtc="2025-08-29T09:51:00Z">
        <w:r w:rsidR="001302A7">
          <w:rPr>
            <w:rFonts w:ascii="Times New Roman" w:hAnsi="Times New Roman" w:cs="Times New Roman"/>
            <w:lang w:val="en-US"/>
          </w:rPr>
          <w:t>H</w:t>
        </w:r>
      </w:ins>
      <w:r w:rsidR="00975EBD" w:rsidRPr="000F283A">
        <w:rPr>
          <w:rFonts w:ascii="Times New Roman" w:hAnsi="Times New Roman" w:cs="Times New Roman"/>
          <w:lang w:val="en-US"/>
        </w:rPr>
        <w:t xml:space="preserve">ealth </w:t>
      </w:r>
      <w:del w:id="102" w:author="Meggan Harris" w:date="2025-08-29T11:51:00Z" w16du:dateUtc="2025-08-29T09:51:00Z">
        <w:r w:rsidR="00975EBD" w:rsidRPr="000F283A" w:rsidDel="001302A7">
          <w:rPr>
            <w:rFonts w:ascii="Times New Roman" w:hAnsi="Times New Roman" w:cs="Times New Roman"/>
            <w:lang w:val="en-US"/>
          </w:rPr>
          <w:delText>system</w:delText>
        </w:r>
      </w:del>
      <w:ins w:id="103" w:author="Meggan Harris" w:date="2025-08-29T11:51:00Z" w16du:dateUtc="2025-08-29T09:51:00Z">
        <w:r w:rsidR="001302A7">
          <w:rPr>
            <w:rFonts w:ascii="Times New Roman" w:hAnsi="Times New Roman" w:cs="Times New Roman"/>
            <w:lang w:val="en-US"/>
          </w:rPr>
          <w:t>S</w:t>
        </w:r>
        <w:r w:rsidR="001302A7" w:rsidRPr="000F283A">
          <w:rPr>
            <w:rFonts w:ascii="Times New Roman" w:hAnsi="Times New Roman" w:cs="Times New Roman"/>
            <w:lang w:val="en-US"/>
          </w:rPr>
          <w:t>ystem</w:t>
        </w:r>
      </w:ins>
      <w:r w:rsidR="00975EBD" w:rsidRPr="000F283A">
        <w:rPr>
          <w:rFonts w:ascii="Times New Roman" w:hAnsi="Times New Roman" w:cs="Times New Roman"/>
          <w:lang w:val="en-US"/>
        </w:rPr>
        <w:t xml:space="preserve">. </w:t>
      </w:r>
      <w:r w:rsidR="00202DEB" w:rsidRPr="000F283A">
        <w:rPr>
          <w:rFonts w:ascii="Times New Roman" w:hAnsi="Times New Roman" w:cs="Times New Roman"/>
          <w:lang w:val="en-US"/>
        </w:rPr>
        <w:t>The c</w:t>
      </w:r>
      <w:r w:rsidR="00975EBD" w:rsidRPr="000F283A">
        <w:rPr>
          <w:rFonts w:ascii="Times New Roman" w:hAnsi="Times New Roman" w:cs="Times New Roman"/>
          <w:lang w:val="en-US"/>
        </w:rPr>
        <w:t xml:space="preserve">ost of </w:t>
      </w:r>
      <w:del w:id="104" w:author="Meggan Harris" w:date="2025-08-28T10:57:00Z" w16du:dateUtc="2025-08-28T08:57:00Z">
        <w:r w:rsidR="00975EBD" w:rsidRPr="000F283A" w:rsidDel="006B15DA">
          <w:rPr>
            <w:rFonts w:ascii="Times New Roman" w:hAnsi="Times New Roman" w:cs="Times New Roman"/>
            <w:lang w:val="en-US"/>
          </w:rPr>
          <w:delText xml:space="preserve">Benznidazole </w:delText>
        </w:r>
      </w:del>
      <w:ins w:id="105" w:author="Meggan Harris" w:date="2025-08-28T10:57:00Z" w16du:dateUtc="2025-08-28T08:57:00Z">
        <w:r w:rsidR="006B15DA">
          <w:rPr>
            <w:rFonts w:ascii="Times New Roman" w:hAnsi="Times New Roman" w:cs="Times New Roman"/>
            <w:lang w:val="en-US"/>
          </w:rPr>
          <w:t>b</w:t>
        </w:r>
        <w:r w:rsidR="006B15DA" w:rsidRPr="000F283A">
          <w:rPr>
            <w:rFonts w:ascii="Times New Roman" w:hAnsi="Times New Roman" w:cs="Times New Roman"/>
            <w:lang w:val="en-US"/>
          </w:rPr>
          <w:t xml:space="preserve">enznidazole </w:t>
        </w:r>
      </w:ins>
      <w:r w:rsidR="00975EBD" w:rsidRPr="000F283A">
        <w:rPr>
          <w:rFonts w:ascii="Times New Roman" w:hAnsi="Times New Roman" w:cs="Times New Roman"/>
          <w:lang w:val="en-US"/>
        </w:rPr>
        <w:t xml:space="preserve">was </w:t>
      </w:r>
      <w:r w:rsidR="000F4217" w:rsidRPr="000F283A">
        <w:rPr>
          <w:rFonts w:ascii="Times New Roman" w:hAnsi="Times New Roman" w:cs="Times New Roman"/>
          <w:lang w:val="en-US"/>
        </w:rPr>
        <w:t xml:space="preserve">obtained by direct query to </w:t>
      </w:r>
      <w:r w:rsidR="004F3AAF" w:rsidRPr="000F283A">
        <w:rPr>
          <w:rFonts w:ascii="Times New Roman" w:hAnsi="Times New Roman" w:cs="Times New Roman"/>
          <w:lang w:val="en-US"/>
        </w:rPr>
        <w:t xml:space="preserve">the Department for Foreign or Compassionate Use Medicines (Spanish Agency of Medicines). A cost was </w:t>
      </w:r>
      <w:r w:rsidR="00333BE3" w:rsidRPr="000F283A">
        <w:rPr>
          <w:rFonts w:ascii="Times New Roman" w:hAnsi="Times New Roman" w:cs="Times New Roman"/>
          <w:lang w:val="en-US"/>
        </w:rPr>
        <w:t>calculated for</w:t>
      </w:r>
      <w:r w:rsidR="004F3AAF" w:rsidRPr="000F283A">
        <w:rPr>
          <w:rFonts w:ascii="Times New Roman" w:hAnsi="Times New Roman" w:cs="Times New Roman"/>
          <w:lang w:val="en-US"/>
        </w:rPr>
        <w:t xml:space="preserve"> each health state of the model</w:t>
      </w:r>
      <w:r w:rsidR="00333BE3" w:rsidRPr="000F283A">
        <w:rPr>
          <w:rFonts w:ascii="Times New Roman" w:hAnsi="Times New Roman" w:cs="Times New Roman"/>
          <w:lang w:val="en-US"/>
        </w:rPr>
        <w:t xml:space="preserve"> </w:t>
      </w:r>
      <w:r w:rsidR="003D082C" w:rsidRPr="000F283A">
        <w:rPr>
          <w:rFonts w:ascii="Times New Roman" w:hAnsi="Times New Roman" w:cs="Times New Roman"/>
          <w:lang w:val="en-US"/>
        </w:rPr>
        <w:t>considering</w:t>
      </w:r>
      <w:r w:rsidR="00333BE3" w:rsidRPr="000F283A">
        <w:rPr>
          <w:rFonts w:ascii="Times New Roman" w:hAnsi="Times New Roman" w:cs="Times New Roman"/>
          <w:lang w:val="en-US"/>
        </w:rPr>
        <w:t xml:space="preserve"> routine follow-up visits, tests</w:t>
      </w:r>
      <w:r w:rsidR="004C1B3E" w:rsidRPr="000F283A">
        <w:rPr>
          <w:rFonts w:ascii="Times New Roman" w:hAnsi="Times New Roman" w:cs="Times New Roman"/>
          <w:lang w:val="en-US"/>
        </w:rPr>
        <w:t>,</w:t>
      </w:r>
      <w:r w:rsidR="00333BE3" w:rsidRPr="000F283A">
        <w:rPr>
          <w:rFonts w:ascii="Times New Roman" w:hAnsi="Times New Roman" w:cs="Times New Roman"/>
          <w:lang w:val="en-US"/>
        </w:rPr>
        <w:t xml:space="preserve"> interventions </w:t>
      </w:r>
      <w:r w:rsidR="004C1B3E" w:rsidRPr="000F283A">
        <w:rPr>
          <w:rFonts w:ascii="Times New Roman" w:hAnsi="Times New Roman" w:cs="Times New Roman"/>
          <w:lang w:val="en-US"/>
        </w:rPr>
        <w:t xml:space="preserve">and frequency of complications in each state </w:t>
      </w:r>
      <w:r w:rsidR="00333BE3" w:rsidRPr="000F283A">
        <w:rPr>
          <w:rFonts w:ascii="Times New Roman" w:hAnsi="Times New Roman" w:cs="Times New Roman"/>
          <w:lang w:val="en-US"/>
        </w:rPr>
        <w:t xml:space="preserve">(detailed explanation in </w:t>
      </w:r>
      <w:r w:rsidR="00D05B6C" w:rsidRPr="000F283A">
        <w:rPr>
          <w:rFonts w:ascii="Times New Roman" w:hAnsi="Times New Roman" w:cs="Times New Roman"/>
          <w:lang w:val="en-US"/>
        </w:rPr>
        <w:t>supplement</w:t>
      </w:r>
      <w:r w:rsidR="00333BE3" w:rsidRPr="000F283A">
        <w:rPr>
          <w:rFonts w:ascii="Times New Roman" w:hAnsi="Times New Roman" w:cs="Times New Roman"/>
          <w:lang w:val="en-US"/>
        </w:rPr>
        <w:t>).</w:t>
      </w:r>
      <w:r w:rsidR="004F3AAF" w:rsidRPr="000F283A">
        <w:rPr>
          <w:rFonts w:ascii="Times New Roman" w:hAnsi="Times New Roman" w:cs="Times New Roman"/>
          <w:lang w:val="en-US"/>
        </w:rPr>
        <w:t xml:space="preserve"> </w:t>
      </w:r>
      <w:r w:rsidR="00F94FF3" w:rsidRPr="000F283A">
        <w:rPr>
          <w:rFonts w:ascii="Times New Roman" w:hAnsi="Times New Roman" w:cs="Times New Roman"/>
          <w:lang w:val="en-US"/>
        </w:rPr>
        <w:t>Costs were also discounted at an annual rate of 3%.</w:t>
      </w:r>
    </w:p>
    <w:p w14:paraId="1A9064B0" w14:textId="699B4C30" w:rsidR="00DE0C1F" w:rsidRPr="000F283A" w:rsidRDefault="00DE0C1F"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Model</w:t>
      </w:r>
    </w:p>
    <w:p w14:paraId="4054EC9A" w14:textId="36358773" w:rsidR="00032F1D" w:rsidRPr="000F283A" w:rsidRDefault="003D082C"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A Markov model was chosen as Chagas </w:t>
      </w:r>
      <w:r w:rsidR="00BA124D" w:rsidRPr="000F283A">
        <w:rPr>
          <w:rFonts w:ascii="Times New Roman" w:hAnsi="Times New Roman" w:cs="Times New Roman"/>
          <w:lang w:val="en-US"/>
        </w:rPr>
        <w:t>disease patients experience</w:t>
      </w:r>
      <w:r w:rsidRPr="000F283A">
        <w:rPr>
          <w:rFonts w:ascii="Times New Roman" w:hAnsi="Times New Roman" w:cs="Times New Roman"/>
          <w:lang w:val="en-US"/>
        </w:rPr>
        <w:t xml:space="preserve"> several disease states over time.</w:t>
      </w:r>
      <w:r w:rsidR="00A76FF2">
        <w:rPr>
          <w:rFonts w:ascii="Times New Roman" w:hAnsi="Times New Roman" w:cs="Times New Roman"/>
          <w:lang w:val="en-US"/>
        </w:rPr>
        <w:t xml:space="preserve"> </w:t>
      </w:r>
      <w:r w:rsidRPr="000F283A">
        <w:rPr>
          <w:rFonts w:ascii="Times New Roman" w:hAnsi="Times New Roman" w:cs="Times New Roman"/>
          <w:lang w:val="en-US"/>
        </w:rPr>
        <w:t>The model represents</w:t>
      </w:r>
      <w:r w:rsidR="00032F1D" w:rsidRPr="000F283A">
        <w:rPr>
          <w:rFonts w:ascii="Times New Roman" w:hAnsi="Times New Roman" w:cs="Times New Roman"/>
          <w:lang w:val="en-US"/>
        </w:rPr>
        <w:t xml:space="preserve"> a cohort of migrants from </w:t>
      </w:r>
      <w:r w:rsidR="009F2428" w:rsidRPr="00AE23A7">
        <w:rPr>
          <w:rFonts w:ascii="Times New Roman" w:hAnsi="Times New Roman" w:cs="Times New Roman"/>
          <w:lang w:val="en-US"/>
        </w:rPr>
        <w:t>endemic areas</w:t>
      </w:r>
      <w:r w:rsidR="00032F1D" w:rsidRPr="00AE23A7">
        <w:rPr>
          <w:rFonts w:ascii="Times New Roman" w:hAnsi="Times New Roman" w:cs="Times New Roman"/>
          <w:lang w:val="en-US"/>
        </w:rPr>
        <w:t xml:space="preserve"> </w:t>
      </w:r>
      <w:r w:rsidR="00032F1D" w:rsidRPr="000F283A">
        <w:rPr>
          <w:rFonts w:ascii="Times New Roman" w:hAnsi="Times New Roman" w:cs="Times New Roman"/>
          <w:lang w:val="en-US"/>
        </w:rPr>
        <w:t xml:space="preserve">to Spain with chronic </w:t>
      </w:r>
      <w:r w:rsidR="00202DEB"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r w:rsidRPr="000F283A">
        <w:rPr>
          <w:rFonts w:ascii="Times New Roman" w:hAnsi="Times New Roman" w:cs="Times New Roman"/>
          <w:lang w:val="en-US"/>
        </w:rPr>
        <w:t xml:space="preserve"> (</w:t>
      </w:r>
      <w:ins w:id="106" w:author="Meggan Harris" w:date="2025-08-29T11:57:00Z" w16du:dateUtc="2025-08-29T09:57:00Z">
        <w:r w:rsidR="0001751E">
          <w:rPr>
            <w:rFonts w:ascii="Times New Roman" w:hAnsi="Times New Roman" w:cs="Times New Roman"/>
            <w:lang w:val="en-US"/>
          </w:rPr>
          <w:t>Fig.</w:t>
        </w:r>
      </w:ins>
      <w:del w:id="107" w:author="Meggan Harris" w:date="2025-08-29T11:57:00Z" w16du:dateUtc="2025-08-29T09:57:00Z">
        <w:r w:rsidR="00202DEB" w:rsidRPr="000F283A" w:rsidDel="0001751E">
          <w:rPr>
            <w:rFonts w:ascii="Times New Roman" w:hAnsi="Times New Roman" w:cs="Times New Roman"/>
            <w:lang w:val="en-US"/>
          </w:rPr>
          <w:delText>Figure</w:delText>
        </w:r>
      </w:del>
      <w:r w:rsidR="00202DEB" w:rsidRPr="000F283A">
        <w:rPr>
          <w:rFonts w:ascii="Times New Roman" w:hAnsi="Times New Roman" w:cs="Times New Roman"/>
          <w:lang w:val="en-US"/>
        </w:rPr>
        <w:t xml:space="preserve"> </w:t>
      </w:r>
      <w:r w:rsidR="00032F1D" w:rsidRPr="000F283A">
        <w:rPr>
          <w:rFonts w:ascii="Times New Roman" w:hAnsi="Times New Roman" w:cs="Times New Roman"/>
          <w:lang w:val="en-US"/>
        </w:rPr>
        <w:t>1</w:t>
      </w:r>
      <w:r w:rsidRPr="000F283A">
        <w:rPr>
          <w:rFonts w:ascii="Times New Roman" w:hAnsi="Times New Roman" w:cs="Times New Roman"/>
          <w:lang w:val="en-US"/>
        </w:rPr>
        <w:t>)</w:t>
      </w:r>
      <w:r w:rsidR="00032F1D" w:rsidRPr="000F283A">
        <w:rPr>
          <w:rFonts w:ascii="Times New Roman" w:hAnsi="Times New Roman" w:cs="Times New Roman"/>
          <w:lang w:val="en-US"/>
        </w:rPr>
        <w:t xml:space="preserve">. The model starts with a Chagas disease patient in the </w:t>
      </w:r>
      <w:r w:rsidRPr="000F283A">
        <w:rPr>
          <w:rFonts w:ascii="Times New Roman" w:hAnsi="Times New Roman" w:cs="Times New Roman"/>
          <w:lang w:val="en-US"/>
        </w:rPr>
        <w:t>upper</w:t>
      </w:r>
      <w:r w:rsidR="00AE6DD1" w:rsidRPr="000F283A">
        <w:rPr>
          <w:rFonts w:ascii="Times New Roman" w:hAnsi="Times New Roman" w:cs="Times New Roman"/>
          <w:lang w:val="en-US"/>
        </w:rPr>
        <w:t xml:space="preserve"> </w:t>
      </w:r>
      <w:r w:rsidRPr="000F283A">
        <w:rPr>
          <w:rFonts w:ascii="Times New Roman" w:hAnsi="Times New Roman" w:cs="Times New Roman"/>
          <w:lang w:val="en-US"/>
        </w:rPr>
        <w:t xml:space="preserve">left </w:t>
      </w:r>
      <w:r w:rsidR="00032F1D" w:rsidRPr="000F283A">
        <w:rPr>
          <w:rFonts w:ascii="Times New Roman" w:hAnsi="Times New Roman" w:cs="Times New Roman"/>
          <w:lang w:val="en-US"/>
        </w:rPr>
        <w:t>corner (</w:t>
      </w:r>
      <w:r w:rsidR="00501A60">
        <w:rPr>
          <w:rFonts w:ascii="Times New Roman" w:hAnsi="Times New Roman" w:cs="Times New Roman"/>
          <w:lang w:val="en-US"/>
        </w:rPr>
        <w:t>c</w:t>
      </w:r>
      <w:r w:rsidR="00032F1D" w:rsidRPr="000F283A">
        <w:rPr>
          <w:rFonts w:ascii="Times New Roman" w:hAnsi="Times New Roman" w:cs="Times New Roman"/>
          <w:lang w:val="en-US"/>
        </w:rPr>
        <w:t xml:space="preserve">hronic </w:t>
      </w:r>
      <w:r w:rsidR="00CC0C2D"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 xml:space="preserve">Chagas </w:t>
      </w:r>
      <w:del w:id="108" w:author="Meggan Harris" w:date="2025-08-28T11:15:00Z" w16du:dateUtc="2025-08-28T09:15:00Z">
        <w:r w:rsidR="00032F1D" w:rsidRPr="000F283A" w:rsidDel="00892D6D">
          <w:rPr>
            <w:rFonts w:ascii="Times New Roman" w:hAnsi="Times New Roman" w:cs="Times New Roman"/>
            <w:lang w:val="en-US"/>
          </w:rPr>
          <w:delText>Disease</w:delText>
        </w:r>
      </w:del>
      <w:ins w:id="109" w:author="Meggan Harris" w:date="2025-08-28T11:15:00Z" w16du:dateUtc="2025-08-28T09:15:00Z">
        <w:r w:rsidR="00892D6D">
          <w:rPr>
            <w:rFonts w:ascii="Times New Roman" w:hAnsi="Times New Roman" w:cs="Times New Roman"/>
            <w:lang w:val="en-US"/>
          </w:rPr>
          <w:t>d</w:t>
        </w:r>
        <w:r w:rsidR="00892D6D" w:rsidRPr="000F283A">
          <w:rPr>
            <w:rFonts w:ascii="Times New Roman" w:hAnsi="Times New Roman" w:cs="Times New Roman"/>
            <w:lang w:val="en-US"/>
          </w:rPr>
          <w:t>isease</w:t>
        </w:r>
      </w:ins>
      <w:r w:rsidR="00032F1D" w:rsidRPr="00AE23A7">
        <w:rPr>
          <w:rFonts w:ascii="Times New Roman" w:hAnsi="Times New Roman" w:cs="Times New Roman"/>
          <w:lang w:val="en-US"/>
        </w:rPr>
        <w:t>)</w:t>
      </w:r>
      <w:r w:rsidR="00AE23A7">
        <w:rPr>
          <w:rFonts w:ascii="Times New Roman" w:hAnsi="Times New Roman" w:cs="Times New Roman"/>
          <w:lang w:val="en-US"/>
        </w:rPr>
        <w:t xml:space="preserve">. </w:t>
      </w:r>
      <w:r w:rsidR="009F2428" w:rsidRPr="00AE23A7">
        <w:rPr>
          <w:rFonts w:ascii="Times New Roman" w:hAnsi="Times New Roman" w:cs="Times New Roman"/>
          <w:lang w:val="en-US"/>
        </w:rPr>
        <w:t>F</w:t>
      </w:r>
      <w:r w:rsidR="00032F1D" w:rsidRPr="00AE23A7">
        <w:rPr>
          <w:rFonts w:ascii="Times New Roman" w:hAnsi="Times New Roman" w:cs="Times New Roman"/>
          <w:lang w:val="en-US"/>
        </w:rPr>
        <w:t xml:space="preserve">rom </w:t>
      </w:r>
      <w:ins w:id="110" w:author="Meggan Harris" w:date="2025-08-28T11:15:00Z" w16du:dateUtc="2025-08-28T09:15:00Z">
        <w:r w:rsidR="00892D6D">
          <w:rPr>
            <w:rFonts w:ascii="Times New Roman" w:hAnsi="Times New Roman" w:cs="Times New Roman"/>
            <w:lang w:val="en-US"/>
          </w:rPr>
          <w:t>t</w:t>
        </w:r>
      </w:ins>
      <w:r w:rsidR="00AE23A7" w:rsidRPr="00AE23A7">
        <w:rPr>
          <w:rFonts w:ascii="Times New Roman" w:hAnsi="Times New Roman" w:cs="Times New Roman"/>
          <w:lang w:val="en-US"/>
        </w:rPr>
        <w:t>here,</w:t>
      </w:r>
      <w:r w:rsidR="00032F1D" w:rsidRPr="00AE23A7">
        <w:rPr>
          <w:rFonts w:ascii="Times New Roman" w:hAnsi="Times New Roman" w:cs="Times New Roman"/>
          <w:lang w:val="en-US"/>
        </w:rPr>
        <w:t xml:space="preserve"> </w:t>
      </w:r>
      <w:r w:rsidR="00032F1D" w:rsidRPr="000F283A">
        <w:rPr>
          <w:rFonts w:ascii="Times New Roman" w:hAnsi="Times New Roman" w:cs="Times New Roman"/>
          <w:lang w:val="en-US"/>
        </w:rPr>
        <w:t xml:space="preserve">a patient may develop </w:t>
      </w:r>
      <w:r w:rsidR="00501A60">
        <w:rPr>
          <w:rFonts w:ascii="Times New Roman" w:hAnsi="Times New Roman" w:cs="Times New Roman"/>
          <w:lang w:val="en-US"/>
        </w:rPr>
        <w:t>c</w:t>
      </w:r>
      <w:r w:rsidR="00032F1D" w:rsidRPr="000F283A">
        <w:rPr>
          <w:rFonts w:ascii="Times New Roman" w:hAnsi="Times New Roman" w:cs="Times New Roman"/>
          <w:lang w:val="en-US"/>
        </w:rPr>
        <w:t xml:space="preserve">hronic Chagas heart disease (upper </w:t>
      </w:r>
      <w:r w:rsidRPr="000F283A">
        <w:rPr>
          <w:rFonts w:ascii="Times New Roman" w:hAnsi="Times New Roman" w:cs="Times New Roman"/>
          <w:lang w:val="en-US"/>
        </w:rPr>
        <w:t xml:space="preserve">right </w:t>
      </w:r>
      <w:r w:rsidR="00032F1D" w:rsidRPr="000F283A">
        <w:rPr>
          <w:rFonts w:ascii="Times New Roman" w:hAnsi="Times New Roman" w:cs="Times New Roman"/>
          <w:lang w:val="en-US"/>
        </w:rPr>
        <w:t xml:space="preserve">corner) or chronic </w:t>
      </w:r>
      <w:r w:rsidR="00CC0C2D" w:rsidRPr="000F283A">
        <w:rPr>
          <w:rFonts w:ascii="Times New Roman" w:hAnsi="Times New Roman" w:cs="Times New Roman"/>
          <w:lang w:val="en-US"/>
        </w:rPr>
        <w:t>d</w:t>
      </w:r>
      <w:r w:rsidR="00032F1D" w:rsidRPr="000F283A">
        <w:rPr>
          <w:rFonts w:ascii="Times New Roman" w:hAnsi="Times New Roman" w:cs="Times New Roman"/>
          <w:lang w:val="en-US"/>
        </w:rPr>
        <w:t>igestive disease (</w:t>
      </w:r>
      <w:r w:rsidRPr="000F283A">
        <w:rPr>
          <w:rFonts w:ascii="Times New Roman" w:hAnsi="Times New Roman" w:cs="Times New Roman"/>
          <w:lang w:val="en-US"/>
        </w:rPr>
        <w:t xml:space="preserve">bottom left </w:t>
      </w:r>
      <w:r w:rsidR="00032F1D" w:rsidRPr="000F283A">
        <w:rPr>
          <w:rFonts w:ascii="Times New Roman" w:hAnsi="Times New Roman" w:cs="Times New Roman"/>
          <w:lang w:val="en-US"/>
        </w:rPr>
        <w:t xml:space="preserve">corner). From </w:t>
      </w:r>
      <w:r w:rsidR="00CC0C2D" w:rsidRPr="000F283A">
        <w:rPr>
          <w:rFonts w:ascii="Times New Roman" w:hAnsi="Times New Roman" w:cs="Times New Roman"/>
          <w:kern w:val="0"/>
          <w:lang w:val="en-US"/>
          <w14:ligatures w14:val="none"/>
        </w:rPr>
        <w:t>all three of the mentioned states,</w:t>
      </w:r>
      <w:r w:rsidR="00032F1D" w:rsidRPr="000F283A">
        <w:rPr>
          <w:rFonts w:ascii="Times New Roman" w:hAnsi="Times New Roman" w:cs="Times New Roman"/>
          <w:lang w:val="en-US"/>
        </w:rPr>
        <w:t xml:space="preserve"> a patient may die and transition to the fourth state, </w:t>
      </w:r>
      <w:r w:rsidR="00501A60">
        <w:rPr>
          <w:rFonts w:ascii="Times New Roman" w:hAnsi="Times New Roman" w:cs="Times New Roman"/>
          <w:lang w:val="en-US"/>
        </w:rPr>
        <w:t>d</w:t>
      </w:r>
      <w:r w:rsidR="00032F1D" w:rsidRPr="000F283A">
        <w:rPr>
          <w:rFonts w:ascii="Times New Roman" w:hAnsi="Times New Roman" w:cs="Times New Roman"/>
          <w:lang w:val="en-US"/>
        </w:rPr>
        <w:t>eath (</w:t>
      </w:r>
      <w:r w:rsidRPr="000F283A">
        <w:rPr>
          <w:rFonts w:ascii="Times New Roman" w:hAnsi="Times New Roman" w:cs="Times New Roman"/>
          <w:lang w:val="en-US"/>
        </w:rPr>
        <w:t xml:space="preserve">bottom right </w:t>
      </w:r>
      <w:r w:rsidR="00032F1D" w:rsidRPr="000F283A">
        <w:rPr>
          <w:rFonts w:ascii="Times New Roman" w:hAnsi="Times New Roman" w:cs="Times New Roman"/>
          <w:lang w:val="en-US"/>
        </w:rPr>
        <w:t>corner). The model was stratified by age group and sex.</w:t>
      </w:r>
      <w:r w:rsidR="004C1B3E" w:rsidRPr="000F283A">
        <w:rPr>
          <w:rFonts w:ascii="Times New Roman" w:hAnsi="Times New Roman" w:cs="Times New Roman"/>
          <w:lang w:val="en-US"/>
        </w:rPr>
        <w:t xml:space="preserve"> Transitions between states were governed by p</w:t>
      </w:r>
      <w:r w:rsidR="00032F1D" w:rsidRPr="000F283A">
        <w:rPr>
          <w:rFonts w:ascii="Times New Roman" w:hAnsi="Times New Roman" w:cs="Times New Roman"/>
          <w:lang w:val="en-US"/>
        </w:rPr>
        <w:t>arameters presented in table 1. The</w:t>
      </w:r>
      <w:r w:rsidR="004C1B3E" w:rsidRPr="000F283A">
        <w:rPr>
          <w:rFonts w:ascii="Times New Roman" w:hAnsi="Times New Roman" w:cs="Times New Roman"/>
          <w:lang w:val="en-US"/>
        </w:rPr>
        <w:t xml:space="preserve"> initial pa</w:t>
      </w:r>
      <w:r w:rsidR="00DE3C0A" w:rsidRPr="000F283A">
        <w:rPr>
          <w:rFonts w:ascii="Times New Roman" w:hAnsi="Times New Roman" w:cs="Times New Roman"/>
          <w:lang w:val="en-US"/>
        </w:rPr>
        <w:t>r</w:t>
      </w:r>
      <w:r w:rsidR="004C1B3E" w:rsidRPr="000F283A">
        <w:rPr>
          <w:rFonts w:ascii="Times New Roman" w:hAnsi="Times New Roman" w:cs="Times New Roman"/>
          <w:lang w:val="en-US"/>
        </w:rPr>
        <w:t>ameters</w:t>
      </w:r>
      <w:r w:rsidR="00032F1D" w:rsidRPr="000F283A">
        <w:rPr>
          <w:rFonts w:ascii="Times New Roman" w:hAnsi="Times New Roman" w:cs="Times New Roman"/>
          <w:lang w:val="en-US"/>
        </w:rPr>
        <w:t xml:space="preserve"> were </w:t>
      </w:r>
      <w:r w:rsidR="00CC0C2D" w:rsidRPr="000F283A">
        <w:rPr>
          <w:rFonts w:ascii="Times New Roman" w:hAnsi="Times New Roman" w:cs="Times New Roman"/>
          <w:kern w:val="0"/>
          <w:lang w:val="en-US"/>
          <w14:ligatures w14:val="none"/>
        </w:rPr>
        <w:t xml:space="preserve">selected through extensive literature </w:t>
      </w:r>
      <w:r w:rsidR="00CC0C2D" w:rsidRPr="000F283A">
        <w:rPr>
          <w:rFonts w:ascii="Times New Roman" w:hAnsi="Times New Roman" w:cs="Times New Roman"/>
          <w:kern w:val="0"/>
          <w:lang w:val="en-US"/>
          <w14:ligatures w14:val="none"/>
        </w:rPr>
        <w:lastRenderedPageBreak/>
        <w:t xml:space="preserve">research conducted by the study investigators, based on a qualitative </w:t>
      </w:r>
      <w:commentRangeStart w:id="111"/>
      <w:commentRangeStart w:id="112"/>
      <w:r w:rsidR="00CC0C2D" w:rsidRPr="000F283A">
        <w:rPr>
          <w:rFonts w:ascii="Times New Roman" w:hAnsi="Times New Roman" w:cs="Times New Roman"/>
          <w:kern w:val="0"/>
          <w:lang w:val="en-US"/>
          <w14:ligatures w14:val="none"/>
        </w:rPr>
        <w:t>assessment</w:t>
      </w:r>
      <w:commentRangeEnd w:id="111"/>
      <w:r w:rsidR="00DD3B90">
        <w:rPr>
          <w:rStyle w:val="Refdecomentario"/>
        </w:rPr>
        <w:commentReference w:id="111"/>
      </w:r>
      <w:commentRangeEnd w:id="112"/>
      <w:r w:rsidR="00AE23A7">
        <w:rPr>
          <w:rStyle w:val="Refdecomentario"/>
        </w:rPr>
        <w:commentReference w:id="112"/>
      </w:r>
      <w:r w:rsidR="00CC0C2D" w:rsidRPr="000F283A">
        <w:rPr>
          <w:rFonts w:ascii="Times New Roman" w:hAnsi="Times New Roman" w:cs="Times New Roman"/>
          <w:kern w:val="0"/>
          <w:lang w:val="en-US"/>
          <w14:ligatures w14:val="none"/>
        </w:rPr>
        <w:t>.</w:t>
      </w:r>
      <w:del w:id="113" w:author="HARRIS, Meggan" w:date="2025-08-28T10:08:00Z" w16du:dateUtc="2025-08-28T08:08:00Z">
        <w:r w:rsidR="004C1B3E" w:rsidRPr="000F283A" w:rsidDel="00A31297">
          <w:rPr>
            <w:rFonts w:ascii="Times New Roman" w:hAnsi="Times New Roman" w:cs="Times New Roman"/>
            <w:lang w:val="en-US"/>
          </w:rPr>
          <w:delText xml:space="preserve"> </w:delText>
        </w:r>
        <w:r w:rsidRPr="000F283A" w:rsidDel="00A31297">
          <w:rPr>
            <w:rFonts w:ascii="Times New Roman" w:hAnsi="Times New Roman" w:cs="Times New Roman"/>
            <w:lang w:val="en-US"/>
          </w:rPr>
          <w:delText xml:space="preserve"> </w:delText>
        </w:r>
      </w:del>
      <w:ins w:id="114" w:author="Meggan Harris" w:date="2025-08-29T12:48:00Z" w16du:dateUtc="2025-08-29T10:48:00Z">
        <w:r w:rsidR="007F37B0">
          <w:rPr>
            <w:rFonts w:ascii="Times New Roman" w:hAnsi="Times New Roman" w:cs="Times New Roman"/>
            <w:lang w:val="en-US"/>
          </w:rPr>
          <w:t xml:space="preserve"> </w:t>
        </w:r>
        <w:commentRangeStart w:id="115"/>
        <w:r w:rsidR="007F37B0">
          <w:rPr>
            <w:rFonts w:ascii="Times New Roman" w:hAnsi="Times New Roman" w:cs="Times New Roman"/>
            <w:lang w:val="en-US"/>
          </w:rPr>
          <w:t>Further details are available in</w:t>
        </w:r>
      </w:ins>
      <w:ins w:id="116" w:author="Meggan Harris" w:date="2025-08-29T12:49:00Z" w16du:dateUtc="2025-08-29T10:49:00Z">
        <w:r w:rsidR="00DB2D6F">
          <w:rPr>
            <w:rFonts w:ascii="Times New Roman" w:hAnsi="Times New Roman" w:cs="Times New Roman"/>
            <w:lang w:val="en-US"/>
          </w:rPr>
          <w:t xml:space="preserve"> the Supplementary material.</w:t>
        </w:r>
      </w:ins>
      <w:ins w:id="117" w:author="HARRIS, Meggan" w:date="2025-08-28T10:08:00Z" w16du:dateUtc="2025-08-28T08:08:00Z">
        <w:del w:id="118" w:author="Meggan Harris" w:date="2025-08-29T12:48:00Z" w16du:dateUtc="2025-08-29T10:48:00Z">
          <w:r w:rsidR="00A31297" w:rsidDel="007F37B0">
            <w:rPr>
              <w:rFonts w:ascii="Times New Roman" w:hAnsi="Times New Roman" w:cs="Times New Roman"/>
              <w:lang w:val="en-US"/>
            </w:rPr>
            <w:delText xml:space="preserve"> </w:delText>
          </w:r>
        </w:del>
      </w:ins>
      <w:commentRangeEnd w:id="115"/>
      <w:r w:rsidR="001A6089">
        <w:rPr>
          <w:rStyle w:val="Refdecomentario"/>
        </w:rPr>
        <w:commentReference w:id="115"/>
      </w:r>
    </w:p>
    <w:p w14:paraId="57B0A7B6" w14:textId="0E7FB799" w:rsidR="003D082C" w:rsidRPr="000F283A" w:rsidRDefault="004C1B3E" w:rsidP="00032F1D">
      <w:pPr>
        <w:spacing w:line="360" w:lineRule="auto"/>
        <w:rPr>
          <w:rFonts w:ascii="Times New Roman" w:hAnsi="Times New Roman" w:cs="Times New Roman"/>
          <w:lang w:val="en-US"/>
        </w:rPr>
      </w:pPr>
      <w:r w:rsidRPr="000F283A">
        <w:rPr>
          <w:rFonts w:ascii="Times New Roman" w:hAnsi="Times New Roman" w:cs="Times New Roman"/>
          <w:lang w:val="en-US"/>
        </w:rPr>
        <w:t>To calibrate the transition parameters, the model was run 100</w:t>
      </w:r>
      <w:del w:id="119" w:author="Meggan Harris" w:date="2025-08-28T11:15:00Z" w16du:dateUtc="2025-08-28T09:15:00Z">
        <w:r w:rsidRPr="000F283A" w:rsidDel="006E3FE7">
          <w:rPr>
            <w:rFonts w:ascii="Times New Roman" w:hAnsi="Times New Roman" w:cs="Times New Roman"/>
            <w:lang w:val="en-US"/>
          </w:rPr>
          <w:delText>,</w:delText>
        </w:r>
      </w:del>
      <w:ins w:id="120" w:author="Meggan Harris" w:date="2025-08-28T11:15:00Z" w16du:dateUtc="2025-08-28T09:15:00Z">
        <w:r w:rsidR="006E3FE7">
          <w:rPr>
            <w:rFonts w:ascii="Times New Roman" w:hAnsi="Times New Roman" w:cs="Times New Roman"/>
            <w:lang w:val="en-US"/>
          </w:rPr>
          <w:t> </w:t>
        </w:r>
      </w:ins>
      <w:r w:rsidRPr="000F283A">
        <w:rPr>
          <w:rFonts w:ascii="Times New Roman" w:hAnsi="Times New Roman" w:cs="Times New Roman"/>
          <w:lang w:val="en-US"/>
        </w:rPr>
        <w:t>000 times</w:t>
      </w:r>
      <w:ins w:id="121" w:author="Meggan Harris" w:date="2025-08-28T11:15:00Z" w16du:dateUtc="2025-08-28T09:15:00Z">
        <w:r w:rsidR="006E3FE7">
          <w:rPr>
            <w:rFonts w:ascii="Times New Roman" w:hAnsi="Times New Roman" w:cs="Times New Roman"/>
            <w:lang w:val="en-US"/>
          </w:rPr>
          <w:t>,</w:t>
        </w:r>
      </w:ins>
      <w:r w:rsidRPr="000F283A">
        <w:rPr>
          <w:rFonts w:ascii="Times New Roman" w:hAnsi="Times New Roman" w:cs="Times New Roman"/>
          <w:lang w:val="en-US"/>
        </w:rPr>
        <w:t xml:space="preserve"> and the set </w:t>
      </w:r>
      <w:r w:rsidR="00A76FF2" w:rsidRPr="000F283A">
        <w:rPr>
          <w:rFonts w:ascii="Times New Roman" w:hAnsi="Times New Roman" w:cs="Times New Roman"/>
          <w:lang w:val="en-US"/>
        </w:rPr>
        <w:t>o</w:t>
      </w:r>
      <w:r w:rsidR="00A76FF2">
        <w:rPr>
          <w:rFonts w:ascii="Times New Roman" w:hAnsi="Times New Roman" w:cs="Times New Roman"/>
          <w:lang w:val="en-US"/>
        </w:rPr>
        <w:t>f</w:t>
      </w:r>
      <w:r w:rsidR="00A76FF2" w:rsidRPr="000F283A">
        <w:rPr>
          <w:rFonts w:ascii="Times New Roman" w:hAnsi="Times New Roman" w:cs="Times New Roman"/>
          <w:lang w:val="en-US"/>
        </w:rPr>
        <w:t xml:space="preserve"> </w:t>
      </w:r>
      <w:r w:rsidRPr="000F283A">
        <w:rPr>
          <w:rFonts w:ascii="Times New Roman" w:hAnsi="Times New Roman" w:cs="Times New Roman"/>
          <w:lang w:val="en-US"/>
        </w:rPr>
        <w:t>parameters that best reproduced the same deaths due to Chagas disease as those reported by Ramos-Rincón et al.</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{"citationID":"vd12qHog","properties":{"formattedCitation":"\\super 17\\nosupersub{}","plainCitation":"17","noteIndex":0},"citationItems":[{"id":131,"uris":["http://zotero.org/groups/5772643/items/9QB95GSD"],"itemData":{"id":131,"type":"article-journal","abstract":"Background.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URL":"https://www.mdpi.com/2076-2607/9/9/1991","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accessed":{"date-parts":[["2025",5,17]]},"issued":{"date-parts":[["2021",9,20]]}}}],"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17</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were chosen for the deterministic analysis.</w:t>
      </w:r>
      <w:del w:id="122" w:author="HARRIS, Meggan" w:date="2025-08-28T10:08:00Z" w16du:dateUtc="2025-08-28T08:08:00Z">
        <w:r w:rsidRPr="000F283A" w:rsidDel="00A31297">
          <w:rPr>
            <w:rFonts w:ascii="Times New Roman" w:hAnsi="Times New Roman" w:cs="Times New Roman"/>
            <w:lang w:val="en-US"/>
          </w:rPr>
          <w:delText xml:space="preserve">  </w:delText>
        </w:r>
      </w:del>
      <w:ins w:id="123" w:author="HARRIS, Meggan" w:date="2025-08-28T10:08:00Z" w16du:dateUtc="2025-08-28T08:08:00Z">
        <w:r w:rsidR="00A31297">
          <w:rPr>
            <w:rFonts w:ascii="Times New Roman" w:hAnsi="Times New Roman" w:cs="Times New Roman"/>
            <w:lang w:val="en-US"/>
          </w:rPr>
          <w:t xml:space="preserve"> </w:t>
        </w:r>
      </w:ins>
    </w:p>
    <w:p w14:paraId="25098A31" w14:textId="6AD7A46B" w:rsidR="00DE3C0A" w:rsidRPr="000F283A" w:rsidRDefault="00DE3C0A" w:rsidP="00032F1D">
      <w:pPr>
        <w:spacing w:line="360" w:lineRule="auto"/>
        <w:rPr>
          <w:rFonts w:ascii="Times New Roman" w:hAnsi="Times New Roman" w:cs="Times New Roman"/>
          <w:lang w:val="en-US"/>
        </w:rPr>
      </w:pPr>
      <w:r w:rsidRPr="000F283A">
        <w:rPr>
          <w:rFonts w:ascii="Times New Roman" w:hAnsi="Times New Roman" w:cs="Times New Roman"/>
          <w:lang w:val="en-US"/>
        </w:rPr>
        <w:t>The total population was assumed to remain constant</w:t>
      </w:r>
      <w:r w:rsidR="00501A60">
        <w:rPr>
          <w:rFonts w:ascii="Times New Roman" w:hAnsi="Times New Roman" w:cs="Times New Roman"/>
          <w:lang w:val="en-US"/>
        </w:rPr>
        <w:t>.</w:t>
      </w:r>
      <w:r w:rsidRPr="000F283A">
        <w:rPr>
          <w:rFonts w:ascii="Times New Roman" w:hAnsi="Times New Roman" w:cs="Times New Roman"/>
          <w:lang w:val="en-US"/>
        </w:rPr>
        <w:t xml:space="preserve"> </w:t>
      </w:r>
      <w:r w:rsidR="00501A60">
        <w:rPr>
          <w:rFonts w:ascii="Times New Roman" w:hAnsi="Times New Roman" w:cs="Times New Roman"/>
          <w:lang w:val="en-US"/>
        </w:rPr>
        <w:t xml:space="preserve">To achieve that, dead individuals were replaced by </w:t>
      </w:r>
      <w:r w:rsidRPr="000F283A">
        <w:rPr>
          <w:rFonts w:ascii="Times New Roman" w:hAnsi="Times New Roman" w:cs="Times New Roman"/>
          <w:lang w:val="en-US"/>
        </w:rPr>
        <w:t xml:space="preserve">new patients </w:t>
      </w:r>
      <w:r w:rsidR="00501A60">
        <w:rPr>
          <w:rFonts w:ascii="Times New Roman" w:hAnsi="Times New Roman" w:cs="Times New Roman"/>
          <w:lang w:val="en-US"/>
        </w:rPr>
        <w:t>of</w:t>
      </w:r>
      <w:r w:rsidRPr="000F283A">
        <w:rPr>
          <w:rFonts w:ascii="Times New Roman" w:hAnsi="Times New Roman" w:cs="Times New Roman"/>
          <w:lang w:val="en-US"/>
        </w:rPr>
        <w:t xml:space="preserve"> the youngest age group.</w:t>
      </w:r>
    </w:p>
    <w:p w14:paraId="2B813FAF" w14:textId="78285C49" w:rsidR="00F94FF3" w:rsidRPr="000F283A" w:rsidRDefault="00D36EB4" w:rsidP="00F94FF3">
      <w:pPr>
        <w:spacing w:line="360" w:lineRule="auto"/>
        <w:rPr>
          <w:rFonts w:ascii="Times New Roman" w:hAnsi="Times New Roman" w:cs="Times New Roman"/>
          <w:lang w:val="en-US"/>
        </w:rPr>
      </w:pPr>
      <w:bookmarkStart w:id="124" w:name="_Hlk196471616"/>
      <w:r>
        <w:rPr>
          <w:rFonts w:ascii="Times New Roman" w:hAnsi="Times New Roman" w:cs="Times New Roman"/>
          <w:noProof/>
          <w:lang w:val="en-US"/>
        </w:rPr>
        <w:drawing>
          <wp:inline distT="0" distB="0" distL="0" distR="0" wp14:anchorId="3F694F63" wp14:editId="48579D03">
            <wp:extent cx="3152775" cy="2238375"/>
            <wp:effectExtent l="0" t="0" r="9525" b="9525"/>
            <wp:docPr id="108938713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87138" name="Imagen 2" descr="Diagrama&#10;&#10;El contenido generado por IA puede ser incorrecto."/>
                    <pic:cNvPicPr/>
                  </pic:nvPicPr>
                  <pic:blipFill rotWithShape="1">
                    <a:blip r:embed="rId12">
                      <a:extLst>
                        <a:ext uri="{28A0092B-C50C-407E-A947-70E740481C1C}">
                          <a14:useLocalDpi xmlns:a14="http://schemas.microsoft.com/office/drawing/2010/main" val="0"/>
                        </a:ext>
                      </a:extLst>
                    </a:blip>
                    <a:srcRect l="15050" t="12054" r="30210" b="18855"/>
                    <a:stretch>
                      <a:fillRect/>
                    </a:stretch>
                  </pic:blipFill>
                  <pic:spPr bwMode="auto">
                    <a:xfrm>
                      <a:off x="0" y="0"/>
                      <a:ext cx="3152775" cy="2238375"/>
                    </a:xfrm>
                    <a:prstGeom prst="rect">
                      <a:avLst/>
                    </a:prstGeom>
                    <a:ln>
                      <a:noFill/>
                    </a:ln>
                    <a:extLst>
                      <a:ext uri="{53640926-AAD7-44D8-BBD7-CCE9431645EC}">
                        <a14:shadowObscured xmlns:a14="http://schemas.microsoft.com/office/drawing/2010/main"/>
                      </a:ext>
                    </a:extLst>
                  </pic:spPr>
                </pic:pic>
              </a:graphicData>
            </a:graphic>
          </wp:inline>
        </w:drawing>
      </w:r>
      <w:r w:rsidR="00392908">
        <w:rPr>
          <w:rFonts w:ascii="Times New Roman" w:hAnsi="Times New Roman" w:cs="Times New Roman"/>
          <w:lang w:val="en-US"/>
        </w:rPr>
        <w:br w:type="textWrapping" w:clear="all"/>
      </w:r>
    </w:p>
    <w:p w14:paraId="1874D79F" w14:textId="0CD7EAE2" w:rsidR="00F94FF3" w:rsidRPr="000F283A" w:rsidRDefault="00DD3B90" w:rsidP="00F94FF3">
      <w:pPr>
        <w:spacing w:line="360" w:lineRule="auto"/>
        <w:rPr>
          <w:rFonts w:ascii="Times New Roman" w:hAnsi="Times New Roman" w:cs="Times New Roman"/>
          <w:sz w:val="20"/>
          <w:szCs w:val="20"/>
          <w:lang w:val="en-US"/>
        </w:rPr>
      </w:pPr>
      <w:bookmarkStart w:id="125" w:name="_Hlk196472011"/>
      <w:r>
        <w:rPr>
          <w:rFonts w:ascii="Times New Roman" w:hAnsi="Times New Roman" w:cs="Times New Roman"/>
          <w:b/>
          <w:bCs/>
          <w:kern w:val="0"/>
          <w:sz w:val="20"/>
          <w:szCs w:val="20"/>
          <w:lang w:val="en-US"/>
          <w14:ligatures w14:val="none"/>
        </w:rPr>
        <w:t>Figure 1. Simplified representation of the Markov model.</w:t>
      </w:r>
      <w:r>
        <w:rPr>
          <w:rFonts w:ascii="Times New Roman" w:hAnsi="Times New Roman" w:cs="Times New Roman"/>
          <w:kern w:val="0"/>
          <w:sz w:val="20"/>
          <w:szCs w:val="20"/>
          <w:lang w:val="en-US"/>
          <w14:ligatures w14:val="none"/>
        </w:rPr>
        <w:t xml:space="preserve"> The model starts with a patient with chronic indeterminate Chagas disease in the upper left corner</w:t>
      </w:r>
      <w:r w:rsidRPr="00AE23A7">
        <w:rPr>
          <w:rFonts w:ascii="Times New Roman" w:hAnsi="Times New Roman" w:cs="Times New Roman"/>
          <w:kern w:val="0"/>
          <w:sz w:val="20"/>
          <w:szCs w:val="20"/>
          <w:lang w:val="en-US"/>
          <w14:ligatures w14:val="none"/>
        </w:rPr>
        <w:t xml:space="preserve">. From </w:t>
      </w:r>
      <w:ins w:id="126" w:author="Meggan Harris" w:date="2025-08-28T11:16:00Z" w16du:dateUtc="2025-08-28T09:16:00Z">
        <w:r w:rsidR="003C34EF">
          <w:rPr>
            <w:rFonts w:ascii="Times New Roman" w:hAnsi="Times New Roman" w:cs="Times New Roman"/>
            <w:kern w:val="0"/>
            <w:sz w:val="20"/>
            <w:szCs w:val="20"/>
            <w:lang w:val="en-US"/>
            <w14:ligatures w14:val="none"/>
          </w:rPr>
          <w:t>t</w:t>
        </w:r>
      </w:ins>
      <w:r w:rsidRPr="00AE23A7">
        <w:rPr>
          <w:rFonts w:ascii="Times New Roman" w:hAnsi="Times New Roman" w:cs="Times New Roman"/>
          <w:kern w:val="0"/>
          <w:sz w:val="20"/>
          <w:szCs w:val="20"/>
          <w:lang w:val="en-US"/>
          <w14:ligatures w14:val="none"/>
        </w:rPr>
        <w:t xml:space="preserve">here, a patient may develop determinate </w:t>
      </w:r>
      <w:del w:id="127" w:author="Meggan Harris" w:date="2025-08-29T11:56:00Z" w16du:dateUtc="2025-08-29T09:56:00Z">
        <w:r w:rsidRPr="00AE23A7" w:rsidDel="003A678F">
          <w:rPr>
            <w:rFonts w:ascii="Times New Roman" w:hAnsi="Times New Roman" w:cs="Times New Roman"/>
            <w:kern w:val="0"/>
            <w:sz w:val="20"/>
            <w:szCs w:val="20"/>
            <w:lang w:val="en-US"/>
            <w14:ligatures w14:val="none"/>
          </w:rPr>
          <w:delText xml:space="preserve">Chronic </w:delText>
        </w:r>
      </w:del>
      <w:ins w:id="128" w:author="Meggan Harris" w:date="2025-08-29T11:56:00Z" w16du:dateUtc="2025-08-29T09:56:00Z">
        <w:r w:rsidR="003A678F">
          <w:rPr>
            <w:rFonts w:ascii="Times New Roman" w:hAnsi="Times New Roman" w:cs="Times New Roman"/>
            <w:kern w:val="0"/>
            <w:sz w:val="20"/>
            <w:szCs w:val="20"/>
            <w:lang w:val="en-US"/>
            <w14:ligatures w14:val="none"/>
          </w:rPr>
          <w:t>c</w:t>
        </w:r>
        <w:r w:rsidR="003A678F" w:rsidRPr="00AE23A7">
          <w:rPr>
            <w:rFonts w:ascii="Times New Roman" w:hAnsi="Times New Roman" w:cs="Times New Roman"/>
            <w:kern w:val="0"/>
            <w:sz w:val="20"/>
            <w:szCs w:val="20"/>
            <w:lang w:val="en-US"/>
            <w14:ligatures w14:val="none"/>
          </w:rPr>
          <w:t xml:space="preserve">hronic </w:t>
        </w:r>
      </w:ins>
      <w:r w:rsidRPr="00AE23A7">
        <w:rPr>
          <w:rFonts w:ascii="Times New Roman" w:hAnsi="Times New Roman" w:cs="Times New Roman"/>
          <w:kern w:val="0"/>
          <w:sz w:val="20"/>
          <w:szCs w:val="20"/>
          <w:lang w:val="en-US"/>
          <w14:ligatures w14:val="none"/>
        </w:rPr>
        <w:t xml:space="preserve">Chagas heart disease (top right corner) or chronic </w:t>
      </w:r>
      <w:del w:id="129" w:author="Meggan Harris" w:date="2025-08-28T11:16:00Z" w16du:dateUtc="2025-08-28T09:16:00Z">
        <w:r w:rsidRPr="00AE23A7" w:rsidDel="003C34EF">
          <w:rPr>
            <w:rFonts w:ascii="Times New Roman" w:hAnsi="Times New Roman" w:cs="Times New Roman"/>
            <w:kern w:val="0"/>
            <w:sz w:val="20"/>
            <w:szCs w:val="20"/>
            <w:lang w:val="en-US"/>
            <w14:ligatures w14:val="none"/>
          </w:rPr>
          <w:delText xml:space="preserve">Digestive </w:delText>
        </w:r>
      </w:del>
      <w:ins w:id="130" w:author="Meggan Harris" w:date="2025-08-28T11:16:00Z" w16du:dateUtc="2025-08-28T09:16:00Z">
        <w:r w:rsidR="003C34EF">
          <w:rPr>
            <w:rFonts w:ascii="Times New Roman" w:hAnsi="Times New Roman" w:cs="Times New Roman"/>
            <w:kern w:val="0"/>
            <w:sz w:val="20"/>
            <w:szCs w:val="20"/>
            <w:lang w:val="en-US"/>
            <w14:ligatures w14:val="none"/>
          </w:rPr>
          <w:t>d</w:t>
        </w:r>
        <w:r w:rsidR="003C34EF" w:rsidRPr="00AE23A7">
          <w:rPr>
            <w:rFonts w:ascii="Times New Roman" w:hAnsi="Times New Roman" w:cs="Times New Roman"/>
            <w:kern w:val="0"/>
            <w:sz w:val="20"/>
            <w:szCs w:val="20"/>
            <w:lang w:val="en-US"/>
            <w14:ligatures w14:val="none"/>
          </w:rPr>
          <w:t xml:space="preserve">igestive </w:t>
        </w:r>
      </w:ins>
      <w:r w:rsidRPr="00AE23A7">
        <w:rPr>
          <w:rFonts w:ascii="Times New Roman" w:hAnsi="Times New Roman" w:cs="Times New Roman"/>
          <w:kern w:val="0"/>
          <w:sz w:val="20"/>
          <w:szCs w:val="20"/>
          <w:lang w:val="en-US"/>
          <w14:ligatures w14:val="none"/>
        </w:rPr>
        <w:t xml:space="preserve">disease (bottom </w:t>
      </w:r>
      <w:r>
        <w:rPr>
          <w:rFonts w:ascii="Times New Roman" w:hAnsi="Times New Roman" w:cs="Times New Roman"/>
          <w:kern w:val="0"/>
          <w:sz w:val="20"/>
          <w:szCs w:val="20"/>
          <w:lang w:val="en-US"/>
          <w14:ligatures w14:val="none"/>
        </w:rPr>
        <w:t xml:space="preserve">left corner). From all three of these states, a patient may die and transition to the fourth state, </w:t>
      </w:r>
      <w:del w:id="131" w:author="Meggan Harris" w:date="2025-08-28T11:16:00Z" w16du:dateUtc="2025-08-28T09:16:00Z">
        <w:r w:rsidDel="003C34EF">
          <w:rPr>
            <w:rFonts w:ascii="Times New Roman" w:hAnsi="Times New Roman" w:cs="Times New Roman"/>
            <w:kern w:val="0"/>
            <w:sz w:val="20"/>
            <w:szCs w:val="20"/>
            <w:lang w:val="en-US"/>
            <w14:ligatures w14:val="none"/>
          </w:rPr>
          <w:delText xml:space="preserve">Death </w:delText>
        </w:r>
      </w:del>
      <w:ins w:id="132" w:author="Meggan Harris" w:date="2025-08-28T11:16:00Z" w16du:dateUtc="2025-08-28T09:16:00Z">
        <w:r w:rsidR="003C34EF">
          <w:rPr>
            <w:rFonts w:ascii="Times New Roman" w:hAnsi="Times New Roman" w:cs="Times New Roman"/>
            <w:kern w:val="0"/>
            <w:sz w:val="20"/>
            <w:szCs w:val="20"/>
            <w:lang w:val="en-US"/>
            <w14:ligatures w14:val="none"/>
          </w:rPr>
          <w:t xml:space="preserve">death </w:t>
        </w:r>
      </w:ins>
      <w:r>
        <w:rPr>
          <w:rFonts w:ascii="Times New Roman" w:hAnsi="Times New Roman" w:cs="Times New Roman"/>
          <w:kern w:val="0"/>
          <w:sz w:val="20"/>
          <w:szCs w:val="20"/>
          <w:lang w:val="en-US"/>
          <w14:ligatures w14:val="none"/>
        </w:rPr>
        <w:t>(bottom right corner). The model was stratified by age group and sex.</w:t>
      </w:r>
    </w:p>
    <w:bookmarkEnd w:id="124"/>
    <w:bookmarkEnd w:id="125"/>
    <w:p w14:paraId="7B756AED" w14:textId="6C80FF93" w:rsidR="00F94FF3" w:rsidRPr="000F283A" w:rsidRDefault="00490CF5" w:rsidP="00032F1D">
      <w:pPr>
        <w:spacing w:line="360" w:lineRule="auto"/>
        <w:rPr>
          <w:rFonts w:ascii="Times New Roman" w:hAnsi="Times New Roman" w:cs="Times New Roman"/>
          <w:i/>
          <w:iCs/>
          <w:lang w:val="en-US"/>
        </w:rPr>
      </w:pPr>
      <w:r w:rsidRPr="000F283A">
        <w:rPr>
          <w:rFonts w:ascii="Times New Roman" w:hAnsi="Times New Roman" w:cs="Times New Roman"/>
          <w:i/>
          <w:iCs/>
          <w:lang w:val="en-US"/>
        </w:rPr>
        <w:t>Data analysis</w:t>
      </w:r>
    </w:p>
    <w:p w14:paraId="584D6FCF" w14:textId="37D76B77" w:rsidR="00490CF5" w:rsidRPr="000F283A" w:rsidRDefault="00490CF5"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The model and </w:t>
      </w:r>
      <w:r w:rsidR="00AC7710" w:rsidRPr="000F283A">
        <w:rPr>
          <w:rFonts w:ascii="Times New Roman" w:hAnsi="Times New Roman" w:cs="Times New Roman"/>
          <w:lang w:val="en-US"/>
        </w:rPr>
        <w:t>th</w:t>
      </w:r>
      <w:r w:rsidR="001E4F42" w:rsidRPr="000F283A">
        <w:rPr>
          <w:rFonts w:ascii="Times New Roman" w:hAnsi="Times New Roman" w:cs="Times New Roman"/>
          <w:lang w:val="en-US"/>
        </w:rPr>
        <w:t>e</w:t>
      </w:r>
      <w:r w:rsidR="00AC7710" w:rsidRPr="000F283A">
        <w:rPr>
          <w:rFonts w:ascii="Times New Roman" w:hAnsi="Times New Roman" w:cs="Times New Roman"/>
          <w:lang w:val="en-US"/>
        </w:rPr>
        <w:t xml:space="preserve"> </w:t>
      </w:r>
      <w:r w:rsidRPr="00AE23A7">
        <w:rPr>
          <w:rFonts w:ascii="Times New Roman" w:hAnsi="Times New Roman" w:cs="Times New Roman"/>
          <w:lang w:val="en-US"/>
        </w:rPr>
        <w:t>analysis w</w:t>
      </w:r>
      <w:r w:rsidR="00DD3B90" w:rsidRPr="00AE23A7">
        <w:rPr>
          <w:rFonts w:ascii="Times New Roman" w:hAnsi="Times New Roman" w:cs="Times New Roman"/>
          <w:lang w:val="en-US"/>
        </w:rPr>
        <w:t>ere</w:t>
      </w:r>
      <w:r w:rsidRPr="00AE23A7">
        <w:rPr>
          <w:rFonts w:ascii="Times New Roman" w:hAnsi="Times New Roman" w:cs="Times New Roman"/>
          <w:lang w:val="en-US"/>
        </w:rPr>
        <w:t xml:space="preserve"> developed </w:t>
      </w:r>
      <w:r w:rsidRPr="000F283A">
        <w:rPr>
          <w:rFonts w:ascii="Times New Roman" w:hAnsi="Times New Roman" w:cs="Times New Roman"/>
          <w:lang w:val="en-US"/>
        </w:rPr>
        <w:t xml:space="preserve">in </w:t>
      </w:r>
      <w:r w:rsidR="00392908" w:rsidRPr="008C73BB">
        <w:rPr>
          <w:rFonts w:ascii="Times New Roman" w:hAnsi="Times New Roman" w:cs="Times New Roman"/>
          <w:lang w:val="en-US"/>
        </w:rPr>
        <w:t>R version 4.3.1</w:t>
      </w:r>
      <w:r w:rsidRPr="000F283A">
        <w:rPr>
          <w:rFonts w:ascii="Times New Roman" w:hAnsi="Times New Roman" w:cs="Times New Roman"/>
          <w:lang w:val="en-US"/>
        </w:rPr>
        <w:t>.</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{"citationID":"QPvOdhUB","properties":{"formattedCitation":"\\super 18\\nosupersub{}","plainCitation":"18","noteIndex":0},"citationItems":[{"id":132,"uris":["http://zotero.org/groups/5772643/items/VV9MWYSQ"],"itemData":{"id":132,"type":"software","event-place":"{Vienna, Austria}","genre":"R","publisher-place":"{Vienna, Austria}","title":"R: A Language and Environment for Statistical   Computing","URL":"https://www.R-project.org","author":[{"family":"R Core Team","given":""}],"issued":{"date-parts":[["2023"]]}}}],"schema":"https://github.com/citation-style-language/schema/raw/master/csl-citation.json"}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18</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r w:rsidR="00DD3B90">
        <w:rPr>
          <w:rFonts w:ascii="Times New Roman" w:hAnsi="Times New Roman" w:cs="Times New Roman"/>
          <w:kern w:val="0"/>
          <w:lang w:val="en-US"/>
          <w14:ligatures w14:val="none"/>
        </w:rPr>
        <w:t>A cost-effectiveness analysis was undertaken, simulating two cohorts: one treated with benznidazole and one not treated.</w:t>
      </w:r>
      <w:r w:rsidRPr="000F283A">
        <w:rPr>
          <w:rFonts w:ascii="Times New Roman" w:hAnsi="Times New Roman" w:cs="Times New Roman"/>
          <w:lang w:val="en-US"/>
        </w:rPr>
        <w:t xml:space="preserve"> For each arm, QALYs and costs were calculated with the model as well as the incremental cost-effectiveness ratio (difference in costs divided by difference in QALYs).</w:t>
      </w:r>
    </w:p>
    <w:p w14:paraId="25BF17E8" w14:textId="69085677" w:rsidR="00DE3C0A" w:rsidRPr="000F283A" w:rsidRDefault="00DE3C0A"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A deterministic sensitivity analysis </w:t>
      </w:r>
      <w:r w:rsidR="00AC7710" w:rsidRPr="000F283A">
        <w:rPr>
          <w:rFonts w:ascii="Times New Roman" w:hAnsi="Times New Roman" w:cs="Times New Roman"/>
          <w:kern w:val="0"/>
          <w:lang w:val="en-US"/>
          <w14:ligatures w14:val="none"/>
        </w:rPr>
        <w:t xml:space="preserve">was conducted, </w:t>
      </w:r>
      <w:del w:id="133" w:author="Meggan Harris" w:date="2025-08-28T11:24:00Z" w16du:dateUtc="2025-08-28T09:24:00Z">
        <w:r w:rsidR="00AC7710" w:rsidRPr="000F283A" w:rsidDel="00B24EFF">
          <w:rPr>
            <w:rFonts w:ascii="Times New Roman" w:hAnsi="Times New Roman" w:cs="Times New Roman"/>
            <w:kern w:val="0"/>
            <w:lang w:val="en-US"/>
            <w14:ligatures w14:val="none"/>
          </w:rPr>
          <w:delText xml:space="preserve">varying </w:delText>
        </w:r>
      </w:del>
      <w:ins w:id="134" w:author="Meggan Harris" w:date="2025-08-28T11:24:00Z" w16du:dateUtc="2025-08-28T09:24:00Z">
        <w:r w:rsidR="00B24EFF">
          <w:rPr>
            <w:rFonts w:ascii="Times New Roman" w:hAnsi="Times New Roman" w:cs="Times New Roman"/>
            <w:kern w:val="0"/>
            <w:lang w:val="en-US"/>
            <w14:ligatures w14:val="none"/>
          </w:rPr>
          <w:t>introducing variations on</w:t>
        </w:r>
        <w:r w:rsidR="00B24EFF" w:rsidRPr="000F283A">
          <w:rPr>
            <w:rFonts w:ascii="Times New Roman" w:hAnsi="Times New Roman" w:cs="Times New Roman"/>
            <w:kern w:val="0"/>
            <w:lang w:val="en-US"/>
            <w14:ligatures w14:val="none"/>
          </w:rPr>
          <w:t xml:space="preserve"> </w:t>
        </w:r>
      </w:ins>
      <w:r w:rsidR="00AC7710" w:rsidRPr="000F283A">
        <w:rPr>
          <w:rFonts w:ascii="Times New Roman" w:hAnsi="Times New Roman" w:cs="Times New Roman"/>
          <w:kern w:val="0"/>
          <w:lang w:val="en-US"/>
          <w14:ligatures w14:val="none"/>
        </w:rPr>
        <w:t>key parameters individually within the extreme values of their possible range, and the results were</w:t>
      </w:r>
      <w:r w:rsidRPr="000F283A">
        <w:rPr>
          <w:rFonts w:ascii="Times New Roman" w:hAnsi="Times New Roman" w:cs="Times New Roman"/>
          <w:lang w:val="en-US"/>
        </w:rPr>
        <w:t xml:space="preserve"> presented as tornado plots. </w:t>
      </w:r>
      <w:del w:id="135" w:author="Meggan Harris" w:date="2025-08-28T11:37:00Z" w16du:dateUtc="2025-08-28T09:37:00Z">
        <w:r w:rsidRPr="000F283A" w:rsidDel="007C0B10">
          <w:rPr>
            <w:rFonts w:ascii="Times New Roman" w:hAnsi="Times New Roman" w:cs="Times New Roman"/>
            <w:lang w:val="en-US"/>
          </w:rPr>
          <w:delText>Also</w:delText>
        </w:r>
      </w:del>
      <w:ins w:id="136" w:author="Meggan Harris" w:date="2025-08-28T11:37:00Z" w16du:dateUtc="2025-08-28T09:37:00Z">
        <w:r w:rsidR="007C0B10">
          <w:rPr>
            <w:rFonts w:ascii="Times New Roman" w:hAnsi="Times New Roman" w:cs="Times New Roman"/>
            <w:lang w:val="en-US"/>
          </w:rPr>
          <w:t>In addition</w:t>
        </w:r>
      </w:ins>
      <w:r w:rsidRPr="000F283A">
        <w:rPr>
          <w:rFonts w:ascii="Times New Roman" w:hAnsi="Times New Roman" w:cs="Times New Roman"/>
          <w:lang w:val="en-US"/>
        </w:rPr>
        <w:t>, a probabilistic sensitivity analysis</w:t>
      </w:r>
      <w:r w:rsidR="00F94FF3" w:rsidRPr="000F283A">
        <w:rPr>
          <w:rFonts w:ascii="Times New Roman" w:hAnsi="Times New Roman" w:cs="Times New Roman"/>
          <w:lang w:val="en-US"/>
        </w:rPr>
        <w:t xml:space="preserve"> (PSA)</w:t>
      </w:r>
      <w:r w:rsidRPr="000F283A">
        <w:rPr>
          <w:rFonts w:ascii="Times New Roman" w:hAnsi="Times New Roman" w:cs="Times New Roman"/>
          <w:lang w:val="en-US"/>
        </w:rPr>
        <w:t xml:space="preserve">, where the parameters were given probability distributions and the simulations run 1000 times (i.e. Markov </w:t>
      </w:r>
      <w:del w:id="137" w:author="Meggan Harris" w:date="2025-08-29T11:56:00Z" w16du:dateUtc="2025-08-29T09:56:00Z">
        <w:r w:rsidRPr="000F283A" w:rsidDel="0001751E">
          <w:rPr>
            <w:rFonts w:ascii="Times New Roman" w:hAnsi="Times New Roman" w:cs="Times New Roman"/>
            <w:lang w:val="en-US"/>
          </w:rPr>
          <w:delText xml:space="preserve">Chain </w:delText>
        </w:r>
      </w:del>
      <w:ins w:id="138" w:author="Meggan Harris" w:date="2025-08-29T11:56:00Z" w16du:dateUtc="2025-08-29T09:56:00Z">
        <w:r w:rsidR="0001751E">
          <w:rPr>
            <w:rFonts w:ascii="Times New Roman" w:hAnsi="Times New Roman" w:cs="Times New Roman"/>
            <w:lang w:val="en-US"/>
          </w:rPr>
          <w:t>c</w:t>
        </w:r>
        <w:r w:rsidR="0001751E" w:rsidRPr="000F283A">
          <w:rPr>
            <w:rFonts w:ascii="Times New Roman" w:hAnsi="Times New Roman" w:cs="Times New Roman"/>
            <w:lang w:val="en-US"/>
          </w:rPr>
          <w:t xml:space="preserve">hain </w:t>
        </w:r>
      </w:ins>
      <w:r w:rsidRPr="000F283A">
        <w:rPr>
          <w:rFonts w:ascii="Times New Roman" w:hAnsi="Times New Roman" w:cs="Times New Roman"/>
          <w:lang w:val="en-US"/>
        </w:rPr>
        <w:t xml:space="preserve">Monte-Carlo </w:t>
      </w:r>
      <w:del w:id="139" w:author="Meggan Harris" w:date="2025-08-29T11:56:00Z" w16du:dateUtc="2025-08-29T09:56:00Z">
        <w:r w:rsidRPr="000F283A" w:rsidDel="0001751E">
          <w:rPr>
            <w:rFonts w:ascii="Times New Roman" w:hAnsi="Times New Roman" w:cs="Times New Roman"/>
            <w:lang w:val="en-US"/>
          </w:rPr>
          <w:delText>Simulations</w:delText>
        </w:r>
      </w:del>
      <w:ins w:id="140" w:author="Meggan Harris" w:date="2025-08-29T11:56:00Z" w16du:dateUtc="2025-08-29T09:56:00Z">
        <w:r w:rsidR="0001751E">
          <w:rPr>
            <w:rFonts w:ascii="Times New Roman" w:hAnsi="Times New Roman" w:cs="Times New Roman"/>
            <w:lang w:val="en-US"/>
          </w:rPr>
          <w:t>s</w:t>
        </w:r>
        <w:r w:rsidR="0001751E" w:rsidRPr="000F283A">
          <w:rPr>
            <w:rFonts w:ascii="Times New Roman" w:hAnsi="Times New Roman" w:cs="Times New Roman"/>
            <w:lang w:val="en-US"/>
          </w:rPr>
          <w:t>imulations</w:t>
        </w:r>
      </w:ins>
      <w:r w:rsidRPr="000F283A">
        <w:rPr>
          <w:rFonts w:ascii="Times New Roman" w:hAnsi="Times New Roman" w:cs="Times New Roman"/>
          <w:lang w:val="en-US"/>
        </w:rPr>
        <w:t xml:space="preserve">) was </w:t>
      </w:r>
      <w:del w:id="141" w:author="Meggan Harris" w:date="2025-08-28T11:37:00Z" w16du:dateUtc="2025-08-28T09:37:00Z">
        <w:r w:rsidRPr="000F283A" w:rsidDel="007C0B10">
          <w:rPr>
            <w:rFonts w:ascii="Times New Roman" w:hAnsi="Times New Roman" w:cs="Times New Roman"/>
            <w:lang w:val="en-US"/>
          </w:rPr>
          <w:delText xml:space="preserve">also </w:delText>
        </w:r>
      </w:del>
      <w:r w:rsidRPr="000F283A">
        <w:rPr>
          <w:rFonts w:ascii="Times New Roman" w:hAnsi="Times New Roman" w:cs="Times New Roman"/>
          <w:lang w:val="en-US"/>
        </w:rPr>
        <w:t>undertaken and presented as a scatter plot and cost-effectiveness probability curves.</w:t>
      </w:r>
      <w:r w:rsidR="00F94FF3" w:rsidRPr="000F283A">
        <w:rPr>
          <w:rFonts w:ascii="Times New Roman" w:hAnsi="Times New Roman" w:cs="Times New Roman"/>
          <w:lang w:val="en-US"/>
        </w:rPr>
        <w:t xml:space="preserve"> </w:t>
      </w:r>
      <w:r w:rsidR="00490CF5" w:rsidRPr="000F283A">
        <w:rPr>
          <w:rFonts w:ascii="Times New Roman" w:hAnsi="Times New Roman" w:cs="Times New Roman"/>
          <w:lang w:val="en-US"/>
        </w:rPr>
        <w:t xml:space="preserve">The number of iterations to produce stable results was estimated by </w:t>
      </w:r>
      <w:r w:rsidR="00490CF5" w:rsidRPr="000F283A">
        <w:rPr>
          <w:rFonts w:ascii="Times New Roman" w:hAnsi="Times New Roman" w:cs="Times New Roman"/>
          <w:lang w:val="en-US"/>
        </w:rPr>
        <w:lastRenderedPageBreak/>
        <w:t>visual inspection of a graphic representation of the cumulative average net monetary benefits</w:t>
      </w:r>
      <w:r w:rsidR="002E414B" w:rsidRPr="000F283A">
        <w:rPr>
          <w:rFonts w:ascii="Times New Roman" w:hAnsi="Times New Roman" w:cs="Times New Roman"/>
          <w:lang w:val="en-US"/>
        </w:rPr>
        <w:t xml:space="preserve"> (</w:t>
      </w:r>
      <w:r w:rsidR="00DB423E">
        <w:rPr>
          <w:rFonts w:ascii="Times New Roman" w:hAnsi="Times New Roman" w:cs="Times New Roman"/>
          <w:lang w:val="en-US"/>
        </w:rPr>
        <w:t>Fig</w:t>
      </w:r>
      <w:ins w:id="142" w:author="Meggan Harris" w:date="2025-08-29T11:56:00Z" w16du:dateUtc="2025-08-29T09:56:00Z">
        <w:r w:rsidR="0001751E">
          <w:rPr>
            <w:rFonts w:ascii="Times New Roman" w:hAnsi="Times New Roman" w:cs="Times New Roman"/>
            <w:lang w:val="en-US"/>
          </w:rPr>
          <w:t>.</w:t>
        </w:r>
      </w:ins>
      <w:r w:rsidR="00DB423E">
        <w:rPr>
          <w:rFonts w:ascii="Times New Roman" w:hAnsi="Times New Roman" w:cs="Times New Roman"/>
          <w:lang w:val="en-US"/>
        </w:rPr>
        <w:t xml:space="preserve"> </w:t>
      </w:r>
      <w:ins w:id="143" w:author="Meggan Harris" w:date="2025-08-28T11:37:00Z" w16du:dateUtc="2025-08-28T09:37:00Z">
        <w:r w:rsidR="00147B60">
          <w:rPr>
            <w:rFonts w:ascii="Times New Roman" w:hAnsi="Times New Roman" w:cs="Times New Roman"/>
            <w:lang w:val="en-US"/>
          </w:rPr>
          <w:t>S</w:t>
        </w:r>
      </w:ins>
      <w:r w:rsidR="00DB423E">
        <w:rPr>
          <w:rFonts w:ascii="Times New Roman" w:hAnsi="Times New Roman" w:cs="Times New Roman"/>
          <w:lang w:val="en-US"/>
        </w:rPr>
        <w:t xml:space="preserve">5. </w:t>
      </w:r>
      <w:r w:rsidR="002E414B" w:rsidRPr="000F283A">
        <w:rPr>
          <w:rFonts w:ascii="Times New Roman" w:hAnsi="Times New Roman" w:cs="Times New Roman"/>
          <w:lang w:val="en-US"/>
        </w:rPr>
        <w:t>Supplementary material)</w:t>
      </w:r>
      <w:r w:rsidR="00490CF5" w:rsidRPr="000F283A">
        <w:rPr>
          <w:rFonts w:ascii="Times New Roman" w:hAnsi="Times New Roman" w:cs="Times New Roman"/>
          <w:lang w:val="en-US"/>
        </w:rPr>
        <w:t>.</w:t>
      </w:r>
    </w:p>
    <w:p w14:paraId="153E5671" w14:textId="02787E62" w:rsidR="00C81388" w:rsidRPr="000F283A" w:rsidRDefault="004327D4" w:rsidP="00490CF5">
      <w:pPr>
        <w:spacing w:line="360" w:lineRule="auto"/>
        <w:rPr>
          <w:rFonts w:ascii="Times New Roman" w:hAnsi="Times New Roman" w:cs="Times New Roman"/>
          <w:lang w:val="en-US"/>
        </w:rPr>
      </w:pPr>
      <w:r>
        <w:rPr>
          <w:rFonts w:ascii="Times New Roman" w:hAnsi="Times New Roman" w:cs="Times New Roman"/>
          <w:lang w:val="en-US"/>
        </w:rPr>
        <w:t>The</w:t>
      </w:r>
      <w:r w:rsidR="00600B06">
        <w:rPr>
          <w:rFonts w:ascii="Times New Roman" w:hAnsi="Times New Roman" w:cs="Times New Roman"/>
          <w:kern w:val="0"/>
          <w:lang w:val="en-US"/>
          <w14:ligatures w14:val="none"/>
        </w:rPr>
        <w:t xml:space="preserve"> expected value of perfect information (EVPI) </w:t>
      </w:r>
      <w:r>
        <w:rPr>
          <w:rFonts w:ascii="Times New Roman" w:hAnsi="Times New Roman" w:cs="Times New Roman"/>
          <w:kern w:val="0"/>
          <w:lang w:val="en-US"/>
          <w14:ligatures w14:val="none"/>
        </w:rPr>
        <w:t>was</w:t>
      </w:r>
      <w:r w:rsidR="00600B06">
        <w:rPr>
          <w:rFonts w:ascii="Times New Roman" w:hAnsi="Times New Roman" w:cs="Times New Roman"/>
          <w:kern w:val="0"/>
          <w:lang w:val="en-US"/>
          <w14:ligatures w14:val="none"/>
        </w:rPr>
        <w:t xml:space="preserve"> calculated by comparing two net monetary benefit (NMB) scenarios: (1) the NMB obtained when the decision-maker selects the intervention with the highest expected NMB based on current evidence, and (2) the NMB that would be </w:t>
      </w:r>
      <w:commentRangeStart w:id="144"/>
      <w:del w:id="145" w:author="Meggan Harris" w:date="2025-08-29T11:33:00Z" w16du:dateUtc="2025-08-29T09:33:00Z">
        <w:r w:rsidDel="00527031">
          <w:rPr>
            <w:rFonts w:ascii="Times New Roman" w:hAnsi="Times New Roman" w:cs="Times New Roman"/>
            <w:kern w:val="0"/>
            <w:lang w:val="en-US"/>
            <w14:ligatures w14:val="none"/>
          </w:rPr>
          <w:delText>realized</w:delText>
        </w:r>
        <w:r w:rsidR="00600B06" w:rsidDel="00527031">
          <w:rPr>
            <w:rFonts w:ascii="Times New Roman" w:hAnsi="Times New Roman" w:cs="Times New Roman"/>
            <w:kern w:val="0"/>
            <w:lang w:val="en-US"/>
            <w14:ligatures w14:val="none"/>
          </w:rPr>
          <w:delText xml:space="preserve"> </w:delText>
        </w:r>
      </w:del>
      <w:commentRangeEnd w:id="144"/>
      <w:proofErr w:type="spellStart"/>
      <w:ins w:id="146" w:author="Meggan Harris" w:date="2025-08-29T11:33:00Z" w16du:dateUtc="2025-08-29T09:33:00Z">
        <w:r w:rsidR="00527031">
          <w:rPr>
            <w:rFonts w:ascii="Times New Roman" w:hAnsi="Times New Roman" w:cs="Times New Roman"/>
            <w:kern w:val="0"/>
            <w:lang w:val="en-US"/>
            <w14:ligatures w14:val="none"/>
          </w:rPr>
          <w:t>realised</w:t>
        </w:r>
        <w:proofErr w:type="spellEnd"/>
        <w:r w:rsidR="00527031">
          <w:rPr>
            <w:rFonts w:ascii="Times New Roman" w:hAnsi="Times New Roman" w:cs="Times New Roman"/>
            <w:kern w:val="0"/>
            <w:lang w:val="en-US"/>
            <w14:ligatures w14:val="none"/>
          </w:rPr>
          <w:t xml:space="preserve"> </w:t>
        </w:r>
      </w:ins>
      <w:r w:rsidR="00DD3B90">
        <w:rPr>
          <w:rStyle w:val="Refdecomentario"/>
        </w:rPr>
        <w:commentReference w:id="144"/>
      </w:r>
      <w:r w:rsidR="00600B06">
        <w:rPr>
          <w:rFonts w:ascii="Times New Roman" w:hAnsi="Times New Roman" w:cs="Times New Roman"/>
          <w:kern w:val="0"/>
          <w:lang w:val="en-US"/>
          <w14:ligatures w14:val="none"/>
        </w:rPr>
        <w:t xml:space="preserve">if the true parameter values were known in advance, allowing for the optimal intervention to be chosen. The difference between these two </w:t>
      </w:r>
      <w:r w:rsidR="00AE23A7">
        <w:rPr>
          <w:rFonts w:ascii="Times New Roman" w:hAnsi="Times New Roman" w:cs="Times New Roman"/>
          <w:kern w:val="0"/>
          <w:lang w:val="en-US"/>
          <w14:ligatures w14:val="none"/>
        </w:rPr>
        <w:t>expectations</w:t>
      </w:r>
      <w:r w:rsidR="00600B06">
        <w:rPr>
          <w:rFonts w:ascii="Times New Roman" w:hAnsi="Times New Roman" w:cs="Times New Roman"/>
          <w:kern w:val="0"/>
          <w:lang w:val="en-US"/>
          <w14:ligatures w14:val="none"/>
        </w:rPr>
        <w:t xml:space="preserve"> represents the EVPI. </w:t>
      </w:r>
      <w:r w:rsidR="00600B06" w:rsidRPr="00AE23A7">
        <w:rPr>
          <w:rFonts w:ascii="Times New Roman" w:hAnsi="Times New Roman" w:cs="Times New Roman"/>
          <w:kern w:val="0"/>
          <w:lang w:val="en-US"/>
          <w14:ligatures w14:val="none"/>
        </w:rPr>
        <w:t xml:space="preserve">This </w:t>
      </w:r>
      <w:r w:rsidR="00DD3B90" w:rsidRPr="00AE23A7">
        <w:rPr>
          <w:rFonts w:ascii="Times New Roman" w:hAnsi="Times New Roman" w:cs="Times New Roman"/>
          <w:kern w:val="0"/>
          <w:lang w:val="en-US"/>
          <w14:ligatures w14:val="none"/>
        </w:rPr>
        <w:t>quantity</w:t>
      </w:r>
      <w:r w:rsidR="00600B06" w:rsidRPr="00AE23A7">
        <w:rPr>
          <w:rFonts w:ascii="Times New Roman" w:hAnsi="Times New Roman" w:cs="Times New Roman"/>
          <w:kern w:val="0"/>
          <w:lang w:val="en-US"/>
          <w14:ligatures w14:val="none"/>
        </w:rPr>
        <w:t xml:space="preserve"> establishes </w:t>
      </w:r>
      <w:r w:rsidR="00600B06">
        <w:rPr>
          <w:rFonts w:ascii="Times New Roman" w:hAnsi="Times New Roman" w:cs="Times New Roman"/>
          <w:kern w:val="0"/>
          <w:lang w:val="en-US"/>
          <w14:ligatures w14:val="none"/>
        </w:rPr>
        <w:t>an upper limit on rational spending for additional research.</w:t>
      </w:r>
    </w:p>
    <w:p w14:paraId="035D49F5" w14:textId="41A31C20" w:rsidR="00B16C9C" w:rsidRPr="000F283A" w:rsidRDefault="00B16C9C" w:rsidP="00490CF5">
      <w:pPr>
        <w:spacing w:line="360" w:lineRule="auto"/>
        <w:rPr>
          <w:rFonts w:ascii="Times New Roman" w:hAnsi="Times New Roman" w:cs="Times New Roman"/>
          <w:lang w:val="en-US"/>
        </w:rPr>
      </w:pPr>
      <w:r w:rsidRPr="000F283A">
        <w:rPr>
          <w:rFonts w:ascii="Times New Roman" w:hAnsi="Times New Roman" w:cs="Times New Roman"/>
          <w:lang w:val="en-US"/>
        </w:rPr>
        <w:t>Reporting of the study was done in accordance with the CHEERS statement.</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{"citationID":"C5VVQlgB","properties":{"formattedCitation":"\\super 19\\nosupersub{}","plainCitation":"19","noteIndex":0},"citationItems":[{"id":134,"uris":["http://zotero.org/groups/5772643/items/9A4WSY6Q"],"itemData":{"id":134,"type":"article-journal","container-title":"Value in Health","DOI":"10.1016/j.jval.2013.02.002","ISSN":"10983015","issue":"2","journalAbbreviation":"Value in Health","language":"en","license":"https://www.elsevier.com/tdm/userlicense/1.0/","page":"231-250","source":"DOI.org (Crossref)","title":"Consolidated Health Economic Evaluation Reporting Standards (CHEERS)—Explanation and Elaboration: A Report of the ISPOR Health Economic Evaluation Publication Guidelines Good Reporting Practices Task Force","title-short":"Consolidated Health Economic Evaluation Reporting Standards (CHEERS)—Explanation and Elaboration","URL":"https://linkinghub.elsevier.com/retrieve/pii/S1098301513000223","volume":"16","author":[{"family":"Husereau","given":"Don"},{"family":"Drummond","given":"Michael"},{"family":"Petrou","given":"Stavros"},{"family":"Carswell","given":"Chris"},{"family":"Moher","given":"David"},{"family":"Greenberg","given":"Dan"},{"family":"Augustovski","given":"Federico"},{"family":"Briggs","given":"Andrew H."},{"family":"Mauskopf","given":"Josephine"},{"family":"Loder","given":"Elizabeth"}],"accessed":{"date-parts":[["2025",5,18]]},"issued":{"date-parts":[["2013",3]]}}}],"schema":"https://github.com/citation-style-language/schema/raw/master/csl-citation.json"}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19</w:t>
      </w:r>
      <w:r w:rsidRPr="000F283A">
        <w:rPr>
          <w:rFonts w:ascii="Times New Roman" w:hAnsi="Times New Roman" w:cs="Times New Roman"/>
          <w:lang w:val="en-US"/>
        </w:rPr>
        <w:fldChar w:fldCharType="end"/>
      </w:r>
    </w:p>
    <w:p w14:paraId="7F0A7EB7" w14:textId="2EE4C53B" w:rsidR="00AC7710" w:rsidRPr="000F283A" w:rsidDel="00323A27" w:rsidRDefault="00AC7710" w:rsidP="00490CF5">
      <w:pPr>
        <w:spacing w:line="360" w:lineRule="auto"/>
        <w:rPr>
          <w:del w:id="147" w:author="Meggan Harris" w:date="2025-08-28T11:38:00Z" w16du:dateUtc="2025-08-28T09:38:00Z"/>
          <w:rFonts w:ascii="Times New Roman" w:hAnsi="Times New Roman" w:cs="Times New Roman"/>
          <w:lang w:val="en-US"/>
        </w:rPr>
      </w:pPr>
      <w:commentRangeStart w:id="148"/>
    </w:p>
    <w:p w14:paraId="7C20C0C1" w14:textId="215F3572"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Results</w:t>
      </w:r>
      <w:commentRangeEnd w:id="148"/>
      <w:r w:rsidR="00E731D1">
        <w:rPr>
          <w:rStyle w:val="Refdecomentario"/>
        </w:rPr>
        <w:commentReference w:id="148"/>
      </w:r>
    </w:p>
    <w:p w14:paraId="1E567BF9" w14:textId="77777777" w:rsidR="00F94FF3" w:rsidRPr="000F283A" w:rsidRDefault="00F94FF3"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 xml:space="preserve">Study parameters </w:t>
      </w:r>
    </w:p>
    <w:p w14:paraId="37283034" w14:textId="41B564D0" w:rsidR="00AC7710" w:rsidRPr="000F283A" w:rsidRDefault="007F75A5" w:rsidP="003567E7">
      <w:pPr>
        <w:spacing w:line="360" w:lineRule="auto"/>
        <w:rPr>
          <w:rFonts w:ascii="Times New Roman" w:hAnsi="Times New Roman" w:cs="Times New Roman"/>
          <w:lang w:val="en-US"/>
        </w:rPr>
      </w:pPr>
      <w:ins w:id="149" w:author="Meggan Harris" w:date="2025-08-28T11:41:00Z" w16du:dateUtc="2025-08-28T09:41:00Z">
        <w:r>
          <w:rPr>
            <w:rFonts w:ascii="Times New Roman" w:hAnsi="Times New Roman" w:cs="Times New Roman"/>
            <w:lang w:val="en-US"/>
          </w:rPr>
          <w:t xml:space="preserve">Table 1 presents </w:t>
        </w:r>
      </w:ins>
      <w:del w:id="150" w:author="Meggan Harris" w:date="2025-08-28T11:41:00Z" w16du:dateUtc="2025-08-28T09:41:00Z">
        <w:r w:rsidR="00F94FF3" w:rsidRPr="000F283A" w:rsidDel="007F75A5">
          <w:rPr>
            <w:rFonts w:ascii="Times New Roman" w:hAnsi="Times New Roman" w:cs="Times New Roman"/>
            <w:lang w:val="en-US"/>
          </w:rPr>
          <w:delText>T</w:delText>
        </w:r>
      </w:del>
      <w:ins w:id="151" w:author="Meggan Harris" w:date="2025-08-28T11:41:00Z" w16du:dateUtc="2025-08-28T09:41:00Z">
        <w:r>
          <w:rPr>
            <w:rFonts w:ascii="Times New Roman" w:hAnsi="Times New Roman" w:cs="Times New Roman"/>
            <w:lang w:val="en-US"/>
          </w:rPr>
          <w:t>t</w:t>
        </w:r>
      </w:ins>
      <w:r w:rsidR="00F94FF3" w:rsidRPr="000F283A">
        <w:rPr>
          <w:rFonts w:ascii="Times New Roman" w:hAnsi="Times New Roman" w:cs="Times New Roman"/>
          <w:lang w:val="en-US"/>
        </w:rPr>
        <w:t xml:space="preserve">ransition probabilities derived from </w:t>
      </w:r>
      <w:r w:rsidR="00490CF5" w:rsidRPr="000F283A">
        <w:rPr>
          <w:rFonts w:ascii="Times New Roman" w:hAnsi="Times New Roman" w:cs="Times New Roman"/>
          <w:lang w:val="en-US"/>
        </w:rPr>
        <w:t>literature</w:t>
      </w:r>
      <w:r w:rsidR="00F94FF3" w:rsidRPr="000F283A">
        <w:rPr>
          <w:rFonts w:ascii="Times New Roman" w:hAnsi="Times New Roman" w:cs="Times New Roman"/>
          <w:lang w:val="en-US"/>
        </w:rPr>
        <w:t xml:space="preserve"> as well as those obtained after calibration and the distribution used for PSA analysis</w:t>
      </w:r>
      <w:del w:id="152" w:author="Meggan Harris" w:date="2025-08-28T11:41:00Z" w16du:dateUtc="2025-08-28T09:41:00Z">
        <w:r w:rsidR="00F94FF3" w:rsidRPr="000F283A" w:rsidDel="007F75A5">
          <w:rPr>
            <w:rFonts w:ascii="Times New Roman" w:hAnsi="Times New Roman" w:cs="Times New Roman"/>
            <w:lang w:val="en-US"/>
          </w:rPr>
          <w:delText xml:space="preserve"> are presented in table 1</w:delText>
        </w:r>
      </w:del>
      <w:r w:rsidR="00F94FF3" w:rsidRPr="000F283A">
        <w:rPr>
          <w:rFonts w:ascii="Times New Roman" w:hAnsi="Times New Roman" w:cs="Times New Roman"/>
          <w:lang w:val="en-US"/>
        </w:rPr>
        <w:t xml:space="preserve">. </w:t>
      </w:r>
    </w:p>
    <w:p w14:paraId="57032E21" w14:textId="77777777" w:rsidR="00AC7710" w:rsidRPr="000F283A" w:rsidRDefault="00856879" w:rsidP="003567E7">
      <w:pPr>
        <w:spacing w:line="360" w:lineRule="auto"/>
        <w:rPr>
          <w:rFonts w:ascii="Times New Roman" w:hAnsi="Times New Roman" w:cs="Times New Roman"/>
          <w:lang w:val="en-US"/>
        </w:rPr>
      </w:pPr>
      <w:commentRangeStart w:id="153"/>
      <w:commentRangeEnd w:id="153"/>
      <w:r>
        <w:rPr>
          <w:rStyle w:val="Refdecomentario"/>
        </w:rPr>
        <w:commentReference w:id="153"/>
      </w:r>
    </w:p>
    <w:tbl>
      <w:tblPr>
        <w:tblStyle w:val="Tablanormal4"/>
        <w:tblW w:w="9498" w:type="dxa"/>
        <w:tblLook w:val="04A0" w:firstRow="1" w:lastRow="0" w:firstColumn="1" w:lastColumn="0" w:noHBand="0" w:noVBand="1"/>
      </w:tblPr>
      <w:tblGrid>
        <w:gridCol w:w="2524"/>
        <w:gridCol w:w="1464"/>
        <w:gridCol w:w="1559"/>
        <w:gridCol w:w="2406"/>
        <w:gridCol w:w="1545"/>
      </w:tblGrid>
      <w:tr w:rsidR="00BB0024" w:rsidRPr="000F283A" w14:paraId="32E54BBA" w14:textId="77777777" w:rsidTr="00BD2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59B8EB3" w14:textId="57A6352D" w:rsidR="00A66ED9" w:rsidRPr="0074339A" w:rsidRDefault="00A66ED9" w:rsidP="00AC7710">
            <w:pPr>
              <w:spacing w:line="276" w:lineRule="auto"/>
              <w:rPr>
                <w:rFonts w:ascii="Times New Roman" w:hAnsi="Times New Roman" w:cs="Times New Roman"/>
                <w:sz w:val="20"/>
                <w:szCs w:val="20"/>
                <w:lang w:val="en-US"/>
              </w:rPr>
            </w:pPr>
          </w:p>
        </w:tc>
        <w:tc>
          <w:tcPr>
            <w:tcW w:w="0" w:type="dxa"/>
          </w:tcPr>
          <w:p w14:paraId="6BBE55AC" w14:textId="64922312" w:rsidR="00A66ED9" w:rsidRPr="0074339A" w:rsidRDefault="00A66ED9">
            <w:pPr>
              <w:spacing w:line="276" w:lineRule="auto"/>
              <w:ind w:left="-48" w:right="-99"/>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Change w:id="154" w:author="Meggan Harris" w:date="2025-08-28T11:41:00Z" w16du:dateUtc="2025-08-28T09:41:00Z">
                <w:pPr>
                  <w:spacing w:line="276" w:lineRule="auto"/>
                  <w:jc w:val="center"/>
                  <w:cnfStyle w:val="100000000000" w:firstRow="1" w:lastRow="0" w:firstColumn="0" w:lastColumn="0" w:oddVBand="0" w:evenVBand="0" w:oddHBand="0" w:evenHBand="0" w:firstRowFirstColumn="0" w:firstRowLastColumn="0" w:lastRowFirstColumn="0" w:lastRowLastColumn="0"/>
                </w:pPr>
              </w:pPrChange>
            </w:pPr>
            <w:r w:rsidRPr="0074339A">
              <w:rPr>
                <w:rFonts w:ascii="Times New Roman" w:hAnsi="Times New Roman" w:cs="Times New Roman"/>
                <w:sz w:val="20"/>
                <w:szCs w:val="20"/>
                <w:lang w:val="en-US"/>
              </w:rPr>
              <w:t>M</w:t>
            </w:r>
            <w:r w:rsidR="004A50FD" w:rsidRPr="0074339A">
              <w:rPr>
                <w:rFonts w:ascii="Times New Roman" w:hAnsi="Times New Roman" w:cs="Times New Roman"/>
                <w:sz w:val="20"/>
                <w:szCs w:val="20"/>
                <w:lang w:val="en-US"/>
              </w:rPr>
              <w:t xml:space="preserve">ean </w:t>
            </w:r>
            <w:r w:rsidRPr="0074339A">
              <w:rPr>
                <w:rFonts w:ascii="Times New Roman" w:hAnsi="Times New Roman" w:cs="Times New Roman"/>
                <w:sz w:val="20"/>
                <w:szCs w:val="20"/>
                <w:lang w:val="en-US"/>
              </w:rPr>
              <w:t>(</w:t>
            </w:r>
            <w:r w:rsidR="004A50FD" w:rsidRPr="0074339A">
              <w:rPr>
                <w:rFonts w:ascii="Times New Roman" w:hAnsi="Times New Roman" w:cs="Times New Roman"/>
                <w:sz w:val="20"/>
                <w:szCs w:val="20"/>
                <w:lang w:val="en-US"/>
              </w:rPr>
              <w:t>95% CI</w:t>
            </w:r>
            <w:r w:rsidRPr="0074339A">
              <w:rPr>
                <w:rFonts w:ascii="Times New Roman" w:hAnsi="Times New Roman" w:cs="Times New Roman"/>
                <w:sz w:val="20"/>
                <w:szCs w:val="20"/>
                <w:lang w:val="en-US"/>
              </w:rPr>
              <w:t>)</w:t>
            </w:r>
          </w:p>
        </w:tc>
        <w:tc>
          <w:tcPr>
            <w:tcW w:w="0" w:type="dxa"/>
          </w:tcPr>
          <w:p w14:paraId="7FE99001" w14:textId="386D9CA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After calibration</w:t>
            </w:r>
          </w:p>
        </w:tc>
        <w:tc>
          <w:tcPr>
            <w:tcW w:w="0" w:type="dxa"/>
          </w:tcPr>
          <w:p w14:paraId="3E46858D" w14:textId="7A873236"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P</w:t>
            </w:r>
            <w:r w:rsidR="002C4B09" w:rsidRPr="0074339A">
              <w:rPr>
                <w:rFonts w:ascii="Times New Roman" w:hAnsi="Times New Roman" w:cs="Times New Roman"/>
                <w:sz w:val="20"/>
                <w:szCs w:val="20"/>
                <w:lang w:val="en-US"/>
              </w:rPr>
              <w:t>SA</w:t>
            </w:r>
            <w:r w:rsidRPr="0074339A">
              <w:rPr>
                <w:rFonts w:ascii="Times New Roman" w:hAnsi="Times New Roman" w:cs="Times New Roman"/>
                <w:sz w:val="20"/>
                <w:szCs w:val="20"/>
                <w:lang w:val="en-US"/>
              </w:rPr>
              <w:t xml:space="preserve"> </w:t>
            </w:r>
            <w:del w:id="155" w:author="Meggan Harris" w:date="2025-08-28T11:41:00Z" w16du:dateUtc="2025-08-28T09:41:00Z">
              <w:r w:rsidRPr="0074339A" w:rsidDel="007F75A5">
                <w:rPr>
                  <w:rFonts w:ascii="Times New Roman" w:hAnsi="Times New Roman" w:cs="Times New Roman"/>
                  <w:sz w:val="20"/>
                  <w:szCs w:val="20"/>
                  <w:lang w:val="en-US"/>
                </w:rPr>
                <w:delText>Dis</w:delText>
              </w:r>
              <w:r w:rsidR="002C4B09" w:rsidRPr="0074339A" w:rsidDel="007F75A5">
                <w:rPr>
                  <w:rFonts w:ascii="Times New Roman" w:hAnsi="Times New Roman" w:cs="Times New Roman"/>
                  <w:sz w:val="20"/>
                  <w:szCs w:val="20"/>
                  <w:lang w:val="en-US"/>
                </w:rPr>
                <w:delText>tribtution</w:delText>
              </w:r>
            </w:del>
            <w:proofErr w:type="spellStart"/>
            <w:ins w:id="156" w:author="Meggan Harris" w:date="2025-08-28T11:41:00Z" w16du:dateUtc="2025-08-28T09:41:00Z">
              <w:r w:rsidR="007F75A5">
                <w:rPr>
                  <w:rFonts w:ascii="Times New Roman" w:hAnsi="Times New Roman" w:cs="Times New Roman"/>
                  <w:sz w:val="20"/>
                  <w:szCs w:val="20"/>
                  <w:lang w:val="en-US"/>
                </w:rPr>
                <w:t>d</w:t>
              </w:r>
              <w:r w:rsidR="007F75A5" w:rsidRPr="0074339A">
                <w:rPr>
                  <w:rFonts w:ascii="Times New Roman" w:hAnsi="Times New Roman" w:cs="Times New Roman"/>
                  <w:sz w:val="20"/>
                  <w:szCs w:val="20"/>
                  <w:lang w:val="en-US"/>
                </w:rPr>
                <w:t>istribtution</w:t>
              </w:r>
            </w:ins>
            <w:proofErr w:type="spellEnd"/>
          </w:p>
        </w:tc>
        <w:tc>
          <w:tcPr>
            <w:tcW w:w="0" w:type="dxa"/>
          </w:tcPr>
          <w:p w14:paraId="327E508F" w14:textId="58ADB424" w:rsidR="00A66ED9" w:rsidRPr="0074339A" w:rsidRDefault="00A66ED9" w:rsidP="00AC771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Reference</w:t>
            </w:r>
          </w:p>
        </w:tc>
      </w:tr>
      <w:tr w:rsidR="00BB0024" w:rsidRPr="000F283A" w14:paraId="42C90D3E"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5CD0269" w14:textId="60F3E58A" w:rsidR="00A66ED9" w:rsidRPr="000F283A" w:rsidRDefault="00A66ED9"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Probability of progression to </w:t>
            </w:r>
            <w:del w:id="157" w:author="Meggan Harris" w:date="2025-08-29T10:50:00Z" w16du:dateUtc="2025-08-29T08:50:00Z">
              <w:r w:rsidRPr="000F283A" w:rsidDel="00E36A0E">
                <w:rPr>
                  <w:rFonts w:ascii="Times New Roman" w:hAnsi="Times New Roman" w:cs="Times New Roman"/>
                  <w:sz w:val="16"/>
                  <w:szCs w:val="16"/>
                  <w:lang w:val="en-US"/>
                </w:rPr>
                <w:delText>cardiac</w:delText>
              </w:r>
            </w:del>
            <w:del w:id="158" w:author="Meggan Harris" w:date="2025-08-29T10:51:00Z" w16du:dateUtc="2025-08-29T08:51:00Z">
              <w:r w:rsidRPr="000F283A" w:rsidDel="00E36A0E">
                <w:rPr>
                  <w:rFonts w:ascii="Times New Roman" w:hAnsi="Times New Roman" w:cs="Times New Roman"/>
                  <w:sz w:val="16"/>
                  <w:szCs w:val="16"/>
                  <w:lang w:val="en-US"/>
                </w:rPr>
                <w:delText xml:space="preserve"> </w:delText>
              </w:r>
              <w:r w:rsidR="00501A60" w:rsidDel="00E36A0E">
                <w:rPr>
                  <w:rFonts w:ascii="Times New Roman" w:hAnsi="Times New Roman" w:cs="Times New Roman"/>
                  <w:sz w:val="16"/>
                  <w:szCs w:val="16"/>
                  <w:lang w:val="en-US"/>
                </w:rPr>
                <w:delText xml:space="preserve">Chagas </w:delText>
              </w:r>
              <w:r w:rsidRPr="000F283A" w:rsidDel="00E36A0E">
                <w:rPr>
                  <w:rFonts w:ascii="Times New Roman" w:hAnsi="Times New Roman" w:cs="Times New Roman"/>
                  <w:sz w:val="16"/>
                  <w:szCs w:val="16"/>
                  <w:lang w:val="en-US"/>
                </w:rPr>
                <w:delText>disease</w:delText>
              </w:r>
            </w:del>
            <w:ins w:id="159" w:author="Meggan Harris" w:date="2025-08-29T10:51:00Z" w16du:dateUtc="2025-08-29T08:51:00Z">
              <w:r w:rsidR="00E36A0E">
                <w:rPr>
                  <w:rFonts w:ascii="Times New Roman" w:hAnsi="Times New Roman" w:cs="Times New Roman"/>
                  <w:sz w:val="16"/>
                  <w:szCs w:val="16"/>
                  <w:lang w:val="en-US"/>
                </w:rPr>
                <w:t>Chagas heart disease</w:t>
              </w:r>
            </w:ins>
            <w:r w:rsidR="000F283A" w:rsidRPr="000F283A">
              <w:rPr>
                <w:rFonts w:ascii="Times New Roman" w:hAnsi="Times New Roman" w:cs="Times New Roman"/>
                <w:sz w:val="16"/>
                <w:szCs w:val="16"/>
                <w:lang w:val="en-US"/>
              </w:rPr>
              <w:t xml:space="preserve"> per year</w:t>
            </w:r>
            <w:ins w:id="160" w:author="Jose Antonio Perez Molina" w:date="2025-06-11T12:29:00Z" w16du:dateUtc="2025-06-11T10:29:00Z">
              <w:r w:rsidR="00A95EFB">
                <w:rPr>
                  <w:rFonts w:ascii="Times New Roman" w:hAnsi="Times New Roman" w:cs="Times New Roman"/>
                  <w:sz w:val="16"/>
                  <w:szCs w:val="16"/>
                  <w:lang w:val="en-US"/>
                </w:rPr>
                <w:t xml:space="preserve"> </w:t>
              </w:r>
            </w:ins>
          </w:p>
        </w:tc>
        <w:tc>
          <w:tcPr>
            <w:tcW w:w="0" w:type="dxa"/>
          </w:tcPr>
          <w:p w14:paraId="24E21FCF" w14:textId="7CDFD389" w:rsidR="00A66ED9" w:rsidRPr="00D145C8" w:rsidRDefault="00A66ED9">
            <w:pPr>
              <w:spacing w:line="360" w:lineRule="auto"/>
              <w:ind w:left="-48" w:right="-9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highlight w:val="yellow"/>
                <w:lang w:val="en-US"/>
                <w:rPrChange w:id="161" w:author="Meggan Harris" w:date="2025-08-28T11:42:00Z" w16du:dateUtc="2025-08-28T09:42:00Z">
                  <w:rPr>
                    <w:rFonts w:ascii="Times New Roman" w:hAnsi="Times New Roman" w:cs="Times New Roman"/>
                    <w:sz w:val="16"/>
                    <w:szCs w:val="16"/>
                    <w:lang w:val="en-US"/>
                  </w:rPr>
                </w:rPrChange>
              </w:rPr>
              <w:pPrChange w:id="162" w:author="Meggan Harris" w:date="2025-08-28T11:41:00Z" w16du:dateUtc="2025-08-28T09:41: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D145C8">
              <w:rPr>
                <w:rFonts w:ascii="Times New Roman" w:hAnsi="Times New Roman" w:cs="Times New Roman"/>
                <w:sz w:val="16"/>
                <w:szCs w:val="16"/>
                <w:highlight w:val="yellow"/>
                <w:lang w:val="en-US"/>
                <w:rPrChange w:id="163" w:author="Meggan Harris" w:date="2025-08-28T11:42:00Z" w16du:dateUtc="2025-08-28T09:42:00Z">
                  <w:rPr>
                    <w:rFonts w:ascii="Times New Roman" w:hAnsi="Times New Roman" w:cs="Times New Roman"/>
                    <w:sz w:val="16"/>
                    <w:szCs w:val="16"/>
                    <w:lang w:val="en-US"/>
                  </w:rPr>
                </w:rPrChange>
              </w:rPr>
              <w:t>0</w:t>
            </w:r>
            <w:bookmarkStart w:id="164" w:name="_Hlk207270801"/>
            <w:r w:rsidR="002342FB" w:rsidRPr="00D145C8">
              <w:rPr>
                <w:rFonts w:ascii="Times New Roman" w:hAnsi="Times New Roman" w:cs="Times New Roman"/>
                <w:sz w:val="16"/>
                <w:szCs w:val="16"/>
                <w:highlight w:val="yellow"/>
                <w:lang w:val="en-US"/>
                <w:rPrChange w:id="165" w:author="Meggan Harris" w:date="2025-08-28T11:42:00Z" w16du:dateUtc="2025-08-28T09:42:00Z">
                  <w:rPr>
                    <w:rFonts w:ascii="Times New Roman" w:hAnsi="Times New Roman" w:cs="Times New Roman"/>
                    <w:sz w:val="16"/>
                    <w:szCs w:val="16"/>
                    <w:lang w:val="en-US"/>
                  </w:rPr>
                </w:rPrChange>
              </w:rPr>
              <w:t>·</w:t>
            </w:r>
            <w:bookmarkEnd w:id="164"/>
            <w:r w:rsidRPr="00D145C8">
              <w:rPr>
                <w:rFonts w:ascii="Times New Roman" w:hAnsi="Times New Roman" w:cs="Times New Roman"/>
                <w:sz w:val="16"/>
                <w:szCs w:val="16"/>
                <w:highlight w:val="yellow"/>
                <w:lang w:val="en-US"/>
                <w:rPrChange w:id="166" w:author="Meggan Harris" w:date="2025-08-28T11:42:00Z" w16du:dateUtc="2025-08-28T09:42:00Z">
                  <w:rPr>
                    <w:rFonts w:ascii="Times New Roman" w:hAnsi="Times New Roman" w:cs="Times New Roman"/>
                    <w:sz w:val="16"/>
                    <w:szCs w:val="16"/>
                    <w:lang w:val="en-US"/>
                  </w:rPr>
                </w:rPrChange>
              </w:rPr>
              <w:t>01</w:t>
            </w:r>
            <w:r w:rsidR="008F3CB7" w:rsidRPr="00D145C8">
              <w:rPr>
                <w:rFonts w:ascii="Times New Roman" w:hAnsi="Times New Roman" w:cs="Times New Roman"/>
                <w:sz w:val="16"/>
                <w:szCs w:val="16"/>
                <w:highlight w:val="yellow"/>
                <w:lang w:val="en-US"/>
                <w:rPrChange w:id="167" w:author="Meggan Harris" w:date="2025-08-28T11:42:00Z" w16du:dateUtc="2025-08-28T09:42:00Z">
                  <w:rPr>
                    <w:rFonts w:ascii="Times New Roman" w:hAnsi="Times New Roman" w:cs="Times New Roman"/>
                    <w:sz w:val="16"/>
                    <w:szCs w:val="16"/>
                    <w:lang w:val="en-US"/>
                  </w:rPr>
                </w:rPrChange>
              </w:rPr>
              <w:t>75</w:t>
            </w:r>
            <w:r w:rsidRPr="00D145C8">
              <w:rPr>
                <w:rFonts w:ascii="Times New Roman" w:hAnsi="Times New Roman" w:cs="Times New Roman"/>
                <w:sz w:val="16"/>
                <w:szCs w:val="16"/>
                <w:highlight w:val="yellow"/>
                <w:lang w:val="en-US"/>
                <w:rPrChange w:id="168" w:author="Meggan Harris" w:date="2025-08-28T11:42:00Z" w16du:dateUtc="2025-08-28T09:42:00Z">
                  <w:rPr>
                    <w:rFonts w:ascii="Times New Roman" w:hAnsi="Times New Roman" w:cs="Times New Roman"/>
                    <w:sz w:val="16"/>
                    <w:szCs w:val="16"/>
                    <w:lang w:val="en-US"/>
                  </w:rPr>
                </w:rPrChange>
              </w:rPr>
              <w:t xml:space="preserve"> (</w:t>
            </w:r>
            <w:r w:rsidR="00D821E4" w:rsidRPr="00D145C8">
              <w:rPr>
                <w:rFonts w:ascii="Times New Roman" w:hAnsi="Times New Roman" w:cs="Times New Roman"/>
                <w:sz w:val="16"/>
                <w:szCs w:val="16"/>
                <w:highlight w:val="yellow"/>
                <w:lang w:val="en-US"/>
                <w:rPrChange w:id="169" w:author="Meggan Harris" w:date="2025-08-28T11:42:00Z" w16du:dateUtc="2025-08-28T09:42:00Z">
                  <w:rPr>
                    <w:rFonts w:ascii="Times New Roman" w:hAnsi="Times New Roman" w:cs="Times New Roman"/>
                    <w:sz w:val="16"/>
                    <w:szCs w:val="16"/>
                    <w:lang w:val="en-US"/>
                  </w:rPr>
                </w:rPrChange>
              </w:rPr>
              <w:t>0</w:t>
            </w:r>
            <w:ins w:id="170" w:author="Meggan Harris" w:date="2025-08-28T10:52:00Z" w16du:dateUtc="2025-08-28T08:52:00Z">
              <w:r w:rsidR="00CE1A1C" w:rsidRPr="00D145C8">
                <w:rPr>
                  <w:rFonts w:ascii="Times New Roman" w:hAnsi="Times New Roman" w:cs="Times New Roman"/>
                  <w:sz w:val="16"/>
                  <w:szCs w:val="16"/>
                  <w:highlight w:val="yellow"/>
                  <w:lang w:val="en-US"/>
                  <w:rPrChange w:id="171" w:author="Meggan Harris" w:date="2025-08-28T11:42:00Z" w16du:dateUtc="2025-08-28T09:42:00Z">
                    <w:rPr>
                      <w:rFonts w:ascii="Times New Roman" w:hAnsi="Times New Roman" w:cs="Times New Roman"/>
                      <w:sz w:val="16"/>
                      <w:szCs w:val="16"/>
                      <w:lang w:val="en-US"/>
                    </w:rPr>
                  </w:rPrChange>
                </w:rPr>
                <w:t>·</w:t>
              </w:r>
            </w:ins>
            <w:del w:id="172" w:author="Meggan Harris" w:date="2025-08-28T10:52:00Z" w16du:dateUtc="2025-08-28T08:52:00Z">
              <w:r w:rsidR="00D821E4" w:rsidRPr="00D145C8" w:rsidDel="00CE1A1C">
                <w:rPr>
                  <w:rFonts w:ascii="Times New Roman" w:hAnsi="Times New Roman" w:cs="Times New Roman"/>
                  <w:sz w:val="16"/>
                  <w:szCs w:val="16"/>
                  <w:highlight w:val="yellow"/>
                  <w:lang w:val="en-US"/>
                  <w:rPrChange w:id="173" w:author="Meggan Harris" w:date="2025-08-28T11:42:00Z" w16du:dateUtc="2025-08-28T09:42:00Z">
                    <w:rPr>
                      <w:rFonts w:ascii="Times New Roman" w:hAnsi="Times New Roman" w:cs="Times New Roman"/>
                      <w:sz w:val="16"/>
                      <w:szCs w:val="16"/>
                      <w:lang w:val="en-US"/>
                    </w:rPr>
                  </w:rPrChange>
                </w:rPr>
                <w:delText>.</w:delText>
              </w:r>
            </w:del>
            <w:r w:rsidR="00D821E4" w:rsidRPr="00D145C8">
              <w:rPr>
                <w:rFonts w:ascii="Times New Roman" w:hAnsi="Times New Roman" w:cs="Times New Roman"/>
                <w:sz w:val="16"/>
                <w:szCs w:val="16"/>
                <w:highlight w:val="yellow"/>
                <w:lang w:val="en-US"/>
                <w:rPrChange w:id="174" w:author="Meggan Harris" w:date="2025-08-28T11:42:00Z" w16du:dateUtc="2025-08-28T09:42:00Z">
                  <w:rPr>
                    <w:rFonts w:ascii="Times New Roman" w:hAnsi="Times New Roman" w:cs="Times New Roman"/>
                    <w:sz w:val="16"/>
                    <w:szCs w:val="16"/>
                    <w:lang w:val="en-US"/>
                  </w:rPr>
                </w:rPrChange>
              </w:rPr>
              <w:t>01</w:t>
            </w:r>
            <w:r w:rsidRPr="00D145C8">
              <w:rPr>
                <w:rFonts w:ascii="Times New Roman" w:hAnsi="Times New Roman" w:cs="Times New Roman"/>
                <w:sz w:val="16"/>
                <w:szCs w:val="16"/>
                <w:highlight w:val="yellow"/>
                <w:lang w:val="en-US"/>
                <w:rPrChange w:id="175" w:author="Meggan Harris" w:date="2025-08-28T11:42:00Z" w16du:dateUtc="2025-08-28T09:42:00Z">
                  <w:rPr>
                    <w:rFonts w:ascii="Times New Roman" w:hAnsi="Times New Roman" w:cs="Times New Roman"/>
                    <w:sz w:val="16"/>
                    <w:szCs w:val="16"/>
                    <w:lang w:val="en-US"/>
                  </w:rPr>
                </w:rPrChange>
              </w:rPr>
              <w:t>-</w:t>
            </w:r>
            <w:r w:rsidR="00D821E4" w:rsidRPr="00D145C8">
              <w:rPr>
                <w:rFonts w:ascii="Times New Roman" w:hAnsi="Times New Roman" w:cs="Times New Roman"/>
                <w:sz w:val="16"/>
                <w:szCs w:val="16"/>
                <w:highlight w:val="yellow"/>
                <w:lang w:val="en-US"/>
                <w:rPrChange w:id="176" w:author="Meggan Harris" w:date="2025-08-28T11:42:00Z" w16du:dateUtc="2025-08-28T09:42:00Z">
                  <w:rPr>
                    <w:rFonts w:ascii="Times New Roman" w:hAnsi="Times New Roman" w:cs="Times New Roman"/>
                    <w:sz w:val="16"/>
                    <w:szCs w:val="16"/>
                    <w:lang w:val="en-US"/>
                  </w:rPr>
                </w:rPrChange>
              </w:rPr>
              <w:t>0</w:t>
            </w:r>
            <w:ins w:id="177" w:author="Meggan Harris" w:date="2025-08-28T10:52:00Z" w16du:dateUtc="2025-08-28T08:52:00Z">
              <w:r w:rsidR="00CE1A1C" w:rsidRPr="00D145C8">
                <w:rPr>
                  <w:rFonts w:ascii="Times New Roman" w:hAnsi="Times New Roman" w:cs="Times New Roman"/>
                  <w:sz w:val="16"/>
                  <w:szCs w:val="16"/>
                  <w:highlight w:val="yellow"/>
                  <w:lang w:val="en-US"/>
                  <w:rPrChange w:id="178" w:author="Meggan Harris" w:date="2025-08-28T11:42:00Z" w16du:dateUtc="2025-08-28T09:42:00Z">
                    <w:rPr>
                      <w:rFonts w:ascii="Times New Roman" w:hAnsi="Times New Roman" w:cs="Times New Roman"/>
                      <w:sz w:val="16"/>
                      <w:szCs w:val="16"/>
                      <w:lang w:val="en-US"/>
                    </w:rPr>
                  </w:rPrChange>
                </w:rPr>
                <w:t>·</w:t>
              </w:r>
            </w:ins>
            <w:del w:id="179" w:author="Meggan Harris" w:date="2025-08-28T10:52:00Z" w16du:dateUtc="2025-08-28T08:52:00Z">
              <w:r w:rsidR="00D821E4" w:rsidRPr="00D145C8" w:rsidDel="00CE1A1C">
                <w:rPr>
                  <w:rFonts w:ascii="Times New Roman" w:hAnsi="Times New Roman" w:cs="Times New Roman"/>
                  <w:sz w:val="16"/>
                  <w:szCs w:val="16"/>
                  <w:highlight w:val="yellow"/>
                  <w:lang w:val="en-US"/>
                  <w:rPrChange w:id="180" w:author="Meggan Harris" w:date="2025-08-28T11:42:00Z" w16du:dateUtc="2025-08-28T09:42:00Z">
                    <w:rPr>
                      <w:rFonts w:ascii="Times New Roman" w:hAnsi="Times New Roman" w:cs="Times New Roman"/>
                      <w:sz w:val="16"/>
                      <w:szCs w:val="16"/>
                      <w:lang w:val="en-US"/>
                    </w:rPr>
                  </w:rPrChange>
                </w:rPr>
                <w:delText>.</w:delText>
              </w:r>
            </w:del>
            <w:r w:rsidR="00D821E4" w:rsidRPr="00D145C8">
              <w:rPr>
                <w:rFonts w:ascii="Times New Roman" w:hAnsi="Times New Roman" w:cs="Times New Roman"/>
                <w:sz w:val="16"/>
                <w:szCs w:val="16"/>
                <w:highlight w:val="yellow"/>
                <w:lang w:val="en-US"/>
                <w:rPrChange w:id="181" w:author="Meggan Harris" w:date="2025-08-28T11:42:00Z" w16du:dateUtc="2025-08-28T09:42:00Z">
                  <w:rPr>
                    <w:rFonts w:ascii="Times New Roman" w:hAnsi="Times New Roman" w:cs="Times New Roman"/>
                    <w:sz w:val="16"/>
                    <w:szCs w:val="16"/>
                    <w:lang w:val="en-US"/>
                  </w:rPr>
                </w:rPrChange>
              </w:rPr>
              <w:t>03</w:t>
            </w:r>
            <w:r w:rsidRPr="00D145C8">
              <w:rPr>
                <w:rFonts w:ascii="Times New Roman" w:hAnsi="Times New Roman" w:cs="Times New Roman"/>
                <w:sz w:val="16"/>
                <w:szCs w:val="16"/>
                <w:highlight w:val="yellow"/>
                <w:lang w:val="en-US"/>
                <w:rPrChange w:id="182" w:author="Meggan Harris" w:date="2025-08-28T11:42:00Z" w16du:dateUtc="2025-08-28T09:42:00Z">
                  <w:rPr>
                    <w:rFonts w:ascii="Times New Roman" w:hAnsi="Times New Roman" w:cs="Times New Roman"/>
                    <w:sz w:val="16"/>
                    <w:szCs w:val="16"/>
                    <w:lang w:val="en-US"/>
                  </w:rPr>
                </w:rPrChange>
              </w:rPr>
              <w:t>)</w:t>
            </w:r>
          </w:p>
        </w:tc>
        <w:tc>
          <w:tcPr>
            <w:tcW w:w="0" w:type="dxa"/>
          </w:tcPr>
          <w:p w14:paraId="11EAFB61" w14:textId="4EE4258C" w:rsidR="00A66ED9" w:rsidRPr="00D145C8"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highlight w:val="yellow"/>
                <w:lang w:val="en-US"/>
                <w:rPrChange w:id="183" w:author="Meggan Harris" w:date="2025-08-28T11:42:00Z" w16du:dateUtc="2025-08-28T09:42:00Z">
                  <w:rPr>
                    <w:rFonts w:ascii="Times New Roman" w:hAnsi="Times New Roman" w:cs="Times New Roman"/>
                    <w:sz w:val="16"/>
                    <w:szCs w:val="16"/>
                    <w:lang w:val="en-US"/>
                  </w:rPr>
                </w:rPrChange>
              </w:rPr>
            </w:pPr>
            <w:r w:rsidRPr="00D145C8">
              <w:rPr>
                <w:rFonts w:ascii="Times New Roman" w:hAnsi="Times New Roman" w:cs="Times New Roman"/>
                <w:sz w:val="16"/>
                <w:szCs w:val="16"/>
                <w:highlight w:val="yellow"/>
                <w:lang w:val="en-US"/>
                <w:rPrChange w:id="184" w:author="Meggan Harris" w:date="2025-08-28T11:42:00Z" w16du:dateUtc="2025-08-28T09:42:00Z">
                  <w:rPr>
                    <w:rFonts w:ascii="Times New Roman" w:hAnsi="Times New Roman" w:cs="Times New Roman"/>
                    <w:sz w:val="16"/>
                    <w:szCs w:val="16"/>
                    <w:lang w:val="en-US"/>
                  </w:rPr>
                </w:rPrChange>
              </w:rPr>
              <w:t>0</w:t>
            </w:r>
            <w:r w:rsidR="002342FB" w:rsidRPr="00D145C8">
              <w:rPr>
                <w:rFonts w:ascii="Times New Roman" w:hAnsi="Times New Roman" w:cs="Times New Roman"/>
                <w:sz w:val="16"/>
                <w:szCs w:val="16"/>
                <w:highlight w:val="yellow"/>
                <w:lang w:val="en-US"/>
                <w:rPrChange w:id="185"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186" w:author="Meggan Harris" w:date="2025-08-28T11:42:00Z" w16du:dateUtc="2025-08-28T09:42:00Z">
                  <w:rPr>
                    <w:rFonts w:ascii="Times New Roman" w:hAnsi="Times New Roman" w:cs="Times New Roman"/>
                    <w:sz w:val="16"/>
                    <w:szCs w:val="16"/>
                    <w:lang w:val="en-US"/>
                  </w:rPr>
                </w:rPrChange>
              </w:rPr>
              <w:t>0</w:t>
            </w:r>
            <w:r w:rsidR="00670AAC" w:rsidRPr="00D145C8">
              <w:rPr>
                <w:rFonts w:ascii="Times New Roman" w:hAnsi="Times New Roman" w:cs="Times New Roman"/>
                <w:sz w:val="16"/>
                <w:szCs w:val="16"/>
                <w:highlight w:val="yellow"/>
                <w:lang w:val="en-US"/>
                <w:rPrChange w:id="187" w:author="Meggan Harris" w:date="2025-08-28T11:42:00Z" w16du:dateUtc="2025-08-28T09:42:00Z">
                  <w:rPr>
                    <w:rFonts w:ascii="Times New Roman" w:hAnsi="Times New Roman" w:cs="Times New Roman"/>
                    <w:sz w:val="16"/>
                    <w:szCs w:val="16"/>
                    <w:lang w:val="en-US"/>
                  </w:rPr>
                </w:rPrChange>
              </w:rPr>
              <w:t>189</w:t>
            </w:r>
          </w:p>
        </w:tc>
        <w:tc>
          <w:tcPr>
            <w:tcW w:w="0" w:type="dxa"/>
          </w:tcPr>
          <w:p w14:paraId="7EBA6E09" w14:textId="2735B1C7" w:rsidR="00A66ED9" w:rsidRPr="00D145C8"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highlight w:val="yellow"/>
                <w:lang w:val="en-US"/>
                <w:rPrChange w:id="188" w:author="Meggan Harris" w:date="2025-08-28T11:42:00Z" w16du:dateUtc="2025-08-28T09:42:00Z">
                  <w:rPr>
                    <w:rFonts w:ascii="Times New Roman" w:hAnsi="Times New Roman" w:cs="Times New Roman"/>
                    <w:sz w:val="16"/>
                    <w:szCs w:val="16"/>
                    <w:lang w:val="en-US"/>
                  </w:rPr>
                </w:rPrChange>
              </w:rPr>
            </w:pPr>
            <w:r w:rsidRPr="00D145C8">
              <w:rPr>
                <w:rFonts w:ascii="Times New Roman" w:hAnsi="Times New Roman" w:cs="Times New Roman"/>
                <w:sz w:val="16"/>
                <w:szCs w:val="16"/>
                <w:highlight w:val="yellow"/>
                <w:lang w:val="en-US"/>
                <w:rPrChange w:id="189" w:author="Meggan Harris" w:date="2025-08-28T11:42:00Z" w16du:dateUtc="2025-08-28T09:42:00Z">
                  <w:rPr>
                    <w:rFonts w:ascii="Times New Roman" w:hAnsi="Times New Roman" w:cs="Times New Roman"/>
                    <w:sz w:val="16"/>
                    <w:szCs w:val="16"/>
                    <w:lang w:val="en-US"/>
                  </w:rPr>
                </w:rPrChange>
              </w:rPr>
              <w:t>Beta (mean=0</w:t>
            </w:r>
            <w:r w:rsidR="002342FB" w:rsidRPr="00D145C8">
              <w:rPr>
                <w:rFonts w:ascii="Times New Roman" w:hAnsi="Times New Roman" w:cs="Times New Roman"/>
                <w:sz w:val="16"/>
                <w:szCs w:val="16"/>
                <w:highlight w:val="yellow"/>
                <w:lang w:val="en-US"/>
                <w:rPrChange w:id="190"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191" w:author="Meggan Harris" w:date="2025-08-28T11:42:00Z" w16du:dateUtc="2025-08-28T09:42:00Z">
                  <w:rPr>
                    <w:rFonts w:ascii="Times New Roman" w:hAnsi="Times New Roman" w:cs="Times New Roman"/>
                    <w:sz w:val="16"/>
                    <w:szCs w:val="16"/>
                    <w:lang w:val="en-US"/>
                  </w:rPr>
                </w:rPrChange>
              </w:rPr>
              <w:t>0</w:t>
            </w:r>
            <w:r w:rsidR="00670AAC" w:rsidRPr="00D145C8">
              <w:rPr>
                <w:rFonts w:ascii="Times New Roman" w:hAnsi="Times New Roman" w:cs="Times New Roman"/>
                <w:sz w:val="16"/>
                <w:szCs w:val="16"/>
                <w:highlight w:val="yellow"/>
                <w:lang w:val="en-US"/>
                <w:rPrChange w:id="192" w:author="Meggan Harris" w:date="2025-08-28T11:42:00Z" w16du:dateUtc="2025-08-28T09:42:00Z">
                  <w:rPr>
                    <w:rFonts w:ascii="Times New Roman" w:hAnsi="Times New Roman" w:cs="Times New Roman"/>
                    <w:sz w:val="16"/>
                    <w:szCs w:val="16"/>
                    <w:lang w:val="en-US"/>
                  </w:rPr>
                </w:rPrChange>
              </w:rPr>
              <w:t>1</w:t>
            </w:r>
            <w:r w:rsidR="00B71891" w:rsidRPr="00D145C8">
              <w:rPr>
                <w:rFonts w:ascii="Times New Roman" w:hAnsi="Times New Roman" w:cs="Times New Roman"/>
                <w:sz w:val="16"/>
                <w:szCs w:val="16"/>
                <w:highlight w:val="yellow"/>
                <w:lang w:val="en-US"/>
                <w:rPrChange w:id="193" w:author="Meggan Harris" w:date="2025-08-28T11:42:00Z" w16du:dateUtc="2025-08-28T09:42:00Z">
                  <w:rPr>
                    <w:rFonts w:ascii="Times New Roman" w:hAnsi="Times New Roman" w:cs="Times New Roman"/>
                    <w:sz w:val="16"/>
                    <w:szCs w:val="16"/>
                    <w:lang w:val="en-US"/>
                  </w:rPr>
                </w:rPrChange>
              </w:rPr>
              <w:t>75</w:t>
            </w:r>
            <w:r w:rsidRPr="00D145C8">
              <w:rPr>
                <w:rFonts w:ascii="Times New Roman" w:hAnsi="Times New Roman" w:cs="Times New Roman"/>
                <w:sz w:val="16"/>
                <w:szCs w:val="16"/>
                <w:highlight w:val="yellow"/>
                <w:lang w:val="en-US"/>
                <w:rPrChange w:id="194" w:author="Meggan Harris" w:date="2025-08-28T11:42:00Z" w16du:dateUtc="2025-08-28T09:42:00Z">
                  <w:rPr>
                    <w:rFonts w:ascii="Times New Roman" w:hAnsi="Times New Roman" w:cs="Times New Roman"/>
                    <w:sz w:val="16"/>
                    <w:szCs w:val="16"/>
                    <w:lang w:val="en-US"/>
                  </w:rPr>
                </w:rPrChange>
              </w:rPr>
              <w:t>, 95%</w:t>
            </w:r>
            <w:r w:rsidR="00DD3B90" w:rsidRPr="00D145C8">
              <w:rPr>
                <w:rFonts w:ascii="Times New Roman" w:hAnsi="Times New Roman" w:cs="Times New Roman"/>
                <w:sz w:val="16"/>
                <w:szCs w:val="16"/>
                <w:highlight w:val="yellow"/>
                <w:lang w:val="en-US"/>
                <w:rPrChange w:id="195" w:author="Meggan Harris" w:date="2025-08-28T11:42:00Z" w16du:dateUtc="2025-08-28T09:42:00Z">
                  <w:rPr>
                    <w:rFonts w:ascii="Times New Roman" w:hAnsi="Times New Roman" w:cs="Times New Roman"/>
                    <w:sz w:val="16"/>
                    <w:szCs w:val="16"/>
                    <w:lang w:val="en-US"/>
                  </w:rPr>
                </w:rPrChange>
              </w:rPr>
              <w:t xml:space="preserve"> </w:t>
            </w:r>
            <w:r w:rsidRPr="00D145C8">
              <w:rPr>
                <w:rFonts w:ascii="Times New Roman" w:hAnsi="Times New Roman" w:cs="Times New Roman"/>
                <w:sz w:val="16"/>
                <w:szCs w:val="16"/>
                <w:highlight w:val="yellow"/>
                <w:lang w:val="en-US"/>
                <w:rPrChange w:id="196" w:author="Meggan Harris" w:date="2025-08-28T11:42:00Z" w16du:dateUtc="2025-08-28T09:42:00Z">
                  <w:rPr>
                    <w:rFonts w:ascii="Times New Roman" w:hAnsi="Times New Roman" w:cs="Times New Roman"/>
                    <w:sz w:val="16"/>
                    <w:szCs w:val="16"/>
                    <w:lang w:val="en-US"/>
                  </w:rPr>
                </w:rPrChange>
              </w:rPr>
              <w:t>CI 0</w:t>
            </w:r>
            <w:r w:rsidR="002342FB" w:rsidRPr="00D145C8">
              <w:rPr>
                <w:rFonts w:ascii="Times New Roman" w:hAnsi="Times New Roman" w:cs="Times New Roman"/>
                <w:sz w:val="16"/>
                <w:szCs w:val="16"/>
                <w:highlight w:val="yellow"/>
                <w:lang w:val="en-US"/>
                <w:rPrChange w:id="197"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198" w:author="Meggan Harris" w:date="2025-08-28T11:42:00Z" w16du:dateUtc="2025-08-28T09:42:00Z">
                  <w:rPr>
                    <w:rFonts w:ascii="Times New Roman" w:hAnsi="Times New Roman" w:cs="Times New Roman"/>
                    <w:sz w:val="16"/>
                    <w:szCs w:val="16"/>
                    <w:lang w:val="en-US"/>
                  </w:rPr>
                </w:rPrChange>
              </w:rPr>
              <w:t>01-0</w:t>
            </w:r>
            <w:r w:rsidR="002342FB" w:rsidRPr="00D145C8">
              <w:rPr>
                <w:rFonts w:ascii="Times New Roman" w:hAnsi="Times New Roman" w:cs="Times New Roman"/>
                <w:sz w:val="16"/>
                <w:szCs w:val="16"/>
                <w:highlight w:val="yellow"/>
                <w:lang w:val="en-US"/>
                <w:rPrChange w:id="199"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200" w:author="Meggan Harris" w:date="2025-08-28T11:42:00Z" w16du:dateUtc="2025-08-28T09:42:00Z">
                  <w:rPr>
                    <w:rFonts w:ascii="Times New Roman" w:hAnsi="Times New Roman" w:cs="Times New Roman"/>
                    <w:sz w:val="16"/>
                    <w:szCs w:val="16"/>
                    <w:lang w:val="en-US"/>
                  </w:rPr>
                </w:rPrChange>
              </w:rPr>
              <w:t>03)</w:t>
            </w:r>
          </w:p>
        </w:tc>
        <w:tc>
          <w:tcPr>
            <w:tcW w:w="0" w:type="dxa"/>
          </w:tcPr>
          <w:p w14:paraId="511C3924" w14:textId="440C2CF1" w:rsidR="00A66ED9"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2020</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en-US"/>
              </w:rPr>
              <w:instrText xml:space="preserve"> ADDIN ZOTERO_ITEM CSL_CITATION {"citationID":"pPELP6r9","properties":{"formattedCitation":"\\super 20\\nosupersub{}","plainCitation":"20","noteIndex":0},"citationItems":[{"id":19,"uris":["http://zotero.org/groups/5772643/items/ZCK32BIM"],"itemData":{"id":19,"type":"article-journal","abstract":"IMPORTANCE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URL":"https://jamanetwork.com/journals/jamanetworkopen/fullarticle/2770045","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F."}],"accessed":{"date-parts":[["2024",11,21]]},"issued":{"date-parts":[["2020",8,31]]}}}],"schema":"https://github.com/citation-style-language/schema/raw/master/csl-citation.json"}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AE23A7" w:rsidRPr="00AE23A7">
              <w:rPr>
                <w:rFonts w:ascii="Times New Roman" w:hAnsi="Times New Roman" w:cs="Times New Roman"/>
                <w:kern w:val="0"/>
                <w:sz w:val="16"/>
                <w:vertAlign w:val="superscript"/>
              </w:rPr>
              <w:t>20</w:t>
            </w:r>
            <w:r w:rsidR="00D466A2" w:rsidRPr="000F283A">
              <w:rPr>
                <w:rFonts w:ascii="Times New Roman" w:hAnsi="Times New Roman" w:cs="Times New Roman"/>
                <w:sz w:val="16"/>
                <w:szCs w:val="16"/>
                <w:lang w:val="en-US"/>
              </w:rPr>
              <w:fldChar w:fldCharType="end"/>
            </w:r>
          </w:p>
        </w:tc>
      </w:tr>
      <w:tr w:rsidR="00AC7710" w:rsidRPr="000F283A" w14:paraId="3D92DA48"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DAE1883" w14:textId="155F3CD1"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Mortality due to Chagas </w:t>
            </w:r>
            <w:del w:id="201" w:author="Meggan Harris" w:date="2025-08-29T10:50:00Z" w16du:dateUtc="2025-08-29T08:50:00Z">
              <w:r w:rsidRPr="000F283A" w:rsidDel="00E36A0E">
                <w:rPr>
                  <w:rFonts w:ascii="Times New Roman" w:hAnsi="Times New Roman" w:cs="Times New Roman"/>
                  <w:sz w:val="16"/>
                  <w:szCs w:val="16"/>
                  <w:lang w:val="en-US"/>
                </w:rPr>
                <w:delText>cardiac</w:delText>
              </w:r>
            </w:del>
            <w:ins w:id="202" w:author="Meggan Harris" w:date="2025-08-29T10:50:00Z" w16du:dateUtc="2025-08-29T08:50:00Z">
              <w:r w:rsidR="00E36A0E">
                <w:rPr>
                  <w:rFonts w:ascii="Times New Roman" w:hAnsi="Times New Roman" w:cs="Times New Roman"/>
                  <w:sz w:val="16"/>
                  <w:szCs w:val="16"/>
                  <w:lang w:val="en-US"/>
                </w:rPr>
                <w:t>heart</w:t>
              </w:r>
            </w:ins>
            <w:r w:rsidRPr="000F283A">
              <w:rPr>
                <w:rFonts w:ascii="Times New Roman" w:hAnsi="Times New Roman" w:cs="Times New Roman"/>
                <w:sz w:val="16"/>
                <w:szCs w:val="16"/>
                <w:lang w:val="en-US"/>
              </w:rPr>
              <w:t xml:space="preserve"> disease</w:t>
            </w:r>
          </w:p>
        </w:tc>
        <w:tc>
          <w:tcPr>
            <w:tcW w:w="1662" w:type="dxa"/>
          </w:tcPr>
          <w:p w14:paraId="5AEF2B43" w14:textId="66E2CB80" w:rsidR="004A50FD" w:rsidRPr="000F283A" w:rsidRDefault="004A50FD">
            <w:pPr>
              <w:spacing w:line="360" w:lineRule="auto"/>
              <w:ind w:left="-48" w:right="-9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Change w:id="203" w:author="Meggan Harris" w:date="2025-08-28T11:41:00Z" w16du:dateUtc="2025-08-28T09:41: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0F283A">
              <w:rPr>
                <w:rFonts w:ascii="Times New Roman" w:hAnsi="Times New Roman" w:cs="Times New Roman"/>
                <w:sz w:val="16"/>
                <w:szCs w:val="16"/>
                <w:lang w:val="en-US"/>
              </w:rPr>
              <w:t>12 (</w:t>
            </w:r>
            <w:r w:rsidR="00670AAC"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-1</w:t>
            </w:r>
            <w:r w:rsidR="00670AAC" w:rsidRPr="000F283A">
              <w:rPr>
                <w:rFonts w:ascii="Times New Roman" w:hAnsi="Times New Roman" w:cs="Times New Roman"/>
                <w:sz w:val="16"/>
                <w:szCs w:val="16"/>
                <w:lang w:val="en-US"/>
              </w:rPr>
              <w:t>6</w:t>
            </w:r>
            <w:r w:rsidRPr="000F283A">
              <w:rPr>
                <w:rFonts w:ascii="Times New Roman" w:hAnsi="Times New Roman" w:cs="Times New Roman"/>
                <w:sz w:val="16"/>
                <w:szCs w:val="16"/>
                <w:lang w:val="en-US"/>
              </w:rPr>
              <w:t>)</w:t>
            </w:r>
          </w:p>
        </w:tc>
        <w:tc>
          <w:tcPr>
            <w:tcW w:w="1662" w:type="dxa"/>
          </w:tcPr>
          <w:p w14:paraId="245B82BB" w14:textId="781B7FAB" w:rsidR="004A50FD" w:rsidRPr="000F283A" w:rsidRDefault="00670AAC"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p>
        </w:tc>
        <w:tc>
          <w:tcPr>
            <w:tcW w:w="1662" w:type="dxa"/>
          </w:tcPr>
          <w:p w14:paraId="65B30E28" w14:textId="3F02B367"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r w:rsidRPr="000F283A">
              <w:rPr>
                <w:rFonts w:ascii="Times New Roman" w:hAnsi="Times New Roman" w:cs="Times New Roman"/>
                <w:sz w:val="16"/>
                <w:szCs w:val="16"/>
                <w:lang w:val="en-US"/>
              </w:rPr>
              <w:t xml:space="preserve">, 95% CI </w:t>
            </w:r>
            <w:r w:rsidR="00697A1B"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5</w:t>
            </w:r>
            <w:r w:rsidRPr="000F283A">
              <w:rPr>
                <w:rFonts w:ascii="Times New Roman" w:hAnsi="Times New Roman" w:cs="Times New Roman"/>
                <w:sz w:val="16"/>
                <w:szCs w:val="16"/>
                <w:lang w:val="en-US"/>
              </w:rPr>
              <w:t>)</w:t>
            </w:r>
          </w:p>
        </w:tc>
        <w:tc>
          <w:tcPr>
            <w:tcW w:w="1663" w:type="dxa"/>
          </w:tcPr>
          <w:p w14:paraId="213306A6" w14:textId="57F121D8"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w:t>
            </w:r>
            <w:r w:rsidR="00D466A2" w:rsidRPr="000F283A">
              <w:rPr>
                <w:rFonts w:ascii="Times New Roman" w:hAnsi="Times New Roman" w:cs="Times New Roman"/>
                <w:sz w:val="16"/>
                <w:szCs w:val="16"/>
                <w:lang w:val="en-US"/>
              </w:rPr>
              <w:t>1</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en-US"/>
              </w:rPr>
              <w:instrText xml:space="preserve"> ADDIN ZOTERO_ITEM CSL_CITATION {"citationID":"IU9KYctw","properties":{"formattedCitation":"\\super 21\\nosupersub{}","plainCitation":"21","noteIndex":0},"citationItems":[{"id":20,"uris":["http://zotero.org/groups/5772643/items/BGHLQF5K"],"itemData":{"id":20,"type":"article-journal","abstract":"Aims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meta‐analysis","title-short":"Mortality risk in chronic Chagas cardiomyopathy","URL":"https://onlinelibrary.wiley.com/doi/10.1002/ehf2.13648","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I."},{"family":"Franco‐Paredes","given":"Carlos"},{"family":"Henao‐Martínez","given":"Andrés F."}],"accessed":{"date-parts":[["2024",11,21]]},"issued":{"date-parts":[["2021",12]]}}}],"schema":"https://github.com/citation-style-language/schema/raw/master/csl-citation.json"}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AE23A7" w:rsidRPr="00AE23A7">
              <w:rPr>
                <w:rFonts w:ascii="Times New Roman" w:hAnsi="Times New Roman" w:cs="Times New Roman"/>
                <w:kern w:val="0"/>
                <w:sz w:val="16"/>
                <w:vertAlign w:val="superscript"/>
              </w:rPr>
              <w:t>21</w:t>
            </w:r>
            <w:r w:rsidR="00D466A2" w:rsidRPr="000F283A">
              <w:rPr>
                <w:rFonts w:ascii="Times New Roman" w:hAnsi="Times New Roman" w:cs="Times New Roman"/>
                <w:sz w:val="16"/>
                <w:szCs w:val="16"/>
                <w:lang w:val="en-US"/>
              </w:rPr>
              <w:fldChar w:fldCharType="end"/>
            </w:r>
          </w:p>
        </w:tc>
      </w:tr>
      <w:tr w:rsidR="00AC7710" w:rsidRPr="000F283A" w14:paraId="02B7FE0F"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0B96C8A0" w14:textId="4B2ED706"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digestive disease</w:t>
            </w:r>
          </w:p>
        </w:tc>
        <w:tc>
          <w:tcPr>
            <w:tcW w:w="1662" w:type="dxa"/>
          </w:tcPr>
          <w:p w14:paraId="329B4784" w14:textId="05CC9C27" w:rsidR="004A50FD" w:rsidRPr="000F283A" w:rsidRDefault="004A50FD">
            <w:pPr>
              <w:spacing w:line="360" w:lineRule="auto"/>
              <w:ind w:left="-48" w:right="-9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Change w:id="204" w:author="Meggan Harris" w:date="2025-08-28T11:41:00Z" w16du:dateUtc="2025-08-28T09:41: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1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52-2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91)</w:t>
            </w:r>
          </w:p>
        </w:tc>
        <w:tc>
          <w:tcPr>
            <w:tcW w:w="1662" w:type="dxa"/>
          </w:tcPr>
          <w:p w14:paraId="0A135EEF" w14:textId="2E71B0D9" w:rsidR="004A50FD" w:rsidRPr="000F283A" w:rsidRDefault="00670AAC"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242DB158" w14:textId="474629B4" w:rsidR="004A50FD" w:rsidRPr="000F283A" w:rsidRDefault="00EA27E3"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25</w:t>
            </w:r>
            <w:r w:rsidRPr="000F283A">
              <w:rPr>
                <w:rFonts w:ascii="Times New Roman" w:hAnsi="Times New Roman" w:cs="Times New Roman"/>
                <w:sz w:val="16"/>
                <w:szCs w:val="16"/>
                <w:lang w:val="en-US"/>
              </w:rPr>
              <w:t>, 95% CI 1-2)</w:t>
            </w:r>
          </w:p>
        </w:tc>
        <w:tc>
          <w:tcPr>
            <w:tcW w:w="1663" w:type="dxa"/>
          </w:tcPr>
          <w:p w14:paraId="07F9517E" w14:textId="2597B949"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by </w:t>
            </w:r>
            <w:proofErr w:type="spellStart"/>
            <w:r w:rsidRPr="000F283A">
              <w:rPr>
                <w:rFonts w:ascii="Times New Roman" w:hAnsi="Times New Roman" w:cs="Times New Roman"/>
                <w:sz w:val="16"/>
                <w:szCs w:val="16"/>
                <w:lang w:val="en-US"/>
              </w:rPr>
              <w:t>Cu</w:t>
            </w:r>
            <w:r w:rsidR="00D466A2" w:rsidRPr="000F283A">
              <w:rPr>
                <w:rFonts w:ascii="Times New Roman" w:hAnsi="Times New Roman" w:cs="Times New Roman"/>
                <w:sz w:val="16"/>
                <w:szCs w:val="16"/>
                <w:lang w:val="en-US"/>
              </w:rPr>
              <w:t>c</w:t>
            </w:r>
            <w:r w:rsidRPr="000F283A">
              <w:rPr>
                <w:rFonts w:ascii="Times New Roman" w:hAnsi="Times New Roman" w:cs="Times New Roman"/>
                <w:sz w:val="16"/>
                <w:szCs w:val="16"/>
                <w:lang w:val="en-US"/>
              </w:rPr>
              <w:t>unuba</w:t>
            </w:r>
            <w:proofErr w:type="spellEnd"/>
            <w:r w:rsidRPr="000F283A">
              <w:rPr>
                <w:rFonts w:ascii="Times New Roman" w:hAnsi="Times New Roman" w:cs="Times New Roman"/>
                <w:sz w:val="16"/>
                <w:szCs w:val="16"/>
                <w:lang w:val="en-US"/>
              </w:rPr>
              <w:t xml:space="preserve"> et al. 2016.</w:t>
            </w:r>
          </w:p>
        </w:tc>
      </w:tr>
      <w:tr w:rsidR="00AC7710" w:rsidRPr="000F283A" w14:paraId="48DAD4FB"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74E5375C" w14:textId="46E1D9E4"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Probability of </w:t>
            </w:r>
            <w:r w:rsidR="00501A60">
              <w:rPr>
                <w:rFonts w:ascii="Times New Roman" w:hAnsi="Times New Roman" w:cs="Times New Roman"/>
                <w:sz w:val="16"/>
                <w:szCs w:val="16"/>
                <w:lang w:val="en-US"/>
              </w:rPr>
              <w:t>progression to digestive C</w:t>
            </w:r>
            <w:r w:rsidRPr="000F283A">
              <w:rPr>
                <w:rFonts w:ascii="Times New Roman" w:hAnsi="Times New Roman" w:cs="Times New Roman"/>
                <w:sz w:val="16"/>
                <w:szCs w:val="16"/>
                <w:lang w:val="en-US"/>
              </w:rPr>
              <w:t>hagas disease</w:t>
            </w:r>
            <w:r w:rsidR="000F283A" w:rsidRPr="000F283A">
              <w:rPr>
                <w:rFonts w:ascii="Times New Roman" w:hAnsi="Times New Roman" w:cs="Times New Roman"/>
                <w:sz w:val="16"/>
                <w:szCs w:val="16"/>
                <w:lang w:val="en-US"/>
              </w:rPr>
              <w:t xml:space="preserve"> per year</w:t>
            </w:r>
          </w:p>
        </w:tc>
        <w:tc>
          <w:tcPr>
            <w:tcW w:w="1662" w:type="dxa"/>
          </w:tcPr>
          <w:p w14:paraId="1889CB4C" w14:textId="66D11641" w:rsidR="004A50FD" w:rsidRPr="00D145C8" w:rsidRDefault="004A50FD">
            <w:pPr>
              <w:spacing w:line="360" w:lineRule="auto"/>
              <w:ind w:left="-48" w:right="-9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highlight w:val="yellow"/>
                <w:lang w:val="en-US"/>
                <w:rPrChange w:id="205" w:author="Meggan Harris" w:date="2025-08-28T11:42:00Z" w16du:dateUtc="2025-08-28T09:42:00Z">
                  <w:rPr>
                    <w:rFonts w:ascii="Times New Roman" w:hAnsi="Times New Roman" w:cs="Times New Roman"/>
                    <w:sz w:val="16"/>
                    <w:szCs w:val="16"/>
                    <w:lang w:val="en-US"/>
                  </w:rPr>
                </w:rPrChange>
              </w:rPr>
              <w:pPrChange w:id="206" w:author="Meggan Harris" w:date="2025-08-28T11:41:00Z" w16du:dateUtc="2025-08-28T09:41: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D145C8">
              <w:rPr>
                <w:rFonts w:ascii="Times New Roman" w:hAnsi="Times New Roman" w:cs="Times New Roman"/>
                <w:sz w:val="16"/>
                <w:szCs w:val="16"/>
                <w:highlight w:val="yellow"/>
                <w:lang w:val="en-US"/>
                <w:rPrChange w:id="207" w:author="Meggan Harris" w:date="2025-08-28T11:42:00Z" w16du:dateUtc="2025-08-28T09:42:00Z">
                  <w:rPr>
                    <w:rFonts w:ascii="Times New Roman" w:hAnsi="Times New Roman" w:cs="Times New Roman"/>
                    <w:sz w:val="16"/>
                    <w:szCs w:val="16"/>
                    <w:lang w:val="en-US"/>
                  </w:rPr>
                </w:rPrChange>
              </w:rPr>
              <w:t>0</w:t>
            </w:r>
            <w:r w:rsidR="002342FB" w:rsidRPr="00D145C8">
              <w:rPr>
                <w:rFonts w:ascii="Times New Roman" w:hAnsi="Times New Roman" w:cs="Times New Roman"/>
                <w:sz w:val="16"/>
                <w:szCs w:val="16"/>
                <w:highlight w:val="yellow"/>
                <w:lang w:val="en-US"/>
                <w:rPrChange w:id="208"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209" w:author="Meggan Harris" w:date="2025-08-28T11:42:00Z" w16du:dateUtc="2025-08-28T09:42:00Z">
                  <w:rPr>
                    <w:rFonts w:ascii="Times New Roman" w:hAnsi="Times New Roman" w:cs="Times New Roman"/>
                    <w:sz w:val="16"/>
                    <w:szCs w:val="16"/>
                    <w:lang w:val="en-US"/>
                  </w:rPr>
                </w:rPrChange>
              </w:rPr>
              <w:t>01</w:t>
            </w:r>
            <w:r w:rsidR="00EA27E3" w:rsidRPr="00D145C8">
              <w:rPr>
                <w:rFonts w:ascii="Times New Roman" w:hAnsi="Times New Roman" w:cs="Times New Roman"/>
                <w:sz w:val="16"/>
                <w:szCs w:val="16"/>
                <w:highlight w:val="yellow"/>
                <w:lang w:val="en-US"/>
                <w:rPrChange w:id="210" w:author="Meggan Harris" w:date="2025-08-28T11:42:00Z" w16du:dateUtc="2025-08-28T09:42:00Z">
                  <w:rPr>
                    <w:rFonts w:ascii="Times New Roman" w:hAnsi="Times New Roman" w:cs="Times New Roman"/>
                    <w:sz w:val="16"/>
                    <w:szCs w:val="16"/>
                    <w:lang w:val="en-US"/>
                  </w:rPr>
                </w:rPrChange>
              </w:rPr>
              <w:t>1</w:t>
            </w:r>
            <w:r w:rsidR="00382A72" w:rsidRPr="00D145C8">
              <w:rPr>
                <w:rFonts w:ascii="Times New Roman" w:hAnsi="Times New Roman" w:cs="Times New Roman"/>
                <w:sz w:val="16"/>
                <w:szCs w:val="16"/>
                <w:highlight w:val="yellow"/>
                <w:lang w:val="en-US"/>
                <w:rPrChange w:id="211" w:author="Meggan Harris" w:date="2025-08-28T11:42:00Z" w16du:dateUtc="2025-08-28T09:42:00Z">
                  <w:rPr>
                    <w:rFonts w:ascii="Times New Roman" w:hAnsi="Times New Roman" w:cs="Times New Roman"/>
                    <w:sz w:val="16"/>
                    <w:szCs w:val="16"/>
                    <w:lang w:val="en-US"/>
                  </w:rPr>
                </w:rPrChange>
              </w:rPr>
              <w:t xml:space="preserve"> </w:t>
            </w:r>
            <w:r w:rsidRPr="00D145C8">
              <w:rPr>
                <w:rFonts w:ascii="Times New Roman" w:hAnsi="Times New Roman" w:cs="Times New Roman"/>
                <w:sz w:val="16"/>
                <w:szCs w:val="16"/>
                <w:highlight w:val="yellow"/>
                <w:lang w:val="en-US"/>
                <w:rPrChange w:id="212" w:author="Meggan Harris" w:date="2025-08-28T11:42:00Z" w16du:dateUtc="2025-08-28T09:42:00Z">
                  <w:rPr>
                    <w:rFonts w:ascii="Times New Roman" w:hAnsi="Times New Roman" w:cs="Times New Roman"/>
                    <w:sz w:val="16"/>
                    <w:szCs w:val="16"/>
                    <w:lang w:val="en-US"/>
                  </w:rPr>
                </w:rPrChange>
              </w:rPr>
              <w:t>(0</w:t>
            </w:r>
            <w:r w:rsidR="002342FB" w:rsidRPr="00D145C8">
              <w:rPr>
                <w:rFonts w:ascii="Times New Roman" w:hAnsi="Times New Roman" w:cs="Times New Roman"/>
                <w:sz w:val="16"/>
                <w:szCs w:val="16"/>
                <w:highlight w:val="yellow"/>
                <w:lang w:val="en-US"/>
                <w:rPrChange w:id="213"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214" w:author="Meggan Harris" w:date="2025-08-28T11:42:00Z" w16du:dateUtc="2025-08-28T09:42:00Z">
                  <w:rPr>
                    <w:rFonts w:ascii="Times New Roman" w:hAnsi="Times New Roman" w:cs="Times New Roman"/>
                    <w:sz w:val="16"/>
                    <w:szCs w:val="16"/>
                    <w:lang w:val="en-US"/>
                  </w:rPr>
                </w:rPrChange>
              </w:rPr>
              <w:t>008-0</w:t>
            </w:r>
            <w:r w:rsidR="002342FB" w:rsidRPr="00D145C8">
              <w:rPr>
                <w:rFonts w:ascii="Times New Roman" w:hAnsi="Times New Roman" w:cs="Times New Roman"/>
                <w:sz w:val="16"/>
                <w:szCs w:val="16"/>
                <w:highlight w:val="yellow"/>
                <w:lang w:val="en-US"/>
                <w:rPrChange w:id="215"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216" w:author="Meggan Harris" w:date="2025-08-28T11:42:00Z" w16du:dateUtc="2025-08-28T09:42:00Z">
                  <w:rPr>
                    <w:rFonts w:ascii="Times New Roman" w:hAnsi="Times New Roman" w:cs="Times New Roman"/>
                    <w:sz w:val="16"/>
                    <w:szCs w:val="16"/>
                    <w:lang w:val="en-US"/>
                  </w:rPr>
                </w:rPrChange>
              </w:rPr>
              <w:t>0136)</w:t>
            </w:r>
          </w:p>
        </w:tc>
        <w:tc>
          <w:tcPr>
            <w:tcW w:w="1662" w:type="dxa"/>
          </w:tcPr>
          <w:p w14:paraId="7948D449" w14:textId="3F8F02AA" w:rsidR="004A50FD" w:rsidRPr="00D145C8"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highlight w:val="yellow"/>
                <w:lang w:val="en-US"/>
                <w:rPrChange w:id="217" w:author="Meggan Harris" w:date="2025-08-28T11:42:00Z" w16du:dateUtc="2025-08-28T09:42:00Z">
                  <w:rPr>
                    <w:rFonts w:ascii="Times New Roman" w:hAnsi="Times New Roman" w:cs="Times New Roman"/>
                    <w:sz w:val="16"/>
                    <w:szCs w:val="16"/>
                    <w:lang w:val="en-US"/>
                  </w:rPr>
                </w:rPrChange>
              </w:rPr>
            </w:pPr>
            <w:r w:rsidRPr="00D145C8">
              <w:rPr>
                <w:rFonts w:ascii="Times New Roman" w:hAnsi="Times New Roman" w:cs="Times New Roman"/>
                <w:sz w:val="16"/>
                <w:szCs w:val="16"/>
                <w:highlight w:val="yellow"/>
                <w:lang w:val="en-US"/>
                <w:rPrChange w:id="218" w:author="Meggan Harris" w:date="2025-08-28T11:42:00Z" w16du:dateUtc="2025-08-28T09:42:00Z">
                  <w:rPr>
                    <w:rFonts w:ascii="Times New Roman" w:hAnsi="Times New Roman" w:cs="Times New Roman"/>
                    <w:sz w:val="16"/>
                    <w:szCs w:val="16"/>
                    <w:lang w:val="en-US"/>
                  </w:rPr>
                </w:rPrChange>
              </w:rPr>
              <w:t>0</w:t>
            </w:r>
            <w:r w:rsidR="002342FB" w:rsidRPr="00D145C8">
              <w:rPr>
                <w:rFonts w:ascii="Times New Roman" w:hAnsi="Times New Roman" w:cs="Times New Roman"/>
                <w:sz w:val="16"/>
                <w:szCs w:val="16"/>
                <w:highlight w:val="yellow"/>
                <w:lang w:val="en-US"/>
                <w:rPrChange w:id="219"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220" w:author="Meggan Harris" w:date="2025-08-28T11:42:00Z" w16du:dateUtc="2025-08-28T09:42:00Z">
                  <w:rPr>
                    <w:rFonts w:ascii="Times New Roman" w:hAnsi="Times New Roman" w:cs="Times New Roman"/>
                    <w:sz w:val="16"/>
                    <w:szCs w:val="16"/>
                    <w:lang w:val="en-US"/>
                  </w:rPr>
                </w:rPrChange>
              </w:rPr>
              <w:t>0</w:t>
            </w:r>
            <w:r w:rsidR="000763CA" w:rsidRPr="00D145C8">
              <w:rPr>
                <w:rFonts w:ascii="Times New Roman" w:hAnsi="Times New Roman" w:cs="Times New Roman"/>
                <w:sz w:val="16"/>
                <w:szCs w:val="16"/>
                <w:highlight w:val="yellow"/>
                <w:lang w:val="en-US"/>
                <w:rPrChange w:id="221" w:author="Meggan Harris" w:date="2025-08-28T11:42:00Z" w16du:dateUtc="2025-08-28T09:42:00Z">
                  <w:rPr>
                    <w:rFonts w:ascii="Times New Roman" w:hAnsi="Times New Roman" w:cs="Times New Roman"/>
                    <w:sz w:val="16"/>
                    <w:szCs w:val="16"/>
                    <w:lang w:val="en-US"/>
                  </w:rPr>
                </w:rPrChange>
              </w:rPr>
              <w:t>35</w:t>
            </w:r>
          </w:p>
        </w:tc>
        <w:tc>
          <w:tcPr>
            <w:tcW w:w="1662" w:type="dxa"/>
          </w:tcPr>
          <w:p w14:paraId="7A04DEC4" w14:textId="2FE4DF3F" w:rsidR="004A50FD" w:rsidRPr="00D145C8"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highlight w:val="yellow"/>
                <w:lang w:val="en-US"/>
                <w:rPrChange w:id="222" w:author="Meggan Harris" w:date="2025-08-28T11:42:00Z" w16du:dateUtc="2025-08-28T09:42:00Z">
                  <w:rPr>
                    <w:rFonts w:ascii="Times New Roman" w:hAnsi="Times New Roman" w:cs="Times New Roman"/>
                    <w:sz w:val="16"/>
                    <w:szCs w:val="16"/>
                    <w:lang w:val="en-US"/>
                  </w:rPr>
                </w:rPrChange>
              </w:rPr>
            </w:pPr>
            <w:proofErr w:type="spellStart"/>
            <w:r w:rsidRPr="00D145C8">
              <w:rPr>
                <w:rFonts w:ascii="Times New Roman" w:hAnsi="Times New Roman" w:cs="Times New Roman"/>
                <w:sz w:val="16"/>
                <w:szCs w:val="16"/>
                <w:highlight w:val="yellow"/>
                <w:lang w:val="en-US"/>
                <w:rPrChange w:id="223" w:author="Meggan Harris" w:date="2025-08-28T11:42:00Z" w16du:dateUtc="2025-08-28T09:42:00Z">
                  <w:rPr>
                    <w:rFonts w:ascii="Times New Roman" w:hAnsi="Times New Roman" w:cs="Times New Roman"/>
                    <w:sz w:val="16"/>
                    <w:szCs w:val="16"/>
                    <w:lang w:val="en-US"/>
                  </w:rPr>
                </w:rPrChange>
              </w:rPr>
              <w:t>LogNormal</w:t>
            </w:r>
            <w:proofErr w:type="spellEnd"/>
            <w:r w:rsidRPr="00D145C8">
              <w:rPr>
                <w:rFonts w:ascii="Times New Roman" w:hAnsi="Times New Roman" w:cs="Times New Roman"/>
                <w:sz w:val="16"/>
                <w:szCs w:val="16"/>
                <w:highlight w:val="yellow"/>
                <w:lang w:val="en-US"/>
                <w:rPrChange w:id="224" w:author="Meggan Harris" w:date="2025-08-28T11:42:00Z" w16du:dateUtc="2025-08-28T09:42:00Z">
                  <w:rPr>
                    <w:rFonts w:ascii="Times New Roman" w:hAnsi="Times New Roman" w:cs="Times New Roman"/>
                    <w:sz w:val="16"/>
                    <w:szCs w:val="16"/>
                    <w:lang w:val="en-US"/>
                  </w:rPr>
                </w:rPrChange>
              </w:rPr>
              <w:t xml:space="preserve"> (mean=0</w:t>
            </w:r>
            <w:r w:rsidR="002342FB" w:rsidRPr="00D145C8">
              <w:rPr>
                <w:rFonts w:ascii="Times New Roman" w:hAnsi="Times New Roman" w:cs="Times New Roman"/>
                <w:sz w:val="16"/>
                <w:szCs w:val="16"/>
                <w:highlight w:val="yellow"/>
                <w:lang w:val="en-US"/>
                <w:rPrChange w:id="225"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226" w:author="Meggan Harris" w:date="2025-08-28T11:42:00Z" w16du:dateUtc="2025-08-28T09:42:00Z">
                  <w:rPr>
                    <w:rFonts w:ascii="Times New Roman" w:hAnsi="Times New Roman" w:cs="Times New Roman"/>
                    <w:sz w:val="16"/>
                    <w:szCs w:val="16"/>
                    <w:lang w:val="en-US"/>
                  </w:rPr>
                </w:rPrChange>
              </w:rPr>
              <w:t>0</w:t>
            </w:r>
            <w:r w:rsidR="000763CA" w:rsidRPr="00D145C8">
              <w:rPr>
                <w:rFonts w:ascii="Times New Roman" w:hAnsi="Times New Roman" w:cs="Times New Roman"/>
                <w:sz w:val="16"/>
                <w:szCs w:val="16"/>
                <w:highlight w:val="yellow"/>
                <w:lang w:val="en-US"/>
                <w:rPrChange w:id="227" w:author="Meggan Harris" w:date="2025-08-28T11:42:00Z" w16du:dateUtc="2025-08-28T09:42:00Z">
                  <w:rPr>
                    <w:rFonts w:ascii="Times New Roman" w:hAnsi="Times New Roman" w:cs="Times New Roman"/>
                    <w:sz w:val="16"/>
                    <w:szCs w:val="16"/>
                    <w:lang w:val="en-US"/>
                  </w:rPr>
                </w:rPrChange>
              </w:rPr>
              <w:t>35</w:t>
            </w:r>
            <w:r w:rsidRPr="00D145C8">
              <w:rPr>
                <w:rFonts w:ascii="Times New Roman" w:hAnsi="Times New Roman" w:cs="Times New Roman"/>
                <w:sz w:val="16"/>
                <w:szCs w:val="16"/>
                <w:highlight w:val="yellow"/>
                <w:lang w:val="en-US"/>
                <w:rPrChange w:id="228" w:author="Meggan Harris" w:date="2025-08-28T11:42:00Z" w16du:dateUtc="2025-08-28T09:42:00Z">
                  <w:rPr>
                    <w:rFonts w:ascii="Times New Roman" w:hAnsi="Times New Roman" w:cs="Times New Roman"/>
                    <w:sz w:val="16"/>
                    <w:szCs w:val="16"/>
                    <w:lang w:val="en-US"/>
                  </w:rPr>
                </w:rPrChange>
              </w:rPr>
              <w:t>, 95% CI 0</w:t>
            </w:r>
            <w:r w:rsidR="002342FB" w:rsidRPr="00D145C8">
              <w:rPr>
                <w:rFonts w:ascii="Times New Roman" w:hAnsi="Times New Roman" w:cs="Times New Roman"/>
                <w:sz w:val="16"/>
                <w:szCs w:val="16"/>
                <w:highlight w:val="yellow"/>
                <w:lang w:val="en-US"/>
                <w:rPrChange w:id="229"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230" w:author="Meggan Harris" w:date="2025-08-28T11:42:00Z" w16du:dateUtc="2025-08-28T09:42:00Z">
                  <w:rPr>
                    <w:rFonts w:ascii="Times New Roman" w:hAnsi="Times New Roman" w:cs="Times New Roman"/>
                    <w:sz w:val="16"/>
                    <w:szCs w:val="16"/>
                    <w:lang w:val="en-US"/>
                  </w:rPr>
                </w:rPrChange>
              </w:rPr>
              <w:t>0</w:t>
            </w:r>
            <w:r w:rsidR="000763CA" w:rsidRPr="00D145C8">
              <w:rPr>
                <w:rFonts w:ascii="Times New Roman" w:hAnsi="Times New Roman" w:cs="Times New Roman"/>
                <w:sz w:val="16"/>
                <w:szCs w:val="16"/>
                <w:highlight w:val="yellow"/>
                <w:lang w:val="en-US"/>
                <w:rPrChange w:id="231" w:author="Meggan Harris" w:date="2025-08-28T11:42:00Z" w16du:dateUtc="2025-08-28T09:42:00Z">
                  <w:rPr>
                    <w:rFonts w:ascii="Times New Roman" w:hAnsi="Times New Roman" w:cs="Times New Roman"/>
                    <w:sz w:val="16"/>
                    <w:szCs w:val="16"/>
                    <w:lang w:val="en-US"/>
                  </w:rPr>
                </w:rPrChange>
              </w:rPr>
              <w:t>1</w:t>
            </w:r>
            <w:r w:rsidRPr="00D145C8">
              <w:rPr>
                <w:rFonts w:ascii="Times New Roman" w:hAnsi="Times New Roman" w:cs="Times New Roman"/>
                <w:sz w:val="16"/>
                <w:szCs w:val="16"/>
                <w:highlight w:val="yellow"/>
                <w:lang w:val="en-US"/>
                <w:rPrChange w:id="232" w:author="Meggan Harris" w:date="2025-08-28T11:42:00Z" w16du:dateUtc="2025-08-28T09:42:00Z">
                  <w:rPr>
                    <w:rFonts w:ascii="Times New Roman" w:hAnsi="Times New Roman" w:cs="Times New Roman"/>
                    <w:sz w:val="16"/>
                    <w:szCs w:val="16"/>
                    <w:lang w:val="en-US"/>
                  </w:rPr>
                </w:rPrChange>
              </w:rPr>
              <w:t>-0</w:t>
            </w:r>
            <w:r w:rsidR="002342FB" w:rsidRPr="00D145C8">
              <w:rPr>
                <w:rFonts w:ascii="Times New Roman" w:hAnsi="Times New Roman" w:cs="Times New Roman"/>
                <w:sz w:val="16"/>
                <w:szCs w:val="16"/>
                <w:highlight w:val="yellow"/>
                <w:lang w:val="en-US"/>
                <w:rPrChange w:id="233" w:author="Meggan Harris" w:date="2025-08-28T11:42:00Z" w16du:dateUtc="2025-08-28T09:42:00Z">
                  <w:rPr>
                    <w:rFonts w:ascii="Times New Roman" w:hAnsi="Times New Roman" w:cs="Times New Roman"/>
                    <w:sz w:val="16"/>
                    <w:szCs w:val="16"/>
                    <w:lang w:val="en-US"/>
                  </w:rPr>
                </w:rPrChange>
              </w:rPr>
              <w:t>·</w:t>
            </w:r>
            <w:r w:rsidRPr="00D145C8">
              <w:rPr>
                <w:rFonts w:ascii="Times New Roman" w:hAnsi="Times New Roman" w:cs="Times New Roman"/>
                <w:sz w:val="16"/>
                <w:szCs w:val="16"/>
                <w:highlight w:val="yellow"/>
                <w:lang w:val="en-US"/>
                <w:rPrChange w:id="234" w:author="Meggan Harris" w:date="2025-08-28T11:42:00Z" w16du:dateUtc="2025-08-28T09:42:00Z">
                  <w:rPr>
                    <w:rFonts w:ascii="Times New Roman" w:hAnsi="Times New Roman" w:cs="Times New Roman"/>
                    <w:sz w:val="16"/>
                    <w:szCs w:val="16"/>
                    <w:lang w:val="en-US"/>
                  </w:rPr>
                </w:rPrChange>
              </w:rPr>
              <w:t>0</w:t>
            </w:r>
            <w:r w:rsidR="000763CA" w:rsidRPr="00D145C8">
              <w:rPr>
                <w:rFonts w:ascii="Times New Roman" w:hAnsi="Times New Roman" w:cs="Times New Roman"/>
                <w:sz w:val="16"/>
                <w:szCs w:val="16"/>
                <w:highlight w:val="yellow"/>
                <w:lang w:val="en-US"/>
                <w:rPrChange w:id="235" w:author="Meggan Harris" w:date="2025-08-28T11:42:00Z" w16du:dateUtc="2025-08-28T09:42:00Z">
                  <w:rPr>
                    <w:rFonts w:ascii="Times New Roman" w:hAnsi="Times New Roman" w:cs="Times New Roman"/>
                    <w:sz w:val="16"/>
                    <w:szCs w:val="16"/>
                    <w:lang w:val="en-US"/>
                  </w:rPr>
                </w:rPrChange>
              </w:rPr>
              <w:t>4</w:t>
            </w:r>
            <w:r w:rsidRPr="00D145C8">
              <w:rPr>
                <w:rFonts w:ascii="Times New Roman" w:hAnsi="Times New Roman" w:cs="Times New Roman"/>
                <w:sz w:val="16"/>
                <w:szCs w:val="16"/>
                <w:highlight w:val="yellow"/>
                <w:lang w:val="en-US"/>
                <w:rPrChange w:id="236" w:author="Meggan Harris" w:date="2025-08-28T11:42:00Z" w16du:dateUtc="2025-08-28T09:42:00Z">
                  <w:rPr>
                    <w:rFonts w:ascii="Times New Roman" w:hAnsi="Times New Roman" w:cs="Times New Roman"/>
                    <w:sz w:val="16"/>
                    <w:szCs w:val="16"/>
                    <w:lang w:val="en-US"/>
                  </w:rPr>
                </w:rPrChange>
              </w:rPr>
              <w:t>)</w:t>
            </w:r>
          </w:p>
        </w:tc>
        <w:tc>
          <w:tcPr>
            <w:tcW w:w="1663" w:type="dxa"/>
          </w:tcPr>
          <w:p w14:paraId="27E2F4EC" w14:textId="68C5EF6D"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Castro et al. 1994</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en-US"/>
              </w:rPr>
              <w:instrText xml:space="preserve"> ADDIN ZOTERO_ITEM CSL_CITATION {"citationID":"kq8O4sQV","properties":{"formattedCitation":"\\super 22\\nosupersub{}","plainCitation":"22","noteIndex":0},"citationItems":[{"id":10,"uris":["http://zotero.org/groups/5772643/items/WZKWEN4P"],"itemData":{"id":10,"type":"article-journal","abstract":"Foi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anos","URL":"http://www.scielo.br/scielo.php?script=sci_arttext&amp;pid=S0037-86821994000400005&amp;lng=pt&amp;tlng=pt","volume":"27","author":[{"family":"Castro","given":"Cleudson"},{"family":"Macêdo","given":"Vanize"},{"family":"Rezende","given":"Joffre M."},{"family":"Prata","given":"Aluízio"}],"accessed":{"date-parts":[["2025",1,15]]},"issued":{"date-parts":[["1994",12]]}}}],"schema":"https://github.com/citation-style-language/schema/raw/master/csl-citation.json"}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AE23A7" w:rsidRPr="00AE23A7">
              <w:rPr>
                <w:rFonts w:ascii="Times New Roman" w:hAnsi="Times New Roman" w:cs="Times New Roman"/>
                <w:kern w:val="0"/>
                <w:sz w:val="16"/>
                <w:vertAlign w:val="superscript"/>
              </w:rPr>
              <w:t>22</w:t>
            </w:r>
            <w:r w:rsidR="00D466A2" w:rsidRPr="000F283A">
              <w:rPr>
                <w:rFonts w:ascii="Times New Roman" w:hAnsi="Times New Roman" w:cs="Times New Roman"/>
                <w:sz w:val="16"/>
                <w:szCs w:val="16"/>
                <w:lang w:val="en-US"/>
              </w:rPr>
              <w:fldChar w:fldCharType="end"/>
            </w:r>
          </w:p>
        </w:tc>
      </w:tr>
      <w:tr w:rsidR="00AC7710" w:rsidRPr="000F283A" w14:paraId="70F1D47D"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1B6940D0" w14:textId="4FB5502E"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w:t>
            </w:r>
            <w:del w:id="237" w:author="Meggan Harris" w:date="2025-08-29T10:50:00Z" w16du:dateUtc="2025-08-29T08:50:00Z">
              <w:r w:rsidR="00501A60" w:rsidDel="00E36A0E">
                <w:rPr>
                  <w:rFonts w:ascii="Times New Roman" w:hAnsi="Times New Roman" w:cs="Times New Roman"/>
                  <w:sz w:val="16"/>
                  <w:szCs w:val="16"/>
                  <w:lang w:val="en-US"/>
                </w:rPr>
                <w:delText>c</w:delText>
              </w:r>
              <w:r w:rsidRPr="000F283A" w:rsidDel="00E36A0E">
                <w:rPr>
                  <w:rFonts w:ascii="Times New Roman" w:hAnsi="Times New Roman" w:cs="Times New Roman"/>
                  <w:sz w:val="16"/>
                  <w:szCs w:val="16"/>
                  <w:lang w:val="en-US"/>
                </w:rPr>
                <w:delText>ardiac</w:delText>
              </w:r>
            </w:del>
            <w:del w:id="238" w:author="Meggan Harris" w:date="2025-08-29T10:51:00Z" w16du:dateUtc="2025-08-29T08:51:00Z">
              <w:r w:rsidRPr="000F283A" w:rsidDel="00E36A0E">
                <w:rPr>
                  <w:rFonts w:ascii="Times New Roman" w:hAnsi="Times New Roman" w:cs="Times New Roman"/>
                  <w:sz w:val="16"/>
                  <w:szCs w:val="16"/>
                  <w:lang w:val="en-US"/>
                </w:rPr>
                <w:delText xml:space="preserve"> Chagas Disease</w:delText>
              </w:r>
            </w:del>
            <w:ins w:id="239" w:author="Meggan Harris" w:date="2025-08-29T10:51:00Z" w16du:dateUtc="2025-08-29T08:51:00Z">
              <w:r w:rsidR="00E36A0E">
                <w:rPr>
                  <w:rFonts w:ascii="Times New Roman" w:hAnsi="Times New Roman" w:cs="Times New Roman"/>
                  <w:sz w:val="16"/>
                  <w:szCs w:val="16"/>
                  <w:lang w:val="en-US"/>
                </w:rPr>
                <w:t>Chagas heart disease</w:t>
              </w:r>
            </w:ins>
          </w:p>
        </w:tc>
        <w:tc>
          <w:tcPr>
            <w:tcW w:w="1662" w:type="dxa"/>
          </w:tcPr>
          <w:p w14:paraId="2FE81EF7" w14:textId="1017F76F" w:rsidR="004A50FD" w:rsidRPr="000F283A" w:rsidRDefault="004A50FD">
            <w:pPr>
              <w:spacing w:line="360" w:lineRule="auto"/>
              <w:ind w:left="-48" w:right="-9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Change w:id="240" w:author="Meggan Harris" w:date="2025-08-28T11:41:00Z" w16du:dateUtc="2025-08-28T09:41: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00EB1CC7"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76F8B46E" w14:textId="481190AC"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3E2EE3D6" w14:textId="71743532"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3" w:type="dxa"/>
          </w:tcPr>
          <w:p w14:paraId="27E75698" w14:textId="5CC48832"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da-DK"/>
              </w:rPr>
            </w:pPr>
            <w:r w:rsidRPr="000F283A">
              <w:rPr>
                <w:rFonts w:ascii="Times New Roman" w:hAnsi="Times New Roman" w:cs="Times New Roman"/>
                <w:sz w:val="16"/>
                <w:szCs w:val="16"/>
                <w:lang w:val="da-DK"/>
              </w:rPr>
              <w:t>Crespillo-Andújar et al. 2022</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da-DK"/>
              </w:rPr>
              <w:instrText xml:space="preserve"> ADDIN ZOTERO_ITEM CSL_CITATION {"citationID":"gUakDO2w","properties":{"formattedCitation":"\\super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3</w:t>
            </w:r>
            <w:r w:rsidR="00D466A2" w:rsidRPr="000F283A">
              <w:rPr>
                <w:rFonts w:ascii="Times New Roman" w:hAnsi="Times New Roman" w:cs="Times New Roman"/>
                <w:sz w:val="16"/>
                <w:szCs w:val="16"/>
                <w:lang w:val="en-US"/>
              </w:rPr>
              <w:fldChar w:fldCharType="end"/>
            </w:r>
          </w:p>
        </w:tc>
      </w:tr>
      <w:tr w:rsidR="00AC7710" w:rsidRPr="000F283A" w14:paraId="4B2CD115"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F541BEE" w14:textId="40366AA2"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w:t>
            </w:r>
            <w:r w:rsidR="00501A60">
              <w:rPr>
                <w:rFonts w:ascii="Times New Roman" w:hAnsi="Times New Roman" w:cs="Times New Roman"/>
                <w:sz w:val="16"/>
                <w:szCs w:val="16"/>
                <w:lang w:val="en-US"/>
              </w:rPr>
              <w:t>d</w:t>
            </w:r>
            <w:r w:rsidRPr="000F283A">
              <w:rPr>
                <w:rFonts w:ascii="Times New Roman" w:hAnsi="Times New Roman" w:cs="Times New Roman"/>
                <w:sz w:val="16"/>
                <w:szCs w:val="16"/>
                <w:lang w:val="en-US"/>
              </w:rPr>
              <w:t xml:space="preserve">igestive Chagas disease </w:t>
            </w:r>
          </w:p>
          <w:p w14:paraId="1CC36FB1" w14:textId="77777777" w:rsidR="004A50FD" w:rsidRPr="000F283A" w:rsidRDefault="004A50FD" w:rsidP="003567E7">
            <w:pPr>
              <w:spacing w:line="360" w:lineRule="auto"/>
              <w:rPr>
                <w:rFonts w:ascii="Times New Roman" w:hAnsi="Times New Roman" w:cs="Times New Roman"/>
                <w:sz w:val="16"/>
                <w:szCs w:val="16"/>
                <w:lang w:val="en-US"/>
              </w:rPr>
            </w:pPr>
          </w:p>
        </w:tc>
        <w:tc>
          <w:tcPr>
            <w:tcW w:w="1662" w:type="dxa"/>
          </w:tcPr>
          <w:p w14:paraId="10A08F41" w14:textId="439BE9B9" w:rsidR="004A50FD" w:rsidRPr="000F283A" w:rsidRDefault="004A50FD">
            <w:pPr>
              <w:spacing w:line="360" w:lineRule="auto"/>
              <w:ind w:left="-48" w:right="-9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Change w:id="241" w:author="Meggan Harris" w:date="2025-08-28T11:41:00Z" w16du:dateUtc="2025-08-28T09:41: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2" w:type="dxa"/>
          </w:tcPr>
          <w:p w14:paraId="7AA45BB2" w14:textId="30ADD551"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0E5EA684" w14:textId="66343E0C"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3" w:type="dxa"/>
          </w:tcPr>
          <w:p w14:paraId="6026CA54" w14:textId="7D52BDD5" w:rsidR="004A50FD" w:rsidRPr="000F283A" w:rsidRDefault="000763CA"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Nunes da costa</w:t>
            </w:r>
            <w:r w:rsidR="00382A72" w:rsidRPr="000F283A">
              <w:rPr>
                <w:rFonts w:ascii="Times New Roman" w:hAnsi="Times New Roman" w:cs="Times New Roman"/>
                <w:sz w:val="16"/>
                <w:szCs w:val="16"/>
              </w:rPr>
              <w:t xml:space="preserve"> et al. 202</w:t>
            </w:r>
            <w:r w:rsidRPr="000F283A">
              <w:rPr>
                <w:rFonts w:ascii="Times New Roman" w:hAnsi="Times New Roman" w:cs="Times New Roman"/>
                <w:sz w:val="16"/>
                <w:szCs w:val="16"/>
              </w:rPr>
              <w:t>1</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{"citationID":"ZZHLjiEV","properties":{"formattedCitation":"\\super 16\\nosupersub{}","plainCitation":"16","noteIndex":0},"citationItems":[{"id":11,"uris":["http://zotero.org/groups/5772643/items/NYTTL48N"],"itemData":{"id":11,"type":"article-journal","abstract":"American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Disease","URL":"https://dx.plos.org/10.1371/journal.pntd.0009680","volume":"15","author":[{"family":"Nunes Da Costa","given":"Erika Alessandra Pellison"},{"family":"Victória","given":"Cassiano"},{"family":"Fortaleza","given":"Carlos Magno Castelo Branco"}],"editor":[{"family":"Petersen","given":"Christine A."}],"accessed":{"date-parts":[["2025",1,15]]},"issued":{"date-parts":[["2021",8,13]]}}}],"schema":"https://github.com/citation-style-language/schema/raw/master/csl-citation.json"}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16</w:t>
            </w:r>
            <w:r w:rsidRPr="000F283A">
              <w:rPr>
                <w:rFonts w:ascii="Times New Roman" w:hAnsi="Times New Roman" w:cs="Times New Roman"/>
                <w:sz w:val="16"/>
                <w:szCs w:val="16"/>
              </w:rPr>
              <w:fldChar w:fldCharType="end"/>
            </w:r>
          </w:p>
        </w:tc>
      </w:tr>
    </w:tbl>
    <w:p w14:paraId="09E9B24B" w14:textId="640B98F6" w:rsidR="00FE3AB8" w:rsidRPr="001F6C0E" w:rsidRDefault="00A66ED9" w:rsidP="003567E7">
      <w:pPr>
        <w:spacing w:line="360" w:lineRule="auto"/>
        <w:rPr>
          <w:rFonts w:ascii="Times New Roman" w:hAnsi="Times New Roman" w:cs="Times New Roman"/>
          <w:sz w:val="20"/>
          <w:szCs w:val="20"/>
          <w:lang w:val="en-US"/>
          <w:rPrChange w:id="242" w:author="Meggan Harris" w:date="2025-08-28T11:47:00Z" w16du:dateUtc="2025-08-28T09:47:00Z">
            <w:rPr>
              <w:rFonts w:ascii="Times New Roman" w:hAnsi="Times New Roman" w:cs="Times New Roman"/>
              <w:i/>
              <w:iCs/>
              <w:sz w:val="20"/>
              <w:szCs w:val="20"/>
              <w:lang w:val="en-US"/>
            </w:rPr>
          </w:rPrChange>
        </w:rPr>
      </w:pPr>
      <w:r w:rsidRPr="00AE1CC8">
        <w:rPr>
          <w:rFonts w:ascii="Times New Roman" w:hAnsi="Times New Roman" w:cs="Times New Roman"/>
          <w:sz w:val="20"/>
          <w:szCs w:val="20"/>
          <w:rPrChange w:id="243" w:author="Meggan Harris" w:date="2025-08-29T09:30:00Z" w16du:dateUtc="2025-08-29T07:30:00Z">
            <w:rPr>
              <w:rFonts w:ascii="Times New Roman" w:hAnsi="Times New Roman" w:cs="Times New Roman"/>
              <w:i/>
              <w:iCs/>
              <w:sz w:val="20"/>
              <w:szCs w:val="20"/>
            </w:rPr>
          </w:rPrChange>
        </w:rPr>
        <w:t xml:space="preserve"> </w:t>
      </w:r>
      <w:r w:rsidR="00FE3AB8" w:rsidRPr="001F6C0E">
        <w:rPr>
          <w:rFonts w:ascii="Times New Roman" w:hAnsi="Times New Roman" w:cs="Times New Roman"/>
          <w:b/>
          <w:bCs/>
          <w:sz w:val="20"/>
          <w:szCs w:val="20"/>
          <w:lang w:val="en-US"/>
          <w:rPrChange w:id="244" w:author="Meggan Harris" w:date="2025-08-28T11:47:00Z" w16du:dateUtc="2025-08-28T09:47:00Z">
            <w:rPr>
              <w:rFonts w:ascii="Times New Roman" w:hAnsi="Times New Roman" w:cs="Times New Roman"/>
              <w:b/>
              <w:bCs/>
              <w:i/>
              <w:iCs/>
              <w:sz w:val="20"/>
              <w:szCs w:val="20"/>
              <w:lang w:val="en-US"/>
            </w:rPr>
          </w:rPrChange>
        </w:rPr>
        <w:t>Table 1.</w:t>
      </w:r>
      <w:r w:rsidR="00FE3AB8" w:rsidRPr="001F6C0E">
        <w:rPr>
          <w:rFonts w:ascii="Times New Roman" w:hAnsi="Times New Roman" w:cs="Times New Roman"/>
          <w:b/>
          <w:bCs/>
          <w:sz w:val="20"/>
          <w:szCs w:val="20"/>
          <w:lang w:val="en-US"/>
        </w:rPr>
        <w:t xml:space="preserve"> </w:t>
      </w:r>
      <w:r w:rsidR="000F283A" w:rsidRPr="001F6C0E">
        <w:rPr>
          <w:rFonts w:ascii="Times New Roman" w:hAnsi="Times New Roman" w:cs="Times New Roman"/>
          <w:b/>
          <w:bCs/>
          <w:sz w:val="20"/>
          <w:szCs w:val="20"/>
          <w:lang w:val="en-US"/>
          <w:rPrChange w:id="245" w:author="Meggan Harris" w:date="2025-08-28T11:47:00Z" w16du:dateUtc="2025-08-28T09:47:00Z">
            <w:rPr>
              <w:rFonts w:ascii="Times New Roman" w:hAnsi="Times New Roman" w:cs="Times New Roman"/>
              <w:b/>
              <w:bCs/>
              <w:i/>
              <w:iCs/>
              <w:sz w:val="20"/>
              <w:szCs w:val="20"/>
              <w:lang w:val="en-US"/>
            </w:rPr>
          </w:rPrChange>
        </w:rPr>
        <w:t xml:space="preserve">Key model parameters, their mean values, uncertainty ranges (95% confidence intervals), </w:t>
      </w:r>
      <w:ins w:id="246" w:author="Meggan Harris" w:date="2025-08-28T11:47:00Z" w16du:dateUtc="2025-08-28T09:47:00Z">
        <w:r w:rsidR="002B07F5">
          <w:rPr>
            <w:rFonts w:ascii="Times New Roman" w:hAnsi="Times New Roman" w:cs="Times New Roman"/>
            <w:b/>
            <w:bCs/>
            <w:sz w:val="20"/>
            <w:szCs w:val="20"/>
            <w:lang w:val="en-US"/>
          </w:rPr>
          <w:t xml:space="preserve">with </w:t>
        </w:r>
      </w:ins>
      <w:r w:rsidR="000F283A" w:rsidRPr="001F6C0E">
        <w:rPr>
          <w:rFonts w:ascii="Times New Roman" w:hAnsi="Times New Roman" w:cs="Times New Roman"/>
          <w:b/>
          <w:bCs/>
          <w:sz w:val="20"/>
          <w:szCs w:val="20"/>
          <w:lang w:val="en-US"/>
          <w:rPrChange w:id="247" w:author="Meggan Harris" w:date="2025-08-28T11:47:00Z" w16du:dateUtc="2025-08-28T09:47:00Z">
            <w:rPr>
              <w:rFonts w:ascii="Times New Roman" w:hAnsi="Times New Roman" w:cs="Times New Roman"/>
              <w:b/>
              <w:bCs/>
              <w:i/>
              <w:iCs/>
              <w:sz w:val="20"/>
              <w:szCs w:val="20"/>
              <w:lang w:val="en-US"/>
            </w:rPr>
          </w:rPrChange>
        </w:rPr>
        <w:t>calibrated values where applicable, and assigned probability distributions used in probabilistic sensitivity analysis (PSA).</w:t>
      </w:r>
      <w:r w:rsidR="000F283A" w:rsidRPr="001F6C0E">
        <w:rPr>
          <w:rFonts w:ascii="Times New Roman" w:hAnsi="Times New Roman" w:cs="Times New Roman"/>
          <w:sz w:val="20"/>
          <w:szCs w:val="20"/>
          <w:lang w:val="en-US"/>
          <w:rPrChange w:id="248" w:author="Meggan Harris" w:date="2025-08-28T11:47:00Z" w16du:dateUtc="2025-08-28T09:47:00Z">
            <w:rPr>
              <w:rFonts w:ascii="Times New Roman" w:hAnsi="Times New Roman" w:cs="Times New Roman"/>
              <w:i/>
              <w:iCs/>
              <w:sz w:val="20"/>
              <w:szCs w:val="20"/>
              <w:lang w:val="en-US"/>
            </w:rPr>
          </w:rPrChange>
        </w:rPr>
        <w:t xml:space="preserve"> Parameters include disease progression probabilities, relative risks of mortality for Chagas-related complications, and treatment effects. Where calibration was performed, the final calibrated parameter value is shown. References correspond to the original data sources used to inform parameter estimates.</w:t>
      </w:r>
    </w:p>
    <w:p w14:paraId="657D6A22" w14:textId="77777777" w:rsidR="00FE3AB8" w:rsidRPr="000F283A" w:rsidRDefault="00FE3AB8" w:rsidP="00FE3AB8">
      <w:pPr>
        <w:spacing w:line="360" w:lineRule="auto"/>
        <w:rPr>
          <w:rFonts w:ascii="Times New Roman" w:hAnsi="Times New Roman" w:cs="Times New Roman"/>
          <w:b/>
          <w:bCs/>
          <w:lang w:val="en-US"/>
        </w:rPr>
      </w:pPr>
    </w:p>
    <w:p w14:paraId="212259CB" w14:textId="2D723B93" w:rsidR="007B38E2" w:rsidRPr="000F283A" w:rsidRDefault="007B38E2" w:rsidP="00FE3AB8">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1D18FFB8" w14:textId="77777777" w:rsidR="00A976B6" w:rsidRDefault="00A976B6" w:rsidP="00A976B6">
      <w:pPr>
        <w:spacing w:line="360" w:lineRule="auto"/>
        <w:rPr>
          <w:rFonts w:ascii="Times New Roman" w:hAnsi="Times New Roman" w:cs="Times New Roman"/>
          <w:lang w:val="en-US"/>
        </w:rPr>
      </w:pPr>
      <w:r w:rsidRPr="00A976B6">
        <w:rPr>
          <w:rFonts w:ascii="Times New Roman" w:hAnsi="Times New Roman" w:cs="Times New Roman"/>
          <w:lang w:val="en-US"/>
          <w:rPrChange w:id="249" w:author="Jose Antonio Perez Molina" w:date="2025-06-11T15:55:00Z" w16du:dateUtc="2025-06-11T13:55:00Z">
            <w:rPr>
              <w:rFonts w:ascii="Times New Roman" w:hAnsi="Times New Roman" w:cs="Times New Roman"/>
            </w:rPr>
          </w:rPrChange>
        </w:rPr>
        <w:t xml:space="preserve">The costs of laboratory tests, diagnostic procedures, medical attention, drugs, and medical devices are presented in Table </w:t>
      </w:r>
      <w:commentRangeStart w:id="250"/>
      <w:r w:rsidRPr="00A976B6">
        <w:rPr>
          <w:rFonts w:ascii="Times New Roman" w:hAnsi="Times New Roman" w:cs="Times New Roman"/>
          <w:lang w:val="en-US"/>
          <w:rPrChange w:id="251" w:author="Jose Antonio Perez Molina" w:date="2025-06-11T15:55:00Z" w16du:dateUtc="2025-06-11T13:55:00Z">
            <w:rPr>
              <w:rFonts w:ascii="Times New Roman" w:hAnsi="Times New Roman" w:cs="Times New Roman"/>
            </w:rPr>
          </w:rPrChange>
        </w:rPr>
        <w:t>2</w:t>
      </w:r>
      <w:commentRangeEnd w:id="250"/>
      <w:r w:rsidR="00856879">
        <w:rPr>
          <w:rStyle w:val="Refdecomentario"/>
        </w:rPr>
        <w:commentReference w:id="250"/>
      </w:r>
      <w:r w:rsidRPr="00A976B6">
        <w:rPr>
          <w:rFonts w:ascii="Times New Roman" w:hAnsi="Times New Roman" w:cs="Times New Roman"/>
          <w:lang w:val="en-US"/>
          <w:rPrChange w:id="252" w:author="Jose Antonio Perez Molina" w:date="2025-06-11T15:55:00Z" w16du:dateUtc="2025-06-11T13:55:00Z">
            <w:rPr>
              <w:rFonts w:ascii="Times New Roman" w:hAnsi="Times New Roman" w:cs="Times New Roman"/>
            </w:rPr>
          </w:rPrChange>
        </w:rPr>
        <w:t>.</w:t>
      </w:r>
    </w:p>
    <w:p w14:paraId="70115191" w14:textId="77777777" w:rsidR="00AE23A7" w:rsidRPr="00A976B6" w:rsidDel="00856879" w:rsidRDefault="00AE23A7" w:rsidP="00A976B6">
      <w:pPr>
        <w:spacing w:line="360" w:lineRule="auto"/>
        <w:rPr>
          <w:del w:id="253" w:author="Meggan Harris" w:date="2025-08-28T11:54:00Z" w16du:dateUtc="2025-08-28T09:54:00Z"/>
          <w:rFonts w:ascii="Times New Roman" w:hAnsi="Times New Roman" w:cs="Times New Roman"/>
          <w:lang w:val="en-US"/>
          <w:rPrChange w:id="254" w:author="Jose Antonio Perez Molina" w:date="2025-06-11T15:55:00Z" w16du:dateUtc="2025-06-11T13:55:00Z">
            <w:rPr>
              <w:del w:id="255" w:author="Meggan Harris" w:date="2025-08-28T11:54:00Z" w16du:dateUtc="2025-08-28T09:54:00Z"/>
              <w:rFonts w:ascii="Times New Roman" w:hAnsi="Times New Roman" w:cs="Times New Roman"/>
            </w:rPr>
          </w:rPrChange>
        </w:rPr>
      </w:pPr>
    </w:p>
    <w:p w14:paraId="4A68E218" w14:textId="31D113E2" w:rsidR="00FE3AB8" w:rsidRPr="000F283A" w:rsidRDefault="007B38E2" w:rsidP="00FE3AB8">
      <w:pPr>
        <w:spacing w:line="360" w:lineRule="auto"/>
        <w:rPr>
          <w:rFonts w:ascii="Times New Roman" w:hAnsi="Times New Roman" w:cs="Times New Roman"/>
          <w:b/>
          <w:bCs/>
          <w:lang w:val="en-US"/>
        </w:rPr>
      </w:pPr>
      <w:del w:id="256" w:author="Meggan Harris" w:date="2025-08-28T11:54:00Z" w16du:dateUtc="2025-08-28T09:54:00Z">
        <w:r w:rsidRPr="000F283A" w:rsidDel="00856879">
          <w:rPr>
            <w:rFonts w:ascii="Times New Roman" w:hAnsi="Times New Roman" w:cs="Times New Roman"/>
            <w:lang w:val="en-US"/>
          </w:rPr>
          <w:delText>.</w:delText>
        </w:r>
      </w:del>
    </w:p>
    <w:tbl>
      <w:tblPr>
        <w:tblStyle w:val="Tablanormal4"/>
        <w:tblW w:w="0" w:type="auto"/>
        <w:tblLook w:val="04A0" w:firstRow="1" w:lastRow="0" w:firstColumn="1" w:lastColumn="0" w:noHBand="0" w:noVBand="1"/>
      </w:tblPr>
      <w:tblGrid>
        <w:gridCol w:w="2408"/>
        <w:gridCol w:w="996"/>
        <w:gridCol w:w="1049"/>
        <w:gridCol w:w="1133"/>
        <w:gridCol w:w="3484"/>
      </w:tblGrid>
      <w:tr w:rsidR="00904464" w:rsidRPr="000F283A" w14:paraId="3607ED0A" w14:textId="77777777" w:rsidTr="000F2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6A0DD" w14:textId="615FF56F" w:rsidR="00FE3AB8" w:rsidRPr="00856879" w:rsidRDefault="00FE3AB8" w:rsidP="00FE3AB8">
            <w:pPr>
              <w:spacing w:after="160" w:line="360" w:lineRule="auto"/>
              <w:rPr>
                <w:rFonts w:ascii="Times New Roman" w:hAnsi="Times New Roman" w:cs="Times New Roman"/>
                <w:sz w:val="20"/>
                <w:szCs w:val="20"/>
                <w:lang w:val="en-US"/>
                <w:rPrChange w:id="257" w:author="Meggan Harris" w:date="2025-08-28T11:55:00Z" w16du:dateUtc="2025-08-28T09:55:00Z">
                  <w:rPr>
                    <w:rFonts w:ascii="Times New Roman" w:hAnsi="Times New Roman" w:cs="Times New Roman"/>
                    <w:sz w:val="20"/>
                    <w:szCs w:val="20"/>
                  </w:rPr>
                </w:rPrChange>
              </w:rPr>
            </w:pPr>
          </w:p>
        </w:tc>
        <w:tc>
          <w:tcPr>
            <w:tcW w:w="0" w:type="auto"/>
            <w:hideMark/>
          </w:tcPr>
          <w:p w14:paraId="5D461893"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0F283A">
              <w:rPr>
                <w:rFonts w:ascii="Times New Roman" w:hAnsi="Times New Roman" w:cs="Times New Roman"/>
                <w:sz w:val="20"/>
                <w:szCs w:val="20"/>
              </w:rPr>
              <w:t>Unit</w:t>
            </w:r>
            <w:proofErr w:type="spellEnd"/>
            <w:r w:rsidRPr="000F283A">
              <w:rPr>
                <w:rFonts w:ascii="Times New Roman" w:hAnsi="Times New Roman" w:cs="Times New Roman"/>
                <w:sz w:val="20"/>
                <w:szCs w:val="20"/>
              </w:rPr>
              <w:t xml:space="preserve"> </w:t>
            </w:r>
            <w:proofErr w:type="spellStart"/>
            <w:r w:rsidRPr="000F283A">
              <w:rPr>
                <w:rFonts w:ascii="Times New Roman" w:hAnsi="Times New Roman" w:cs="Times New Roman"/>
                <w:sz w:val="20"/>
                <w:szCs w:val="20"/>
              </w:rPr>
              <w:t>Cost</w:t>
            </w:r>
            <w:proofErr w:type="spellEnd"/>
            <w:r w:rsidRPr="000F283A">
              <w:rPr>
                <w:rFonts w:ascii="Times New Roman" w:hAnsi="Times New Roman" w:cs="Times New Roman"/>
                <w:sz w:val="20"/>
                <w:szCs w:val="20"/>
              </w:rPr>
              <w:t xml:space="preserve"> (€)</w:t>
            </w:r>
          </w:p>
        </w:tc>
        <w:tc>
          <w:tcPr>
            <w:tcW w:w="0" w:type="auto"/>
            <w:hideMark/>
          </w:tcPr>
          <w:p w14:paraId="65299485"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0F283A">
              <w:rPr>
                <w:rFonts w:ascii="Times New Roman" w:hAnsi="Times New Roman" w:cs="Times New Roman"/>
                <w:sz w:val="20"/>
                <w:szCs w:val="20"/>
              </w:rPr>
              <w:t>Annual</w:t>
            </w:r>
            <w:proofErr w:type="spellEnd"/>
            <w:r w:rsidRPr="000F283A">
              <w:rPr>
                <w:rFonts w:ascii="Times New Roman" w:hAnsi="Times New Roman" w:cs="Times New Roman"/>
                <w:sz w:val="20"/>
                <w:szCs w:val="20"/>
              </w:rPr>
              <w:t xml:space="preserve"> </w:t>
            </w:r>
            <w:proofErr w:type="spellStart"/>
            <w:r w:rsidRPr="000F283A">
              <w:rPr>
                <w:rFonts w:ascii="Times New Roman" w:hAnsi="Times New Roman" w:cs="Times New Roman"/>
                <w:sz w:val="20"/>
                <w:szCs w:val="20"/>
              </w:rPr>
              <w:t>Units</w:t>
            </w:r>
            <w:proofErr w:type="spellEnd"/>
          </w:p>
        </w:tc>
        <w:tc>
          <w:tcPr>
            <w:tcW w:w="0" w:type="auto"/>
            <w:hideMark/>
          </w:tcPr>
          <w:p w14:paraId="07339959"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0F283A">
              <w:rPr>
                <w:rFonts w:ascii="Times New Roman" w:hAnsi="Times New Roman" w:cs="Times New Roman"/>
                <w:sz w:val="20"/>
                <w:szCs w:val="20"/>
              </w:rPr>
              <w:t>Annual</w:t>
            </w:r>
            <w:proofErr w:type="spellEnd"/>
            <w:r w:rsidRPr="000F283A">
              <w:rPr>
                <w:rFonts w:ascii="Times New Roman" w:hAnsi="Times New Roman" w:cs="Times New Roman"/>
                <w:sz w:val="20"/>
                <w:szCs w:val="20"/>
              </w:rPr>
              <w:t xml:space="preserve"> </w:t>
            </w:r>
            <w:proofErr w:type="spellStart"/>
            <w:r w:rsidRPr="000F283A">
              <w:rPr>
                <w:rFonts w:ascii="Times New Roman" w:hAnsi="Times New Roman" w:cs="Times New Roman"/>
                <w:sz w:val="20"/>
                <w:szCs w:val="20"/>
              </w:rPr>
              <w:t>Cost</w:t>
            </w:r>
            <w:proofErr w:type="spellEnd"/>
            <w:r w:rsidRPr="000F283A">
              <w:rPr>
                <w:rFonts w:ascii="Times New Roman" w:hAnsi="Times New Roman" w:cs="Times New Roman"/>
                <w:sz w:val="20"/>
                <w:szCs w:val="20"/>
              </w:rPr>
              <w:t xml:space="preserve"> (€)</w:t>
            </w:r>
          </w:p>
        </w:tc>
        <w:tc>
          <w:tcPr>
            <w:tcW w:w="0" w:type="auto"/>
            <w:hideMark/>
          </w:tcPr>
          <w:p w14:paraId="618E9571"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0F283A">
              <w:rPr>
                <w:rFonts w:ascii="Times New Roman" w:hAnsi="Times New Roman" w:cs="Times New Roman"/>
                <w:sz w:val="20"/>
                <w:szCs w:val="20"/>
              </w:rPr>
              <w:t>Source</w:t>
            </w:r>
            <w:proofErr w:type="spellEnd"/>
          </w:p>
        </w:tc>
      </w:tr>
      <w:tr w:rsidR="00904464" w:rsidRPr="002F5603" w14:paraId="457DA600"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5C11" w14:textId="77777777" w:rsidR="00FE3AB8" w:rsidRPr="000F283A" w:rsidRDefault="00FE3AB8" w:rsidP="00FE3AB8">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Treatment</w:t>
            </w:r>
            <w:proofErr w:type="spellEnd"/>
          </w:p>
        </w:tc>
        <w:tc>
          <w:tcPr>
            <w:tcW w:w="0" w:type="auto"/>
            <w:hideMark/>
          </w:tcPr>
          <w:p w14:paraId="2661E44D" w14:textId="379EDFC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131</w:t>
            </w:r>
          </w:p>
        </w:tc>
        <w:tc>
          <w:tcPr>
            <w:tcW w:w="0" w:type="auto"/>
            <w:hideMark/>
          </w:tcPr>
          <w:p w14:paraId="14801593"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Once</w:t>
            </w:r>
          </w:p>
        </w:tc>
        <w:tc>
          <w:tcPr>
            <w:tcW w:w="0" w:type="auto"/>
            <w:hideMark/>
          </w:tcPr>
          <w:p w14:paraId="10C85357" w14:textId="0432503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w:t>
            </w:r>
          </w:p>
        </w:tc>
        <w:tc>
          <w:tcPr>
            <w:tcW w:w="0" w:type="auto"/>
            <w:hideMark/>
          </w:tcPr>
          <w:p w14:paraId="7031E727" w14:textId="0F06B565" w:rsidR="00FE3AB8" w:rsidRPr="000F283A" w:rsidRDefault="00697A1B"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Direct query to the </w:t>
            </w:r>
            <w:r w:rsidR="00904464" w:rsidRPr="000F283A">
              <w:rPr>
                <w:rFonts w:ascii="Times New Roman" w:hAnsi="Times New Roman" w:cs="Times New Roman"/>
                <w:sz w:val="16"/>
                <w:szCs w:val="16"/>
                <w:lang w:val="en-US"/>
              </w:rPr>
              <w:t>Department of foreign medicines of the Spanish Agency of Medicines and Medical Devices.</w:t>
            </w:r>
          </w:p>
        </w:tc>
      </w:tr>
      <w:tr w:rsidR="00904464" w:rsidRPr="000F283A" w14:paraId="4C66646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05617F5"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Complete </w:t>
            </w:r>
            <w:proofErr w:type="spellStart"/>
            <w:r w:rsidRPr="000F283A">
              <w:rPr>
                <w:rFonts w:ascii="Times New Roman" w:hAnsi="Times New Roman" w:cs="Times New Roman"/>
                <w:sz w:val="16"/>
                <w:szCs w:val="16"/>
              </w:rPr>
              <w:t>Blood</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Count</w:t>
            </w:r>
            <w:proofErr w:type="spellEnd"/>
            <w:r w:rsidRPr="000F283A">
              <w:rPr>
                <w:rFonts w:ascii="Times New Roman" w:hAnsi="Times New Roman" w:cs="Times New Roman"/>
                <w:sz w:val="16"/>
                <w:szCs w:val="16"/>
              </w:rPr>
              <w:t xml:space="preserve"> (CBC)</w:t>
            </w:r>
          </w:p>
        </w:tc>
        <w:tc>
          <w:tcPr>
            <w:tcW w:w="0" w:type="auto"/>
            <w:hideMark/>
          </w:tcPr>
          <w:p w14:paraId="01E1D033" w14:textId="4A14C03B"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w:t>
            </w:r>
          </w:p>
        </w:tc>
        <w:tc>
          <w:tcPr>
            <w:tcW w:w="0" w:type="auto"/>
            <w:hideMark/>
          </w:tcPr>
          <w:p w14:paraId="4EFCDEDD"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55FE9E30" w14:textId="5575DAA8"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24077028" w14:textId="4FA55CD8"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{"citationID":"wsuRxM1d","properties":{"formattedCitation":"\\super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37163F8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6B443"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Basic </w:t>
            </w:r>
            <w:proofErr w:type="spellStart"/>
            <w:r w:rsidRPr="000F283A">
              <w:rPr>
                <w:rFonts w:ascii="Times New Roman" w:hAnsi="Times New Roman" w:cs="Times New Roman"/>
                <w:sz w:val="16"/>
                <w:szCs w:val="16"/>
              </w:rPr>
              <w:t>Biochemistry</w:t>
            </w:r>
            <w:proofErr w:type="spellEnd"/>
          </w:p>
        </w:tc>
        <w:tc>
          <w:tcPr>
            <w:tcW w:w="0" w:type="auto"/>
            <w:hideMark/>
          </w:tcPr>
          <w:p w14:paraId="5ADE36F2" w14:textId="72FFAC68"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19EEBC21"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6B40C23" w14:textId="65301312"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744285DC" w14:textId="710A9046"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{"citationID":"STPUxVEi","properties":{"formattedCitation":"\\super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6AA8FBFC"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B9032EC"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ECG</w:t>
            </w:r>
          </w:p>
        </w:tc>
        <w:tc>
          <w:tcPr>
            <w:tcW w:w="0" w:type="auto"/>
            <w:hideMark/>
          </w:tcPr>
          <w:p w14:paraId="15FE84DE" w14:textId="0C1E96F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03BF94F"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7D84288" w14:textId="0EE1EE9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E7D5EC2" w14:textId="039742E9"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{"citationID":"PzFQiMc3","properties":{"formattedCitation":"\\super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42714455"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E5A2" w14:textId="77777777" w:rsidR="00FE3AB8" w:rsidRPr="000F283A" w:rsidRDefault="00FE3AB8" w:rsidP="00FE3AB8">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Echocardiogram</w:t>
            </w:r>
            <w:proofErr w:type="spellEnd"/>
          </w:p>
        </w:tc>
        <w:tc>
          <w:tcPr>
            <w:tcW w:w="0" w:type="auto"/>
            <w:hideMark/>
          </w:tcPr>
          <w:p w14:paraId="4891780E" w14:textId="036A8369"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p>
        </w:tc>
        <w:tc>
          <w:tcPr>
            <w:tcW w:w="0" w:type="auto"/>
            <w:hideMark/>
          </w:tcPr>
          <w:p w14:paraId="0FB782D6" w14:textId="372A7765"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0E2305BD" w14:textId="2429AE4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00–100</w:t>
            </w:r>
          </w:p>
        </w:tc>
        <w:tc>
          <w:tcPr>
            <w:tcW w:w="0" w:type="auto"/>
            <w:hideMark/>
          </w:tcPr>
          <w:p w14:paraId="709FEDC3" w14:textId="29F1DD0B"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{"citationID":"Kd2DGksf","properties":{"formattedCitation":"\\super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236E9F0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E573957" w14:textId="77777777" w:rsidR="00FE3AB8" w:rsidRPr="000F283A" w:rsidRDefault="00FE3AB8" w:rsidP="00FE3AB8">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i/>
                <w:iCs/>
                <w:sz w:val="16"/>
                <w:szCs w:val="16"/>
              </w:rPr>
              <w:t>Trypanosoma</w:t>
            </w:r>
            <w:proofErr w:type="spellEnd"/>
            <w:r w:rsidRPr="000F283A">
              <w:rPr>
                <w:rFonts w:ascii="Times New Roman" w:hAnsi="Times New Roman" w:cs="Times New Roman"/>
                <w:i/>
                <w:iCs/>
                <w:sz w:val="16"/>
                <w:szCs w:val="16"/>
              </w:rPr>
              <w:t xml:space="preserve"> </w:t>
            </w:r>
            <w:proofErr w:type="spellStart"/>
            <w:r w:rsidRPr="000F283A">
              <w:rPr>
                <w:rFonts w:ascii="Times New Roman" w:hAnsi="Times New Roman" w:cs="Times New Roman"/>
                <w:i/>
                <w:iCs/>
                <w:sz w:val="16"/>
                <w:szCs w:val="16"/>
              </w:rPr>
              <w:t>cruzi</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Serology</w:t>
            </w:r>
            <w:proofErr w:type="spellEnd"/>
          </w:p>
        </w:tc>
        <w:tc>
          <w:tcPr>
            <w:tcW w:w="0" w:type="auto"/>
            <w:hideMark/>
          </w:tcPr>
          <w:p w14:paraId="433F6485" w14:textId="03A85D62"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720018B5"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8C0C228" w14:textId="115DE6A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5E5294F" w14:textId="60AB5F59"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{"citationID":"9SVWZlRF","properties":{"formattedCitation":"\\super 24\\nosupersub{}","plainCitation":"24","noteIndex":0},"citationItems":[{"id":128,"uris":["http://zotero.org/groups/5772643/items/QCAU26Q8"],"itemData":{"id":128,"type":"article-journal","container-title":"Boletín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24</w:t>
            </w:r>
            <w:r w:rsidRPr="000F283A">
              <w:rPr>
                <w:rFonts w:ascii="Times New Roman" w:hAnsi="Times New Roman" w:cs="Times New Roman"/>
                <w:sz w:val="16"/>
                <w:szCs w:val="16"/>
              </w:rPr>
              <w:fldChar w:fldCharType="end"/>
            </w:r>
          </w:p>
        </w:tc>
      </w:tr>
      <w:tr w:rsidR="00904464" w:rsidRPr="000F283A" w14:paraId="331D1657"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8B061" w14:textId="77777777" w:rsidR="00FE3AB8" w:rsidRPr="000F283A" w:rsidRDefault="00FE3AB8" w:rsidP="00FE3AB8">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i/>
                <w:iCs/>
                <w:sz w:val="16"/>
                <w:szCs w:val="16"/>
              </w:rPr>
              <w:t>Trypanosoma</w:t>
            </w:r>
            <w:proofErr w:type="spellEnd"/>
            <w:r w:rsidRPr="000F283A">
              <w:rPr>
                <w:rFonts w:ascii="Times New Roman" w:hAnsi="Times New Roman" w:cs="Times New Roman"/>
                <w:i/>
                <w:iCs/>
                <w:sz w:val="16"/>
                <w:szCs w:val="16"/>
              </w:rPr>
              <w:t xml:space="preserve"> </w:t>
            </w:r>
            <w:proofErr w:type="spellStart"/>
            <w:r w:rsidRPr="000F283A">
              <w:rPr>
                <w:rFonts w:ascii="Times New Roman" w:hAnsi="Times New Roman" w:cs="Times New Roman"/>
                <w:i/>
                <w:iCs/>
                <w:sz w:val="16"/>
                <w:szCs w:val="16"/>
              </w:rPr>
              <w:t>cruzi</w:t>
            </w:r>
            <w:proofErr w:type="spellEnd"/>
            <w:r w:rsidRPr="000F283A">
              <w:rPr>
                <w:rFonts w:ascii="Times New Roman" w:hAnsi="Times New Roman" w:cs="Times New Roman"/>
                <w:sz w:val="16"/>
                <w:szCs w:val="16"/>
              </w:rPr>
              <w:t xml:space="preserve"> PCR</w:t>
            </w:r>
          </w:p>
        </w:tc>
        <w:tc>
          <w:tcPr>
            <w:tcW w:w="0" w:type="auto"/>
            <w:hideMark/>
          </w:tcPr>
          <w:p w14:paraId="44F36057" w14:textId="2F2B70CC"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26</w:t>
            </w:r>
          </w:p>
        </w:tc>
        <w:tc>
          <w:tcPr>
            <w:tcW w:w="0" w:type="auto"/>
            <w:hideMark/>
          </w:tcPr>
          <w:p w14:paraId="47C3C10C"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3BD1C23A" w14:textId="73A0D2AA"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88</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7914EEE1" w14:textId="7D36F854"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{"citationID":"OdGZOxiw","properties":{"formattedCitation":"\\super 24\\nosupersub{}","plainCitation":"24","noteIndex":0},"citationItems":[{"id":128,"uris":["http://zotero.org/groups/5772643/items/QCAU26Q8"],"itemData":{"id":128,"type":"article-journal","container-title":"Boletín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24</w:t>
            </w:r>
            <w:r w:rsidRPr="000F283A">
              <w:rPr>
                <w:rFonts w:ascii="Times New Roman" w:hAnsi="Times New Roman" w:cs="Times New Roman"/>
                <w:sz w:val="16"/>
                <w:szCs w:val="16"/>
              </w:rPr>
              <w:fldChar w:fldCharType="end"/>
            </w:r>
          </w:p>
        </w:tc>
      </w:tr>
      <w:tr w:rsidR="00904464" w:rsidRPr="000F283A" w14:paraId="5D458488"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DEED0F5"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Cardiac</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Pacemaker</w:t>
            </w:r>
            <w:proofErr w:type="spellEnd"/>
            <w:r w:rsidRPr="000F283A">
              <w:rPr>
                <w:rFonts w:ascii="Times New Roman" w:hAnsi="Times New Roman" w:cs="Times New Roman"/>
                <w:sz w:val="16"/>
                <w:szCs w:val="16"/>
              </w:rPr>
              <w:t xml:space="preserve"> (MCP)</w:t>
            </w:r>
          </w:p>
        </w:tc>
        <w:tc>
          <w:tcPr>
            <w:tcW w:w="0" w:type="auto"/>
            <w:hideMark/>
          </w:tcPr>
          <w:p w14:paraId="4DD34089" w14:textId="612BAFE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3C5FB996" w14:textId="5106AAB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3F5F85F6" w14:textId="0D48453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00–120</w:t>
            </w:r>
          </w:p>
        </w:tc>
        <w:tc>
          <w:tcPr>
            <w:tcW w:w="0" w:type="auto"/>
            <w:hideMark/>
          </w:tcPr>
          <w:p w14:paraId="4EA2F95F" w14:textId="4E2EDFE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{"citationID":"DDFDoYKv","properties":{"formattedCitation":"\\super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A16DC5" w:rsidRPr="000F283A" w14:paraId="147EDFD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A392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Heart </w:t>
            </w:r>
            <w:proofErr w:type="spellStart"/>
            <w:r w:rsidRPr="000F283A">
              <w:rPr>
                <w:rFonts w:ascii="Times New Roman" w:hAnsi="Times New Roman" w:cs="Times New Roman"/>
                <w:sz w:val="16"/>
                <w:szCs w:val="16"/>
              </w:rPr>
              <w:t>Transplant</w:t>
            </w:r>
            <w:proofErr w:type="spellEnd"/>
          </w:p>
        </w:tc>
        <w:tc>
          <w:tcPr>
            <w:tcW w:w="0" w:type="auto"/>
            <w:hideMark/>
          </w:tcPr>
          <w:p w14:paraId="706EC47C" w14:textId="7A433E6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6474C1E8" w14:textId="557E5989"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6E3FBAAB" w14:textId="4A3DD69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DE926B6" w14:textId="44BBF79D"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{"citationID":"adn4SbAt","properties":{"formattedCitation":"\\super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469B3822"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25F39FD"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Implantable </w:t>
            </w:r>
            <w:proofErr w:type="spellStart"/>
            <w:r w:rsidRPr="000F283A">
              <w:rPr>
                <w:rFonts w:ascii="Times New Roman" w:hAnsi="Times New Roman" w:cs="Times New Roman"/>
                <w:sz w:val="16"/>
                <w:szCs w:val="16"/>
              </w:rPr>
              <w:t>Cardioverter</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Defibrillator</w:t>
            </w:r>
            <w:proofErr w:type="spellEnd"/>
            <w:r w:rsidRPr="000F283A">
              <w:rPr>
                <w:rFonts w:ascii="Times New Roman" w:hAnsi="Times New Roman" w:cs="Times New Roman"/>
                <w:sz w:val="16"/>
                <w:szCs w:val="16"/>
              </w:rPr>
              <w:t xml:space="preserve"> (ICD/DAI)</w:t>
            </w:r>
          </w:p>
        </w:tc>
        <w:tc>
          <w:tcPr>
            <w:tcW w:w="0" w:type="auto"/>
            <w:hideMark/>
          </w:tcPr>
          <w:p w14:paraId="7A407FCA" w14:textId="5FEAD84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25</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7736345" w14:textId="443694A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03</w:t>
            </w:r>
          </w:p>
        </w:tc>
        <w:tc>
          <w:tcPr>
            <w:tcW w:w="0" w:type="auto"/>
            <w:hideMark/>
          </w:tcPr>
          <w:p w14:paraId="40B3FD59" w14:textId="170AAE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00–750</w:t>
            </w:r>
          </w:p>
        </w:tc>
        <w:tc>
          <w:tcPr>
            <w:tcW w:w="0" w:type="auto"/>
            <w:hideMark/>
          </w:tcPr>
          <w:p w14:paraId="540B0A69" w14:textId="3982841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{"citationID":"opHT1PsT","properties":{"formattedCitation":"\\super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495D4D62"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0ED38"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Barium</w:t>
            </w:r>
            <w:proofErr w:type="spellEnd"/>
            <w:r w:rsidRPr="000F283A">
              <w:rPr>
                <w:rFonts w:ascii="Times New Roman" w:hAnsi="Times New Roman" w:cs="Times New Roman"/>
                <w:sz w:val="16"/>
                <w:szCs w:val="16"/>
              </w:rPr>
              <w:t xml:space="preserve"> Enema</w:t>
            </w:r>
          </w:p>
        </w:tc>
        <w:tc>
          <w:tcPr>
            <w:tcW w:w="0" w:type="auto"/>
            <w:hideMark/>
          </w:tcPr>
          <w:p w14:paraId="08C96473" w14:textId="3FA9186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11F40DB" w14:textId="24076620"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1707EA6D" w14:textId="4A73981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00–80</w:t>
            </w:r>
          </w:p>
        </w:tc>
        <w:tc>
          <w:tcPr>
            <w:tcW w:w="0" w:type="auto"/>
            <w:hideMark/>
          </w:tcPr>
          <w:p w14:paraId="25B91B69" w14:textId="593A4BB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{"citationID":"6IrXns2e","properties":{"formattedCitation":"\\super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7AA89E1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1B6E71F5"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Barium</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Esophageal</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Transit</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Study</w:t>
            </w:r>
            <w:proofErr w:type="spellEnd"/>
          </w:p>
        </w:tc>
        <w:tc>
          <w:tcPr>
            <w:tcW w:w="0" w:type="auto"/>
            <w:hideMark/>
          </w:tcPr>
          <w:p w14:paraId="7716972C" w14:textId="67B171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90</w:t>
            </w:r>
          </w:p>
        </w:tc>
        <w:tc>
          <w:tcPr>
            <w:tcW w:w="0" w:type="auto"/>
            <w:hideMark/>
          </w:tcPr>
          <w:p w14:paraId="38B264A7" w14:textId="09C4DA2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2ECC2346" w14:textId="30788B3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50–90</w:t>
            </w:r>
          </w:p>
        </w:tc>
        <w:tc>
          <w:tcPr>
            <w:tcW w:w="0" w:type="auto"/>
            <w:hideMark/>
          </w:tcPr>
          <w:p w14:paraId="68720EA4" w14:textId="14B53B80"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{"citationID":"ATQikR14","properties":{"formattedCitation":"\\super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A543A5" w:rsidRPr="000F283A" w14:paraId="51C2B36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5C381"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Gastroscopy</w:t>
            </w:r>
            <w:proofErr w:type="spellEnd"/>
          </w:p>
        </w:tc>
        <w:tc>
          <w:tcPr>
            <w:tcW w:w="0" w:type="auto"/>
            <w:hideMark/>
          </w:tcPr>
          <w:p w14:paraId="0AE9FC1D" w14:textId="6F04FE0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150</w:t>
            </w:r>
          </w:p>
        </w:tc>
        <w:tc>
          <w:tcPr>
            <w:tcW w:w="0" w:type="auto"/>
            <w:hideMark/>
          </w:tcPr>
          <w:p w14:paraId="4D79AC9E"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0–1</w:t>
            </w:r>
          </w:p>
        </w:tc>
        <w:tc>
          <w:tcPr>
            <w:tcW w:w="0" w:type="auto"/>
            <w:hideMark/>
          </w:tcPr>
          <w:p w14:paraId="4FDFF932" w14:textId="7632665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00–150</w:t>
            </w:r>
          </w:p>
        </w:tc>
        <w:tc>
          <w:tcPr>
            <w:tcW w:w="0" w:type="auto"/>
            <w:hideMark/>
          </w:tcPr>
          <w:p w14:paraId="5E67DE29" w14:textId="0BC0BAB0"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{"citationID":"Sn8Kbt33","properties":{"formattedCitation":"\\super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6F3CFCE0"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569F89F"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Esophageal</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Manometry</w:t>
            </w:r>
            <w:proofErr w:type="spellEnd"/>
          </w:p>
        </w:tc>
        <w:tc>
          <w:tcPr>
            <w:tcW w:w="0" w:type="auto"/>
            <w:hideMark/>
          </w:tcPr>
          <w:p w14:paraId="3D73C30E" w14:textId="33C1627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955</w:t>
            </w:r>
          </w:p>
        </w:tc>
        <w:tc>
          <w:tcPr>
            <w:tcW w:w="0" w:type="auto"/>
            <w:hideMark/>
          </w:tcPr>
          <w:p w14:paraId="1D0EBB04" w14:textId="1DFFCF7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w:t>
            </w:r>
          </w:p>
        </w:tc>
        <w:tc>
          <w:tcPr>
            <w:tcW w:w="0" w:type="auto"/>
            <w:hideMark/>
          </w:tcPr>
          <w:p w14:paraId="59295481" w14:textId="4FF02C7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75</w:t>
            </w:r>
          </w:p>
        </w:tc>
        <w:tc>
          <w:tcPr>
            <w:tcW w:w="0" w:type="auto"/>
            <w:hideMark/>
          </w:tcPr>
          <w:p w14:paraId="219BC0B7" w14:textId="45CD721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{"citationID":"WJ7yQn0H","properties":{"formattedCitation":"\\super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2A4EB2C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E19C2"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Surgery</w:t>
            </w:r>
            <w:proofErr w:type="spellEnd"/>
          </w:p>
        </w:tc>
        <w:tc>
          <w:tcPr>
            <w:tcW w:w="0" w:type="auto"/>
            <w:hideMark/>
          </w:tcPr>
          <w:p w14:paraId="44EEEF08" w14:textId="6AA7714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277</w:t>
            </w:r>
          </w:p>
        </w:tc>
        <w:tc>
          <w:tcPr>
            <w:tcW w:w="0" w:type="auto"/>
            <w:hideMark/>
          </w:tcPr>
          <w:p w14:paraId="1D54F1A8" w14:textId="4C5ADA0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5EC77526" w14:textId="0403549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77</w:t>
            </w:r>
          </w:p>
        </w:tc>
        <w:tc>
          <w:tcPr>
            <w:tcW w:w="0" w:type="auto"/>
            <w:hideMark/>
          </w:tcPr>
          <w:p w14:paraId="24E618B6" w14:textId="79E277DD"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{"citationID":"XFwRrW0u","properties":{"formattedCitation":"\\super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5311E2B6"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282DE3D3"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Endoscopic</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Sphincterotomy</w:t>
            </w:r>
            <w:proofErr w:type="spellEnd"/>
          </w:p>
        </w:tc>
        <w:tc>
          <w:tcPr>
            <w:tcW w:w="0" w:type="auto"/>
            <w:hideMark/>
          </w:tcPr>
          <w:p w14:paraId="0389D379" w14:textId="21133D8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978</w:t>
            </w:r>
          </w:p>
        </w:tc>
        <w:tc>
          <w:tcPr>
            <w:tcW w:w="0" w:type="auto"/>
            <w:hideMark/>
          </w:tcPr>
          <w:p w14:paraId="598276D0" w14:textId="755AB3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7D14E9B1" w14:textId="501EEBC3"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78</w:t>
            </w:r>
          </w:p>
        </w:tc>
        <w:tc>
          <w:tcPr>
            <w:tcW w:w="0" w:type="auto"/>
            <w:hideMark/>
          </w:tcPr>
          <w:p w14:paraId="26562D3A" w14:textId="03D41C50"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00A16DC5"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{"citationID":"vLopddxr","properties":{"formattedCitation":"\\super 25\\nosupersub{}","plainCitation":"25","noteIndex":0},"citationItems":[{"id":146,"uris":["http://zotero.org/groups/5772643/items/QZ9JVE4J"],"itemData":{"id":146,"type":"document","title":"Resolución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00A16DC5"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25</w:t>
            </w:r>
            <w:r w:rsidR="00A16DC5" w:rsidRPr="000F283A">
              <w:rPr>
                <w:rFonts w:ascii="Times New Roman" w:hAnsi="Times New Roman" w:cs="Times New Roman"/>
                <w:sz w:val="16"/>
                <w:szCs w:val="16"/>
              </w:rPr>
              <w:fldChar w:fldCharType="end"/>
            </w:r>
          </w:p>
        </w:tc>
      </w:tr>
      <w:tr w:rsidR="00904464" w:rsidRPr="000F283A" w14:paraId="2616317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3356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Medical </w:t>
            </w:r>
            <w:proofErr w:type="spellStart"/>
            <w:r w:rsidRPr="000F283A">
              <w:rPr>
                <w:rFonts w:ascii="Times New Roman" w:hAnsi="Times New Roman" w:cs="Times New Roman"/>
                <w:sz w:val="16"/>
                <w:szCs w:val="16"/>
              </w:rPr>
              <w:t>Consultation</w:t>
            </w:r>
            <w:proofErr w:type="spellEnd"/>
          </w:p>
        </w:tc>
        <w:tc>
          <w:tcPr>
            <w:tcW w:w="0" w:type="auto"/>
            <w:hideMark/>
          </w:tcPr>
          <w:p w14:paraId="7793E590" w14:textId="7A753D78"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98</w:t>
            </w:r>
          </w:p>
        </w:tc>
        <w:tc>
          <w:tcPr>
            <w:tcW w:w="0" w:type="auto"/>
            <w:hideMark/>
          </w:tcPr>
          <w:p w14:paraId="7FDAB3FA"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43788F7" w14:textId="77B23F7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196</w:t>
            </w:r>
            <w:r w:rsidR="002342FB" w:rsidRPr="000F283A">
              <w:rPr>
                <w:rFonts w:ascii="Times New Roman" w:hAnsi="Times New Roman" w:cs="Times New Roman"/>
                <w:sz w:val="16"/>
                <w:szCs w:val="16"/>
              </w:rPr>
              <w:t>·</w:t>
            </w:r>
          </w:p>
        </w:tc>
        <w:tc>
          <w:tcPr>
            <w:tcW w:w="0" w:type="auto"/>
            <w:hideMark/>
          </w:tcPr>
          <w:p w14:paraId="618E2B0B" w14:textId="1624D978" w:rsidR="00904464" w:rsidRPr="000F283A" w:rsidRDefault="00A16DC5"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{"citationID":"P9aQJseC","properties":{"formattedCitation":"\\super 25\\nosupersub{}","plainCitation":"25","noteIndex":0},"citationItems":[{"id":146,"uris":["http://zotero.org/groups/5772643/items/QZ9JVE4J"],"itemData":{"id":146,"type":"document","title":"Resolución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25</w:t>
            </w:r>
            <w:r w:rsidRPr="000F283A">
              <w:rPr>
                <w:rFonts w:ascii="Times New Roman" w:hAnsi="Times New Roman" w:cs="Times New Roman"/>
                <w:sz w:val="16"/>
                <w:szCs w:val="16"/>
              </w:rPr>
              <w:fldChar w:fldCharType="end"/>
            </w:r>
          </w:p>
        </w:tc>
      </w:tr>
      <w:tr w:rsidR="00904464" w:rsidRPr="000F283A" w14:paraId="2166D19B"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C758936"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Sacubitril</w:t>
            </w:r>
            <w:proofErr w:type="spellEnd"/>
            <w:r w:rsidRPr="000F283A">
              <w:rPr>
                <w:rFonts w:ascii="Times New Roman" w:hAnsi="Times New Roman" w:cs="Times New Roman"/>
                <w:sz w:val="16"/>
                <w:szCs w:val="16"/>
              </w:rPr>
              <w:t>/</w:t>
            </w:r>
            <w:proofErr w:type="spellStart"/>
            <w:r w:rsidRPr="000F283A">
              <w:rPr>
                <w:rFonts w:ascii="Times New Roman" w:hAnsi="Times New Roman" w:cs="Times New Roman"/>
                <w:sz w:val="16"/>
                <w:szCs w:val="16"/>
              </w:rPr>
              <w:t>Valsartan</w:t>
            </w:r>
            <w:proofErr w:type="spellEnd"/>
          </w:p>
        </w:tc>
        <w:tc>
          <w:tcPr>
            <w:tcW w:w="0" w:type="auto"/>
            <w:hideMark/>
          </w:tcPr>
          <w:p w14:paraId="041DBFAD" w14:textId="3C121C1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705</w:t>
            </w:r>
          </w:p>
        </w:tc>
        <w:tc>
          <w:tcPr>
            <w:tcW w:w="0" w:type="auto"/>
            <w:hideMark/>
          </w:tcPr>
          <w:p w14:paraId="044F084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6FD1049" w14:textId="43F6396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8,462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1566BCD4" w14:textId="72BA3BB2"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773D3CD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3F0D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Bisoprolol</w:t>
            </w:r>
          </w:p>
        </w:tc>
        <w:tc>
          <w:tcPr>
            <w:tcW w:w="0" w:type="auto"/>
            <w:hideMark/>
          </w:tcPr>
          <w:p w14:paraId="60BA3CAB" w14:textId="5B0F9D51"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93</w:t>
            </w:r>
          </w:p>
        </w:tc>
        <w:tc>
          <w:tcPr>
            <w:tcW w:w="0" w:type="auto"/>
            <w:hideMark/>
          </w:tcPr>
          <w:p w14:paraId="63B6558B"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4FCB09A" w14:textId="39A7A79C"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71</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16</w:t>
            </w:r>
          </w:p>
        </w:tc>
        <w:tc>
          <w:tcPr>
            <w:tcW w:w="0" w:type="auto"/>
            <w:hideMark/>
          </w:tcPr>
          <w:p w14:paraId="4D0FEE7E" w14:textId="72264DF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847042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3545250"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Dapagliflozin</w:t>
            </w:r>
            <w:proofErr w:type="spellEnd"/>
          </w:p>
        </w:tc>
        <w:tc>
          <w:tcPr>
            <w:tcW w:w="0" w:type="auto"/>
            <w:hideMark/>
          </w:tcPr>
          <w:p w14:paraId="54E675BE" w14:textId="3B79E790"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46</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283FDA1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349E433A" w14:textId="54448F7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552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24</w:t>
            </w:r>
          </w:p>
        </w:tc>
        <w:tc>
          <w:tcPr>
            <w:tcW w:w="0" w:type="auto"/>
            <w:hideMark/>
          </w:tcPr>
          <w:p w14:paraId="3685DB9E" w14:textId="5ACC194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7FDDEFA"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832FF"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lastRenderedPageBreak/>
              <w:t>Furosemide</w:t>
            </w:r>
            <w:proofErr w:type="spellEnd"/>
          </w:p>
        </w:tc>
        <w:tc>
          <w:tcPr>
            <w:tcW w:w="0" w:type="auto"/>
            <w:hideMark/>
          </w:tcPr>
          <w:p w14:paraId="09495C1F" w14:textId="41A823E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25</w:t>
            </w:r>
          </w:p>
        </w:tc>
        <w:tc>
          <w:tcPr>
            <w:tcW w:w="0" w:type="auto"/>
            <w:hideMark/>
          </w:tcPr>
          <w:p w14:paraId="5E5FD1EC"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1D054193" w14:textId="161721E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w:t>
            </w:r>
          </w:p>
        </w:tc>
        <w:tc>
          <w:tcPr>
            <w:tcW w:w="0" w:type="auto"/>
            <w:hideMark/>
          </w:tcPr>
          <w:p w14:paraId="6DB15B06" w14:textId="2ADD00E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6445D109"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16008F0"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Hospitalization</w:t>
            </w:r>
            <w:proofErr w:type="spellEnd"/>
          </w:p>
        </w:tc>
        <w:tc>
          <w:tcPr>
            <w:tcW w:w="0" w:type="auto"/>
            <w:hideMark/>
          </w:tcPr>
          <w:p w14:paraId="0C43E384" w14:textId="5CDD9F9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2,727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32</w:t>
            </w:r>
          </w:p>
        </w:tc>
        <w:tc>
          <w:tcPr>
            <w:tcW w:w="0" w:type="auto"/>
            <w:hideMark/>
          </w:tcPr>
          <w:p w14:paraId="237BEA0A" w14:textId="7B86011D"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04</w:t>
            </w:r>
          </w:p>
        </w:tc>
        <w:tc>
          <w:tcPr>
            <w:tcW w:w="0" w:type="auto"/>
            <w:hideMark/>
          </w:tcPr>
          <w:p w14:paraId="63CE461E" w14:textId="46518DF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09</w:t>
            </w:r>
          </w:p>
        </w:tc>
        <w:tc>
          <w:tcPr>
            <w:tcW w:w="0" w:type="auto"/>
            <w:hideMark/>
          </w:tcPr>
          <w:p w14:paraId="7B64C77C" w14:textId="5470D516"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Delgado et al.</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{"citationID":"53fH2zSg","properties":{"formattedCitation":"\\super 26\\nosupersub{}","plainCitation":"26","noteIndex":0},"citationItems":[{"id":144,"uris":["http://zotero.org/groups/5772643/items/7TQWUJ7V"],"itemData":{"id":144,"type":"article-journal","abstract":"Introduction and objectives: Chronic heart failure is associated with high mortality and utilization of health care and social resources. The objective of this study was to quantify the use of health care and nonhealth care resources and identify variables that help to explain variability in their costs in Spain. Methods: This prospective, multicenter, observational study with a 12-month follow-up period included 374 patients with symptomatic heart failure recruited from specialized cardiology clinics. Information was collected on the socioeconomic characteristics of patients and caregivers, health status, health care resources, and professional and nonprofessional caregiving. The monetary cost of the resources used in caring for the health of these patients was evaluated, differentiating among functional classes.","container-title":"Revista Española de Cardiología","DOI":"10.1016/j.recesp.2013.12.016","ISSN":"03008932","issue":"8","journalAbbreviation":"Revista Española de Cardiología","language":"es","page":"643-650","source":"DOI.org (Crossref)","title":"Costes sanitarios y no sanitarios de personas que padecen insuficiencia cardiaca crónica sintomática en España","URL":"https://linkinghub.elsevier.com/retrieve/pii/S0300893214001080","volume":"67","author":[{"family":"Delgado","given":"Juan F."},{"family":"Oliva","given":"Juan"},{"family":"Llano","given":"Miguel"},{"family":"Pascual-Figal","given":"Domingo"},{"family":"Grillo","given":"José J."},{"family":"Comín-Colet","given":"Josep"},{"family":"Díaz","given":"Beatriz"},{"family":"Martínez De La Concha","given":"León"},{"family":"Martí","given":"Belén"},{"family":"Peña","given":"Luz M."}],"accessed":{"date-parts":[["2025",5,20]]},"issued":{"date-parts":[["2014",8]]}}}],"schema":"https://github.com/citation-style-language/schema/raw/master/csl-citation.json"}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26</w:t>
            </w:r>
            <w:r w:rsidRPr="000F283A">
              <w:rPr>
                <w:rFonts w:ascii="Times New Roman" w:hAnsi="Times New Roman" w:cs="Times New Roman"/>
                <w:sz w:val="16"/>
                <w:szCs w:val="16"/>
              </w:rPr>
              <w:fldChar w:fldCharType="end"/>
            </w:r>
          </w:p>
        </w:tc>
      </w:tr>
    </w:tbl>
    <w:p w14:paraId="6571432C" w14:textId="77777777" w:rsidR="00FE3AB8" w:rsidRPr="000F283A" w:rsidRDefault="00000000" w:rsidP="00FE3AB8">
      <w:pPr>
        <w:spacing w:line="360" w:lineRule="auto"/>
        <w:rPr>
          <w:rFonts w:ascii="Times New Roman" w:hAnsi="Times New Roman" w:cs="Times New Roman"/>
          <w:sz w:val="20"/>
          <w:szCs w:val="20"/>
        </w:rPr>
      </w:pPr>
      <w:r>
        <w:rPr>
          <w:rFonts w:ascii="Times New Roman" w:hAnsi="Times New Roman" w:cs="Times New Roman"/>
          <w:noProof/>
          <w:sz w:val="20"/>
          <w:szCs w:val="20"/>
        </w:rPr>
        <w:pict w14:anchorId="2BC58688">
          <v:rect id="_x0000_i1025" alt="" style="width:425.2pt;height:.05pt;mso-width-percent:0;mso-height-percent:0;mso-width-percent:0;mso-height-percent:0" o:hralign="center" o:hrstd="t" o:hr="t" fillcolor="#a0a0a0" stroked="f"/>
        </w:pict>
      </w:r>
    </w:p>
    <w:p w14:paraId="452AE752" w14:textId="39EEAC92" w:rsidR="00FE3AB8" w:rsidRPr="00520B88" w:rsidRDefault="00FE3AB8" w:rsidP="00FE3AB8">
      <w:pPr>
        <w:spacing w:line="360" w:lineRule="auto"/>
        <w:rPr>
          <w:rFonts w:ascii="Times New Roman" w:hAnsi="Times New Roman" w:cs="Times New Roman"/>
          <w:sz w:val="20"/>
          <w:szCs w:val="20"/>
          <w:lang w:val="en-US"/>
        </w:rPr>
      </w:pPr>
      <w:r w:rsidRPr="00520B88">
        <w:rPr>
          <w:rFonts w:ascii="Times New Roman" w:hAnsi="Times New Roman" w:cs="Times New Roman"/>
          <w:b/>
          <w:bCs/>
          <w:i/>
          <w:iCs/>
          <w:sz w:val="20"/>
          <w:szCs w:val="20"/>
          <w:lang w:val="en-US"/>
        </w:rPr>
        <w:t xml:space="preserve">Table 2. </w:t>
      </w:r>
      <w:r w:rsidR="00B71891">
        <w:rPr>
          <w:rFonts w:ascii="Times New Roman" w:hAnsi="Times New Roman" w:cs="Times New Roman"/>
          <w:b/>
          <w:bCs/>
          <w:i/>
          <w:iCs/>
          <w:sz w:val="20"/>
          <w:szCs w:val="20"/>
          <w:lang w:val="en-US"/>
        </w:rPr>
        <w:t xml:space="preserve">Costs and utilization. </w:t>
      </w:r>
      <w:r w:rsidRPr="00520B88">
        <w:rPr>
          <w:rFonts w:ascii="Times New Roman" w:hAnsi="Times New Roman" w:cs="Times New Roman"/>
          <w:b/>
          <w:bCs/>
          <w:i/>
          <w:iCs/>
          <w:sz w:val="20"/>
          <w:szCs w:val="20"/>
          <w:lang w:val="en-US"/>
        </w:rPr>
        <w:t xml:space="preserve">Unit cost and </w:t>
      </w:r>
      <w:r w:rsidR="00B71891" w:rsidRPr="00520B88">
        <w:rPr>
          <w:rFonts w:ascii="Times New Roman" w:hAnsi="Times New Roman" w:cs="Times New Roman"/>
          <w:b/>
          <w:bCs/>
          <w:i/>
          <w:iCs/>
          <w:sz w:val="20"/>
          <w:szCs w:val="20"/>
          <w:lang w:val="en-US"/>
        </w:rPr>
        <w:t>utili</w:t>
      </w:r>
      <w:r w:rsidR="00B71891">
        <w:rPr>
          <w:rFonts w:ascii="Times New Roman" w:hAnsi="Times New Roman" w:cs="Times New Roman"/>
          <w:b/>
          <w:bCs/>
          <w:i/>
          <w:iCs/>
          <w:sz w:val="20"/>
          <w:szCs w:val="20"/>
          <w:lang w:val="en-US"/>
        </w:rPr>
        <w:t>z</w:t>
      </w:r>
      <w:r w:rsidR="00B71891" w:rsidRPr="00520B88">
        <w:rPr>
          <w:rFonts w:ascii="Times New Roman" w:hAnsi="Times New Roman" w:cs="Times New Roman"/>
          <w:b/>
          <w:bCs/>
          <w:i/>
          <w:iCs/>
          <w:sz w:val="20"/>
          <w:szCs w:val="20"/>
          <w:lang w:val="en-US"/>
        </w:rPr>
        <w:t>ation</w:t>
      </w:r>
      <w:r w:rsidR="00A976B6" w:rsidRPr="00520B88">
        <w:rPr>
          <w:rFonts w:ascii="Times New Roman" w:hAnsi="Times New Roman" w:cs="Times New Roman"/>
          <w:b/>
          <w:bCs/>
          <w:i/>
          <w:iCs/>
          <w:sz w:val="20"/>
          <w:szCs w:val="20"/>
          <w:lang w:val="en-US"/>
        </w:rPr>
        <w:t xml:space="preserve"> </w:t>
      </w:r>
      <w:r w:rsidRPr="00520B88">
        <w:rPr>
          <w:rFonts w:ascii="Times New Roman" w:hAnsi="Times New Roman" w:cs="Times New Roman"/>
          <w:b/>
          <w:bCs/>
          <w:i/>
          <w:iCs/>
          <w:sz w:val="20"/>
          <w:szCs w:val="20"/>
          <w:lang w:val="en-US"/>
        </w:rPr>
        <w:t xml:space="preserve">reflect average or typical values used in the cost-effectiveness model of Chagas disease management. </w:t>
      </w:r>
      <w:r w:rsidRPr="00520B88">
        <w:rPr>
          <w:rFonts w:ascii="Times New Roman" w:hAnsi="Times New Roman" w:cs="Times New Roman"/>
          <w:i/>
          <w:iCs/>
          <w:sz w:val="20"/>
          <w:szCs w:val="20"/>
          <w:lang w:val="en-US"/>
        </w:rPr>
        <w:t xml:space="preserve">Ranges are shown where item use varies by clinical </w:t>
      </w:r>
      <w:r w:rsidR="00D36EB4" w:rsidRPr="00520B88">
        <w:rPr>
          <w:rFonts w:ascii="Times New Roman" w:hAnsi="Times New Roman" w:cs="Times New Roman"/>
          <w:i/>
          <w:iCs/>
          <w:sz w:val="20"/>
          <w:szCs w:val="20"/>
          <w:lang w:val="en-US"/>
        </w:rPr>
        <w:t>state (</w:t>
      </w:r>
      <w:r w:rsidR="00A976B6">
        <w:rPr>
          <w:rFonts w:ascii="Times New Roman" w:hAnsi="Times New Roman" w:cs="Times New Roman"/>
          <w:i/>
          <w:iCs/>
          <w:sz w:val="20"/>
          <w:szCs w:val="20"/>
          <w:lang w:val="en-US"/>
        </w:rPr>
        <w:t>indeterminate and</w:t>
      </w:r>
      <w:r w:rsidR="00D36EB4">
        <w:rPr>
          <w:rFonts w:ascii="Times New Roman" w:hAnsi="Times New Roman" w:cs="Times New Roman"/>
          <w:i/>
          <w:iCs/>
          <w:sz w:val="20"/>
          <w:szCs w:val="20"/>
          <w:lang w:val="en-US"/>
        </w:rPr>
        <w:t xml:space="preserve"> </w:t>
      </w:r>
      <w:r w:rsidRPr="00520B88">
        <w:rPr>
          <w:rFonts w:ascii="Times New Roman" w:hAnsi="Times New Roman" w:cs="Times New Roman"/>
          <w:i/>
          <w:iCs/>
          <w:sz w:val="20"/>
          <w:szCs w:val="20"/>
          <w:lang w:val="en-US"/>
        </w:rPr>
        <w:t>cardiac</w:t>
      </w:r>
      <w:r w:rsidR="00A976B6">
        <w:rPr>
          <w:rFonts w:ascii="Times New Roman" w:hAnsi="Times New Roman" w:cs="Times New Roman"/>
          <w:i/>
          <w:iCs/>
          <w:sz w:val="20"/>
          <w:szCs w:val="20"/>
          <w:lang w:val="en-US"/>
        </w:rPr>
        <w:t xml:space="preserve"> or</w:t>
      </w:r>
      <w:r w:rsidR="00D36EB4">
        <w:rPr>
          <w:rFonts w:ascii="Times New Roman" w:hAnsi="Times New Roman" w:cs="Times New Roman"/>
          <w:i/>
          <w:iCs/>
          <w:sz w:val="20"/>
          <w:szCs w:val="20"/>
          <w:lang w:val="en-US"/>
        </w:rPr>
        <w:t xml:space="preserve"> </w:t>
      </w:r>
      <w:r w:rsidRPr="00520B88">
        <w:rPr>
          <w:rFonts w:ascii="Times New Roman" w:hAnsi="Times New Roman" w:cs="Times New Roman"/>
          <w:i/>
          <w:iCs/>
          <w:sz w:val="20"/>
          <w:szCs w:val="20"/>
          <w:lang w:val="en-US"/>
        </w:rPr>
        <w:t>digestive</w:t>
      </w:r>
      <w:r w:rsidR="00A976B6">
        <w:rPr>
          <w:rFonts w:ascii="Times New Roman" w:hAnsi="Times New Roman" w:cs="Times New Roman"/>
          <w:i/>
          <w:iCs/>
          <w:sz w:val="20"/>
          <w:szCs w:val="20"/>
          <w:lang w:val="en-US"/>
        </w:rPr>
        <w:t xml:space="preserve"> visceral involvement</w:t>
      </w:r>
      <w:r w:rsidR="00D821E4">
        <w:rPr>
          <w:rFonts w:ascii="Times New Roman" w:hAnsi="Times New Roman" w:cs="Times New Roman"/>
          <w:i/>
          <w:iCs/>
          <w:sz w:val="20"/>
          <w:szCs w:val="20"/>
          <w:lang w:val="en-US"/>
        </w:rPr>
        <w:t xml:space="preserve"> detailed breakdown by disease state is shown in tables 1-3 in the Supplementary material</w:t>
      </w:r>
      <w:r w:rsidRPr="00520B88">
        <w:rPr>
          <w:rFonts w:ascii="Times New Roman" w:hAnsi="Times New Roman" w:cs="Times New Roman"/>
          <w:i/>
          <w:iCs/>
          <w:sz w:val="20"/>
          <w:szCs w:val="20"/>
          <w:lang w:val="en-US"/>
        </w:rPr>
        <w:t xml:space="preserve">). </w:t>
      </w:r>
    </w:p>
    <w:p w14:paraId="1300B255" w14:textId="6BB666CB" w:rsidR="004C1B3E" w:rsidDel="008D413A" w:rsidRDefault="004C1B3E" w:rsidP="003567E7">
      <w:pPr>
        <w:spacing w:line="360" w:lineRule="auto"/>
        <w:rPr>
          <w:del w:id="258" w:author="Meggan Harris" w:date="2025-08-28T11:59:00Z" w16du:dateUtc="2025-08-28T09:59:00Z"/>
          <w:rFonts w:ascii="Times New Roman" w:hAnsi="Times New Roman" w:cs="Times New Roman"/>
          <w:lang w:val="en-US"/>
        </w:rPr>
      </w:pPr>
    </w:p>
    <w:p w14:paraId="20FD679D" w14:textId="27F6A4BC" w:rsidR="00B71891" w:rsidRPr="000F283A" w:rsidDel="008D413A" w:rsidRDefault="00B71891" w:rsidP="003567E7">
      <w:pPr>
        <w:spacing w:line="360" w:lineRule="auto"/>
        <w:rPr>
          <w:del w:id="259" w:author="Meggan Harris" w:date="2025-08-28T11:59:00Z" w16du:dateUtc="2025-08-28T09:59:00Z"/>
          <w:rFonts w:ascii="Times New Roman" w:hAnsi="Times New Roman" w:cs="Times New Roman"/>
          <w:lang w:val="en-US"/>
        </w:rPr>
      </w:pPr>
    </w:p>
    <w:p w14:paraId="6BC09FF6" w14:textId="77777777" w:rsidR="00DD3B90" w:rsidRPr="00AE23A7" w:rsidRDefault="00DD3B90" w:rsidP="003567E7">
      <w:pPr>
        <w:spacing w:line="360" w:lineRule="auto"/>
        <w:rPr>
          <w:rFonts w:ascii="Times New Roman" w:hAnsi="Times New Roman" w:cs="Times New Roman"/>
          <w:i/>
          <w:iCs/>
          <w:lang w:val="en-US"/>
        </w:rPr>
      </w:pPr>
      <w:r w:rsidRPr="00AE23A7">
        <w:rPr>
          <w:rFonts w:ascii="Times New Roman" w:hAnsi="Times New Roman" w:cs="Times New Roman"/>
          <w:i/>
          <w:iCs/>
          <w:lang w:val="en-US"/>
        </w:rPr>
        <w:t>Cost-effectiveness analysis</w:t>
      </w:r>
    </w:p>
    <w:p w14:paraId="33429100" w14:textId="600EB901" w:rsidR="008A01E3" w:rsidRDefault="008A01E3" w:rsidP="003567E7">
      <w:pPr>
        <w:spacing w:line="360" w:lineRule="auto"/>
        <w:rPr>
          <w:rFonts w:ascii="Times New Roman" w:hAnsi="Times New Roman" w:cs="Times New Roman"/>
          <w:lang w:val="en-US"/>
        </w:rPr>
      </w:pPr>
      <w:r w:rsidRPr="00D36EB4">
        <w:rPr>
          <w:rFonts w:ascii="Times New Roman" w:hAnsi="Times New Roman" w:cs="Times New Roman"/>
          <w:lang w:val="en-US"/>
        </w:rPr>
        <w:t>The model projects that</w:t>
      </w:r>
      <w:ins w:id="260" w:author="Meggan Harris" w:date="2025-08-28T12:00:00Z" w16du:dateUtc="2025-08-28T10:00:00Z">
        <w:r w:rsidR="00BF6761">
          <w:rPr>
            <w:rFonts w:ascii="Times New Roman" w:hAnsi="Times New Roman" w:cs="Times New Roman"/>
            <w:lang w:val="en-US"/>
          </w:rPr>
          <w:t>, using a 20-year time horizon,</w:t>
        </w:r>
      </w:ins>
      <w:r w:rsidRPr="00D36EB4">
        <w:rPr>
          <w:rFonts w:ascii="Times New Roman" w:hAnsi="Times New Roman" w:cs="Times New Roman"/>
          <w:lang w:val="en-US"/>
        </w:rPr>
        <w:t xml:space="preserve"> treating Chagas disease with benznidazole would yield about </w:t>
      </w:r>
      <w:del w:id="261" w:author="Meggan Harris" w:date="2025-08-28T11:59:00Z" w16du:dateUtc="2025-08-28T09:59:00Z">
        <w:r w:rsidRPr="00D36EB4" w:rsidDel="008D413A">
          <w:rPr>
            <w:rFonts w:ascii="Times New Roman" w:hAnsi="Times New Roman" w:cs="Times New Roman"/>
            <w:lang w:val="en-US"/>
          </w:rPr>
          <w:delText>7</w:delText>
        </w:r>
        <w:r w:rsidR="005B52EA" w:rsidDel="008D413A">
          <w:rPr>
            <w:rFonts w:ascii="Times New Roman" w:hAnsi="Times New Roman" w:cs="Times New Roman"/>
            <w:lang w:val="en-US"/>
          </w:rPr>
          <w:delText>12</w:delText>
        </w:r>
        <w:r w:rsidRPr="00D36EB4" w:rsidDel="008D413A">
          <w:rPr>
            <w:rFonts w:ascii="Times New Roman" w:hAnsi="Times New Roman" w:cs="Times New Roman"/>
            <w:lang w:val="en-US"/>
          </w:rPr>
          <w:delText xml:space="preserve"> </w:delText>
        </w:r>
      </w:del>
      <w:ins w:id="262" w:author="Meggan Harris" w:date="2025-08-28T11:59:00Z" w16du:dateUtc="2025-08-28T09:59:00Z">
        <w:r w:rsidR="008D413A" w:rsidRPr="00D36EB4">
          <w:rPr>
            <w:rFonts w:ascii="Times New Roman" w:hAnsi="Times New Roman" w:cs="Times New Roman"/>
            <w:lang w:val="en-US"/>
          </w:rPr>
          <w:t>7</w:t>
        </w:r>
        <w:r w:rsidR="008D413A">
          <w:rPr>
            <w:rFonts w:ascii="Times New Roman" w:hAnsi="Times New Roman" w:cs="Times New Roman"/>
            <w:lang w:val="en-US"/>
          </w:rPr>
          <w:t>12 </w:t>
        </w:r>
      </w:ins>
      <w:r w:rsidR="005B52EA">
        <w:rPr>
          <w:rFonts w:ascii="Times New Roman" w:hAnsi="Times New Roman" w:cs="Times New Roman"/>
          <w:lang w:val="en-US"/>
        </w:rPr>
        <w:t>678</w:t>
      </w:r>
      <w:r w:rsidRPr="00D36EB4">
        <w:rPr>
          <w:rFonts w:ascii="Times New Roman" w:hAnsi="Times New Roman" w:cs="Times New Roman"/>
          <w:lang w:val="en-US"/>
        </w:rPr>
        <w:t xml:space="preserve"> QALYs at a total cost of </w:t>
      </w:r>
      <w:commentRangeStart w:id="263"/>
      <w:commentRangeStart w:id="264"/>
      <w:commentRangeStart w:id="265"/>
      <w:r w:rsidRPr="00D36EB4">
        <w:rPr>
          <w:rFonts w:ascii="Times New Roman" w:hAnsi="Times New Roman" w:cs="Times New Roman"/>
          <w:lang w:val="en-US"/>
        </w:rPr>
        <w:t>€</w:t>
      </w:r>
      <w:del w:id="266" w:author="Meggan Harris" w:date="2025-08-28T11:59:00Z" w16du:dateUtc="2025-08-28T09:59:00Z">
        <w:r w:rsidR="00F0621E" w:rsidDel="008D413A">
          <w:rPr>
            <w:rFonts w:ascii="Times New Roman" w:hAnsi="Times New Roman" w:cs="Times New Roman"/>
            <w:lang w:val="en-US"/>
          </w:rPr>
          <w:delText xml:space="preserve"> </w:delText>
        </w:r>
      </w:del>
      <w:r w:rsidR="00F0621E">
        <w:rPr>
          <w:rFonts w:ascii="Times New Roman" w:hAnsi="Times New Roman" w:cs="Times New Roman"/>
          <w:lang w:val="en-US"/>
        </w:rPr>
        <w:t>0</w:t>
      </w:r>
      <w:ins w:id="267" w:author="Meggan Harris" w:date="2025-08-28T10:53:00Z" w16du:dateUtc="2025-08-28T08:53:00Z">
        <w:r w:rsidR="00CE1A1C" w:rsidRPr="00CE1A1C">
          <w:rPr>
            <w:rFonts w:ascii="Times New Roman" w:hAnsi="Times New Roman" w:cs="Times New Roman"/>
            <w:lang w:val="en-US"/>
          </w:rPr>
          <w:t>·</w:t>
        </w:r>
      </w:ins>
      <w:del w:id="268" w:author="Meggan Harris" w:date="2025-08-28T10:53:00Z" w16du:dateUtc="2025-08-28T08:53:00Z">
        <w:r w:rsidR="00F0621E" w:rsidDel="00CE1A1C">
          <w:rPr>
            <w:rFonts w:ascii="Times New Roman" w:hAnsi="Times New Roman" w:cs="Times New Roman"/>
            <w:lang w:val="en-US"/>
          </w:rPr>
          <w:delText>.</w:delText>
        </w:r>
      </w:del>
      <w:r w:rsidR="00F0621E">
        <w:rPr>
          <w:rFonts w:ascii="Times New Roman" w:hAnsi="Times New Roman" w:cs="Times New Roman"/>
          <w:lang w:val="en-US"/>
        </w:rPr>
        <w:t>95</w:t>
      </w:r>
      <w:r w:rsidRPr="00D36EB4">
        <w:rPr>
          <w:rFonts w:ascii="Times New Roman" w:hAnsi="Times New Roman" w:cs="Times New Roman"/>
          <w:lang w:val="en-US"/>
        </w:rPr>
        <w:t xml:space="preserve"> billion</w:t>
      </w:r>
      <w:commentRangeEnd w:id="263"/>
      <w:r w:rsidR="00091C93">
        <w:rPr>
          <w:rStyle w:val="Refdecomentario"/>
        </w:rPr>
        <w:commentReference w:id="263"/>
      </w:r>
      <w:commentRangeEnd w:id="264"/>
      <w:r w:rsidR="008570F1">
        <w:rPr>
          <w:rStyle w:val="Refdecomentario"/>
        </w:rPr>
        <w:commentReference w:id="264"/>
      </w:r>
      <w:commentRangeEnd w:id="265"/>
      <w:r w:rsidR="00BE7D22">
        <w:rPr>
          <w:rStyle w:val="Refdecomentario"/>
        </w:rPr>
        <w:commentReference w:id="265"/>
      </w:r>
      <w:r w:rsidRPr="00D36EB4">
        <w:rPr>
          <w:rFonts w:ascii="Times New Roman" w:hAnsi="Times New Roman" w:cs="Times New Roman"/>
          <w:lang w:val="en-US"/>
        </w:rPr>
        <w:t xml:space="preserve">, whereas </w:t>
      </w:r>
      <w:del w:id="269" w:author="Meggan Harris" w:date="2025-08-28T12:01:00Z" w16du:dateUtc="2025-08-28T10:01:00Z">
        <w:r w:rsidDel="00C86AB0">
          <w:rPr>
            <w:rFonts w:ascii="Times New Roman" w:hAnsi="Times New Roman" w:cs="Times New Roman"/>
            <w:lang w:val="en-US"/>
          </w:rPr>
          <w:delText xml:space="preserve">no </w:delText>
        </w:r>
      </w:del>
      <w:ins w:id="270" w:author="Meggan Harris" w:date="2025-08-28T12:01:00Z" w16du:dateUtc="2025-08-28T10:01:00Z">
        <w:r w:rsidR="00C86AB0">
          <w:rPr>
            <w:rFonts w:ascii="Times New Roman" w:hAnsi="Times New Roman" w:cs="Times New Roman"/>
            <w:lang w:val="en-US"/>
          </w:rPr>
          <w:t xml:space="preserve">usual </w:t>
        </w:r>
      </w:ins>
      <w:r>
        <w:rPr>
          <w:rFonts w:ascii="Times New Roman" w:hAnsi="Times New Roman" w:cs="Times New Roman"/>
          <w:lang w:val="en-US"/>
        </w:rPr>
        <w:t xml:space="preserve">treatment </w:t>
      </w:r>
      <w:ins w:id="271" w:author="Meggan Harris" w:date="2025-08-28T12:02:00Z" w16du:dateUtc="2025-08-28T10:02:00Z">
        <w:r w:rsidR="00C86AB0">
          <w:rPr>
            <w:rFonts w:ascii="Times New Roman" w:hAnsi="Times New Roman" w:cs="Times New Roman"/>
            <w:lang w:val="en-US"/>
          </w:rPr>
          <w:t xml:space="preserve">without </w:t>
        </w:r>
        <w:r w:rsidR="00C86AB0" w:rsidRPr="00D36EB4">
          <w:rPr>
            <w:rFonts w:ascii="Times New Roman" w:hAnsi="Times New Roman" w:cs="Times New Roman"/>
            <w:lang w:val="en-US"/>
          </w:rPr>
          <w:t xml:space="preserve">benznidazole </w:t>
        </w:r>
      </w:ins>
      <w:r w:rsidRPr="00D36EB4">
        <w:rPr>
          <w:rFonts w:ascii="Times New Roman" w:hAnsi="Times New Roman" w:cs="Times New Roman"/>
          <w:lang w:val="en-US"/>
        </w:rPr>
        <w:t>would generate </w:t>
      </w:r>
      <w:r w:rsidR="005B52EA">
        <w:rPr>
          <w:rFonts w:ascii="Times New Roman" w:hAnsi="Times New Roman" w:cs="Times New Roman"/>
          <w:lang w:val="en-US"/>
        </w:rPr>
        <w:t>704 580</w:t>
      </w:r>
      <w:r w:rsidRPr="00D36EB4">
        <w:rPr>
          <w:rFonts w:ascii="Times New Roman" w:hAnsi="Times New Roman" w:cs="Times New Roman"/>
          <w:lang w:val="en-US"/>
        </w:rPr>
        <w:t xml:space="preserve"> QALYs at €1</w:t>
      </w:r>
      <w:r>
        <w:rPr>
          <w:rFonts w:ascii="Times New Roman" w:hAnsi="Times New Roman" w:cs="Times New Roman"/>
          <w:lang w:val="en-US"/>
        </w:rPr>
        <w:t>·</w:t>
      </w:r>
      <w:r w:rsidR="00F0621E">
        <w:rPr>
          <w:rFonts w:ascii="Times New Roman" w:hAnsi="Times New Roman" w:cs="Times New Roman"/>
          <w:lang w:val="en-US"/>
        </w:rPr>
        <w:t>44</w:t>
      </w:r>
      <w:r w:rsidRPr="00D36EB4">
        <w:rPr>
          <w:rFonts w:ascii="Times New Roman" w:hAnsi="Times New Roman" w:cs="Times New Roman"/>
          <w:lang w:val="en-US"/>
        </w:rPr>
        <w:t xml:space="preserve"> billion. Thus, benznidazole confers an additional </w:t>
      </w:r>
      <w:r w:rsidR="005B52EA">
        <w:rPr>
          <w:rFonts w:ascii="Times New Roman" w:hAnsi="Times New Roman" w:cs="Times New Roman"/>
          <w:lang w:val="en-US"/>
        </w:rPr>
        <w:t>8</w:t>
      </w:r>
      <w:del w:id="272" w:author="Meggan Harris" w:date="2025-08-28T12:02:00Z" w16du:dateUtc="2025-08-28T10:02:00Z">
        <w:r w:rsidR="005B52EA" w:rsidDel="00C86AB0">
          <w:rPr>
            <w:rFonts w:ascii="Times New Roman" w:hAnsi="Times New Roman" w:cs="Times New Roman"/>
            <w:lang w:val="en-US"/>
          </w:rPr>
          <w:delText xml:space="preserve"> </w:delText>
        </w:r>
      </w:del>
      <w:r w:rsidR="005B52EA">
        <w:rPr>
          <w:rFonts w:ascii="Times New Roman" w:hAnsi="Times New Roman" w:cs="Times New Roman"/>
          <w:lang w:val="en-US"/>
        </w:rPr>
        <w:t>098</w:t>
      </w:r>
      <w:r w:rsidRPr="00D36EB4">
        <w:rPr>
          <w:rFonts w:ascii="Times New Roman" w:hAnsi="Times New Roman" w:cs="Times New Roman"/>
          <w:lang w:val="en-US"/>
        </w:rPr>
        <w:t xml:space="preserve"> QALYs while saving roughly €</w:t>
      </w:r>
      <w:r w:rsidR="00F0621E">
        <w:rPr>
          <w:rFonts w:ascii="Times New Roman" w:hAnsi="Times New Roman" w:cs="Times New Roman"/>
          <w:lang w:val="en-US"/>
        </w:rPr>
        <w:t>496</w:t>
      </w:r>
      <w:r w:rsidRPr="00D36EB4">
        <w:rPr>
          <w:rFonts w:ascii="Times New Roman" w:hAnsi="Times New Roman" w:cs="Times New Roman"/>
          <w:lang w:val="en-US"/>
        </w:rPr>
        <w:t xml:space="preserve"> million, producing a negative incremental cost-effectiveness ratio (≈</w:t>
      </w:r>
      <w:del w:id="273" w:author="HARRIS, Meggan" w:date="2025-08-28T10:08:00Z" w16du:dateUtc="2025-08-28T08:08:00Z">
        <w:r w:rsidRPr="00D36EB4" w:rsidDel="00A31297">
          <w:rPr>
            <w:rFonts w:ascii="Times New Roman" w:hAnsi="Times New Roman" w:cs="Times New Roman"/>
            <w:lang w:val="en-US"/>
          </w:rPr>
          <w:delText xml:space="preserve"> </w:delText>
        </w:r>
        <w:r w:rsidR="00F0621E" w:rsidDel="00A31297">
          <w:rPr>
            <w:rFonts w:ascii="Times New Roman" w:hAnsi="Times New Roman" w:cs="Times New Roman"/>
            <w:lang w:val="en-US"/>
          </w:rPr>
          <w:delText xml:space="preserve"> </w:delText>
        </w:r>
      </w:del>
      <w:ins w:id="274" w:author="HARRIS, Meggan" w:date="2025-08-28T10:08:00Z" w16du:dateUtc="2025-08-28T08:08:00Z">
        <w:r w:rsidR="00A31297">
          <w:rPr>
            <w:rFonts w:ascii="Times New Roman" w:hAnsi="Times New Roman" w:cs="Times New Roman"/>
            <w:lang w:val="en-US"/>
          </w:rPr>
          <w:t xml:space="preserve"> </w:t>
        </w:r>
      </w:ins>
      <w:ins w:id="275" w:author="Meggan Harris" w:date="2025-08-29T12:11:00Z" w16du:dateUtc="2025-08-29T10:11:00Z">
        <w:r w:rsidR="0039221B">
          <w:rPr>
            <w:rFonts w:ascii="Times New Roman" w:hAnsi="Times New Roman" w:cs="Times New Roman"/>
            <w:lang w:val="en-US"/>
          </w:rPr>
          <w:t>−</w:t>
        </w:r>
      </w:ins>
      <w:del w:id="276" w:author="Meggan Harris" w:date="2025-08-29T12:11:00Z" w16du:dateUtc="2025-08-29T10:11:00Z">
        <w:r w:rsidRPr="00D36EB4" w:rsidDel="0039221B">
          <w:rPr>
            <w:rFonts w:ascii="Times New Roman" w:hAnsi="Times New Roman" w:cs="Times New Roman"/>
            <w:lang w:val="en-US"/>
          </w:rPr>
          <w:delText>–</w:delText>
        </w:r>
        <w:r w:rsidR="00F0621E" w:rsidDel="0039221B">
          <w:rPr>
            <w:rFonts w:ascii="Times New Roman" w:hAnsi="Times New Roman" w:cs="Times New Roman"/>
            <w:lang w:val="en-US"/>
          </w:rPr>
          <w:delText xml:space="preserve"> </w:delText>
        </w:r>
      </w:del>
      <w:r w:rsidRPr="00D36EB4">
        <w:rPr>
          <w:rFonts w:ascii="Times New Roman" w:hAnsi="Times New Roman" w:cs="Times New Roman"/>
          <w:lang w:val="en-US"/>
        </w:rPr>
        <w:t>€</w:t>
      </w:r>
      <w:del w:id="277" w:author="Meggan Harris" w:date="2025-08-28T12:02:00Z" w16du:dateUtc="2025-08-28T10:02:00Z">
        <w:r w:rsidR="00F0621E" w:rsidDel="00C86AB0">
          <w:rPr>
            <w:rFonts w:ascii="Times New Roman" w:hAnsi="Times New Roman" w:cs="Times New Roman"/>
            <w:lang w:val="en-US"/>
          </w:rPr>
          <w:delText xml:space="preserve">61 </w:delText>
        </w:r>
      </w:del>
      <w:ins w:id="278" w:author="Meggan Harris" w:date="2025-08-28T12:02:00Z" w16du:dateUtc="2025-08-28T10:02:00Z">
        <w:r w:rsidR="00C86AB0">
          <w:rPr>
            <w:rFonts w:ascii="Times New Roman" w:hAnsi="Times New Roman" w:cs="Times New Roman"/>
            <w:lang w:val="en-US"/>
          </w:rPr>
          <w:t>61</w:t>
        </w:r>
      </w:ins>
      <w:ins w:id="279" w:author="Meggan Harris" w:date="2025-08-29T12:11:00Z" w16du:dateUtc="2025-08-29T10:11:00Z">
        <w:r w:rsidR="0039221B">
          <w:rPr>
            <w:rFonts w:ascii="Times New Roman" w:hAnsi="Times New Roman" w:cs="Times New Roman"/>
            <w:lang w:val="en-US"/>
          </w:rPr>
          <w:t> </w:t>
        </w:r>
      </w:ins>
      <w:r w:rsidR="00F0621E">
        <w:rPr>
          <w:rFonts w:ascii="Times New Roman" w:hAnsi="Times New Roman" w:cs="Times New Roman"/>
          <w:lang w:val="en-US"/>
        </w:rPr>
        <w:t>294</w:t>
      </w:r>
      <w:r w:rsidRPr="00D36EB4">
        <w:rPr>
          <w:rFonts w:ascii="Times New Roman" w:hAnsi="Times New Roman" w:cs="Times New Roman"/>
          <w:lang w:val="en-US"/>
        </w:rPr>
        <w:t xml:space="preserve"> per QALY). </w:t>
      </w:r>
      <w:r>
        <w:rPr>
          <w:rFonts w:ascii="Times New Roman" w:hAnsi="Times New Roman" w:cs="Times New Roman"/>
          <w:lang w:val="en-US"/>
        </w:rPr>
        <w:t xml:space="preserve">Thus, benznidazole treatment seems to be </w:t>
      </w:r>
      <w:r w:rsidRPr="00D36EB4">
        <w:rPr>
          <w:rFonts w:ascii="Times New Roman" w:hAnsi="Times New Roman" w:cs="Times New Roman"/>
          <w:lang w:val="en-US"/>
        </w:rPr>
        <w:t xml:space="preserve">more effective and less </w:t>
      </w:r>
      <w:proofErr w:type="gramStart"/>
      <w:r w:rsidRPr="00D36EB4">
        <w:rPr>
          <w:rFonts w:ascii="Times New Roman" w:hAnsi="Times New Roman" w:cs="Times New Roman"/>
          <w:lang w:val="en-US"/>
        </w:rPr>
        <w:t>costly (“dominant”)</w:t>
      </w:r>
      <w:proofErr w:type="gramEnd"/>
      <w:r w:rsidRPr="00D36EB4">
        <w:rPr>
          <w:rFonts w:ascii="Times New Roman" w:hAnsi="Times New Roman" w:cs="Times New Roman"/>
          <w:lang w:val="en-US"/>
        </w:rPr>
        <w:t xml:space="preserve"> compared with no treatment</w:t>
      </w:r>
      <w:r>
        <w:rPr>
          <w:rFonts w:ascii="Times New Roman" w:hAnsi="Times New Roman" w:cs="Times New Roman"/>
          <w:lang w:val="en-US"/>
        </w:rPr>
        <w:t xml:space="preserve"> (</w:t>
      </w:r>
      <w:commentRangeStart w:id="280"/>
      <w:r>
        <w:rPr>
          <w:rFonts w:ascii="Times New Roman" w:hAnsi="Times New Roman" w:cs="Times New Roman"/>
          <w:lang w:val="en-US"/>
        </w:rPr>
        <w:t>Table 3</w:t>
      </w:r>
      <w:commentRangeEnd w:id="280"/>
      <w:r w:rsidR="00C86AB0">
        <w:rPr>
          <w:rStyle w:val="Refdecomentario"/>
        </w:rPr>
        <w:commentReference w:id="280"/>
      </w:r>
      <w:r>
        <w:rPr>
          <w:rFonts w:ascii="Times New Roman" w:hAnsi="Times New Roman" w:cs="Times New Roman"/>
          <w:lang w:val="en-US"/>
        </w:rPr>
        <w:t>)</w:t>
      </w:r>
      <w:r w:rsidRPr="00D36EB4">
        <w:rPr>
          <w:rFonts w:ascii="Times New Roman" w:hAnsi="Times New Roman" w:cs="Times New Roman"/>
          <w:lang w:val="en-US"/>
        </w:rPr>
        <w:t>. </w:t>
      </w:r>
    </w:p>
    <w:p w14:paraId="68988C35" w14:textId="77777777" w:rsidR="008A01E3" w:rsidRPr="000F283A" w:rsidRDefault="008A01E3" w:rsidP="003567E7">
      <w:pPr>
        <w:spacing w:line="360" w:lineRule="auto"/>
        <w:rPr>
          <w:rFonts w:ascii="Times New Roman" w:hAnsi="Times New Roman" w:cs="Times New Roman"/>
          <w:lang w:val="en-US"/>
        </w:rPr>
      </w:pPr>
    </w:p>
    <w:tbl>
      <w:tblPr>
        <w:tblStyle w:val="Tablanormal4"/>
        <w:tblW w:w="8926" w:type="dxa"/>
        <w:tblLook w:val="04A0" w:firstRow="1" w:lastRow="0" w:firstColumn="1" w:lastColumn="0" w:noHBand="0" w:noVBand="1"/>
      </w:tblPr>
      <w:tblGrid>
        <w:gridCol w:w="1721"/>
        <w:gridCol w:w="1102"/>
        <w:gridCol w:w="1567"/>
        <w:gridCol w:w="1435"/>
        <w:gridCol w:w="1545"/>
        <w:gridCol w:w="1556"/>
      </w:tblGrid>
      <w:tr w:rsidR="008B4A09" w:rsidRPr="000F283A" w14:paraId="7E25E9B5" w14:textId="34544020" w:rsidTr="00520B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76B9EED2" w14:textId="684E1D95" w:rsidR="002217CE" w:rsidRPr="000F283A" w:rsidRDefault="002217CE" w:rsidP="003567E7">
            <w:pPr>
              <w:spacing w:line="360" w:lineRule="auto"/>
              <w:rPr>
                <w:rFonts w:ascii="Times New Roman" w:hAnsi="Times New Roman" w:cs="Times New Roman"/>
                <w:sz w:val="20"/>
                <w:szCs w:val="20"/>
                <w:lang w:val="en-US"/>
              </w:rPr>
            </w:pPr>
          </w:p>
        </w:tc>
        <w:tc>
          <w:tcPr>
            <w:tcW w:w="1102" w:type="dxa"/>
          </w:tcPr>
          <w:p w14:paraId="560BF2D6" w14:textId="5F972E2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QALYS</w:t>
            </w:r>
          </w:p>
        </w:tc>
        <w:tc>
          <w:tcPr>
            <w:tcW w:w="1567" w:type="dxa"/>
          </w:tcPr>
          <w:p w14:paraId="236FE205" w14:textId="24A7AACF"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Costs (2023€)</w:t>
            </w:r>
          </w:p>
        </w:tc>
        <w:tc>
          <w:tcPr>
            <w:tcW w:w="1435" w:type="dxa"/>
          </w:tcPr>
          <w:p w14:paraId="163EB156" w14:textId="68C1E61C"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QALYS</w:t>
            </w:r>
          </w:p>
        </w:tc>
        <w:tc>
          <w:tcPr>
            <w:tcW w:w="1545" w:type="dxa"/>
          </w:tcPr>
          <w:p w14:paraId="206FF58E" w14:textId="3A2EF6E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Costs</w:t>
            </w:r>
          </w:p>
        </w:tc>
        <w:tc>
          <w:tcPr>
            <w:tcW w:w="1556" w:type="dxa"/>
          </w:tcPr>
          <w:p w14:paraId="30A694A4" w14:textId="77777777"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ICER</w:t>
            </w:r>
          </w:p>
          <w:p w14:paraId="1F2CCCAA" w14:textId="1B6DED7E"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2023€/ QALYs gained</w:t>
            </w:r>
          </w:p>
        </w:tc>
      </w:tr>
      <w:tr w:rsidR="008B4A09" w:rsidRPr="000F283A" w14:paraId="1F486F46" w14:textId="14B462B6" w:rsidTr="00520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668DDCD" w14:textId="77777777"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No treatment</w:t>
            </w:r>
          </w:p>
          <w:p w14:paraId="0F83D12C" w14:textId="120FD413" w:rsidR="002217CE" w:rsidRPr="000F283A" w:rsidRDefault="002217CE" w:rsidP="003567E7">
            <w:pPr>
              <w:spacing w:line="360" w:lineRule="auto"/>
              <w:rPr>
                <w:rFonts w:ascii="Times New Roman" w:hAnsi="Times New Roman" w:cs="Times New Roman"/>
                <w:sz w:val="16"/>
                <w:szCs w:val="16"/>
                <w:lang w:val="en-US"/>
              </w:rPr>
            </w:pPr>
          </w:p>
        </w:tc>
        <w:tc>
          <w:tcPr>
            <w:tcW w:w="1102" w:type="dxa"/>
          </w:tcPr>
          <w:p w14:paraId="4EFC47BF" w14:textId="7A84D756" w:rsidR="002217CE" w:rsidRPr="000F283A" w:rsidRDefault="00F0621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704580</w:t>
            </w:r>
            <w:r w:rsidRPr="000F283A">
              <w:rPr>
                <w:rFonts w:ascii="Times New Roman" w:hAnsi="Times New Roman" w:cs="Times New Roman"/>
                <w:sz w:val="16"/>
                <w:szCs w:val="16"/>
                <w:lang w:val="en-US"/>
              </w:rPr>
              <w:t>·</w:t>
            </w:r>
            <w:r>
              <w:rPr>
                <w:rFonts w:ascii="Times New Roman" w:hAnsi="Times New Roman" w:cs="Times New Roman"/>
                <w:sz w:val="16"/>
                <w:szCs w:val="16"/>
                <w:lang w:val="en-US"/>
              </w:rPr>
              <w:t>7</w:t>
            </w:r>
          </w:p>
        </w:tc>
        <w:tc>
          <w:tcPr>
            <w:tcW w:w="1567" w:type="dxa"/>
          </w:tcPr>
          <w:p w14:paraId="3F593E28" w14:textId="29F40246" w:rsidR="002217CE" w:rsidRPr="000F283A" w:rsidRDefault="007B38E2"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F0621E">
              <w:rPr>
                <w:rFonts w:ascii="Times New Roman" w:hAnsi="Times New Roman" w:cs="Times New Roman"/>
                <w:sz w:val="16"/>
                <w:szCs w:val="16"/>
                <w:lang w:val="en-US"/>
              </w:rPr>
              <w:t>448</w:t>
            </w: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005</w:t>
            </w: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658</w:t>
            </w:r>
            <w:r w:rsidR="002342FB"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5</w:t>
            </w:r>
          </w:p>
        </w:tc>
        <w:tc>
          <w:tcPr>
            <w:tcW w:w="1435" w:type="dxa"/>
          </w:tcPr>
          <w:p w14:paraId="5DB26137" w14:textId="4712950A"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45" w:type="dxa"/>
          </w:tcPr>
          <w:p w14:paraId="702658CE" w14:textId="1B6F6477"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56" w:type="dxa"/>
          </w:tcPr>
          <w:p w14:paraId="673BA87F" w14:textId="47F54514"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r>
      <w:tr w:rsidR="008B4A09" w:rsidRPr="000F283A" w14:paraId="51092B2A" w14:textId="77777777" w:rsidTr="00520B88">
        <w:tc>
          <w:tcPr>
            <w:cnfStyle w:val="001000000000" w:firstRow="0" w:lastRow="0" w:firstColumn="1" w:lastColumn="0" w:oddVBand="0" w:evenVBand="0" w:oddHBand="0" w:evenHBand="0" w:firstRowFirstColumn="0" w:firstRowLastColumn="0" w:lastRowFirstColumn="0" w:lastRowLastColumn="0"/>
            <w:tcW w:w="1721" w:type="dxa"/>
          </w:tcPr>
          <w:p w14:paraId="353FA389" w14:textId="04478F09" w:rsidR="002217CE" w:rsidRPr="000F283A" w:rsidRDefault="002217CE" w:rsidP="003567E7">
            <w:pPr>
              <w:spacing w:line="360" w:lineRule="auto"/>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Benznidazol</w:t>
            </w:r>
            <w:proofErr w:type="spellEnd"/>
          </w:p>
        </w:tc>
        <w:tc>
          <w:tcPr>
            <w:tcW w:w="1102" w:type="dxa"/>
          </w:tcPr>
          <w:p w14:paraId="65717EFB" w14:textId="1F0D281E"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7</w:t>
            </w:r>
            <w:r w:rsidR="00F0621E">
              <w:rPr>
                <w:rFonts w:ascii="Times New Roman" w:hAnsi="Times New Roman" w:cs="Times New Roman"/>
                <w:sz w:val="16"/>
                <w:szCs w:val="16"/>
                <w:lang w:val="en-US"/>
              </w:rPr>
              <w:t>12</w:t>
            </w: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678</w:t>
            </w:r>
            <w:r w:rsidR="002342FB"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7</w:t>
            </w:r>
          </w:p>
        </w:tc>
        <w:tc>
          <w:tcPr>
            <w:tcW w:w="1567" w:type="dxa"/>
          </w:tcPr>
          <w:p w14:paraId="4E215693" w14:textId="6670EA10" w:rsidR="002217CE" w:rsidRPr="000F283A" w:rsidRDefault="00F0621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951</w:t>
            </w:r>
            <w:r w:rsidR="007B38E2" w:rsidRPr="000F283A">
              <w:rPr>
                <w:rFonts w:ascii="Times New Roman" w:hAnsi="Times New Roman" w:cs="Times New Roman"/>
                <w:sz w:val="16"/>
                <w:szCs w:val="16"/>
                <w:lang w:val="en-US"/>
              </w:rPr>
              <w:t>,</w:t>
            </w:r>
            <w:r>
              <w:rPr>
                <w:rFonts w:ascii="Times New Roman" w:hAnsi="Times New Roman" w:cs="Times New Roman"/>
                <w:sz w:val="16"/>
                <w:szCs w:val="16"/>
                <w:lang w:val="en-US"/>
              </w:rPr>
              <w:t>645</w:t>
            </w:r>
            <w:r w:rsidR="007B38E2" w:rsidRPr="000F283A">
              <w:rPr>
                <w:rFonts w:ascii="Times New Roman" w:hAnsi="Times New Roman" w:cs="Times New Roman"/>
                <w:sz w:val="16"/>
                <w:szCs w:val="16"/>
                <w:lang w:val="en-US"/>
              </w:rPr>
              <w:t>,</w:t>
            </w:r>
            <w:r>
              <w:rPr>
                <w:rFonts w:ascii="Times New Roman" w:hAnsi="Times New Roman" w:cs="Times New Roman"/>
                <w:sz w:val="16"/>
                <w:szCs w:val="16"/>
                <w:lang w:val="en-US"/>
              </w:rPr>
              <w:t>660</w:t>
            </w:r>
            <w:r w:rsidR="002342FB" w:rsidRPr="000F283A">
              <w:rPr>
                <w:rFonts w:ascii="Times New Roman" w:hAnsi="Times New Roman" w:cs="Times New Roman"/>
                <w:sz w:val="16"/>
                <w:szCs w:val="16"/>
                <w:lang w:val="en-US"/>
              </w:rPr>
              <w:t>·</w:t>
            </w:r>
            <w:r>
              <w:rPr>
                <w:rFonts w:ascii="Times New Roman" w:hAnsi="Times New Roman" w:cs="Times New Roman"/>
                <w:sz w:val="16"/>
                <w:szCs w:val="16"/>
                <w:lang w:val="en-US"/>
              </w:rPr>
              <w:t>1</w:t>
            </w:r>
          </w:p>
        </w:tc>
        <w:tc>
          <w:tcPr>
            <w:tcW w:w="1435" w:type="dxa"/>
          </w:tcPr>
          <w:p w14:paraId="700314C0" w14:textId="52D8A43F" w:rsidR="002217CE" w:rsidRPr="000F283A" w:rsidRDefault="00F0621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8</w:t>
            </w:r>
            <w:r w:rsidR="007B38E2" w:rsidRPr="000F283A">
              <w:rPr>
                <w:rFonts w:ascii="Times New Roman" w:hAnsi="Times New Roman" w:cs="Times New Roman"/>
                <w:sz w:val="16"/>
                <w:szCs w:val="16"/>
                <w:lang w:val="en-US"/>
              </w:rPr>
              <w:t>,</w:t>
            </w:r>
            <w:r>
              <w:rPr>
                <w:rFonts w:ascii="Times New Roman" w:hAnsi="Times New Roman" w:cs="Times New Roman"/>
                <w:sz w:val="16"/>
                <w:szCs w:val="16"/>
                <w:lang w:val="en-US"/>
              </w:rPr>
              <w:t>098</w:t>
            </w:r>
            <w:r w:rsidR="002342FB" w:rsidRPr="000F283A">
              <w:rPr>
                <w:rFonts w:ascii="Times New Roman" w:hAnsi="Times New Roman" w:cs="Times New Roman"/>
                <w:sz w:val="16"/>
                <w:szCs w:val="16"/>
                <w:lang w:val="en-US"/>
              </w:rPr>
              <w:t>·</w:t>
            </w:r>
            <w:r>
              <w:rPr>
                <w:rFonts w:ascii="Times New Roman" w:hAnsi="Times New Roman" w:cs="Times New Roman"/>
                <w:sz w:val="16"/>
                <w:szCs w:val="16"/>
                <w:lang w:val="en-US"/>
              </w:rPr>
              <w:t>01</w:t>
            </w:r>
          </w:p>
        </w:tc>
        <w:tc>
          <w:tcPr>
            <w:tcW w:w="1545" w:type="dxa"/>
          </w:tcPr>
          <w:p w14:paraId="413FF14D" w14:textId="2B9E31BB" w:rsidR="002217CE" w:rsidRPr="000F283A" w:rsidRDefault="0039221B"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ins w:id="281" w:author="Meggan Harris" w:date="2025-08-29T12:12:00Z" w16du:dateUtc="2025-08-29T10:12:00Z">
              <w:r>
                <w:rPr>
                  <w:rFonts w:ascii="Times New Roman" w:hAnsi="Times New Roman" w:cs="Times New Roman"/>
                  <w:sz w:val="16"/>
                  <w:szCs w:val="16"/>
                  <w:lang w:val="en-US"/>
                </w:rPr>
                <w:t>−</w:t>
              </w:r>
            </w:ins>
            <w:del w:id="282" w:author="Meggan Harris" w:date="2025-08-29T12:12:00Z" w16du:dateUtc="2025-08-29T10:12:00Z">
              <w:r w:rsidR="002217CE" w:rsidRPr="000F283A" w:rsidDel="0039221B">
                <w:rPr>
                  <w:rFonts w:ascii="Times New Roman" w:hAnsi="Times New Roman" w:cs="Times New Roman"/>
                  <w:sz w:val="16"/>
                  <w:szCs w:val="16"/>
                  <w:lang w:val="en-US"/>
                </w:rPr>
                <w:delText>-</w:delText>
              </w:r>
            </w:del>
            <w:r w:rsidR="00F0621E">
              <w:rPr>
                <w:rFonts w:ascii="Times New Roman" w:hAnsi="Times New Roman" w:cs="Times New Roman"/>
                <w:sz w:val="16"/>
                <w:szCs w:val="16"/>
                <w:lang w:val="en-US"/>
              </w:rPr>
              <w:t>496</w:t>
            </w:r>
            <w:r w:rsidR="008B4A09"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359</w:t>
            </w:r>
            <w:r w:rsidR="008B4A09"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998</w:t>
            </w:r>
          </w:p>
        </w:tc>
        <w:tc>
          <w:tcPr>
            <w:tcW w:w="1556" w:type="dxa"/>
          </w:tcPr>
          <w:p w14:paraId="4D18F203" w14:textId="6DDB3E2C" w:rsidR="002217CE" w:rsidRPr="000F283A" w:rsidRDefault="0039221B"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ins w:id="283" w:author="Meggan Harris" w:date="2025-08-29T12:12:00Z" w16du:dateUtc="2025-08-29T10:12:00Z">
              <w:r>
                <w:rPr>
                  <w:rFonts w:ascii="Times New Roman" w:hAnsi="Times New Roman" w:cs="Times New Roman"/>
                  <w:sz w:val="16"/>
                  <w:szCs w:val="16"/>
                  <w:lang w:val="en-US"/>
                </w:rPr>
                <w:t>−</w:t>
              </w:r>
            </w:ins>
            <w:del w:id="284" w:author="Meggan Harris" w:date="2025-08-29T12:12:00Z" w16du:dateUtc="2025-08-29T10:12:00Z">
              <w:r w:rsidR="002217CE" w:rsidRPr="000F283A" w:rsidDel="0039221B">
                <w:rPr>
                  <w:rFonts w:ascii="Times New Roman" w:hAnsi="Times New Roman" w:cs="Times New Roman"/>
                  <w:sz w:val="16"/>
                  <w:szCs w:val="16"/>
                  <w:lang w:val="en-US"/>
                </w:rPr>
                <w:delText>-</w:delText>
              </w:r>
            </w:del>
            <w:r w:rsidR="00F0621E">
              <w:rPr>
                <w:rFonts w:ascii="Times New Roman" w:hAnsi="Times New Roman" w:cs="Times New Roman"/>
                <w:sz w:val="16"/>
                <w:szCs w:val="16"/>
                <w:lang w:val="en-US"/>
              </w:rPr>
              <w:t>61</w:t>
            </w:r>
            <w:r w:rsidR="007B38E2"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294</w:t>
            </w:r>
            <w:r w:rsidR="002342FB"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07</w:t>
            </w:r>
          </w:p>
        </w:tc>
      </w:tr>
    </w:tbl>
    <w:p w14:paraId="0C03C0C4" w14:textId="77777777" w:rsidR="002217CE" w:rsidRPr="000F283A" w:rsidRDefault="002217CE" w:rsidP="003567E7">
      <w:pPr>
        <w:spacing w:line="360" w:lineRule="auto"/>
        <w:rPr>
          <w:rFonts w:ascii="Times New Roman" w:hAnsi="Times New Roman" w:cs="Times New Roman"/>
          <w:lang w:val="en-US"/>
        </w:rPr>
      </w:pPr>
    </w:p>
    <w:p w14:paraId="6AAAE620" w14:textId="21841C45" w:rsidR="002217CE" w:rsidRPr="00520B88" w:rsidRDefault="002217CE"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Table 3. Costs, </w:t>
      </w:r>
      <w:proofErr w:type="spellStart"/>
      <w:r w:rsidRPr="00520B88">
        <w:rPr>
          <w:rFonts w:ascii="Times New Roman" w:hAnsi="Times New Roman" w:cs="Times New Roman"/>
          <w:b/>
          <w:bCs/>
          <w:i/>
          <w:iCs/>
          <w:sz w:val="20"/>
          <w:szCs w:val="20"/>
          <w:lang w:val="en-US"/>
        </w:rPr>
        <w:t>Qalys</w:t>
      </w:r>
      <w:proofErr w:type="spellEnd"/>
      <w:r w:rsidRPr="00520B88">
        <w:rPr>
          <w:rFonts w:ascii="Times New Roman" w:hAnsi="Times New Roman" w:cs="Times New Roman"/>
          <w:b/>
          <w:bCs/>
          <w:i/>
          <w:iCs/>
          <w:sz w:val="20"/>
          <w:szCs w:val="20"/>
          <w:lang w:val="en-US"/>
        </w:rPr>
        <w:t xml:space="preserve"> and Incremental Cost-effectiveness ratios of BZN.</w:t>
      </w:r>
      <w:r w:rsidR="00AE155A" w:rsidRPr="00520B88">
        <w:rPr>
          <w:rFonts w:ascii="Times New Roman" w:hAnsi="Times New Roman" w:cs="Times New Roman"/>
          <w:b/>
          <w:bCs/>
          <w:i/>
          <w:iCs/>
          <w:sz w:val="20"/>
          <w:szCs w:val="20"/>
          <w:lang w:val="en-US"/>
        </w:rPr>
        <w:t xml:space="preserve"> </w:t>
      </w:r>
      <w:r w:rsidR="00AE155A" w:rsidRPr="00520B88">
        <w:rPr>
          <w:rFonts w:ascii="Times New Roman" w:hAnsi="Times New Roman" w:cs="Times New Roman"/>
          <w:i/>
          <w:iCs/>
          <w:sz w:val="20"/>
          <w:szCs w:val="20"/>
          <w:lang w:val="en-US"/>
        </w:rPr>
        <w:t xml:space="preserve">NA: Not applicable. ICER: Incremental cost effectiveness ratio. QALYs: Quality adjusted life-years. </w:t>
      </w:r>
    </w:p>
    <w:p w14:paraId="4319E429" w14:textId="6D45CA8F" w:rsidR="00382A72" w:rsidRPr="000F283A" w:rsidRDefault="00AE155A"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In the </w:t>
      </w:r>
      <w:r w:rsidR="00A71DAD" w:rsidRPr="000F283A">
        <w:rPr>
          <w:rFonts w:ascii="Times New Roman" w:hAnsi="Times New Roman" w:cs="Times New Roman"/>
          <w:lang w:val="en-US"/>
        </w:rPr>
        <w:t>deterministic</w:t>
      </w:r>
      <w:r w:rsidRPr="000F283A">
        <w:rPr>
          <w:rFonts w:ascii="Times New Roman" w:hAnsi="Times New Roman" w:cs="Times New Roman"/>
          <w:lang w:val="en-US"/>
        </w:rPr>
        <w:t xml:space="preserve"> sensitivity </w:t>
      </w:r>
      <w:r w:rsidR="000A0FED" w:rsidRPr="000F283A">
        <w:rPr>
          <w:rFonts w:ascii="Times New Roman" w:hAnsi="Times New Roman" w:cs="Times New Roman"/>
          <w:lang w:val="en-US"/>
        </w:rPr>
        <w:t>analysis,</w:t>
      </w:r>
      <w:r w:rsidRPr="000F283A">
        <w:rPr>
          <w:rFonts w:ascii="Times New Roman" w:hAnsi="Times New Roman" w:cs="Times New Roman"/>
          <w:lang w:val="en-US"/>
        </w:rPr>
        <w:t xml:space="preserve"> the only parameter that would </w:t>
      </w:r>
      <w:del w:id="285" w:author="Meggan Harris" w:date="2025-08-28T12:08:00Z" w16du:dateUtc="2025-08-28T10:08:00Z">
        <w:r w:rsidRPr="000F283A" w:rsidDel="0050676C">
          <w:rPr>
            <w:rFonts w:ascii="Times New Roman" w:hAnsi="Times New Roman" w:cs="Times New Roman"/>
            <w:lang w:val="en-US"/>
          </w:rPr>
          <w:delText xml:space="preserve">modify </w:delText>
        </w:r>
      </w:del>
      <w:ins w:id="286" w:author="Meggan Harris" w:date="2025-08-28T12:08:00Z" w16du:dateUtc="2025-08-28T10:08:00Z">
        <w:r w:rsidR="0050676C" w:rsidRPr="000F283A">
          <w:rPr>
            <w:rFonts w:ascii="Times New Roman" w:hAnsi="Times New Roman" w:cs="Times New Roman"/>
            <w:lang w:val="en-US"/>
          </w:rPr>
          <w:t>m</w:t>
        </w:r>
        <w:r w:rsidR="0050676C">
          <w:rPr>
            <w:rFonts w:ascii="Times New Roman" w:hAnsi="Times New Roman" w:cs="Times New Roman"/>
            <w:lang w:val="en-US"/>
          </w:rPr>
          <w:t>ake</w:t>
        </w:r>
        <w:r w:rsidR="0050676C" w:rsidRPr="000F283A">
          <w:rPr>
            <w:rFonts w:ascii="Times New Roman" w:hAnsi="Times New Roman" w:cs="Times New Roman"/>
            <w:lang w:val="en-US"/>
          </w:rPr>
          <w:t xml:space="preserve"> </w:t>
        </w:r>
      </w:ins>
      <w:r w:rsidRPr="000F283A">
        <w:rPr>
          <w:rFonts w:ascii="Times New Roman" w:hAnsi="Times New Roman" w:cs="Times New Roman"/>
          <w:lang w:val="en-US"/>
        </w:rPr>
        <w:t xml:space="preserve">the ICER </w:t>
      </w:r>
      <w:del w:id="287" w:author="Meggan Harris" w:date="2025-08-28T12:08:00Z" w16du:dateUtc="2025-08-28T10:08:00Z">
        <w:r w:rsidRPr="000F283A" w:rsidDel="0050676C">
          <w:rPr>
            <w:rFonts w:ascii="Times New Roman" w:hAnsi="Times New Roman" w:cs="Times New Roman"/>
            <w:lang w:val="en-US"/>
          </w:rPr>
          <w:delText xml:space="preserve">yielding it </w:delText>
        </w:r>
      </w:del>
      <w:ins w:id="288" w:author="Meggan Harris" w:date="2025-08-28T12:08:00Z" w16du:dateUtc="2025-08-28T10:08:00Z">
        <w:r w:rsidR="00D806C4">
          <w:rPr>
            <w:rFonts w:ascii="Times New Roman" w:hAnsi="Times New Roman" w:cs="Times New Roman"/>
            <w:lang w:val="en-US"/>
          </w:rPr>
          <w:t>positiv</w:t>
        </w:r>
      </w:ins>
      <w:ins w:id="289" w:author="Meggan Harris" w:date="2025-08-28T12:09:00Z" w16du:dateUtc="2025-08-28T10:09:00Z">
        <w:r w:rsidR="00D806C4">
          <w:rPr>
            <w:rFonts w:ascii="Times New Roman" w:hAnsi="Times New Roman" w:cs="Times New Roman"/>
            <w:lang w:val="en-US"/>
          </w:rPr>
          <w:t xml:space="preserve">e (i.e. </w:t>
        </w:r>
      </w:ins>
      <w:r w:rsidRPr="000F283A">
        <w:rPr>
          <w:rFonts w:ascii="Times New Roman" w:hAnsi="Times New Roman" w:cs="Times New Roman"/>
          <w:lang w:val="en-US"/>
        </w:rPr>
        <w:t xml:space="preserve">not </w:t>
      </w:r>
      <w:proofErr w:type="gramStart"/>
      <w:r w:rsidRPr="000F283A">
        <w:rPr>
          <w:rFonts w:ascii="Times New Roman" w:hAnsi="Times New Roman" w:cs="Times New Roman"/>
          <w:lang w:val="en-US"/>
        </w:rPr>
        <w:t>cost-saving</w:t>
      </w:r>
      <w:proofErr w:type="gramEnd"/>
      <w:ins w:id="290" w:author="Meggan Harris" w:date="2025-08-28T12:09:00Z" w16du:dateUtc="2025-08-28T10:09:00Z">
        <w:r w:rsidR="00D806C4">
          <w:rPr>
            <w:rFonts w:ascii="Times New Roman" w:hAnsi="Times New Roman" w:cs="Times New Roman"/>
            <w:lang w:val="en-US"/>
          </w:rPr>
          <w:t>)</w:t>
        </w:r>
      </w:ins>
      <w:r w:rsidRPr="000F283A">
        <w:rPr>
          <w:rFonts w:ascii="Times New Roman" w:hAnsi="Times New Roman" w:cs="Times New Roman"/>
          <w:lang w:val="en-US"/>
        </w:rPr>
        <w:t xml:space="preserve"> </w:t>
      </w:r>
      <w:r w:rsidR="00935779">
        <w:rPr>
          <w:rFonts w:ascii="Times New Roman" w:hAnsi="Times New Roman" w:cs="Times New Roman"/>
          <w:lang w:val="en-US"/>
        </w:rPr>
        <w:t>would be</w:t>
      </w:r>
      <w:r w:rsidR="00935779" w:rsidRPr="000F283A">
        <w:rPr>
          <w:rFonts w:ascii="Times New Roman" w:hAnsi="Times New Roman" w:cs="Times New Roman"/>
          <w:lang w:val="en-US"/>
        </w:rPr>
        <w:t xml:space="preserve"> </w:t>
      </w:r>
      <w:commentRangeStart w:id="291"/>
      <w:r w:rsidRPr="000F283A">
        <w:rPr>
          <w:rFonts w:ascii="Times New Roman" w:hAnsi="Times New Roman" w:cs="Times New Roman"/>
          <w:lang w:val="en-US"/>
        </w:rPr>
        <w:t xml:space="preserve">the highest </w:t>
      </w:r>
      <w:commentRangeEnd w:id="291"/>
      <w:r w:rsidR="00091C93">
        <w:rPr>
          <w:rStyle w:val="Refdecomentario"/>
        </w:rPr>
        <w:commentReference w:id="291"/>
      </w:r>
      <w:r w:rsidRPr="000F283A">
        <w:rPr>
          <w:rFonts w:ascii="Times New Roman" w:hAnsi="Times New Roman" w:cs="Times New Roman"/>
          <w:lang w:val="en-US"/>
        </w:rPr>
        <w:t xml:space="preserve">value of the relative risk </w:t>
      </w:r>
      <w:r w:rsidR="000A0FED">
        <w:rPr>
          <w:rFonts w:ascii="Times New Roman" w:hAnsi="Times New Roman" w:cs="Times New Roman"/>
          <w:lang w:val="en-US"/>
        </w:rPr>
        <w:t xml:space="preserve">reduction </w:t>
      </w:r>
      <w:r w:rsidRPr="000F283A">
        <w:rPr>
          <w:rFonts w:ascii="Times New Roman" w:hAnsi="Times New Roman" w:cs="Times New Roman"/>
          <w:lang w:val="en-US"/>
        </w:rPr>
        <w:t>of developing the cardiac form of Chagas disease</w:t>
      </w:r>
      <w:r w:rsidR="000A0FED">
        <w:rPr>
          <w:rFonts w:ascii="Times New Roman" w:hAnsi="Times New Roman" w:cs="Times New Roman"/>
          <w:lang w:val="en-US"/>
        </w:rPr>
        <w:t xml:space="preserve"> when treated with </w:t>
      </w:r>
      <w:del w:id="292" w:author="Meggan Harris" w:date="2025-08-28T12:09:00Z" w16du:dateUtc="2025-08-28T10:09:00Z">
        <w:r w:rsidR="000A0FED" w:rsidDel="00D806C4">
          <w:rPr>
            <w:rFonts w:ascii="Times New Roman" w:hAnsi="Times New Roman" w:cs="Times New Roman"/>
            <w:lang w:val="en-US"/>
          </w:rPr>
          <w:delText>BZN</w:delText>
        </w:r>
      </w:del>
      <w:ins w:id="293" w:author="Meggan Harris" w:date="2025-08-28T12:09:00Z" w16du:dateUtc="2025-08-28T10:09:00Z">
        <w:r w:rsidR="00D806C4">
          <w:rPr>
            <w:rFonts w:ascii="Times New Roman" w:hAnsi="Times New Roman" w:cs="Times New Roman"/>
            <w:lang w:val="en-US"/>
          </w:rPr>
          <w:t>benznidazole</w:t>
        </w:r>
      </w:ins>
      <w:r w:rsidRPr="000F283A">
        <w:rPr>
          <w:rFonts w:ascii="Times New Roman" w:hAnsi="Times New Roman" w:cs="Times New Roman"/>
          <w:lang w:val="en-US"/>
        </w:rPr>
        <w:t>. Nevertheless, it still fell below the cost-</w:t>
      </w:r>
      <w:r w:rsidR="00A71DAD" w:rsidRPr="000F283A">
        <w:rPr>
          <w:rFonts w:ascii="Times New Roman" w:hAnsi="Times New Roman" w:cs="Times New Roman"/>
          <w:lang w:val="en-US"/>
        </w:rPr>
        <w:t>effectiveness</w:t>
      </w:r>
      <w:r w:rsidRPr="000F283A">
        <w:rPr>
          <w:rFonts w:ascii="Times New Roman" w:hAnsi="Times New Roman" w:cs="Times New Roman"/>
          <w:lang w:val="en-US"/>
        </w:rPr>
        <w:t xml:space="preserve"> threshold </w:t>
      </w:r>
      <w:del w:id="294" w:author="Meggan Harris" w:date="2025-08-28T12:10:00Z" w16du:dateUtc="2025-08-28T10:10:00Z">
        <w:r w:rsidRPr="000F283A" w:rsidDel="00BC0B99">
          <w:rPr>
            <w:rFonts w:ascii="Times New Roman" w:hAnsi="Times New Roman" w:cs="Times New Roman"/>
            <w:lang w:val="en-US"/>
          </w:rPr>
          <w:delText xml:space="preserve">of </w:delText>
        </w:r>
      </w:del>
      <w:ins w:id="295" w:author="Meggan Harris" w:date="2025-08-28T12:10:00Z" w16du:dateUtc="2025-08-28T10:10:00Z">
        <w:r w:rsidR="00BC0B99">
          <w:rPr>
            <w:rFonts w:ascii="Times New Roman" w:hAnsi="Times New Roman" w:cs="Times New Roman"/>
            <w:lang w:val="en-US"/>
          </w:rPr>
          <w:t>set at the value of</w:t>
        </w:r>
      </w:ins>
      <w:del w:id="296" w:author="Meggan Harris" w:date="2025-08-28T12:10:00Z" w16du:dateUtc="2025-08-28T10:10:00Z">
        <w:r w:rsidRPr="000F283A" w:rsidDel="00BC0B99">
          <w:rPr>
            <w:rFonts w:ascii="Times New Roman" w:hAnsi="Times New Roman" w:cs="Times New Roman"/>
            <w:lang w:val="en-US"/>
          </w:rPr>
          <w:delText xml:space="preserve">one time </w:delText>
        </w:r>
      </w:del>
      <w:ins w:id="297" w:author="Meggan Harris" w:date="2025-08-28T12:10:00Z" w16du:dateUtc="2025-08-28T10:10:00Z">
        <w:r w:rsidR="00BC0B99">
          <w:rPr>
            <w:rFonts w:ascii="Times New Roman" w:hAnsi="Times New Roman" w:cs="Times New Roman"/>
            <w:lang w:val="en-US"/>
          </w:rPr>
          <w:t xml:space="preserve"> </w:t>
        </w:r>
      </w:ins>
      <w:r w:rsidRPr="000F283A">
        <w:rPr>
          <w:rFonts w:ascii="Times New Roman" w:hAnsi="Times New Roman" w:cs="Times New Roman"/>
          <w:lang w:val="en-US"/>
        </w:rPr>
        <w:t>the GDP-per capita of Spain (</w:t>
      </w:r>
      <w:ins w:id="298" w:author="Meggan Harris" w:date="2025-08-29T11:57:00Z" w16du:dateUtc="2025-08-29T09:57:00Z">
        <w:r w:rsidR="0001751E">
          <w:rPr>
            <w:rFonts w:ascii="Times New Roman" w:hAnsi="Times New Roman" w:cs="Times New Roman"/>
            <w:lang w:val="en-US"/>
          </w:rPr>
          <w:t>Fig.</w:t>
        </w:r>
      </w:ins>
      <w:del w:id="299" w:author="Meggan Harris" w:date="2025-08-29T11:57:00Z" w16du:dateUtc="2025-08-29T09:57:00Z">
        <w:r w:rsidRPr="000F283A" w:rsidDel="0001751E">
          <w:rPr>
            <w:rFonts w:ascii="Times New Roman" w:hAnsi="Times New Roman" w:cs="Times New Roman"/>
            <w:lang w:val="en-US"/>
          </w:rPr>
          <w:delText>figure</w:delText>
        </w:r>
      </w:del>
      <w:r w:rsidRPr="000F283A">
        <w:rPr>
          <w:rFonts w:ascii="Times New Roman" w:hAnsi="Times New Roman" w:cs="Times New Roman"/>
          <w:lang w:val="en-US"/>
        </w:rPr>
        <w:t xml:space="preserve"> 2).</w:t>
      </w:r>
    </w:p>
    <w:p w14:paraId="54DB09EE" w14:textId="570651AC" w:rsidR="00087635" w:rsidRPr="000F283A" w:rsidRDefault="00473E7A" w:rsidP="003567E7">
      <w:pPr>
        <w:spacing w:line="360" w:lineRule="auto"/>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735C377F" wp14:editId="399D9D74">
            <wp:extent cx="5000625" cy="3086100"/>
            <wp:effectExtent l="0" t="0" r="9525" b="0"/>
            <wp:docPr id="17315012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9669" cy="3097853"/>
                    </a:xfrm>
                    <a:prstGeom prst="rect">
                      <a:avLst/>
                    </a:prstGeom>
                    <a:noFill/>
                  </pic:spPr>
                </pic:pic>
              </a:graphicData>
            </a:graphic>
          </wp:inline>
        </w:drawing>
      </w:r>
    </w:p>
    <w:p w14:paraId="67660E87" w14:textId="6EAE40B5" w:rsidR="002217CE" w:rsidRPr="0001751E" w:rsidRDefault="005B59A1" w:rsidP="003567E7">
      <w:pPr>
        <w:spacing w:line="360" w:lineRule="auto"/>
        <w:rPr>
          <w:rFonts w:ascii="Times New Roman" w:hAnsi="Times New Roman" w:cs="Times New Roman"/>
          <w:sz w:val="20"/>
          <w:szCs w:val="20"/>
          <w:lang w:val="en-US"/>
          <w:rPrChange w:id="300" w:author="Meggan Harris" w:date="2025-08-29T11:57:00Z" w16du:dateUtc="2025-08-29T09:57:00Z">
            <w:rPr>
              <w:rFonts w:ascii="Times New Roman" w:hAnsi="Times New Roman" w:cs="Times New Roman"/>
              <w:i/>
              <w:iCs/>
              <w:sz w:val="20"/>
              <w:szCs w:val="20"/>
              <w:lang w:val="en-US"/>
            </w:rPr>
          </w:rPrChange>
        </w:rPr>
      </w:pPr>
      <w:r w:rsidRPr="0001751E">
        <w:rPr>
          <w:rFonts w:ascii="Times New Roman" w:hAnsi="Times New Roman" w:cs="Times New Roman"/>
          <w:b/>
          <w:bCs/>
          <w:sz w:val="20"/>
          <w:szCs w:val="20"/>
          <w:lang w:val="en-US"/>
          <w:rPrChange w:id="301" w:author="Meggan Harris" w:date="2025-08-29T11:57:00Z" w16du:dateUtc="2025-08-29T09:57:00Z">
            <w:rPr>
              <w:rFonts w:ascii="Times New Roman" w:hAnsi="Times New Roman" w:cs="Times New Roman"/>
              <w:b/>
              <w:bCs/>
              <w:i/>
              <w:iCs/>
              <w:sz w:val="20"/>
              <w:szCs w:val="20"/>
              <w:lang w:val="en-US"/>
            </w:rPr>
          </w:rPrChange>
        </w:rPr>
        <w:t>Figure 2. Tornado plot of the incremental cost-effectiveness ratio (ICER) expressed in 2023 Euros per quality-adjusted life year (QALY) gained.</w:t>
      </w:r>
      <w:r w:rsidRPr="0001751E">
        <w:rPr>
          <w:rFonts w:ascii="Times New Roman" w:hAnsi="Times New Roman" w:cs="Times New Roman"/>
          <w:sz w:val="20"/>
          <w:szCs w:val="20"/>
          <w:lang w:val="en-US"/>
          <w:rPrChange w:id="302" w:author="Meggan Harris" w:date="2025-08-29T11:57:00Z" w16du:dateUtc="2025-08-29T09:57:00Z">
            <w:rPr>
              <w:rFonts w:ascii="Times New Roman" w:hAnsi="Times New Roman" w:cs="Times New Roman"/>
              <w:i/>
              <w:iCs/>
              <w:sz w:val="20"/>
              <w:szCs w:val="20"/>
              <w:lang w:val="en-US"/>
            </w:rPr>
          </w:rPrChange>
        </w:rPr>
        <w:t xml:space="preserve"> The plot displays the results of a one-way sensitivity analysis assessing the impact of individual parameter uncertainty on the ICER. Parameters are ordered by their influence, with the widest bars indicating the greatest effect. The vertical dashed line indicates the base-case ICER. The vertical line indicates the willingness to pay threshold.</w:t>
      </w:r>
    </w:p>
    <w:p w14:paraId="7C09EC5C" w14:textId="0693E14C" w:rsidR="00935779" w:rsidRDefault="007C1BD3" w:rsidP="003567E7">
      <w:pPr>
        <w:spacing w:line="360" w:lineRule="auto"/>
        <w:rPr>
          <w:rFonts w:ascii="Times New Roman" w:hAnsi="Times New Roman" w:cs="Times New Roman"/>
          <w:lang w:val="en-US"/>
        </w:rPr>
      </w:pPr>
      <w:r>
        <w:rPr>
          <w:rFonts w:ascii="Times New Roman" w:hAnsi="Times New Roman" w:cs="Times New Roman"/>
          <w:lang w:val="en-US"/>
        </w:rPr>
        <w:t xml:space="preserve">We performed a </w:t>
      </w:r>
      <w:r w:rsidR="00935779" w:rsidRPr="00935779">
        <w:rPr>
          <w:rFonts w:ascii="Times New Roman" w:hAnsi="Times New Roman" w:cs="Times New Roman"/>
          <w:lang w:val="en-US"/>
        </w:rPr>
        <w:t>probabilistic sensitivity analysis</w:t>
      </w:r>
      <w:r>
        <w:rPr>
          <w:rFonts w:ascii="Times New Roman" w:hAnsi="Times New Roman" w:cs="Times New Roman"/>
          <w:lang w:val="en-US"/>
        </w:rPr>
        <w:t xml:space="preserve"> where</w:t>
      </w:r>
      <w:r w:rsidR="00935779" w:rsidRPr="00935779">
        <w:rPr>
          <w:rFonts w:ascii="Times New Roman" w:hAnsi="Times New Roman" w:cs="Times New Roman"/>
          <w:lang w:val="en-US"/>
        </w:rPr>
        <w:t xml:space="preserve"> we repeatedly sampled every uncertain input to see how combined parameter uncertainty shapes the cost-effectiveness results</w:t>
      </w:r>
      <w:r>
        <w:rPr>
          <w:rFonts w:ascii="Times New Roman" w:hAnsi="Times New Roman" w:cs="Times New Roman"/>
          <w:lang w:val="en-US"/>
        </w:rPr>
        <w:t xml:space="preserve"> (</w:t>
      </w:r>
      <w:ins w:id="303" w:author="Meggan Harris" w:date="2025-08-29T11:57:00Z" w16du:dateUtc="2025-08-29T09:57:00Z">
        <w:r w:rsidR="0001751E">
          <w:rPr>
            <w:rFonts w:ascii="Times New Roman" w:hAnsi="Times New Roman" w:cs="Times New Roman"/>
            <w:lang w:val="en-US"/>
          </w:rPr>
          <w:t>Fig.</w:t>
        </w:r>
      </w:ins>
      <w:del w:id="304" w:author="Meggan Harris" w:date="2025-08-29T11:57:00Z" w16du:dateUtc="2025-08-29T09:57:00Z">
        <w:r w:rsidDel="0001751E">
          <w:rPr>
            <w:rFonts w:ascii="Times New Roman" w:hAnsi="Times New Roman" w:cs="Times New Roman"/>
            <w:lang w:val="en-US"/>
          </w:rPr>
          <w:delText>Figure</w:delText>
        </w:r>
      </w:del>
      <w:r>
        <w:rPr>
          <w:rFonts w:ascii="Times New Roman" w:hAnsi="Times New Roman" w:cs="Times New Roman"/>
          <w:lang w:val="en-US"/>
        </w:rPr>
        <w:t xml:space="preserve"> 3)</w:t>
      </w:r>
      <w:r w:rsidR="00935779" w:rsidRPr="00935779">
        <w:rPr>
          <w:rFonts w:ascii="Times New Roman" w:hAnsi="Times New Roman" w:cs="Times New Roman"/>
          <w:lang w:val="en-US"/>
        </w:rPr>
        <w:t xml:space="preserve">. We found a median ICER of </w:t>
      </w:r>
      <w:ins w:id="305" w:author="Meggan Harris" w:date="2025-08-28T12:15:00Z" w16du:dateUtc="2025-08-28T10:15:00Z">
        <w:r w:rsidR="003173C2" w:rsidRPr="00935779">
          <w:rPr>
            <w:rFonts w:ascii="Times New Roman" w:hAnsi="Times New Roman" w:cs="Times New Roman"/>
            <w:lang w:val="en-US"/>
          </w:rPr>
          <w:t>–</w:t>
        </w:r>
      </w:ins>
      <w:r w:rsidR="00935779" w:rsidRPr="00935779">
        <w:rPr>
          <w:rFonts w:ascii="Times New Roman" w:hAnsi="Times New Roman" w:cs="Times New Roman"/>
          <w:lang w:val="en-US"/>
        </w:rPr>
        <w:t>€</w:t>
      </w:r>
      <w:del w:id="306" w:author="Meggan Harris" w:date="2025-08-28T12:15:00Z" w16du:dateUtc="2025-08-28T10:15:00Z">
        <w:r w:rsidR="00935779" w:rsidRPr="00935779" w:rsidDel="003173C2">
          <w:rPr>
            <w:rFonts w:ascii="Times New Roman" w:hAnsi="Times New Roman" w:cs="Times New Roman"/>
            <w:lang w:val="en-US"/>
          </w:rPr>
          <w:delText xml:space="preserve"> –69 </w:delText>
        </w:r>
      </w:del>
      <w:ins w:id="307" w:author="Meggan Harris" w:date="2025-08-28T12:15:00Z" w16du:dateUtc="2025-08-28T10:15:00Z">
        <w:r w:rsidR="003173C2" w:rsidRPr="00935779">
          <w:rPr>
            <w:rFonts w:ascii="Times New Roman" w:hAnsi="Times New Roman" w:cs="Times New Roman"/>
            <w:lang w:val="en-US"/>
          </w:rPr>
          <w:t>69</w:t>
        </w:r>
        <w:r w:rsidR="003173C2">
          <w:rPr>
            <w:rFonts w:ascii="Times New Roman" w:hAnsi="Times New Roman" w:cs="Times New Roman"/>
            <w:lang w:val="en-US"/>
          </w:rPr>
          <w:t> </w:t>
        </w:r>
      </w:ins>
      <w:r w:rsidR="0066585F">
        <w:rPr>
          <w:rFonts w:ascii="Times New Roman" w:hAnsi="Times New Roman" w:cs="Times New Roman"/>
          <w:lang w:val="en-US"/>
        </w:rPr>
        <w:t>270</w:t>
      </w:r>
      <w:r w:rsidR="00935779" w:rsidRPr="00935779">
        <w:rPr>
          <w:rFonts w:ascii="Times New Roman" w:hAnsi="Times New Roman" w:cs="Times New Roman"/>
          <w:lang w:val="en-US"/>
        </w:rPr>
        <w:t xml:space="preserve"> per QALY (95</w:t>
      </w:r>
      <w:del w:id="308" w:author="Meggan Harris" w:date="2025-08-28T12:15:00Z" w16du:dateUtc="2025-08-28T10:15:00Z">
        <w:r w:rsidR="00935779" w:rsidRPr="00935779" w:rsidDel="003173C2">
          <w:rPr>
            <w:rFonts w:ascii="Times New Roman" w:hAnsi="Times New Roman" w:cs="Times New Roman"/>
            <w:lang w:val="en-US"/>
          </w:rPr>
          <w:delText xml:space="preserve"> </w:delText>
        </w:r>
      </w:del>
      <w:r w:rsidR="00935779" w:rsidRPr="00935779">
        <w:rPr>
          <w:rFonts w:ascii="Times New Roman" w:hAnsi="Times New Roman" w:cs="Times New Roman"/>
          <w:lang w:val="en-US"/>
        </w:rPr>
        <w:t>% credible interval</w:t>
      </w:r>
      <w:del w:id="309" w:author="Meggan Harris" w:date="2025-08-28T12:15:00Z" w16du:dateUtc="2025-08-28T10:15:00Z">
        <w:r w:rsidR="00935779" w:rsidRPr="00935779" w:rsidDel="003173C2">
          <w:rPr>
            <w:rFonts w:ascii="Times New Roman" w:hAnsi="Times New Roman" w:cs="Times New Roman"/>
            <w:lang w:val="en-US"/>
          </w:rPr>
          <w:delText>:</w:delText>
        </w:r>
      </w:del>
      <w:r w:rsidR="00935779" w:rsidRPr="00935779">
        <w:rPr>
          <w:rFonts w:ascii="Times New Roman" w:hAnsi="Times New Roman" w:cs="Times New Roman"/>
          <w:lang w:val="en-US"/>
        </w:rPr>
        <w:t xml:space="preserve"> </w:t>
      </w:r>
      <w:ins w:id="310" w:author="Meggan Harris" w:date="2025-08-28T12:15:00Z" w16du:dateUtc="2025-08-28T10:15:00Z">
        <w:r w:rsidR="003173C2" w:rsidRPr="00935779">
          <w:rPr>
            <w:rFonts w:ascii="Times New Roman" w:hAnsi="Times New Roman" w:cs="Times New Roman"/>
            <w:lang w:val="en-US"/>
          </w:rPr>
          <w:t>–</w:t>
        </w:r>
      </w:ins>
      <w:r w:rsidR="00935779" w:rsidRPr="00935779">
        <w:rPr>
          <w:rFonts w:ascii="Times New Roman" w:hAnsi="Times New Roman" w:cs="Times New Roman"/>
          <w:lang w:val="en-US"/>
        </w:rPr>
        <w:t>€</w:t>
      </w:r>
      <w:del w:id="311" w:author="Meggan Harris" w:date="2025-08-28T12:15:00Z" w16du:dateUtc="2025-08-28T10:15:00Z">
        <w:r w:rsidR="00935779" w:rsidRPr="00935779" w:rsidDel="003173C2">
          <w:rPr>
            <w:rFonts w:ascii="Times New Roman" w:hAnsi="Times New Roman" w:cs="Times New Roman"/>
            <w:lang w:val="en-US"/>
          </w:rPr>
          <w:delText xml:space="preserve"> –</w:delText>
        </w:r>
      </w:del>
      <w:r w:rsidR="00935779" w:rsidRPr="00935779">
        <w:rPr>
          <w:rFonts w:ascii="Times New Roman" w:hAnsi="Times New Roman" w:cs="Times New Roman"/>
          <w:lang w:val="en-US"/>
        </w:rPr>
        <w:t>17</w:t>
      </w:r>
      <w:r w:rsidR="0066585F">
        <w:rPr>
          <w:rFonts w:ascii="Times New Roman" w:hAnsi="Times New Roman" w:cs="Times New Roman"/>
          <w:lang w:val="en-US"/>
        </w:rPr>
        <w:t>2</w:t>
      </w:r>
      <w:del w:id="312" w:author="Meggan Harris" w:date="2025-08-28T12:15:00Z" w16du:dateUtc="2025-08-28T10:15:00Z">
        <w:r w:rsidR="00935779" w:rsidRPr="00935779" w:rsidDel="003173C2">
          <w:rPr>
            <w:rFonts w:ascii="Times New Roman" w:hAnsi="Times New Roman" w:cs="Times New Roman"/>
            <w:lang w:val="en-US"/>
          </w:rPr>
          <w:delText xml:space="preserve"> </w:delText>
        </w:r>
      </w:del>
      <w:ins w:id="313" w:author="Meggan Harris" w:date="2025-08-28T12:15:00Z" w16du:dateUtc="2025-08-28T10:15:00Z">
        <w:r w:rsidR="003173C2">
          <w:rPr>
            <w:rFonts w:ascii="Times New Roman" w:hAnsi="Times New Roman" w:cs="Times New Roman"/>
            <w:lang w:val="en-US"/>
          </w:rPr>
          <w:t> </w:t>
        </w:r>
      </w:ins>
      <w:r w:rsidR="0066585F">
        <w:rPr>
          <w:rFonts w:ascii="Times New Roman" w:hAnsi="Times New Roman" w:cs="Times New Roman"/>
          <w:lang w:val="en-US"/>
        </w:rPr>
        <w:t>071</w:t>
      </w:r>
      <w:r w:rsidR="00935779" w:rsidRPr="00935779">
        <w:rPr>
          <w:rFonts w:ascii="Times New Roman" w:hAnsi="Times New Roman" w:cs="Times New Roman"/>
          <w:lang w:val="en-US"/>
        </w:rPr>
        <w:t xml:space="preserve"> to</w:t>
      </w:r>
      <w:ins w:id="314" w:author="Meggan Harris" w:date="2025-08-28T12:15:00Z" w16du:dateUtc="2025-08-28T10:15:00Z">
        <w:r w:rsidR="003173C2">
          <w:rPr>
            <w:rFonts w:ascii="Times New Roman" w:hAnsi="Times New Roman" w:cs="Times New Roman"/>
            <w:lang w:val="en-US"/>
          </w:rPr>
          <w:t xml:space="preserve"> </w:t>
        </w:r>
      </w:ins>
      <w:del w:id="315" w:author="Meggan Harris" w:date="2025-08-28T12:15:00Z" w16du:dateUtc="2025-08-28T10:15:00Z">
        <w:r w:rsidR="00935779" w:rsidRPr="00935779" w:rsidDel="003173C2">
          <w:rPr>
            <w:rFonts w:ascii="Times New Roman" w:hAnsi="Times New Roman" w:cs="Times New Roman"/>
            <w:lang w:val="en-US"/>
          </w:rPr>
          <w:delText xml:space="preserve"> € </w:delText>
        </w:r>
      </w:del>
      <w:r w:rsidR="00935779" w:rsidRPr="00935779">
        <w:rPr>
          <w:rFonts w:ascii="Times New Roman" w:hAnsi="Times New Roman" w:cs="Times New Roman"/>
          <w:lang w:val="en-US"/>
        </w:rPr>
        <w:t>–</w:t>
      </w:r>
      <w:ins w:id="316" w:author="Meggan Harris" w:date="2025-08-28T12:15:00Z" w16du:dateUtc="2025-08-28T10:15:00Z">
        <w:r w:rsidR="003173C2" w:rsidRPr="00935779">
          <w:rPr>
            <w:rFonts w:ascii="Times New Roman" w:hAnsi="Times New Roman" w:cs="Times New Roman"/>
            <w:lang w:val="en-US"/>
          </w:rPr>
          <w:t>€</w:t>
        </w:r>
      </w:ins>
      <w:del w:id="317" w:author="Meggan Harris" w:date="2025-08-28T12:15:00Z" w16du:dateUtc="2025-08-28T10:15:00Z">
        <w:r w:rsidR="00935779" w:rsidRPr="00935779" w:rsidDel="003173C2">
          <w:rPr>
            <w:rFonts w:ascii="Times New Roman" w:hAnsi="Times New Roman" w:cs="Times New Roman"/>
            <w:lang w:val="en-US"/>
          </w:rPr>
          <w:delText>2</w:delText>
        </w:r>
        <w:r w:rsidR="0066585F" w:rsidDel="003173C2">
          <w:rPr>
            <w:rFonts w:ascii="Times New Roman" w:hAnsi="Times New Roman" w:cs="Times New Roman"/>
            <w:lang w:val="en-US"/>
          </w:rPr>
          <w:delText>7</w:delText>
        </w:r>
        <w:r w:rsidR="00935779" w:rsidRPr="00935779" w:rsidDel="003173C2">
          <w:rPr>
            <w:rFonts w:ascii="Times New Roman" w:hAnsi="Times New Roman" w:cs="Times New Roman"/>
            <w:lang w:val="en-US"/>
          </w:rPr>
          <w:delText xml:space="preserve"> </w:delText>
        </w:r>
      </w:del>
      <w:ins w:id="318" w:author="Meggan Harris" w:date="2025-08-28T12:15:00Z" w16du:dateUtc="2025-08-28T10:15:00Z">
        <w:r w:rsidR="003173C2" w:rsidRPr="00935779">
          <w:rPr>
            <w:rFonts w:ascii="Times New Roman" w:hAnsi="Times New Roman" w:cs="Times New Roman"/>
            <w:lang w:val="en-US"/>
          </w:rPr>
          <w:t>2</w:t>
        </w:r>
        <w:r w:rsidR="003173C2">
          <w:rPr>
            <w:rFonts w:ascii="Times New Roman" w:hAnsi="Times New Roman" w:cs="Times New Roman"/>
            <w:lang w:val="en-US"/>
          </w:rPr>
          <w:t>7 </w:t>
        </w:r>
      </w:ins>
      <w:r w:rsidR="0066585F">
        <w:rPr>
          <w:rFonts w:ascii="Times New Roman" w:hAnsi="Times New Roman" w:cs="Times New Roman"/>
          <w:lang w:val="en-US"/>
        </w:rPr>
        <w:t>361</w:t>
      </w:r>
      <w:r w:rsidR="00935779" w:rsidRPr="00935779">
        <w:rPr>
          <w:rFonts w:ascii="Times New Roman" w:hAnsi="Times New Roman" w:cs="Times New Roman"/>
          <w:lang w:val="en-US"/>
        </w:rPr>
        <w:t>), and 95</w:t>
      </w:r>
      <w:del w:id="319" w:author="Meggan Harris" w:date="2025-08-28T12:16:00Z" w16du:dateUtc="2025-08-28T10:16:00Z">
        <w:r w:rsidR="00935779" w:rsidRPr="00935779" w:rsidDel="003173C2">
          <w:rPr>
            <w:rFonts w:ascii="Times New Roman" w:hAnsi="Times New Roman" w:cs="Times New Roman"/>
            <w:lang w:val="en-US"/>
          </w:rPr>
          <w:delText xml:space="preserve"> </w:delText>
        </w:r>
      </w:del>
      <w:r w:rsidR="00935779" w:rsidRPr="00935779">
        <w:rPr>
          <w:rFonts w:ascii="Times New Roman" w:hAnsi="Times New Roman" w:cs="Times New Roman"/>
          <w:lang w:val="en-US"/>
        </w:rPr>
        <w:t xml:space="preserve">% of our simulations fell </w:t>
      </w:r>
      <w:r w:rsidR="00935779" w:rsidRPr="008570F1">
        <w:rPr>
          <w:rFonts w:ascii="Times New Roman" w:hAnsi="Times New Roman" w:cs="Times New Roman"/>
          <w:lang w:val="en-US"/>
        </w:rPr>
        <w:t>below</w:t>
      </w:r>
      <w:r w:rsidR="00935779" w:rsidRPr="00935779">
        <w:rPr>
          <w:rFonts w:ascii="Times New Roman" w:hAnsi="Times New Roman" w:cs="Times New Roman"/>
          <w:lang w:val="en-US"/>
        </w:rPr>
        <w:t xml:space="preserve"> the willingness-to-pay</w:t>
      </w:r>
      <w:ins w:id="320" w:author="Meggan Harris" w:date="2025-08-29T12:15:00Z" w16du:dateUtc="2025-08-29T10:15:00Z">
        <w:r w:rsidR="00D275C5">
          <w:rPr>
            <w:rFonts w:ascii="Times New Roman" w:hAnsi="Times New Roman" w:cs="Times New Roman"/>
            <w:lang w:val="en-US"/>
          </w:rPr>
          <w:t xml:space="preserve"> (WTP)</w:t>
        </w:r>
      </w:ins>
      <w:r w:rsidR="00935779" w:rsidRPr="00935779">
        <w:rPr>
          <w:rFonts w:ascii="Times New Roman" w:hAnsi="Times New Roman" w:cs="Times New Roman"/>
          <w:lang w:val="en-US"/>
        </w:rPr>
        <w:t xml:space="preserve"> threshold</w:t>
      </w:r>
      <w:del w:id="321" w:author="Meggan Harris" w:date="2025-08-29T12:15:00Z" w16du:dateUtc="2025-08-29T10:15:00Z">
        <w:r w:rsidR="00EC7D6F" w:rsidDel="00D275C5">
          <w:rPr>
            <w:rFonts w:ascii="Times New Roman" w:hAnsi="Times New Roman" w:cs="Times New Roman"/>
            <w:lang w:val="en-US"/>
          </w:rPr>
          <w:delText xml:space="preserve"> (WTP)</w:delText>
        </w:r>
      </w:del>
      <w:r>
        <w:rPr>
          <w:rFonts w:ascii="Times New Roman" w:hAnsi="Times New Roman" w:cs="Times New Roman"/>
          <w:lang w:val="en-US"/>
        </w:rPr>
        <w:t xml:space="preserve">, </w:t>
      </w:r>
      <w:r w:rsidR="00935779" w:rsidRPr="00935779">
        <w:rPr>
          <w:rFonts w:ascii="Times New Roman" w:hAnsi="Times New Roman" w:cs="Times New Roman"/>
          <w:lang w:val="en-US"/>
        </w:rPr>
        <w:t xml:space="preserve">showing that, even under wide </w:t>
      </w:r>
      <w:r w:rsidR="00935779" w:rsidRPr="008570F1">
        <w:rPr>
          <w:rFonts w:ascii="Times New Roman" w:hAnsi="Times New Roman" w:cs="Times New Roman"/>
          <w:lang w:val="en-US"/>
        </w:rPr>
        <w:t xml:space="preserve">uncertainty, </w:t>
      </w:r>
      <w:r w:rsidR="0099137F" w:rsidRPr="008570F1">
        <w:rPr>
          <w:rFonts w:ascii="Times New Roman" w:hAnsi="Times New Roman" w:cs="Times New Roman"/>
          <w:lang w:val="en-US"/>
        </w:rPr>
        <w:t>treatment with benznidazole</w:t>
      </w:r>
      <w:r w:rsidR="00935779" w:rsidRPr="008570F1">
        <w:rPr>
          <w:rFonts w:ascii="Times New Roman" w:hAnsi="Times New Roman" w:cs="Times New Roman"/>
          <w:lang w:val="en-US"/>
        </w:rPr>
        <w:t xml:space="preserve"> remains </w:t>
      </w:r>
      <w:r w:rsidR="00935779" w:rsidRPr="00935779">
        <w:rPr>
          <w:rFonts w:ascii="Times New Roman" w:hAnsi="Times New Roman" w:cs="Times New Roman"/>
          <w:lang w:val="en-US"/>
        </w:rPr>
        <w:t>highly likely to be both more effective and less costly than the alternative.</w:t>
      </w:r>
    </w:p>
    <w:p w14:paraId="23D54872" w14:textId="77777777" w:rsidR="00935779" w:rsidRPr="000F283A" w:rsidRDefault="00935779" w:rsidP="003567E7">
      <w:pPr>
        <w:spacing w:line="360" w:lineRule="auto"/>
        <w:rPr>
          <w:rFonts w:ascii="Times New Roman" w:hAnsi="Times New Roman" w:cs="Times New Roman"/>
          <w:lang w:val="en-US"/>
        </w:rPr>
      </w:pPr>
    </w:p>
    <w:p w14:paraId="43AC1280" w14:textId="5C38D9EC" w:rsidR="002217CE" w:rsidRPr="000F283A" w:rsidRDefault="0066585F" w:rsidP="003567E7">
      <w:pPr>
        <w:spacing w:line="360" w:lineRule="auto"/>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67144F96" wp14:editId="64057AF0">
            <wp:extent cx="5391150" cy="3327110"/>
            <wp:effectExtent l="0" t="0" r="0" b="6985"/>
            <wp:docPr id="3342004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938" cy="3333151"/>
                    </a:xfrm>
                    <a:prstGeom prst="rect">
                      <a:avLst/>
                    </a:prstGeom>
                    <a:noFill/>
                  </pic:spPr>
                </pic:pic>
              </a:graphicData>
            </a:graphic>
          </wp:inline>
        </w:drawing>
      </w:r>
    </w:p>
    <w:p w14:paraId="50AA0144" w14:textId="7B2534F0" w:rsidR="002217CE" w:rsidRPr="0001751E" w:rsidRDefault="00951F0B" w:rsidP="003567E7">
      <w:pPr>
        <w:spacing w:line="360" w:lineRule="auto"/>
        <w:rPr>
          <w:rFonts w:ascii="Times New Roman" w:hAnsi="Times New Roman" w:cs="Times New Roman"/>
          <w:sz w:val="20"/>
          <w:szCs w:val="20"/>
          <w:lang w:val="en-US"/>
          <w:rPrChange w:id="322" w:author="Meggan Harris" w:date="2025-08-29T11:57:00Z" w16du:dateUtc="2025-08-29T09:57:00Z">
            <w:rPr>
              <w:rFonts w:ascii="Times New Roman" w:hAnsi="Times New Roman" w:cs="Times New Roman"/>
              <w:i/>
              <w:iCs/>
              <w:sz w:val="20"/>
              <w:szCs w:val="20"/>
              <w:lang w:val="en-US"/>
            </w:rPr>
          </w:rPrChange>
        </w:rPr>
      </w:pPr>
      <w:r w:rsidRPr="0001751E">
        <w:rPr>
          <w:rFonts w:ascii="Times New Roman" w:hAnsi="Times New Roman" w:cs="Times New Roman"/>
          <w:b/>
          <w:bCs/>
          <w:sz w:val="20"/>
          <w:szCs w:val="20"/>
          <w:lang w:val="en-US"/>
          <w:rPrChange w:id="323" w:author="Meggan Harris" w:date="2025-08-29T11:57:00Z" w16du:dateUtc="2025-08-29T09:57:00Z">
            <w:rPr>
              <w:rFonts w:ascii="Times New Roman" w:hAnsi="Times New Roman" w:cs="Times New Roman"/>
              <w:b/>
              <w:bCs/>
              <w:i/>
              <w:iCs/>
              <w:sz w:val="20"/>
              <w:szCs w:val="20"/>
              <w:lang w:val="en-US"/>
            </w:rPr>
          </w:rPrChange>
        </w:rPr>
        <w:t xml:space="preserve">Figure 3. Cost-effectiveness plane based on </w:t>
      </w:r>
      <w:r w:rsidR="00A543A5" w:rsidRPr="0001751E">
        <w:rPr>
          <w:rFonts w:ascii="Times New Roman" w:hAnsi="Times New Roman" w:cs="Times New Roman"/>
          <w:b/>
          <w:bCs/>
          <w:sz w:val="20"/>
          <w:szCs w:val="20"/>
          <w:lang w:val="en-US"/>
          <w:rPrChange w:id="324" w:author="Meggan Harris" w:date="2025-08-29T11:57:00Z" w16du:dateUtc="2025-08-29T09:57:00Z">
            <w:rPr>
              <w:rFonts w:ascii="Times New Roman" w:hAnsi="Times New Roman" w:cs="Times New Roman"/>
              <w:b/>
              <w:bCs/>
              <w:i/>
              <w:iCs/>
              <w:sz w:val="20"/>
              <w:szCs w:val="20"/>
              <w:lang w:val="en-US"/>
            </w:rPr>
          </w:rPrChange>
        </w:rPr>
        <w:t>1</w:t>
      </w:r>
      <w:r w:rsidR="00715C01" w:rsidRPr="0001751E">
        <w:rPr>
          <w:rFonts w:ascii="Times New Roman" w:hAnsi="Times New Roman" w:cs="Times New Roman"/>
          <w:b/>
          <w:bCs/>
          <w:sz w:val="20"/>
          <w:szCs w:val="20"/>
          <w:lang w:val="en-US"/>
          <w:rPrChange w:id="325" w:author="Meggan Harris" w:date="2025-08-29T11:57:00Z" w16du:dateUtc="2025-08-29T09:57:00Z">
            <w:rPr>
              <w:rFonts w:ascii="Times New Roman" w:hAnsi="Times New Roman" w:cs="Times New Roman"/>
              <w:b/>
              <w:bCs/>
              <w:i/>
              <w:iCs/>
              <w:sz w:val="20"/>
              <w:szCs w:val="20"/>
              <w:lang w:val="en-US"/>
            </w:rPr>
          </w:rPrChange>
        </w:rPr>
        <w:t xml:space="preserve"> </w:t>
      </w:r>
      <w:r w:rsidRPr="0001751E">
        <w:rPr>
          <w:rFonts w:ascii="Times New Roman" w:hAnsi="Times New Roman" w:cs="Times New Roman"/>
          <w:b/>
          <w:bCs/>
          <w:sz w:val="20"/>
          <w:szCs w:val="20"/>
          <w:lang w:val="en-US"/>
          <w:rPrChange w:id="326" w:author="Meggan Harris" w:date="2025-08-29T11:57:00Z" w16du:dateUtc="2025-08-29T09:57:00Z">
            <w:rPr>
              <w:rFonts w:ascii="Times New Roman" w:hAnsi="Times New Roman" w:cs="Times New Roman"/>
              <w:b/>
              <w:bCs/>
              <w:i/>
              <w:iCs/>
              <w:sz w:val="20"/>
              <w:szCs w:val="20"/>
              <w:lang w:val="en-US"/>
            </w:rPr>
          </w:rPrChange>
        </w:rPr>
        <w:t>000 probabilistic simulations.</w:t>
      </w:r>
      <w:r w:rsidRPr="0001751E">
        <w:rPr>
          <w:rFonts w:ascii="Times New Roman" w:hAnsi="Times New Roman" w:cs="Times New Roman"/>
          <w:sz w:val="20"/>
          <w:szCs w:val="20"/>
          <w:lang w:val="en-US"/>
          <w:rPrChange w:id="327" w:author="Meggan Harris" w:date="2025-08-29T11:57:00Z" w16du:dateUtc="2025-08-29T09:57:00Z">
            <w:rPr>
              <w:rFonts w:ascii="Times New Roman" w:hAnsi="Times New Roman" w:cs="Times New Roman"/>
              <w:i/>
              <w:iCs/>
              <w:sz w:val="20"/>
              <w:szCs w:val="20"/>
              <w:lang w:val="en-US"/>
            </w:rPr>
          </w:rPrChange>
        </w:rPr>
        <w:t xml:space="preserve"> Each point represents the incremental costs and QALYs of the intervention compared to the comparator under one simulation draw. Most simulations fall in the southeast quadrant, indicating that the intervention is both cost-saving and more effective. All costs are expressed in 2023 euros (€).</w:t>
      </w:r>
    </w:p>
    <w:p w14:paraId="42CDC593" w14:textId="1869909A" w:rsidR="00A16DC5" w:rsidRPr="000F283A" w:rsidRDefault="0066585F" w:rsidP="00CD4DDA">
      <w:pPr>
        <w:spacing w:line="36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235E5ECD" wp14:editId="70121198">
            <wp:extent cx="5610225" cy="3462310"/>
            <wp:effectExtent l="0" t="0" r="0" b="5080"/>
            <wp:docPr id="14988336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1129" cy="3469040"/>
                    </a:xfrm>
                    <a:prstGeom prst="rect">
                      <a:avLst/>
                    </a:prstGeom>
                    <a:noFill/>
                  </pic:spPr>
                </pic:pic>
              </a:graphicData>
            </a:graphic>
          </wp:inline>
        </w:drawing>
      </w:r>
    </w:p>
    <w:p w14:paraId="4890CBC5" w14:textId="3F0484ED" w:rsidR="00A16DC5" w:rsidRPr="0001751E" w:rsidRDefault="00A16DC5" w:rsidP="00CD4DDA">
      <w:pPr>
        <w:spacing w:line="360" w:lineRule="auto"/>
        <w:rPr>
          <w:rFonts w:ascii="Times New Roman" w:hAnsi="Times New Roman" w:cs="Times New Roman"/>
          <w:sz w:val="20"/>
          <w:szCs w:val="20"/>
          <w:lang w:val="en-US"/>
          <w:rPrChange w:id="328" w:author="Meggan Harris" w:date="2025-08-29T11:57:00Z" w16du:dateUtc="2025-08-29T09:57:00Z">
            <w:rPr>
              <w:rFonts w:ascii="Times New Roman" w:hAnsi="Times New Roman" w:cs="Times New Roman"/>
              <w:i/>
              <w:iCs/>
              <w:sz w:val="20"/>
              <w:szCs w:val="20"/>
              <w:lang w:val="en-US"/>
            </w:rPr>
          </w:rPrChange>
        </w:rPr>
      </w:pPr>
      <w:r w:rsidRPr="0001751E">
        <w:rPr>
          <w:rFonts w:ascii="Times New Roman" w:hAnsi="Times New Roman" w:cs="Times New Roman"/>
          <w:b/>
          <w:bCs/>
          <w:sz w:val="20"/>
          <w:szCs w:val="20"/>
          <w:lang w:val="en-US"/>
          <w:rPrChange w:id="329" w:author="Meggan Harris" w:date="2025-08-29T11:57:00Z" w16du:dateUtc="2025-08-29T09:57:00Z">
            <w:rPr>
              <w:rFonts w:ascii="Times New Roman" w:hAnsi="Times New Roman" w:cs="Times New Roman"/>
              <w:b/>
              <w:bCs/>
              <w:i/>
              <w:iCs/>
              <w:sz w:val="20"/>
              <w:szCs w:val="20"/>
              <w:lang w:val="en-US"/>
            </w:rPr>
          </w:rPrChange>
        </w:rPr>
        <w:t xml:space="preserve">Figure 4. </w:t>
      </w:r>
      <w:r w:rsidR="00715C01" w:rsidRPr="0001751E">
        <w:rPr>
          <w:rFonts w:ascii="Times New Roman" w:hAnsi="Times New Roman" w:cs="Times New Roman"/>
          <w:b/>
          <w:bCs/>
          <w:sz w:val="20"/>
          <w:szCs w:val="20"/>
          <w:lang w:val="en-US"/>
          <w:rPrChange w:id="330" w:author="Meggan Harris" w:date="2025-08-29T11:57:00Z" w16du:dateUtc="2025-08-29T09:57:00Z">
            <w:rPr>
              <w:rFonts w:ascii="Times New Roman" w:hAnsi="Times New Roman" w:cs="Times New Roman"/>
              <w:b/>
              <w:bCs/>
              <w:i/>
              <w:iCs/>
              <w:sz w:val="20"/>
              <w:szCs w:val="20"/>
              <w:lang w:val="en-US"/>
            </w:rPr>
          </w:rPrChange>
        </w:rPr>
        <w:t xml:space="preserve">Cost-effectiveness acceptability curve (CEAC) showing the probability that benznidazole treatment is cost-effective compared with no treatment across a range of willingness-to-pay (WTP) thresholds expressed in 2023 € per quality-adjusted life-year (QALY) gained. </w:t>
      </w:r>
      <w:r w:rsidR="00715C01" w:rsidRPr="0001751E">
        <w:rPr>
          <w:rFonts w:ascii="Times New Roman" w:hAnsi="Times New Roman" w:cs="Times New Roman"/>
          <w:sz w:val="20"/>
          <w:szCs w:val="20"/>
          <w:lang w:val="en-US"/>
          <w:rPrChange w:id="331" w:author="Meggan Harris" w:date="2025-08-29T11:57:00Z" w16du:dateUtc="2025-08-29T09:57:00Z">
            <w:rPr>
              <w:rFonts w:ascii="Times New Roman" w:hAnsi="Times New Roman" w:cs="Times New Roman"/>
              <w:i/>
              <w:iCs/>
              <w:sz w:val="20"/>
              <w:szCs w:val="20"/>
              <w:lang w:val="en-US"/>
            </w:rPr>
          </w:rPrChange>
        </w:rPr>
        <w:t xml:space="preserve">Each point represents the </w:t>
      </w:r>
      <w:r w:rsidR="00715C01" w:rsidRPr="0001751E">
        <w:rPr>
          <w:rFonts w:ascii="Times New Roman" w:hAnsi="Times New Roman" w:cs="Times New Roman"/>
          <w:sz w:val="20"/>
          <w:szCs w:val="20"/>
          <w:lang w:val="en-US"/>
          <w:rPrChange w:id="332" w:author="Meggan Harris" w:date="2025-08-29T11:57:00Z" w16du:dateUtc="2025-08-29T09:57:00Z">
            <w:rPr>
              <w:rFonts w:ascii="Times New Roman" w:hAnsi="Times New Roman" w:cs="Times New Roman"/>
              <w:i/>
              <w:iCs/>
              <w:sz w:val="20"/>
              <w:szCs w:val="20"/>
              <w:lang w:val="en-US"/>
            </w:rPr>
          </w:rPrChange>
        </w:rPr>
        <w:lastRenderedPageBreak/>
        <w:t>proportion of 1 000 probabilistic sensitivity analysis iterations in which the intervention yields a net monetary benefit greater than comparator at the specified WTP. The curve approaches 1</w:t>
      </w:r>
      <w:ins w:id="333" w:author="Meggan Harris" w:date="2025-08-28T10:53:00Z" w16du:dateUtc="2025-08-28T08:53:00Z">
        <w:r w:rsidR="00CE1A1C" w:rsidRPr="0001751E">
          <w:rPr>
            <w:rFonts w:ascii="Times New Roman" w:hAnsi="Times New Roman" w:cs="Times New Roman"/>
            <w:sz w:val="20"/>
            <w:szCs w:val="20"/>
            <w:lang w:val="en-US"/>
            <w:rPrChange w:id="334" w:author="Meggan Harris" w:date="2025-08-29T11:57:00Z" w16du:dateUtc="2025-08-29T09:57:00Z">
              <w:rPr>
                <w:rFonts w:ascii="Times New Roman" w:hAnsi="Times New Roman" w:cs="Times New Roman"/>
                <w:i/>
                <w:iCs/>
                <w:sz w:val="20"/>
                <w:szCs w:val="20"/>
                <w:lang w:val="en-US"/>
              </w:rPr>
            </w:rPrChange>
          </w:rPr>
          <w:t>·</w:t>
        </w:r>
      </w:ins>
      <w:del w:id="335" w:author="Meggan Harris" w:date="2025-08-28T10:53:00Z" w16du:dateUtc="2025-08-28T08:53:00Z">
        <w:r w:rsidR="00715C01" w:rsidRPr="0001751E" w:rsidDel="00CE1A1C">
          <w:rPr>
            <w:rFonts w:ascii="Times New Roman" w:hAnsi="Times New Roman" w:cs="Times New Roman"/>
            <w:sz w:val="20"/>
            <w:szCs w:val="20"/>
            <w:lang w:val="en-US"/>
            <w:rPrChange w:id="336" w:author="Meggan Harris" w:date="2025-08-29T11:57:00Z" w16du:dateUtc="2025-08-29T09:57:00Z">
              <w:rPr>
                <w:rFonts w:ascii="Times New Roman" w:hAnsi="Times New Roman" w:cs="Times New Roman"/>
                <w:i/>
                <w:iCs/>
                <w:sz w:val="20"/>
                <w:szCs w:val="20"/>
                <w:lang w:val="en-US"/>
              </w:rPr>
            </w:rPrChange>
          </w:rPr>
          <w:delText>.</w:delText>
        </w:r>
      </w:del>
      <w:r w:rsidR="00715C01" w:rsidRPr="0001751E">
        <w:rPr>
          <w:rFonts w:ascii="Times New Roman" w:hAnsi="Times New Roman" w:cs="Times New Roman"/>
          <w:sz w:val="20"/>
          <w:szCs w:val="20"/>
          <w:lang w:val="en-US"/>
          <w:rPrChange w:id="337" w:author="Meggan Harris" w:date="2025-08-29T11:57:00Z" w16du:dateUtc="2025-08-29T09:57:00Z">
            <w:rPr>
              <w:rFonts w:ascii="Times New Roman" w:hAnsi="Times New Roman" w:cs="Times New Roman"/>
              <w:i/>
              <w:iCs/>
              <w:sz w:val="20"/>
              <w:szCs w:val="20"/>
              <w:lang w:val="en-US"/>
            </w:rPr>
          </w:rPrChange>
        </w:rPr>
        <w:t>0 at thresholds above approximately € –25 000/QALY, indicating near‐certainty of cost‐saving effectiveness in those scenarios.</w:t>
      </w:r>
    </w:p>
    <w:p w14:paraId="5B91034E" w14:textId="60077674" w:rsidR="00CD4DDA" w:rsidRPr="000F0589" w:rsidDel="00027B9F" w:rsidRDefault="000F0589" w:rsidP="00CD4DDA">
      <w:pPr>
        <w:spacing w:line="360" w:lineRule="auto"/>
        <w:rPr>
          <w:del w:id="338" w:author="Meggan Harris" w:date="2025-08-29T12:18:00Z" w16du:dateUtc="2025-08-29T10:18:00Z"/>
          <w:rFonts w:ascii="Times New Roman" w:hAnsi="Times New Roman" w:cs="Times New Roman"/>
          <w:lang w:val="en-US"/>
        </w:rPr>
      </w:pPr>
      <w:r w:rsidRPr="000F0589">
        <w:rPr>
          <w:rFonts w:ascii="Times New Roman" w:hAnsi="Times New Roman" w:cs="Times New Roman"/>
          <w:lang w:val="en-US"/>
        </w:rPr>
        <w:t xml:space="preserve">For our target population and time horizon, </w:t>
      </w:r>
      <w:r w:rsidR="00EC7D6F">
        <w:rPr>
          <w:rFonts w:ascii="Times New Roman" w:hAnsi="Times New Roman" w:cs="Times New Roman"/>
          <w:lang w:val="en-US"/>
        </w:rPr>
        <w:t xml:space="preserve">the estimated value of </w:t>
      </w:r>
      <w:r w:rsidRPr="000F0589">
        <w:rPr>
          <w:rFonts w:ascii="Times New Roman" w:hAnsi="Times New Roman" w:cs="Times New Roman"/>
          <w:lang w:val="en-US"/>
        </w:rPr>
        <w:t xml:space="preserve">perfect information </w:t>
      </w:r>
      <w:r w:rsidR="00EC7D6F">
        <w:rPr>
          <w:rFonts w:ascii="Times New Roman" w:hAnsi="Times New Roman" w:cs="Times New Roman"/>
          <w:lang w:val="en-US"/>
        </w:rPr>
        <w:t xml:space="preserve">amounts to </w:t>
      </w:r>
      <w:r w:rsidRPr="000F0589">
        <w:rPr>
          <w:rFonts w:ascii="Times New Roman" w:hAnsi="Times New Roman" w:cs="Times New Roman"/>
          <w:lang w:val="en-US"/>
        </w:rPr>
        <w:t>€2</w:t>
      </w:r>
      <w:r w:rsidR="0066585F">
        <w:rPr>
          <w:rFonts w:ascii="Times New Roman" w:hAnsi="Times New Roman" w:cs="Times New Roman"/>
          <w:lang w:val="en-US"/>
        </w:rPr>
        <w:t>3</w:t>
      </w:r>
      <w:r>
        <w:rPr>
          <w:rFonts w:ascii="Times New Roman" w:hAnsi="Times New Roman" w:cs="Times New Roman"/>
          <w:lang w:val="en-US"/>
        </w:rPr>
        <w:t>·</w:t>
      </w:r>
      <w:r w:rsidR="0066585F">
        <w:rPr>
          <w:rFonts w:ascii="Times New Roman" w:hAnsi="Times New Roman" w:cs="Times New Roman"/>
          <w:lang w:val="en-US"/>
        </w:rPr>
        <w:t>01</w:t>
      </w:r>
      <w:r w:rsidRPr="000F0589">
        <w:rPr>
          <w:rFonts w:ascii="Times New Roman" w:hAnsi="Times New Roman" w:cs="Times New Roman"/>
          <w:lang w:val="en-US"/>
        </w:rPr>
        <w:t xml:space="preserve"> million in total</w:t>
      </w:r>
      <w:r w:rsidR="00741858" w:rsidRPr="00741858">
        <w:rPr>
          <w:rFonts w:ascii="Times New Roman" w:hAnsi="Times New Roman" w:cs="Times New Roman"/>
          <w:color w:val="C00000"/>
          <w:lang w:val="en-US"/>
        </w:rPr>
        <w:t>,</w:t>
      </w:r>
      <w:r w:rsidR="00741858">
        <w:rPr>
          <w:rFonts w:ascii="Times New Roman" w:hAnsi="Times New Roman" w:cs="Times New Roman"/>
          <w:lang w:val="en-US"/>
        </w:rPr>
        <w:t xml:space="preserve"> </w:t>
      </w:r>
      <w:r w:rsidR="00EC7D6F">
        <w:rPr>
          <w:rFonts w:ascii="Times New Roman" w:hAnsi="Times New Roman" w:cs="Times New Roman"/>
          <w:lang w:val="en-US"/>
        </w:rPr>
        <w:t xml:space="preserve">equivalent to approximately </w:t>
      </w:r>
      <w:r w:rsidRPr="000F0589">
        <w:rPr>
          <w:rFonts w:ascii="Times New Roman" w:hAnsi="Times New Roman" w:cs="Times New Roman"/>
          <w:lang w:val="en-US"/>
        </w:rPr>
        <w:t>€</w:t>
      </w:r>
      <w:r w:rsidR="0066585F">
        <w:rPr>
          <w:rFonts w:ascii="Times New Roman" w:hAnsi="Times New Roman" w:cs="Times New Roman"/>
          <w:lang w:val="en-US"/>
        </w:rPr>
        <w:t>0</w:t>
      </w:r>
      <w:r>
        <w:rPr>
          <w:rFonts w:ascii="Times New Roman" w:hAnsi="Times New Roman" w:cs="Times New Roman"/>
          <w:lang w:val="en-US"/>
        </w:rPr>
        <w:t>·</w:t>
      </w:r>
      <w:r w:rsidR="0066585F">
        <w:rPr>
          <w:rFonts w:ascii="Times New Roman" w:hAnsi="Times New Roman" w:cs="Times New Roman"/>
          <w:lang w:val="en-US"/>
        </w:rPr>
        <w:t>83</w:t>
      </w:r>
      <w:r w:rsidRPr="000F0589">
        <w:rPr>
          <w:rFonts w:ascii="Times New Roman" w:hAnsi="Times New Roman" w:cs="Times New Roman"/>
          <w:lang w:val="en-US"/>
        </w:rPr>
        <w:t xml:space="preserve"> million per year or €</w:t>
      </w:r>
      <w:r w:rsidR="0066585F">
        <w:rPr>
          <w:rFonts w:ascii="Times New Roman" w:hAnsi="Times New Roman" w:cs="Times New Roman"/>
          <w:lang w:val="en-US"/>
        </w:rPr>
        <w:t>15</w:t>
      </w:r>
      <w:r>
        <w:rPr>
          <w:rFonts w:ascii="Times New Roman" w:hAnsi="Times New Roman" w:cs="Times New Roman"/>
          <w:lang w:val="en-US"/>
        </w:rPr>
        <w:t>·</w:t>
      </w:r>
      <w:r w:rsidR="0066585F">
        <w:rPr>
          <w:rFonts w:ascii="Times New Roman" w:hAnsi="Times New Roman" w:cs="Times New Roman"/>
          <w:lang w:val="en-US"/>
        </w:rPr>
        <w:t>18</w:t>
      </w:r>
      <w:r w:rsidRPr="000F0589">
        <w:rPr>
          <w:rFonts w:ascii="Times New Roman" w:hAnsi="Times New Roman" w:cs="Times New Roman"/>
          <w:lang w:val="en-US"/>
        </w:rPr>
        <w:t xml:space="preserve"> per patient </w:t>
      </w:r>
      <w:r w:rsidR="00EC7D6F">
        <w:rPr>
          <w:rFonts w:ascii="Times New Roman" w:hAnsi="Times New Roman" w:cs="Times New Roman"/>
          <w:lang w:val="en-US"/>
        </w:rPr>
        <w:t>annually</w:t>
      </w:r>
      <w:r w:rsidRPr="000F0589">
        <w:rPr>
          <w:rFonts w:ascii="Times New Roman" w:hAnsi="Times New Roman" w:cs="Times New Roman"/>
          <w:lang w:val="en-US"/>
        </w:rPr>
        <w:t xml:space="preserve">. </w:t>
      </w:r>
      <w:r>
        <w:rPr>
          <w:rFonts w:ascii="Times New Roman" w:hAnsi="Times New Roman" w:cs="Times New Roman"/>
          <w:lang w:val="en-US"/>
        </w:rPr>
        <w:t>Th</w:t>
      </w:r>
      <w:r w:rsidR="00EC7D6F">
        <w:rPr>
          <w:rFonts w:ascii="Times New Roman" w:hAnsi="Times New Roman" w:cs="Times New Roman"/>
          <w:lang w:val="en-US"/>
        </w:rPr>
        <w:t>erefore</w:t>
      </w:r>
      <w:r>
        <w:rPr>
          <w:rFonts w:ascii="Times New Roman" w:hAnsi="Times New Roman" w:cs="Times New Roman"/>
          <w:lang w:val="en-US"/>
        </w:rPr>
        <w:t>,</w:t>
      </w:r>
      <w:r w:rsidRPr="000F0589">
        <w:rPr>
          <w:rFonts w:ascii="Times New Roman" w:hAnsi="Times New Roman" w:cs="Times New Roman"/>
          <w:lang w:val="en-US"/>
        </w:rPr>
        <w:t xml:space="preserve"> any </w:t>
      </w:r>
      <w:r w:rsidR="00EC7D6F">
        <w:rPr>
          <w:rFonts w:ascii="Times New Roman" w:hAnsi="Times New Roman" w:cs="Times New Roman"/>
          <w:lang w:val="en-US"/>
        </w:rPr>
        <w:t>future</w:t>
      </w:r>
      <w:r w:rsidRPr="000F0589">
        <w:rPr>
          <w:rFonts w:ascii="Times New Roman" w:hAnsi="Times New Roman" w:cs="Times New Roman"/>
          <w:lang w:val="en-US"/>
        </w:rPr>
        <w:t xml:space="preserve"> research aimed at </w:t>
      </w:r>
      <w:r w:rsidR="00EC7D6F">
        <w:rPr>
          <w:rFonts w:ascii="Times New Roman" w:hAnsi="Times New Roman" w:cs="Times New Roman"/>
          <w:lang w:val="en-US"/>
        </w:rPr>
        <w:t>reducing</w:t>
      </w:r>
      <w:r w:rsidRPr="000F0589">
        <w:rPr>
          <w:rFonts w:ascii="Times New Roman" w:hAnsi="Times New Roman" w:cs="Times New Roman"/>
          <w:lang w:val="en-US"/>
        </w:rPr>
        <w:t xml:space="preserve"> the remaining uncertainty </w:t>
      </w:r>
      <w:r>
        <w:rPr>
          <w:rFonts w:ascii="Times New Roman" w:hAnsi="Times New Roman" w:cs="Times New Roman"/>
          <w:lang w:val="en-US"/>
        </w:rPr>
        <w:t>would be</w:t>
      </w:r>
      <w:r w:rsidRPr="000F0589">
        <w:rPr>
          <w:rFonts w:ascii="Times New Roman" w:hAnsi="Times New Roman" w:cs="Times New Roman"/>
          <w:lang w:val="en-US"/>
        </w:rPr>
        <w:t xml:space="preserve"> economically</w:t>
      </w:r>
      <w:r w:rsidR="00EC7D6F">
        <w:rPr>
          <w:rFonts w:ascii="Times New Roman" w:hAnsi="Times New Roman" w:cs="Times New Roman"/>
          <w:lang w:val="en-US"/>
        </w:rPr>
        <w:t xml:space="preserve"> justified</w:t>
      </w:r>
      <w:r w:rsidRPr="000F0589">
        <w:rPr>
          <w:rFonts w:ascii="Times New Roman" w:hAnsi="Times New Roman" w:cs="Times New Roman"/>
          <w:lang w:val="en-US"/>
        </w:rPr>
        <w:t xml:space="preserve"> only if it</w:t>
      </w:r>
      <w:r w:rsidR="00EC7D6F">
        <w:rPr>
          <w:rFonts w:ascii="Times New Roman" w:hAnsi="Times New Roman" w:cs="Times New Roman"/>
          <w:lang w:val="en-US"/>
        </w:rPr>
        <w:t>s</w:t>
      </w:r>
      <w:r w:rsidRPr="000F0589">
        <w:rPr>
          <w:rFonts w:ascii="Times New Roman" w:hAnsi="Times New Roman" w:cs="Times New Roman"/>
          <w:lang w:val="en-US"/>
        </w:rPr>
        <w:t xml:space="preserve"> cost</w:t>
      </w:r>
      <w:r w:rsidR="00EC7D6F">
        <w:rPr>
          <w:rFonts w:ascii="Times New Roman" w:hAnsi="Times New Roman" w:cs="Times New Roman"/>
          <w:lang w:val="en-US"/>
        </w:rPr>
        <w:t xml:space="preserve"> remains below these thresholds</w:t>
      </w:r>
      <w:r w:rsidRPr="000F0589">
        <w:rPr>
          <w:rFonts w:ascii="Times New Roman" w:hAnsi="Times New Roman" w:cs="Times New Roman"/>
          <w:lang w:val="en-US"/>
        </w:rPr>
        <w:t>.</w:t>
      </w:r>
    </w:p>
    <w:p w14:paraId="2BCE41BC" w14:textId="6538B0E7" w:rsidR="00FE5A93" w:rsidRPr="000F0589" w:rsidRDefault="00FE5A93" w:rsidP="003567E7">
      <w:pPr>
        <w:spacing w:line="360" w:lineRule="auto"/>
        <w:rPr>
          <w:rFonts w:ascii="Times New Roman" w:hAnsi="Times New Roman" w:cs="Times New Roman"/>
          <w:b/>
          <w:bCs/>
          <w:lang w:val="en-US"/>
        </w:rPr>
      </w:pPr>
    </w:p>
    <w:p w14:paraId="16839F96" w14:textId="2939E5D1" w:rsidR="00EE6EDD" w:rsidRPr="000F283A" w:rsidRDefault="00EE6EDD" w:rsidP="003567E7">
      <w:pPr>
        <w:spacing w:line="360" w:lineRule="auto"/>
        <w:rPr>
          <w:rFonts w:ascii="Times New Roman" w:hAnsi="Times New Roman" w:cs="Times New Roman"/>
          <w:b/>
          <w:bCs/>
          <w:lang w:val="en-US"/>
        </w:rPr>
      </w:pPr>
      <w:commentRangeStart w:id="339"/>
      <w:del w:id="340" w:author="Meggan Harris" w:date="2025-08-29T12:17:00Z" w16du:dateUtc="2025-08-29T10:17:00Z">
        <w:r w:rsidRPr="000F283A" w:rsidDel="00027B9F">
          <w:rPr>
            <w:rFonts w:ascii="Times New Roman" w:hAnsi="Times New Roman" w:cs="Times New Roman"/>
            <w:b/>
            <w:bCs/>
            <w:noProof/>
            <w:lang w:val="en-US"/>
          </w:rPr>
          <mc:AlternateContent>
            <mc:Choice Requires="wps">
              <w:drawing>
                <wp:anchor distT="45720" distB="45720" distL="114300" distR="114300" simplePos="0" relativeHeight="251659264" behindDoc="0" locked="0" layoutInCell="1" allowOverlap="1" wp14:anchorId="773CCB83" wp14:editId="2D324C6F">
                  <wp:simplePos x="0" y="0"/>
                  <wp:positionH relativeFrom="column">
                    <wp:posOffset>-81280</wp:posOffset>
                  </wp:positionH>
                  <wp:positionV relativeFrom="paragraph">
                    <wp:posOffset>366395</wp:posOffset>
                  </wp:positionV>
                  <wp:extent cx="6324600" cy="1404620"/>
                  <wp:effectExtent l="0" t="0" r="19050" b="222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1404620"/>
                          </a:xfrm>
                          <a:prstGeom prst="rect">
                            <a:avLst/>
                          </a:prstGeom>
                          <a:solidFill>
                            <a:srgbClr val="FFFFFF"/>
                          </a:solidFill>
                          <a:ln w="9525">
                            <a:solidFill>
                              <a:srgbClr val="000000"/>
                            </a:solidFill>
                            <a:miter lim="800000"/>
                            <a:headEnd/>
                            <a:tailEnd/>
                          </a:ln>
                        </wps:spPr>
                        <wps:txbx>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0AE4B862"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w:t>
                              </w:r>
                              <w:r w:rsidR="003D5031">
                                <w:rPr>
                                  <w:rFonts w:ascii="Times New Roman" w:hAnsi="Times New Roman" w:cs="Times New Roman"/>
                                  <w:lang w:val="en-US"/>
                                </w:rPr>
                                <w:t xml:space="preserve"> some</w:t>
                              </w:r>
                              <w:r w:rsidRPr="002A40E0">
                                <w:rPr>
                                  <w:rFonts w:ascii="Times New Roman" w:hAnsi="Times New Roman" w:cs="Times New Roman"/>
                                  <w:lang w:val="en-US"/>
                                </w:rPr>
                                <w:t xml:space="preserve"> patients, the cost of benznidazole remains a substantial barrier, </w:t>
                              </w:r>
                              <w:r w:rsidRPr="008570F1">
                                <w:rPr>
                                  <w:rFonts w:ascii="Times New Roman" w:hAnsi="Times New Roman" w:cs="Times New Roman"/>
                                  <w:lang w:val="en-US"/>
                                </w:rPr>
                                <w:t xml:space="preserve">despite its </w:t>
                              </w:r>
                              <w:r w:rsidR="00D0494F" w:rsidRPr="008570F1">
                                <w:rPr>
                                  <w:rFonts w:ascii="Times New Roman" w:hAnsi="Times New Roman" w:cs="Times New Roman"/>
                                  <w:lang w:val="en-US"/>
                                </w:rPr>
                                <w:t>effectiveness</w:t>
                              </w:r>
                              <w:r w:rsidRPr="008570F1">
                                <w:rPr>
                                  <w:rFonts w:ascii="Times New Roman" w:hAnsi="Times New Roman" w:cs="Times New Roman"/>
                                  <w:lang w:val="en-US"/>
                                </w:rPr>
                                <w:t xml:space="preserve"> in </w:t>
                              </w:r>
                              <w:r w:rsidRPr="002A40E0">
                                <w:rPr>
                                  <w:rFonts w:ascii="Times New Roman" w:hAnsi="Times New Roman" w:cs="Times New Roman"/>
                                  <w:lang w:val="en-US"/>
                                </w:rPr>
                                <w:t>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2D651D1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 xml:space="preserve">To our knowledge, this is the first study to evaluate the cost-effectiveness of benznidazole treatment for Chagas disease within a European health system. Using a dynamic Markov model, we </w:t>
                              </w:r>
                              <w:r w:rsidR="00D0494F">
                                <w:rPr>
                                  <w:rFonts w:ascii="Times New Roman" w:hAnsi="Times New Roman" w:cs="Times New Roman"/>
                                  <w:lang w:val="en-US"/>
                                </w:rPr>
                                <w:t xml:space="preserve">demonstrate that </w:t>
                              </w:r>
                              <w:r w:rsidR="00D0494F" w:rsidRPr="008570F1">
                                <w:rPr>
                                  <w:rFonts w:ascii="Times New Roman" w:hAnsi="Times New Roman" w:cs="Times New Roman"/>
                                  <w:lang w:val="en-US"/>
                                </w:rPr>
                                <w:t>benznidazole is not only cost-effective but also cost-saving when provided to eligible patients, resulting in lower long-term healthcare costs that far outweigh</w:t>
                              </w:r>
                              <w:r w:rsidR="000219AD" w:rsidRPr="008570F1">
                                <w:rPr>
                                  <w:rFonts w:ascii="Times New Roman" w:hAnsi="Times New Roman" w:cs="Times New Roman"/>
                                  <w:lang w:val="en-US"/>
                                </w:rPr>
                                <w:t xml:space="preserve"> the drug acquisition costs. </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685CA2C4" w14:textId="5D3CE86B" w:rsidR="00D0494F" w:rsidRPr="008570F1" w:rsidRDefault="00D0494F" w:rsidP="00EE6EDD">
                              <w:pPr>
                                <w:rPr>
                                  <w:rFonts w:ascii="Times New Roman" w:hAnsi="Times New Roman" w:cs="Times New Roman"/>
                                  <w:lang w:val="en-US"/>
                                </w:rPr>
                              </w:pPr>
                              <w:r w:rsidRPr="008570F1">
                                <w:rPr>
                                  <w:rFonts w:ascii="Times New Roman" w:hAnsi="Times New Roman" w:cs="Times New Roman"/>
                                  <w:lang w:val="en-US"/>
                                </w:rPr>
                                <w:t xml:space="preserve">Removing financial barriers to treatment for affected migrant populations would improve health outcomes, promote health equity, and generate savings for European healthcare systems. </w:t>
                              </w:r>
                              <w:r w:rsidR="005A7003" w:rsidRPr="008570F1">
                                <w:rPr>
                                  <w:rFonts w:ascii="Times New Roman" w:hAnsi="Times New Roman" w:cs="Times New Roman"/>
                                  <w:lang w:val="en-US"/>
                                </w:rPr>
                                <w:t>Additionally, further research should be funded to refi</w:t>
                              </w:r>
                              <w:r w:rsidRPr="008570F1">
                                <w:rPr>
                                  <w:rFonts w:ascii="Times New Roman" w:hAnsi="Times New Roman" w:cs="Times New Roman"/>
                                  <w:lang w:val="en-US"/>
                                </w:rPr>
                                <w:t>ne long-term strategies.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3CCB83" id="_x0000_t202" coordsize="21600,21600" o:spt="202" path="m,l,21600r21600,l21600,xe">
                  <v:stroke joinstyle="miter"/>
                  <v:path gradientshapeok="t" o:connecttype="rect"/>
                </v:shapetype>
                <v:shape id="Cuadro de texto 2" o:spid="_x0000_s1026" type="#_x0000_t202" style="position:absolute;margin-left:-6.4pt;margin-top:28.85pt;width:49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ENEQIAACAEAAAOAAAAZHJzL2Uyb0RvYy54bWysk82O0zAQx+9IvIPlO01a2rIbNV0tXYqQ&#10;lg9p4QEmjtNYOB5ju03K0zN2ut1qgQvCB8v2jP+e+c14dTN0mh2k8wpNyaeTnDNpBNbK7Er+7ev2&#10;1RVnPoCpQaORJT9Kz2/WL1+selvIGbaoa+kYiRhf9LbkbQi2yDIvWtmBn6CVhowNug4Cbd0uqx30&#10;pN7pbJbny6xHV1uHQnpPp3ejka+TftNIET43jZeB6ZJTbCHNLs1VnLP1CoqdA9sqcQoD/iGKDpSh&#10;R89SdxCA7Z36TapTwqHHJkwEdhk2jRIy5UDZTPNn2Ty0YGXKheB4e8bk/5+s+HR4sF8cC8NbHKiA&#10;KQlv71F898zgpgWzk7fOYd9KqOnhaUSW9dYXp6sRtS98FKn6j1hTkWEfMAkNjesiFcqTkToV4HiG&#10;LofABB0uX8/my5xMgmzTeT5fzlJZMiger1vnw3uJHYuLkjuqapKHw70PMRwoHl3iax61qrdK67Rx&#10;u2qjHTsAdcA2jZTBMzdtWF/y68VsMRL4q0Sexp8kOhWolbXqSn51doIicntn6tRoAZQe1xSyNieQ&#10;kd1IMQzVQI4RaIX1kZA6HFuWvhgtWnQ/OeupXUvuf+zBSc70B0NluZ7O57G/02a+eEMMmbu0VJcW&#10;MIKkSh44G5ebkP5EAmZvqXxblcA+RXKKldow8T59mdjnl/vk9fSx178AAAD//wMAUEsDBBQABgAI&#10;AAAAIQCkLG0u3wAAAAoBAAAPAAAAZHJzL2Rvd25yZXYueG1sTI9Bb4JAFITvTfofNq9JL0YXMQhS&#10;HqY18dST1N5X9hVI2beUXRX/fbenepzMZOabYjuZXlxodJ1lhOUiAkFcW91xg3D82M8zEM4r1qq3&#10;TAg3crAtHx8KlWt75QNdKt+IUMIuVwit90MupatbMsot7EAcvC87GuWDHBupR3UN5aaXcRStpVEd&#10;h4VWDbRrqf6uzgZh/VOtZu+fesaH2/5trE2id8cE8flpen0B4Wny/2H4ww/oUAamkz2zdqJHmC/j&#10;gO4RkjQFEQKbbBWDOCHEabYBWRby/kL5CwAA//8DAFBLAQItABQABgAIAAAAIQC2gziS/gAAAOEB&#10;AAATAAAAAAAAAAAAAAAAAAAAAABbQ29udGVudF9UeXBlc10ueG1sUEsBAi0AFAAGAAgAAAAhADj9&#10;If/WAAAAlAEAAAsAAAAAAAAAAAAAAAAALwEAAF9yZWxzLy5yZWxzUEsBAi0AFAAGAAgAAAAhACAT&#10;MQ0RAgAAIAQAAA4AAAAAAAAAAAAAAAAALgIAAGRycy9lMm9Eb2MueG1sUEsBAi0AFAAGAAgAAAAh&#10;AKQsbS7fAAAACgEAAA8AAAAAAAAAAAAAAAAAawQAAGRycy9kb3ducmV2LnhtbFBLBQYAAAAABAAE&#10;APMAAAB3BQAAAAA=&#10;">
                  <v:textbox style="mso-fit-shape-to-text:t">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0AE4B862"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w:t>
                        </w:r>
                        <w:r w:rsidR="003D5031">
                          <w:rPr>
                            <w:rFonts w:ascii="Times New Roman" w:hAnsi="Times New Roman" w:cs="Times New Roman"/>
                            <w:lang w:val="en-US"/>
                          </w:rPr>
                          <w:t xml:space="preserve"> some</w:t>
                        </w:r>
                        <w:r w:rsidRPr="002A40E0">
                          <w:rPr>
                            <w:rFonts w:ascii="Times New Roman" w:hAnsi="Times New Roman" w:cs="Times New Roman"/>
                            <w:lang w:val="en-US"/>
                          </w:rPr>
                          <w:t xml:space="preserve"> patients, the cost of benznidazole remains a substantial barrier, </w:t>
                        </w:r>
                        <w:r w:rsidRPr="008570F1">
                          <w:rPr>
                            <w:rFonts w:ascii="Times New Roman" w:hAnsi="Times New Roman" w:cs="Times New Roman"/>
                            <w:lang w:val="en-US"/>
                          </w:rPr>
                          <w:t xml:space="preserve">despite its </w:t>
                        </w:r>
                        <w:r w:rsidR="00D0494F" w:rsidRPr="008570F1">
                          <w:rPr>
                            <w:rFonts w:ascii="Times New Roman" w:hAnsi="Times New Roman" w:cs="Times New Roman"/>
                            <w:lang w:val="en-US"/>
                          </w:rPr>
                          <w:t>effectiveness</w:t>
                        </w:r>
                        <w:r w:rsidRPr="008570F1">
                          <w:rPr>
                            <w:rFonts w:ascii="Times New Roman" w:hAnsi="Times New Roman" w:cs="Times New Roman"/>
                            <w:lang w:val="en-US"/>
                          </w:rPr>
                          <w:t xml:space="preserve"> in </w:t>
                        </w:r>
                        <w:r w:rsidRPr="002A40E0">
                          <w:rPr>
                            <w:rFonts w:ascii="Times New Roman" w:hAnsi="Times New Roman" w:cs="Times New Roman"/>
                            <w:lang w:val="en-US"/>
                          </w:rPr>
                          <w:t>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2D651D1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 xml:space="preserve">To our knowledge, this is the first study to evaluate the cost-effectiveness of benznidazole treatment for Chagas disease within a European health system. Using a dynamic Markov model, we </w:t>
                        </w:r>
                        <w:r w:rsidR="00D0494F">
                          <w:rPr>
                            <w:rFonts w:ascii="Times New Roman" w:hAnsi="Times New Roman" w:cs="Times New Roman"/>
                            <w:lang w:val="en-US"/>
                          </w:rPr>
                          <w:t xml:space="preserve">demonstrate that </w:t>
                        </w:r>
                        <w:r w:rsidR="00D0494F" w:rsidRPr="008570F1">
                          <w:rPr>
                            <w:rFonts w:ascii="Times New Roman" w:hAnsi="Times New Roman" w:cs="Times New Roman"/>
                            <w:lang w:val="en-US"/>
                          </w:rPr>
                          <w:t>benznidazole is not only cost-effective but also cost-saving when provided to eligible patients, resulting in lower long-term healthcare costs that far outweigh</w:t>
                        </w:r>
                        <w:r w:rsidR="000219AD" w:rsidRPr="008570F1">
                          <w:rPr>
                            <w:rFonts w:ascii="Times New Roman" w:hAnsi="Times New Roman" w:cs="Times New Roman"/>
                            <w:lang w:val="en-US"/>
                          </w:rPr>
                          <w:t xml:space="preserve"> the drug acquisition costs. </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685CA2C4" w14:textId="5D3CE86B" w:rsidR="00D0494F" w:rsidRPr="008570F1" w:rsidRDefault="00D0494F" w:rsidP="00EE6EDD">
                        <w:pPr>
                          <w:rPr>
                            <w:rFonts w:ascii="Times New Roman" w:hAnsi="Times New Roman" w:cs="Times New Roman"/>
                            <w:lang w:val="en-US"/>
                          </w:rPr>
                        </w:pPr>
                        <w:r w:rsidRPr="008570F1">
                          <w:rPr>
                            <w:rFonts w:ascii="Times New Roman" w:hAnsi="Times New Roman" w:cs="Times New Roman"/>
                            <w:lang w:val="en-US"/>
                          </w:rPr>
                          <w:t xml:space="preserve">Removing financial barriers to treatment for affected migrant populations would improve health outcomes, promote health equity, and generate savings for European healthcare systems. </w:t>
                        </w:r>
                        <w:r w:rsidR="005A7003" w:rsidRPr="008570F1">
                          <w:rPr>
                            <w:rFonts w:ascii="Times New Roman" w:hAnsi="Times New Roman" w:cs="Times New Roman"/>
                            <w:lang w:val="en-US"/>
                          </w:rPr>
                          <w:t>Additionally, further research should be funded to refi</w:t>
                        </w:r>
                        <w:r w:rsidRPr="008570F1">
                          <w:rPr>
                            <w:rFonts w:ascii="Times New Roman" w:hAnsi="Times New Roman" w:cs="Times New Roman"/>
                            <w:lang w:val="en-US"/>
                          </w:rPr>
                          <w:t>ne long-term strategies.</w:t>
                        </w:r>
                      </w:p>
                    </w:txbxContent>
                  </v:textbox>
                  <w10:wrap type="square"/>
                </v:shape>
              </w:pict>
            </mc:Fallback>
          </mc:AlternateContent>
        </w:r>
      </w:del>
      <w:r w:rsidR="00382A72" w:rsidRPr="000F283A">
        <w:rPr>
          <w:rFonts w:ascii="Times New Roman" w:hAnsi="Times New Roman" w:cs="Times New Roman"/>
          <w:b/>
          <w:bCs/>
          <w:lang w:val="en-US"/>
        </w:rPr>
        <w:t>Discussion</w:t>
      </w:r>
      <w:commentRangeEnd w:id="339"/>
      <w:r w:rsidR="00D80006">
        <w:rPr>
          <w:rStyle w:val="Refdecomentario"/>
        </w:rPr>
        <w:commentReference w:id="339"/>
      </w:r>
    </w:p>
    <w:p w14:paraId="1C80A9A0" w14:textId="57F31025" w:rsidR="00E92F43" w:rsidRDefault="00E92F43" w:rsidP="003567E7">
      <w:pPr>
        <w:spacing w:line="360" w:lineRule="auto"/>
        <w:rPr>
          <w:rFonts w:ascii="Times New Roman" w:hAnsi="Times New Roman" w:cs="Times New Roman"/>
          <w:lang w:val="en-US"/>
        </w:rPr>
      </w:pPr>
      <w:del w:id="341" w:author="Meggan Harris" w:date="2025-08-29T12:17:00Z" w16du:dateUtc="2025-08-29T10:17:00Z">
        <w:r w:rsidRPr="00E92F43" w:rsidDel="00027B9F">
          <w:rPr>
            <w:rFonts w:ascii="Times New Roman" w:hAnsi="Times New Roman" w:cs="Times New Roman"/>
            <w:b/>
            <w:bCs/>
            <w:lang w:val="en-US"/>
          </w:rPr>
          <w:br/>
        </w:r>
      </w:del>
      <w:del w:id="342" w:author="Meggan Harris" w:date="2025-08-28T12:23:00Z" w16du:dateUtc="2025-08-28T10:23:00Z">
        <w:r w:rsidRPr="008570F1" w:rsidDel="00666763">
          <w:rPr>
            <w:rFonts w:ascii="Times New Roman" w:hAnsi="Times New Roman" w:cs="Times New Roman"/>
            <w:lang w:val="en-US"/>
          </w:rPr>
          <w:delText>We find</w:delText>
        </w:r>
      </w:del>
      <w:ins w:id="343" w:author="Meggan Harris" w:date="2025-08-28T12:23:00Z" w16du:dateUtc="2025-08-28T10:23:00Z">
        <w:r w:rsidR="00666763">
          <w:rPr>
            <w:rFonts w:ascii="Times New Roman" w:hAnsi="Times New Roman" w:cs="Times New Roman"/>
            <w:lang w:val="en-US"/>
          </w:rPr>
          <w:t>Our results indicate</w:t>
        </w:r>
      </w:ins>
      <w:r w:rsidRPr="008570F1">
        <w:rPr>
          <w:rFonts w:ascii="Times New Roman" w:hAnsi="Times New Roman" w:cs="Times New Roman"/>
          <w:lang w:val="en-US"/>
        </w:rPr>
        <w:t xml:space="preserve"> that</w:t>
      </w:r>
      <w:ins w:id="344" w:author="Meggan Harris" w:date="2025-08-29T12:21:00Z" w16du:dateUtc="2025-08-29T10:21:00Z">
        <w:r w:rsidR="00CA195D">
          <w:rPr>
            <w:rFonts w:ascii="Times New Roman" w:hAnsi="Times New Roman" w:cs="Times New Roman"/>
            <w:lang w:val="en-US"/>
          </w:rPr>
          <w:t>, using a 20-year time horizon,</w:t>
        </w:r>
      </w:ins>
      <w:r w:rsidRPr="008570F1">
        <w:rPr>
          <w:rFonts w:ascii="Times New Roman" w:hAnsi="Times New Roman" w:cs="Times New Roman"/>
          <w:lang w:val="en-US"/>
        </w:rPr>
        <w:t xml:space="preserve"> treating patients with chronic indeterminate Chagas disease using benznidazole is a cost-saving strategy, as it produces more QALYs and results in lower overall costs</w:t>
      </w:r>
      <w:ins w:id="345" w:author="Meggan Harris" w:date="2025-08-28T12:23:00Z" w16du:dateUtc="2025-08-28T10:23:00Z">
        <w:r w:rsidR="00666763">
          <w:rPr>
            <w:rFonts w:ascii="Times New Roman" w:hAnsi="Times New Roman" w:cs="Times New Roman"/>
            <w:lang w:val="en-US"/>
          </w:rPr>
          <w:t xml:space="preserve"> than conservative follow-up of people </w:t>
        </w:r>
      </w:ins>
      <w:ins w:id="346" w:author="Meggan Harris" w:date="2025-08-28T12:24:00Z" w16du:dateUtc="2025-08-28T10:24:00Z">
        <w:r w:rsidR="00666763">
          <w:rPr>
            <w:rFonts w:ascii="Times New Roman" w:hAnsi="Times New Roman" w:cs="Times New Roman"/>
            <w:lang w:val="en-US"/>
          </w:rPr>
          <w:t>diagnosed with the disease</w:t>
        </w:r>
      </w:ins>
      <w:r w:rsidRPr="008570F1">
        <w:rPr>
          <w:rFonts w:ascii="Times New Roman" w:hAnsi="Times New Roman" w:cs="Times New Roman"/>
          <w:lang w:val="en-US"/>
        </w:rPr>
        <w:t>. Both the deterministic and probabilistic sensitivity analyses show consistent results, reinforcing the robustness of our findings. Only under the most extreme assumptions about benznidazole</w:t>
      </w:r>
      <w:del w:id="347" w:author="Meggan Harris" w:date="2025-08-28T10:13:00Z" w16du:dateUtc="2025-08-28T08:13:00Z">
        <w:r w:rsidRPr="008570F1" w:rsidDel="00465737">
          <w:rPr>
            <w:rFonts w:ascii="Times New Roman" w:hAnsi="Times New Roman" w:cs="Times New Roman"/>
            <w:lang w:val="en-US"/>
          </w:rPr>
          <w:delText>’</w:delText>
        </w:r>
      </w:del>
      <w:ins w:id="348" w:author="Meggan Harris" w:date="2025-08-28T10:13:00Z" w16du:dateUtc="2025-08-28T08:13:00Z">
        <w:r w:rsidR="00465737">
          <w:rPr>
            <w:rFonts w:ascii="Times New Roman" w:hAnsi="Times New Roman" w:cs="Times New Roman"/>
            <w:lang w:val="en-US"/>
          </w:rPr>
          <w:t>’</w:t>
        </w:r>
      </w:ins>
      <w:r w:rsidRPr="008570F1">
        <w:rPr>
          <w:rFonts w:ascii="Times New Roman" w:hAnsi="Times New Roman" w:cs="Times New Roman"/>
          <w:lang w:val="en-US"/>
        </w:rPr>
        <w:t xml:space="preserve">s </w:t>
      </w:r>
      <w:r w:rsidR="008570F1">
        <w:rPr>
          <w:rFonts w:ascii="Times New Roman" w:hAnsi="Times New Roman" w:cs="Times New Roman"/>
          <w:lang w:val="en-US"/>
        </w:rPr>
        <w:t xml:space="preserve">lack of </w:t>
      </w:r>
      <w:r w:rsidRPr="008570F1">
        <w:rPr>
          <w:rFonts w:ascii="Times New Roman" w:hAnsi="Times New Roman" w:cs="Times New Roman"/>
          <w:lang w:val="en-US"/>
        </w:rPr>
        <w:t xml:space="preserve">effectiveness in preventing progression to </w:t>
      </w:r>
      <w:del w:id="349" w:author="Meggan Harris" w:date="2025-08-29T10:50:00Z" w16du:dateUtc="2025-08-29T08:50:00Z">
        <w:r w:rsidRPr="008570F1" w:rsidDel="00E36A0E">
          <w:rPr>
            <w:rFonts w:ascii="Times New Roman" w:hAnsi="Times New Roman" w:cs="Times New Roman"/>
            <w:lang w:val="en-US"/>
          </w:rPr>
          <w:delText>cardiac</w:delText>
        </w:r>
      </w:del>
      <w:ins w:id="350" w:author="Meggan Harris" w:date="2025-08-29T10:50:00Z" w16du:dateUtc="2025-08-29T08:50:00Z">
        <w:r w:rsidR="00E36A0E">
          <w:rPr>
            <w:rFonts w:ascii="Times New Roman" w:hAnsi="Times New Roman" w:cs="Times New Roman"/>
            <w:lang w:val="en-US"/>
          </w:rPr>
          <w:t>heart</w:t>
        </w:r>
      </w:ins>
      <w:r w:rsidRPr="008570F1">
        <w:rPr>
          <w:rFonts w:ascii="Times New Roman" w:hAnsi="Times New Roman" w:cs="Times New Roman"/>
          <w:lang w:val="en-US"/>
        </w:rPr>
        <w:t xml:space="preserve"> disease does the ICER increase to a level where the strategy is no longer </w:t>
      </w:r>
      <w:del w:id="351" w:author="Meggan Harris" w:date="2025-08-29T12:21:00Z" w16du:dateUtc="2025-08-29T10:21:00Z">
        <w:r w:rsidRPr="008570F1" w:rsidDel="00A90168">
          <w:rPr>
            <w:rFonts w:ascii="Times New Roman" w:hAnsi="Times New Roman" w:cs="Times New Roman"/>
            <w:lang w:val="en-US"/>
          </w:rPr>
          <w:delText>cost-saving</w:delText>
        </w:r>
      </w:del>
      <w:ins w:id="352" w:author="Meggan Harris" w:date="2025-08-29T12:21:00Z" w16du:dateUtc="2025-08-29T10:21:00Z">
        <w:r w:rsidR="00A90168" w:rsidRPr="008570F1">
          <w:rPr>
            <w:rFonts w:ascii="Times New Roman" w:hAnsi="Times New Roman" w:cs="Times New Roman"/>
            <w:lang w:val="en-US"/>
          </w:rPr>
          <w:t>cost saving</w:t>
        </w:r>
      </w:ins>
      <w:r w:rsidRPr="008570F1">
        <w:rPr>
          <w:rFonts w:ascii="Times New Roman" w:hAnsi="Times New Roman" w:cs="Times New Roman"/>
          <w:lang w:val="en-US"/>
        </w:rPr>
        <w:t xml:space="preserve">. However, even in these scenarios, the ICER stays below the </w:t>
      </w:r>
      <w:del w:id="353" w:author="Meggan Harris" w:date="2025-08-29T12:21:00Z" w16du:dateUtc="2025-08-29T10:21:00Z">
        <w:r w:rsidRPr="008570F1" w:rsidDel="00A90168">
          <w:rPr>
            <w:rFonts w:ascii="Times New Roman" w:hAnsi="Times New Roman" w:cs="Times New Roman"/>
            <w:lang w:val="en-US"/>
          </w:rPr>
          <w:delText>willingness-to-pay</w:delText>
        </w:r>
      </w:del>
      <w:ins w:id="354" w:author="Meggan Harris" w:date="2025-08-29T12:21:00Z" w16du:dateUtc="2025-08-29T10:21:00Z">
        <w:r w:rsidR="00A90168">
          <w:rPr>
            <w:rFonts w:ascii="Times New Roman" w:hAnsi="Times New Roman" w:cs="Times New Roman"/>
            <w:lang w:val="en-US"/>
          </w:rPr>
          <w:t>WTP</w:t>
        </w:r>
      </w:ins>
      <w:r w:rsidRPr="008570F1">
        <w:rPr>
          <w:rFonts w:ascii="Times New Roman" w:hAnsi="Times New Roman" w:cs="Times New Roman"/>
          <w:lang w:val="en-US"/>
        </w:rPr>
        <w:t xml:space="preserve"> threshold.</w:t>
      </w:r>
    </w:p>
    <w:p w14:paraId="7D29375C" w14:textId="28DA17C5" w:rsidR="0003270A" w:rsidRPr="008570F1" w:rsidRDefault="008570F1" w:rsidP="003567E7">
      <w:pPr>
        <w:spacing w:line="360" w:lineRule="auto"/>
        <w:rPr>
          <w:rFonts w:ascii="Times New Roman" w:hAnsi="Times New Roman" w:cs="Times New Roman"/>
          <w:kern w:val="0"/>
          <w:lang w:val="en-US"/>
          <w14:ligatures w14:val="none"/>
        </w:rPr>
      </w:pPr>
      <w:r w:rsidRPr="008570F1">
        <w:rPr>
          <w:rFonts w:ascii="Times New Roman" w:hAnsi="Times New Roman" w:cs="Times New Roman"/>
          <w:lang w:val="en-US"/>
        </w:rPr>
        <w:t xml:space="preserve">Currently, benznidazole is not commercially available in Spain and is not universally covered free of charge within the Spanish public health system. The drug must be imported, and in most </w:t>
      </w:r>
      <w:del w:id="355" w:author="Meggan Harris" w:date="2025-08-28T12:24:00Z" w16du:dateUtc="2025-08-28T10:24:00Z">
        <w:r w:rsidRPr="008570F1" w:rsidDel="00666763">
          <w:rPr>
            <w:rFonts w:ascii="Times New Roman" w:hAnsi="Times New Roman" w:cs="Times New Roman"/>
            <w:lang w:val="en-US"/>
          </w:rPr>
          <w:delText xml:space="preserve">Autonomous </w:delText>
        </w:r>
      </w:del>
      <w:ins w:id="356" w:author="Meggan Harris" w:date="2025-08-28T12:24:00Z" w16du:dateUtc="2025-08-28T10:24:00Z">
        <w:r w:rsidR="00666763">
          <w:rPr>
            <w:rFonts w:ascii="Times New Roman" w:hAnsi="Times New Roman" w:cs="Times New Roman"/>
            <w:lang w:val="en-US"/>
          </w:rPr>
          <w:lastRenderedPageBreak/>
          <w:t>a</w:t>
        </w:r>
        <w:r w:rsidR="00666763" w:rsidRPr="008570F1">
          <w:rPr>
            <w:rFonts w:ascii="Times New Roman" w:hAnsi="Times New Roman" w:cs="Times New Roman"/>
            <w:lang w:val="en-US"/>
          </w:rPr>
          <w:t xml:space="preserve">utonomous </w:t>
        </w:r>
      </w:ins>
      <w:del w:id="357" w:author="Meggan Harris" w:date="2025-08-28T12:24:00Z" w16du:dateUtc="2025-08-28T10:24:00Z">
        <w:r w:rsidRPr="008570F1" w:rsidDel="00666763">
          <w:rPr>
            <w:rFonts w:ascii="Times New Roman" w:hAnsi="Times New Roman" w:cs="Times New Roman"/>
            <w:lang w:val="en-US"/>
          </w:rPr>
          <w:delText>Communities</w:delText>
        </w:r>
      </w:del>
      <w:ins w:id="358" w:author="Meggan Harris" w:date="2025-08-28T12:24:00Z" w16du:dateUtc="2025-08-28T10:24:00Z">
        <w:r w:rsidR="00666763">
          <w:rPr>
            <w:rFonts w:ascii="Times New Roman" w:hAnsi="Times New Roman" w:cs="Times New Roman"/>
            <w:lang w:val="en-US"/>
          </w:rPr>
          <w:t>c</w:t>
        </w:r>
        <w:r w:rsidR="00666763" w:rsidRPr="008570F1">
          <w:rPr>
            <w:rFonts w:ascii="Times New Roman" w:hAnsi="Times New Roman" w:cs="Times New Roman"/>
            <w:lang w:val="en-US"/>
          </w:rPr>
          <w:t>ommunities</w:t>
        </w:r>
      </w:ins>
      <w:r w:rsidRPr="008570F1">
        <w:rPr>
          <w:rFonts w:ascii="Times New Roman" w:hAnsi="Times New Roman" w:cs="Times New Roman"/>
          <w:lang w:val="en-US"/>
        </w:rPr>
        <w:t xml:space="preserve">, </w:t>
      </w:r>
      <w:del w:id="359" w:author="Meggan Harris" w:date="2025-08-29T12:22:00Z" w16du:dateUtc="2025-08-29T10:22:00Z">
        <w:r w:rsidRPr="008570F1" w:rsidDel="00A90168">
          <w:rPr>
            <w:rFonts w:ascii="Times New Roman" w:hAnsi="Times New Roman" w:cs="Times New Roman"/>
            <w:lang w:val="en-US"/>
          </w:rPr>
          <w:delText xml:space="preserve">benznidazole </w:delText>
        </w:r>
      </w:del>
      <w:ins w:id="360" w:author="Meggan Harris" w:date="2025-08-29T12:22:00Z" w16du:dateUtc="2025-08-29T10:22:00Z">
        <w:r w:rsidR="00A90168">
          <w:rPr>
            <w:rFonts w:ascii="Times New Roman" w:hAnsi="Times New Roman" w:cs="Times New Roman"/>
            <w:lang w:val="en-US"/>
          </w:rPr>
          <w:t>it</w:t>
        </w:r>
        <w:r w:rsidR="00A90168" w:rsidRPr="008570F1">
          <w:rPr>
            <w:rFonts w:ascii="Times New Roman" w:hAnsi="Times New Roman" w:cs="Times New Roman"/>
            <w:lang w:val="en-US"/>
          </w:rPr>
          <w:t xml:space="preserve"> </w:t>
        </w:r>
      </w:ins>
      <w:r w:rsidRPr="008570F1">
        <w:rPr>
          <w:rFonts w:ascii="Times New Roman" w:hAnsi="Times New Roman" w:cs="Times New Roman"/>
          <w:lang w:val="en-US"/>
        </w:rPr>
        <w:t xml:space="preserve">is dispensed </w:t>
      </w:r>
      <w:ins w:id="361" w:author="Meggan Harris" w:date="2025-08-29T12:22:00Z" w16du:dateUtc="2025-08-29T10:22:00Z">
        <w:r w:rsidR="00A90168">
          <w:rPr>
            <w:rFonts w:ascii="Times New Roman" w:hAnsi="Times New Roman" w:cs="Times New Roman"/>
            <w:lang w:val="en-US"/>
          </w:rPr>
          <w:t xml:space="preserve">only </w:t>
        </w:r>
      </w:ins>
      <w:r w:rsidRPr="008570F1">
        <w:rPr>
          <w:rFonts w:ascii="Times New Roman" w:hAnsi="Times New Roman" w:cs="Times New Roman"/>
          <w:lang w:val="en-US"/>
        </w:rPr>
        <w:t>through specific pharmacies for foreign medicines not marketed in the country, rather than through regular community pharmacies</w:t>
      </w:r>
      <w:del w:id="362" w:author="Meggan Harris" w:date="2025-08-29T12:24:00Z" w16du:dateUtc="2025-08-29T10:24:00Z">
        <w:r w:rsidRPr="008570F1" w:rsidDel="00330A24">
          <w:rPr>
            <w:rFonts w:ascii="Times New Roman" w:hAnsi="Times New Roman" w:cs="Times New Roman"/>
            <w:lang w:val="en-US"/>
          </w:rPr>
          <w:delText>, which further hampers treatment</w:delText>
        </w:r>
      </w:del>
      <w:r w:rsidRPr="008570F1">
        <w:rPr>
          <w:rFonts w:ascii="Times New Roman" w:hAnsi="Times New Roman" w:cs="Times New Roman"/>
          <w:lang w:val="en-US"/>
        </w:rPr>
        <w:t xml:space="preserve">. </w:t>
      </w:r>
      <w:commentRangeStart w:id="363"/>
      <w:r w:rsidRPr="008570F1">
        <w:rPr>
          <w:rFonts w:ascii="Times New Roman" w:hAnsi="Times New Roman" w:cs="Times New Roman"/>
          <w:lang w:val="en-US"/>
        </w:rPr>
        <w:t>As a result, migrants</w:t>
      </w:r>
      <w:ins w:id="364" w:author="Meggan Harris" w:date="2025-08-29T12:29:00Z" w16du:dateUtc="2025-08-29T10:29:00Z">
        <w:r w:rsidR="00906504">
          <w:rPr>
            <w:rFonts w:ascii="Times New Roman" w:hAnsi="Times New Roman" w:cs="Times New Roman"/>
            <w:lang w:val="en-US"/>
          </w:rPr>
          <w:t xml:space="preserve"> –</w:t>
        </w:r>
      </w:ins>
      <w:del w:id="365" w:author="Meggan Harris" w:date="2025-08-29T12:29:00Z" w16du:dateUtc="2025-08-29T10:29:00Z">
        <w:r w:rsidRPr="008570F1" w:rsidDel="00906504">
          <w:rPr>
            <w:rFonts w:ascii="Times New Roman" w:hAnsi="Times New Roman" w:cs="Times New Roman"/>
            <w:lang w:val="en-US"/>
          </w:rPr>
          <w:delText>, who constitute</w:delText>
        </w:r>
      </w:del>
      <w:r w:rsidRPr="008570F1">
        <w:rPr>
          <w:rFonts w:ascii="Times New Roman" w:hAnsi="Times New Roman" w:cs="Times New Roman"/>
          <w:lang w:val="en-US"/>
        </w:rPr>
        <w:t xml:space="preserve"> a particularly vulnerable population</w:t>
      </w:r>
      <w:del w:id="366" w:author="Meggan Harris" w:date="2025-08-29T12:29:00Z" w16du:dateUtc="2025-08-29T10:29:00Z">
        <w:r w:rsidRPr="008570F1" w:rsidDel="00906504">
          <w:rPr>
            <w:rFonts w:ascii="Times New Roman" w:hAnsi="Times New Roman" w:cs="Times New Roman"/>
            <w:lang w:val="en-US"/>
          </w:rPr>
          <w:delText xml:space="preserve">, </w:delText>
        </w:r>
      </w:del>
      <w:ins w:id="367" w:author="Meggan Harris" w:date="2025-08-29T12:29:00Z" w16du:dateUtc="2025-08-29T10:29:00Z">
        <w:r w:rsidR="00906504">
          <w:rPr>
            <w:rFonts w:ascii="Times New Roman" w:hAnsi="Times New Roman" w:cs="Times New Roman"/>
            <w:lang w:val="en-US"/>
          </w:rPr>
          <w:t xml:space="preserve"> – </w:t>
        </w:r>
      </w:ins>
      <w:del w:id="368" w:author="Meggan Harris" w:date="2025-08-29T12:24:00Z" w16du:dateUtc="2025-08-29T10:24:00Z">
        <w:r w:rsidRPr="008570F1" w:rsidDel="00330A24">
          <w:rPr>
            <w:rFonts w:ascii="Times New Roman" w:hAnsi="Times New Roman" w:cs="Times New Roman"/>
            <w:lang w:val="en-US"/>
          </w:rPr>
          <w:delText>often cannot afford the treatment</w:delText>
        </w:r>
      </w:del>
      <w:ins w:id="369" w:author="Meggan Harris" w:date="2025-08-29T12:24:00Z" w16du:dateUtc="2025-08-29T10:24:00Z">
        <w:r w:rsidR="00330A24">
          <w:rPr>
            <w:rFonts w:ascii="Times New Roman" w:hAnsi="Times New Roman" w:cs="Times New Roman"/>
            <w:lang w:val="en-US"/>
          </w:rPr>
          <w:t xml:space="preserve">face </w:t>
        </w:r>
      </w:ins>
      <w:ins w:id="370" w:author="Meggan Harris" w:date="2025-08-29T12:25:00Z" w16du:dateUtc="2025-08-29T10:25:00Z">
        <w:r w:rsidR="005B1E64">
          <w:rPr>
            <w:rFonts w:ascii="Times New Roman" w:hAnsi="Times New Roman" w:cs="Times New Roman"/>
            <w:lang w:val="en-US"/>
          </w:rPr>
          <w:t xml:space="preserve">treatment </w:t>
        </w:r>
        <w:r w:rsidR="00DB7CA4">
          <w:rPr>
            <w:rFonts w:ascii="Times New Roman" w:hAnsi="Times New Roman" w:cs="Times New Roman"/>
            <w:lang w:val="en-US"/>
          </w:rPr>
          <w:t xml:space="preserve">barriers related to </w:t>
        </w:r>
        <w:r w:rsidR="005B1E64">
          <w:rPr>
            <w:rFonts w:ascii="Times New Roman" w:hAnsi="Times New Roman" w:cs="Times New Roman"/>
            <w:lang w:val="en-US"/>
          </w:rPr>
          <w:t xml:space="preserve">both </w:t>
        </w:r>
        <w:r w:rsidR="00DB7CA4">
          <w:rPr>
            <w:rFonts w:ascii="Times New Roman" w:hAnsi="Times New Roman" w:cs="Times New Roman"/>
            <w:lang w:val="en-US"/>
          </w:rPr>
          <w:t>cost</w:t>
        </w:r>
      </w:ins>
      <w:ins w:id="371" w:author="Meggan Harris" w:date="2025-08-29T12:55:00Z" w16du:dateUtc="2025-08-29T10:55:00Z">
        <w:r w:rsidR="004256E7">
          <w:rPr>
            <w:rFonts w:ascii="Times New Roman" w:hAnsi="Times New Roman" w:cs="Times New Roman"/>
            <w:lang w:val="en-US"/>
          </w:rPr>
          <w:t xml:space="preserve"> (a typical course of treatment has a retail cost of €131</w:t>
        </w:r>
        <w:r w:rsidR="00C131DA">
          <w:rPr>
            <w:rFonts w:ascii="Times New Roman" w:hAnsi="Times New Roman" w:cs="Times New Roman"/>
            <w:lang w:val="en-US"/>
          </w:rPr>
          <w:t>)</w:t>
        </w:r>
      </w:ins>
      <w:ins w:id="372" w:author="Meggan Harris" w:date="2025-08-29T12:25:00Z" w16du:dateUtc="2025-08-29T10:25:00Z">
        <w:r w:rsidR="00DB7CA4">
          <w:rPr>
            <w:rFonts w:ascii="Times New Roman" w:hAnsi="Times New Roman" w:cs="Times New Roman"/>
            <w:lang w:val="en-US"/>
          </w:rPr>
          <w:t xml:space="preserve"> and </w:t>
        </w:r>
        <w:r w:rsidR="005B1E64">
          <w:rPr>
            <w:rFonts w:ascii="Times New Roman" w:hAnsi="Times New Roman" w:cs="Times New Roman"/>
            <w:lang w:val="en-US"/>
          </w:rPr>
          <w:t>access</w:t>
        </w:r>
      </w:ins>
      <w:r w:rsidRPr="008570F1">
        <w:rPr>
          <w:rFonts w:ascii="Times New Roman" w:hAnsi="Times New Roman" w:cs="Times New Roman"/>
          <w:lang w:val="en-US"/>
        </w:rPr>
        <w:t xml:space="preserve">. </w:t>
      </w:r>
      <w:commentRangeEnd w:id="363"/>
      <w:r w:rsidR="005C173F">
        <w:rPr>
          <w:rStyle w:val="Refdecomentario"/>
        </w:rPr>
        <w:commentReference w:id="363"/>
      </w:r>
      <w:r w:rsidRPr="008570F1">
        <w:rPr>
          <w:rFonts w:ascii="Times New Roman" w:hAnsi="Times New Roman" w:cs="Times New Roman"/>
          <w:kern w:val="0"/>
          <w:lang w:val="en-US"/>
          <w14:ligatures w14:val="none"/>
        </w:rPr>
        <w:t>According to our findings, providing benznidazole free of charge would be a cost-effective measure. Failing to do so is estimated to cost the healthcare system approximately €28</w:t>
      </w:r>
      <w:ins w:id="373" w:author="Meggan Harris" w:date="2025-08-28T10:53:00Z" w16du:dateUtc="2025-08-28T08:53:00Z">
        <w:r w:rsidR="00CE1A1C" w:rsidRPr="00CE1A1C">
          <w:rPr>
            <w:rFonts w:ascii="Times New Roman" w:hAnsi="Times New Roman" w:cs="Times New Roman"/>
            <w:lang w:val="en-US"/>
          </w:rPr>
          <w:t>·</w:t>
        </w:r>
      </w:ins>
      <w:del w:id="374" w:author="Meggan Harris" w:date="2025-08-28T10:53:00Z" w16du:dateUtc="2025-08-28T08:53:00Z">
        <w:r w:rsidRPr="008570F1" w:rsidDel="00CE1A1C">
          <w:rPr>
            <w:rFonts w:ascii="Times New Roman" w:hAnsi="Times New Roman" w:cs="Times New Roman"/>
            <w:kern w:val="0"/>
            <w:lang w:val="en-US"/>
            <w14:ligatures w14:val="none"/>
          </w:rPr>
          <w:delText>.</w:delText>
        </w:r>
      </w:del>
      <w:r w:rsidRPr="008570F1">
        <w:rPr>
          <w:rFonts w:ascii="Times New Roman" w:hAnsi="Times New Roman" w:cs="Times New Roman"/>
          <w:kern w:val="0"/>
          <w:lang w:val="en-US"/>
          <w14:ligatures w14:val="none"/>
        </w:rPr>
        <w:t>8 million annually.</w:t>
      </w:r>
      <w:r>
        <w:rPr>
          <w:rFonts w:ascii="Times New Roman" w:hAnsi="Times New Roman" w:cs="Times New Roman"/>
          <w:kern w:val="0"/>
          <w:lang w:val="en-US"/>
          <w14:ligatures w14:val="none"/>
        </w:rPr>
        <w:t xml:space="preserve"> </w:t>
      </w:r>
      <w:r w:rsidR="00146F40" w:rsidRPr="000F283A">
        <w:rPr>
          <w:rFonts w:ascii="Times New Roman" w:hAnsi="Times New Roman" w:cs="Times New Roman"/>
          <w:lang w:val="en-US"/>
        </w:rPr>
        <w:t xml:space="preserve">Moreover, </w:t>
      </w:r>
      <w:r w:rsidR="0003270A" w:rsidRPr="000F283A">
        <w:rPr>
          <w:rFonts w:ascii="Times New Roman" w:hAnsi="Times New Roman" w:cs="Times New Roman"/>
          <w:lang w:val="en-US"/>
        </w:rPr>
        <w:t>p</w:t>
      </w:r>
      <w:r w:rsidR="00F57AA9" w:rsidRPr="000F283A">
        <w:rPr>
          <w:rFonts w:ascii="Times New Roman" w:hAnsi="Times New Roman" w:cs="Times New Roman"/>
          <w:lang w:val="en-US"/>
        </w:rPr>
        <w:t xml:space="preserve">revious studies have </w:t>
      </w:r>
      <w:r w:rsidR="00386A5C" w:rsidRPr="000F283A">
        <w:rPr>
          <w:rFonts w:ascii="Times New Roman" w:hAnsi="Times New Roman" w:cs="Times New Roman"/>
          <w:lang w:val="en-US"/>
        </w:rPr>
        <w:t xml:space="preserve">also </w:t>
      </w:r>
      <w:r w:rsidR="0003270A" w:rsidRPr="000F283A">
        <w:rPr>
          <w:rFonts w:ascii="Times New Roman" w:hAnsi="Times New Roman" w:cs="Times New Roman"/>
          <w:lang w:val="en-US"/>
        </w:rPr>
        <w:t xml:space="preserve">found </w:t>
      </w:r>
      <w:r w:rsidR="00F57AA9" w:rsidRPr="000F283A">
        <w:rPr>
          <w:rFonts w:ascii="Times New Roman" w:hAnsi="Times New Roman" w:cs="Times New Roman"/>
          <w:lang w:val="en-US"/>
        </w:rPr>
        <w:t>Chagas disease screening</w:t>
      </w:r>
      <w:r w:rsidR="0003270A" w:rsidRPr="000F283A">
        <w:rPr>
          <w:rFonts w:ascii="Times New Roman" w:hAnsi="Times New Roman" w:cs="Times New Roman"/>
          <w:lang w:val="en-US"/>
        </w:rPr>
        <w:t xml:space="preserve"> </w:t>
      </w:r>
      <w:proofErr w:type="spellStart"/>
      <w:r w:rsidR="0003270A" w:rsidRPr="000F283A">
        <w:rPr>
          <w:rFonts w:ascii="Times New Roman" w:hAnsi="Times New Roman" w:cs="Times New Roman"/>
          <w:lang w:val="en-US"/>
        </w:rPr>
        <w:t>program</w:t>
      </w:r>
      <w:ins w:id="375" w:author="Meggan Harris" w:date="2025-08-28T12:25:00Z" w16du:dateUtc="2025-08-28T10:25:00Z">
        <w:r w:rsidR="007D47BB">
          <w:rPr>
            <w:rFonts w:ascii="Times New Roman" w:hAnsi="Times New Roman" w:cs="Times New Roman"/>
            <w:lang w:val="en-US"/>
          </w:rPr>
          <w:t>me</w:t>
        </w:r>
      </w:ins>
      <w:r w:rsidR="0003270A" w:rsidRPr="000F283A">
        <w:rPr>
          <w:rFonts w:ascii="Times New Roman" w:hAnsi="Times New Roman" w:cs="Times New Roman"/>
          <w:lang w:val="en-US"/>
        </w:rPr>
        <w:t>s</w:t>
      </w:r>
      <w:proofErr w:type="spellEnd"/>
      <w:r w:rsidR="0003270A" w:rsidRPr="000F283A">
        <w:rPr>
          <w:rFonts w:ascii="Times New Roman" w:hAnsi="Times New Roman" w:cs="Times New Roman"/>
          <w:lang w:val="en-US"/>
        </w:rPr>
        <w:t xml:space="preserve"> to be cost-effective</w:t>
      </w:r>
      <w:r w:rsidR="00F57AA9" w:rsidRPr="000F283A">
        <w:rPr>
          <w:rFonts w:ascii="Times New Roman" w:hAnsi="Times New Roman" w:cs="Times New Roman"/>
          <w:lang w:val="en-US"/>
        </w:rPr>
        <w:t>.</w:t>
      </w:r>
      <w:r w:rsidR="00B16C9C"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{"citationID":"8rj3heqZ","properties":{"formattedCitation":"\\super 14,27\\nosupersub{}","plainCitation":"14,27","noteIndex":0},"citationItems":[{"id":18,"uris":["http://zotero.org/groups/5772643/items/ES6U6JTY"],"itemData":{"id":18,"type":"article-journal","abstract":"Screening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URL":"http://www.thelancet.com/article/S2214109X17300736/fulltext","volume":"0","author":[{"family":"Requena-Mendez","given":"Ana"},{"family":"Bussion","given":"Sheila"},{"family":"Aldasoro","given":"Edelweiss"},{"family":"Jackson","given":"Yves"},{"family":"Angheben","given":"Andrea"},{"family":"Moore","given":"David"},{"family":"Pinazo","given":"María-Jesús"},{"family":"Gascon","given":"Joaquim"},{"family":"Muñoz","given":"Jose"},{"family":"Sicuri","given":"Elisa"}],"issued":{"date-parts":[["2017",1,1]]}}},{"id":136,"uris":["http://zotero.org/groups/5772643/items/UKEJJS2S"],"itemData":{"id":136,"type":"article-journal","abstract":"Background Japan is estimated to host 3000 cases of Chagas disease (CD). However, there are no epidemiological data and policies for prevention and care. We aimed to analyze the current situation of CD in Japan and identify possible barriers to seeking care.","container-title":"The Lancet Regional Health - Western Pacific","DOI":"10.1016/j.lanwpc.2022.100574","ISSN":"26666065","journalAbbreviation":"The Lancet Regional Health - Western Pacific","language":"en","page":"100574","source":"DOI.org (Crossref)","title":"Analysis of the Chagas disease situation in Japan: a cross sectional study and cost-effectiveness analysis of a Chagas disease screening program","title-short":"Analysis of the Chagas disease situation in Japan","URL":"https://linkinghub.elsevier.com/retrieve/pii/S2666606522001894","volume":"31","author":[{"family":"Iglesias Rodríguez","given":"Inés María"},{"family":"Miura","given":"Sachio"},{"family":"Maeda","given":"Takuya"},{"family":"Imai","given":"Kazuo"},{"family":"Smith","given":"Chris"},{"family":"Vasquez Velasquez","given":"Clara"},{"family":"Honda","given":"Sumihisa"},{"family":"Hirayama","given":"Kenji"}],"accessed":{"date-parts":[["2025",5,18]]},"issued":{"date-parts":[["2023",2]]}}}],"schema":"https://github.com/citation-style-language/schema/raw/master/csl-citation.json"} </w:instrText>
      </w:r>
      <w:r w:rsidR="00B16C9C"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14,27</w:t>
      </w:r>
      <w:r w:rsidR="00B16C9C" w:rsidRPr="000F283A">
        <w:rPr>
          <w:rFonts w:ascii="Times New Roman" w:hAnsi="Times New Roman" w:cs="Times New Roman"/>
          <w:lang w:val="en-US"/>
        </w:rPr>
        <w:fldChar w:fldCharType="end"/>
      </w:r>
      <w:r w:rsidR="00F57AA9" w:rsidRPr="000F283A">
        <w:rPr>
          <w:rFonts w:ascii="Times New Roman" w:hAnsi="Times New Roman" w:cs="Times New Roman"/>
          <w:lang w:val="en-US"/>
        </w:rPr>
        <w:t xml:space="preserve"> </w:t>
      </w:r>
      <w:r w:rsidRPr="008570F1">
        <w:rPr>
          <w:rFonts w:ascii="Times New Roman" w:hAnsi="Times New Roman" w:cs="Times New Roman"/>
          <w:kern w:val="0"/>
          <w:lang w:val="en-US"/>
          <w14:ligatures w14:val="none"/>
        </w:rPr>
        <w:t>Furthermore, our analysis does not account for the additional QALYs gained by preventing congenital transmission, which could potentially occur in untreated women.</w:t>
      </w:r>
      <w:r w:rsidR="004B759A" w:rsidRPr="000F283A">
        <w:rPr>
          <w:rFonts w:ascii="Times New Roman" w:hAnsi="Times New Roman" w:cs="Times New Roman"/>
          <w:lang w:val="en-US"/>
        </w:rPr>
        <w:t xml:space="preserve"> Such cases are </w:t>
      </w:r>
      <w:del w:id="376" w:author="Meggan Harris" w:date="2025-08-28T12:25:00Z" w16du:dateUtc="2025-08-28T10:25:00Z">
        <w:r w:rsidR="004B759A" w:rsidRPr="000F283A" w:rsidDel="007D47BB">
          <w:rPr>
            <w:rFonts w:ascii="Times New Roman" w:hAnsi="Times New Roman" w:cs="Times New Roman"/>
            <w:lang w:val="en-US"/>
          </w:rPr>
          <w:delText xml:space="preserve">estimated </w:delText>
        </w:r>
      </w:del>
      <w:ins w:id="377" w:author="Meggan Harris" w:date="2025-08-28T12:25:00Z" w16du:dateUtc="2025-08-28T10:25:00Z">
        <w:r w:rsidR="007D47BB">
          <w:rPr>
            <w:rFonts w:ascii="Times New Roman" w:hAnsi="Times New Roman" w:cs="Times New Roman"/>
            <w:lang w:val="en-US"/>
          </w:rPr>
          <w:t>considered</w:t>
        </w:r>
        <w:r w:rsidR="007D47BB" w:rsidRPr="000F283A">
          <w:rPr>
            <w:rFonts w:ascii="Times New Roman" w:hAnsi="Times New Roman" w:cs="Times New Roman"/>
            <w:lang w:val="en-US"/>
          </w:rPr>
          <w:t xml:space="preserve"> </w:t>
        </w:r>
      </w:ins>
      <w:r w:rsidR="004B759A" w:rsidRPr="000F283A">
        <w:rPr>
          <w:rFonts w:ascii="Times New Roman" w:hAnsi="Times New Roman" w:cs="Times New Roman"/>
          <w:lang w:val="en-US"/>
        </w:rPr>
        <w:t>to be happening in Spain.</w:t>
      </w:r>
      <w:r w:rsidR="004B759A"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{"citationID":"KXKYmjHD","properties":{"formattedCitation":"\\super 28\\nosupersub{}","plainCitation":"28","noteIndex":0},"citationItems":[{"id":138,"uris":["http://zotero.org/groups/5772643/items/H33PXWRT"],"itemData":{"id":138,"type":"article-journal","abstract":"Background Chagas disease (CD) is a chronic parasitic disease caused by Trypanosoma cruzi and is endemic to continental Latin America. In Spain, the main transmission route is congenital. We aimed to assess adherence to regional recommendations of universal screening for CD during pregnancy in Latin American women in the province of Alicante from 2014 to 2018.","container-title":"PLOS Neglected Tropical Diseases","DOI":"10.1371/journal.pntd.0009281","ISSN":"1935-2735","issue":"3","journalAbbreviation":"PLoS Negl Trop Dis","language":"en","page":"e0009281","source":"DOI.org (Crossref)","title":"Chagas disease screening in pregnant Latin American women: Adherence to a systematic screening protocol in a non-endemic country","title-short":"Chagas disease screening in pregnant Latin American women","URL":"https://dx.plos.org/10.1371/journal.pntd.0009281","volume":"15","author":[{"family":"Llenas-García","given":"Jara"},{"family":"Wikman-Jorgensen","given":"Philip"},{"family":"Gil-Anguita","given":"Concepción"},{"family":"Ramos- Sesma","given":"Violeta"},{"family":"Torrús-Tendero","given":"Diego"},{"family":"Martínez-Goñi","given":"Raquel"},{"family":"Romero-Nieto","given":"Mónica"},{"family":"García-Abellán","given":"Javier"},{"family":"Esteban-Giner","given":"María José"},{"family":"Antelo","given":"Karenina"},{"family":"Navarro-Cots","given":"María"},{"family":"Buñuel","given":"Fernando"},{"family":"Amador","given":"Concepción"},{"family":"García-García","given":"Josefa"},{"family":"Gascón","given":"Isabel"},{"family":"Telenti","given":"Guillermo"},{"family":"Fuentes-Campos","given":"Encarna"},{"family":"Torres","given":"Ignacio"},{"family":"Gimeno-Gascón","given":"Adelina"},{"family":"Ruíz-García","given":"María Montserrat"},{"family":"Navarro","given":"Miriam"},{"family":"Ramos-Rincón","given":"José-Manuel"}],"editor":[{"family":"Silberstein","given":"Erica"}],"accessed":{"date-parts":[["2025",5,20]]},"issued":{"date-parts":[["2021",3,24]]}}}],"schema":"https://github.com/citation-style-language/schema/raw/master/csl-citation.json"} </w:instrText>
      </w:r>
      <w:r w:rsidR="004B759A"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28</w:t>
      </w:r>
      <w:r w:rsidR="004B759A" w:rsidRPr="000F283A">
        <w:rPr>
          <w:rFonts w:ascii="Times New Roman" w:hAnsi="Times New Roman" w:cs="Times New Roman"/>
          <w:lang w:val="en-US"/>
        </w:rPr>
        <w:fldChar w:fldCharType="end"/>
      </w:r>
    </w:p>
    <w:p w14:paraId="513FDE17" w14:textId="0DE0CB19" w:rsidR="008B79AE" w:rsidDel="00FB5F5B" w:rsidRDefault="008B79AE" w:rsidP="003567E7">
      <w:pPr>
        <w:spacing w:line="360" w:lineRule="auto"/>
        <w:rPr>
          <w:del w:id="378" w:author="Meggan Harris" w:date="2025-08-29T12:19:00Z" w16du:dateUtc="2025-08-29T10:19:00Z"/>
          <w:rFonts w:ascii="Times New Roman" w:hAnsi="Times New Roman" w:cs="Times New Roman"/>
          <w:lang w:val="en-US"/>
        </w:rPr>
      </w:pPr>
    </w:p>
    <w:p w14:paraId="7FD47911" w14:textId="5070BCC1" w:rsidR="00963B21" w:rsidRDefault="004942B5" w:rsidP="003567E7">
      <w:pPr>
        <w:spacing w:line="360" w:lineRule="auto"/>
        <w:rPr>
          <w:rFonts w:ascii="Times New Roman" w:hAnsi="Times New Roman" w:cs="Times New Roman"/>
          <w:lang w:val="en-US"/>
        </w:rPr>
      </w:pPr>
      <w:r w:rsidRPr="008570F1">
        <w:rPr>
          <w:rFonts w:ascii="Times New Roman" w:hAnsi="Times New Roman" w:cs="Times New Roman"/>
          <w:lang w:val="en-US"/>
        </w:rPr>
        <w:t xml:space="preserve">In deterministic sensitivity analyses, benznidazole only became non-cost-effective under an implausibly low relative risk reduction for progression to </w:t>
      </w:r>
      <w:del w:id="379" w:author="Meggan Harris" w:date="2025-08-29T10:50:00Z" w16du:dateUtc="2025-08-29T08:50:00Z">
        <w:r w:rsidRPr="008570F1" w:rsidDel="00E36A0E">
          <w:rPr>
            <w:rFonts w:ascii="Times New Roman" w:hAnsi="Times New Roman" w:cs="Times New Roman"/>
            <w:lang w:val="en-US"/>
          </w:rPr>
          <w:delText>cardiac</w:delText>
        </w:r>
      </w:del>
      <w:ins w:id="380" w:author="Meggan Harris" w:date="2025-08-29T10:50:00Z" w16du:dateUtc="2025-08-29T08:50:00Z">
        <w:r w:rsidR="00E36A0E">
          <w:rPr>
            <w:rFonts w:ascii="Times New Roman" w:hAnsi="Times New Roman" w:cs="Times New Roman"/>
            <w:lang w:val="en-US"/>
          </w:rPr>
          <w:t>heart</w:t>
        </w:r>
      </w:ins>
      <w:r w:rsidRPr="008570F1">
        <w:rPr>
          <w:rFonts w:ascii="Times New Roman" w:hAnsi="Times New Roman" w:cs="Times New Roman"/>
          <w:lang w:val="en-US"/>
        </w:rPr>
        <w:t xml:space="preserve"> disease; the most credible estimate suggests the drug is effective. Since no reliable prognostic markers exist, we cannot distinguish high- from low-risk asymptomatic individuals, so some treated patients would never progress or have a very low risk of doing so. Nevertheless, our analysis shows that even when this low-risk group is included, treating all eligible patients remains a cost-effective approach</w:t>
      </w:r>
      <w:r w:rsidR="00535CBE" w:rsidRPr="008570F1">
        <w:rPr>
          <w:rFonts w:ascii="Times New Roman" w:hAnsi="Times New Roman" w:cs="Times New Roman"/>
          <w:lang w:val="en-US"/>
        </w:rPr>
        <w:t>.</w:t>
      </w:r>
      <w:r w:rsidRPr="008570F1">
        <w:rPr>
          <w:rFonts w:ascii="Times New Roman" w:hAnsi="Times New Roman" w:cs="Times New Roman"/>
          <w:lang w:val="en-US"/>
        </w:rPr>
        <w:t xml:space="preserve"> Similarly, the probabilistic sensitivity analysis indicated that benznidazole is most likely cost-saving: over 95% of simulations remain well below the WTP threshold. Some uncertainty persists, however. The EVPI was €0</w:t>
      </w:r>
      <w:ins w:id="381" w:author="Meggan Harris" w:date="2025-08-28T10:53:00Z" w16du:dateUtc="2025-08-28T08:53:00Z">
        <w:r w:rsidR="00CE1A1C" w:rsidRPr="00CE1A1C">
          <w:rPr>
            <w:rFonts w:ascii="Times New Roman" w:hAnsi="Times New Roman" w:cs="Times New Roman"/>
            <w:lang w:val="en-US"/>
          </w:rPr>
          <w:t>·</w:t>
        </w:r>
      </w:ins>
      <w:del w:id="382" w:author="Meggan Harris" w:date="2025-08-28T10:53:00Z" w16du:dateUtc="2025-08-28T08:53:00Z">
        <w:r w:rsidRPr="008570F1" w:rsidDel="00CE1A1C">
          <w:rPr>
            <w:rFonts w:ascii="Times New Roman" w:hAnsi="Times New Roman" w:cs="Times New Roman"/>
            <w:lang w:val="en-US"/>
          </w:rPr>
          <w:delText>.</w:delText>
        </w:r>
      </w:del>
      <w:r w:rsidRPr="008570F1">
        <w:rPr>
          <w:rFonts w:ascii="Times New Roman" w:hAnsi="Times New Roman" w:cs="Times New Roman"/>
          <w:lang w:val="en-US"/>
        </w:rPr>
        <w:t>83 million annually over the study horizon</w:t>
      </w:r>
      <w:del w:id="383" w:author="Meggan Harris" w:date="2025-08-28T12:26:00Z" w16du:dateUtc="2025-08-28T10:26:00Z">
        <w:r w:rsidR="008570F1" w:rsidDel="002B669F">
          <w:rPr>
            <w:rFonts w:ascii="Times New Roman" w:hAnsi="Times New Roman" w:cs="Times New Roman"/>
            <w:lang w:val="en-US"/>
          </w:rPr>
          <w:delText>-</w:delText>
        </w:r>
      </w:del>
      <w:ins w:id="384" w:author="Meggan Harris" w:date="2025-08-28T12:26:00Z" w16du:dateUtc="2025-08-28T10:26:00Z">
        <w:r w:rsidR="002B669F">
          <w:rPr>
            <w:rFonts w:ascii="Times New Roman" w:hAnsi="Times New Roman" w:cs="Times New Roman"/>
            <w:lang w:val="en-US"/>
          </w:rPr>
          <w:t>, that is,</w:t>
        </w:r>
      </w:ins>
      <w:del w:id="385" w:author="Meggan Harris" w:date="2025-08-28T12:26:00Z" w16du:dateUtc="2025-08-28T10:26:00Z">
        <w:r w:rsidRPr="008570F1" w:rsidDel="002B669F">
          <w:rPr>
            <w:rFonts w:ascii="Times New Roman" w:hAnsi="Times New Roman" w:cs="Times New Roman"/>
            <w:lang w:val="en-US"/>
          </w:rPr>
          <w:delText>i.e.,</w:delText>
        </w:r>
      </w:del>
      <w:r w:rsidRPr="008570F1">
        <w:rPr>
          <w:rFonts w:ascii="Times New Roman" w:hAnsi="Times New Roman" w:cs="Times New Roman"/>
          <w:lang w:val="en-US"/>
        </w:rPr>
        <w:t xml:space="preserve"> the maximum amount a decision-maker should invest in further research to reduce current uncertainty. </w:t>
      </w:r>
      <w:r w:rsidR="002C2FE0" w:rsidRPr="008570F1">
        <w:rPr>
          <w:rFonts w:ascii="Times New Roman" w:hAnsi="Times New Roman" w:cs="Times New Roman"/>
          <w:lang w:val="en-US"/>
        </w:rPr>
        <w:t>These findings could guide research funding and policymaking by highlighting key uncertainties, such as progression rates of visceral involvement in different populations, surrogate markers for prognosis or treatment response, and data on benznidazole efficacy in adults with indeterminate disease or across varying degrees of visceral involvement.</w:t>
      </w:r>
    </w:p>
    <w:p w14:paraId="797A8718" w14:textId="77777777" w:rsidR="00FB5F5B" w:rsidRPr="00FB5F5B" w:rsidRDefault="00FB5F5B" w:rsidP="00FB5F5B">
      <w:pPr>
        <w:spacing w:line="360" w:lineRule="auto"/>
        <w:rPr>
          <w:ins w:id="386" w:author="Meggan Harris" w:date="2025-08-29T12:19:00Z"/>
          <w:rFonts w:ascii="Times New Roman" w:hAnsi="Times New Roman" w:cs="Times New Roman"/>
          <w:i/>
          <w:iCs/>
          <w:lang w:val="en-US"/>
          <w:rPrChange w:id="387" w:author="Meggan Harris" w:date="2025-08-29T12:19:00Z" w16du:dateUtc="2025-08-29T10:19:00Z">
            <w:rPr>
              <w:ins w:id="388" w:author="Meggan Harris" w:date="2025-08-29T12:19:00Z"/>
              <w:rFonts w:ascii="Times New Roman" w:hAnsi="Times New Roman" w:cs="Times New Roman"/>
              <w:lang w:val="en-US"/>
            </w:rPr>
          </w:rPrChange>
        </w:rPr>
      </w:pPr>
      <w:commentRangeStart w:id="389"/>
      <w:ins w:id="390" w:author="Meggan Harris" w:date="2025-08-29T12:19:00Z">
        <w:r w:rsidRPr="00FB5F5B">
          <w:rPr>
            <w:rFonts w:ascii="Times New Roman" w:hAnsi="Times New Roman" w:cs="Times New Roman"/>
            <w:i/>
            <w:iCs/>
            <w:lang w:val="en-US"/>
            <w:rPrChange w:id="391" w:author="Meggan Harris" w:date="2025-08-29T12:19:00Z" w16du:dateUtc="2025-08-29T10:19:00Z">
              <w:rPr>
                <w:rFonts w:ascii="Times New Roman" w:hAnsi="Times New Roman" w:cs="Times New Roman"/>
                <w:b/>
                <w:bCs/>
                <w:lang w:val="en-US"/>
              </w:rPr>
            </w:rPrChange>
          </w:rPr>
          <w:t xml:space="preserve">Research in context </w:t>
        </w:r>
      </w:ins>
      <w:commentRangeEnd w:id="389"/>
      <w:ins w:id="392" w:author="Meggan Harris" w:date="2025-08-29T12:29:00Z" w16du:dateUtc="2025-08-29T10:29:00Z">
        <w:r w:rsidR="00906504">
          <w:rPr>
            <w:rStyle w:val="Refdecomentario"/>
          </w:rPr>
          <w:commentReference w:id="389"/>
        </w:r>
      </w:ins>
    </w:p>
    <w:p w14:paraId="780DB63D" w14:textId="71259290" w:rsidR="00FB5F5B" w:rsidRPr="00FB5F5B" w:rsidRDefault="00FB5F5B" w:rsidP="00FB5F5B">
      <w:pPr>
        <w:spacing w:line="360" w:lineRule="auto"/>
        <w:rPr>
          <w:ins w:id="393" w:author="Meggan Harris" w:date="2025-08-29T12:19:00Z"/>
          <w:rFonts w:ascii="Times New Roman" w:hAnsi="Times New Roman" w:cs="Times New Roman"/>
          <w:lang w:val="en-US"/>
        </w:rPr>
      </w:pPr>
      <w:ins w:id="394" w:author="Meggan Harris" w:date="2025-08-29T12:19:00Z">
        <w:r w:rsidRPr="00FB5F5B">
          <w:rPr>
            <w:rFonts w:ascii="Times New Roman" w:hAnsi="Times New Roman" w:cs="Times New Roman"/>
            <w:lang w:val="en-US"/>
          </w:rPr>
          <w:t xml:space="preserve">Chagas disease is a public health concern in Europe, particularly in Spain, </w:t>
        </w:r>
      </w:ins>
      <w:ins w:id="395" w:author="Meggan Harris" w:date="2025-08-29T12:30:00Z" w16du:dateUtc="2025-08-29T10:30:00Z">
        <w:r w:rsidR="00C728CD">
          <w:rPr>
            <w:rFonts w:ascii="Times New Roman" w:hAnsi="Times New Roman" w:cs="Times New Roman"/>
            <w:lang w:val="en-US"/>
          </w:rPr>
          <w:t>whose population includes</w:t>
        </w:r>
      </w:ins>
      <w:ins w:id="396" w:author="Meggan Harris" w:date="2025-08-29T12:19:00Z">
        <w:r w:rsidRPr="00FB5F5B">
          <w:rPr>
            <w:rFonts w:ascii="Times New Roman" w:hAnsi="Times New Roman" w:cs="Times New Roman"/>
            <w:lang w:val="en-US"/>
          </w:rPr>
          <w:t xml:space="preserve"> </w:t>
        </w:r>
        <w:proofErr w:type="gramStart"/>
        <w:r w:rsidRPr="00FB5F5B">
          <w:rPr>
            <w:rFonts w:ascii="Times New Roman" w:hAnsi="Times New Roman" w:cs="Times New Roman"/>
            <w:lang w:val="en-US"/>
          </w:rPr>
          <w:t xml:space="preserve">a large </w:t>
        </w:r>
      </w:ins>
      <w:ins w:id="397" w:author="Meggan Harris" w:date="2025-08-29T12:30:00Z" w16du:dateUtc="2025-08-29T10:30:00Z">
        <w:r w:rsidR="00C728CD">
          <w:rPr>
            <w:rFonts w:ascii="Times New Roman" w:hAnsi="Times New Roman" w:cs="Times New Roman"/>
            <w:lang w:val="en-US"/>
          </w:rPr>
          <w:t>number</w:t>
        </w:r>
      </w:ins>
      <w:ins w:id="398" w:author="Meggan Harris" w:date="2025-08-29T12:19:00Z">
        <w:r w:rsidRPr="00FB5F5B">
          <w:rPr>
            <w:rFonts w:ascii="Times New Roman" w:hAnsi="Times New Roman" w:cs="Times New Roman"/>
            <w:lang w:val="en-US"/>
          </w:rPr>
          <w:t xml:space="preserve"> of</w:t>
        </w:r>
        <w:proofErr w:type="gramEnd"/>
        <w:r w:rsidRPr="00FB5F5B">
          <w:rPr>
            <w:rFonts w:ascii="Times New Roman" w:hAnsi="Times New Roman" w:cs="Times New Roman"/>
            <w:lang w:val="en-US"/>
          </w:rPr>
          <w:t xml:space="preserve"> migrants from endemic regions. Previous studies have identified multiple barriers to accessing treatment, including regulatory, logistical, and socioeconomic factors. For some patients, the cost of benznidazole remains a substantial barrier, despite its effectiveness in reducing disease progression.</w:t>
        </w:r>
      </w:ins>
    </w:p>
    <w:p w14:paraId="651BD880" w14:textId="5AE0F7BE" w:rsidR="00FB5F5B" w:rsidRPr="00FB5F5B" w:rsidRDefault="00FB5F5B" w:rsidP="00FB5F5B">
      <w:pPr>
        <w:spacing w:line="360" w:lineRule="auto"/>
        <w:rPr>
          <w:ins w:id="399" w:author="Meggan Harris" w:date="2025-08-29T12:19:00Z"/>
          <w:rFonts w:ascii="Times New Roman" w:hAnsi="Times New Roman" w:cs="Times New Roman"/>
          <w:lang w:val="en-US"/>
        </w:rPr>
      </w:pPr>
      <w:ins w:id="400" w:author="Meggan Harris" w:date="2025-08-29T12:19:00Z">
        <w:r w:rsidRPr="00FB5F5B">
          <w:rPr>
            <w:rFonts w:ascii="Times New Roman" w:hAnsi="Times New Roman" w:cs="Times New Roman"/>
            <w:lang w:val="en-US"/>
          </w:rPr>
          <w:t>To our knowledge, this is the first study to evaluate the cost-effectiveness of benznidazole treatment for Chagas disease within a European health system. Using a dynamic Markov model, we demonstrate that benznidazole is not only cost-effective but also cost</w:t>
        </w:r>
      </w:ins>
      <w:ins w:id="401" w:author="Meggan Harris" w:date="2025-08-29T12:31:00Z" w16du:dateUtc="2025-08-29T10:31:00Z">
        <w:r w:rsidR="007A32FE">
          <w:rPr>
            <w:rFonts w:ascii="Times New Roman" w:hAnsi="Times New Roman" w:cs="Times New Roman"/>
            <w:lang w:val="en-US"/>
          </w:rPr>
          <w:t xml:space="preserve"> </w:t>
        </w:r>
      </w:ins>
      <w:ins w:id="402" w:author="Meggan Harris" w:date="2025-08-29T12:19:00Z">
        <w:r w:rsidRPr="00FB5F5B">
          <w:rPr>
            <w:rFonts w:ascii="Times New Roman" w:hAnsi="Times New Roman" w:cs="Times New Roman"/>
            <w:lang w:val="en-US"/>
          </w:rPr>
          <w:t xml:space="preserve">saving when provided to eligible patients, resulting in lower long-term healthcare costs that far outweigh the drug acquisition costs. </w:t>
        </w:r>
      </w:ins>
    </w:p>
    <w:p w14:paraId="6E7F42E3" w14:textId="4F0E9E51" w:rsidR="00FB5F5B" w:rsidRDefault="00FB5F5B" w:rsidP="003567E7">
      <w:pPr>
        <w:spacing w:line="360" w:lineRule="auto"/>
        <w:rPr>
          <w:ins w:id="403" w:author="Meggan Harris" w:date="2025-08-29T12:19:00Z" w16du:dateUtc="2025-08-29T10:19:00Z"/>
          <w:rFonts w:ascii="Times New Roman" w:hAnsi="Times New Roman" w:cs="Times New Roman"/>
          <w:lang w:val="en-US"/>
        </w:rPr>
      </w:pPr>
      <w:ins w:id="404" w:author="Meggan Harris" w:date="2025-08-29T12:19:00Z">
        <w:r w:rsidRPr="00FB5F5B">
          <w:rPr>
            <w:rFonts w:ascii="Times New Roman" w:hAnsi="Times New Roman" w:cs="Times New Roman"/>
            <w:lang w:val="en-US"/>
          </w:rPr>
          <w:lastRenderedPageBreak/>
          <w:t>Removing financial barriers to treatment for affected migrant populations would improve health outcomes, promote health equity, and generate savings for European healthcare systems. Additionally, further research should be funded to refine long-term strategies.</w:t>
        </w:r>
      </w:ins>
    </w:p>
    <w:p w14:paraId="65E0F3C5" w14:textId="2C12B60E" w:rsidR="00FB5F5B" w:rsidRPr="006D78E0" w:rsidRDefault="00FB5F5B" w:rsidP="00FB5F5B">
      <w:pPr>
        <w:spacing w:line="360" w:lineRule="auto"/>
        <w:rPr>
          <w:ins w:id="405" w:author="Meggan Harris" w:date="2025-08-29T12:19:00Z" w16du:dateUtc="2025-08-29T10:19:00Z"/>
          <w:rFonts w:ascii="Times New Roman" w:hAnsi="Times New Roman" w:cs="Times New Roman"/>
          <w:i/>
          <w:iCs/>
          <w:lang w:val="en-US"/>
        </w:rPr>
      </w:pPr>
      <w:ins w:id="406" w:author="Meggan Harris" w:date="2025-08-29T12:19:00Z" w16du:dateUtc="2025-08-29T10:19:00Z">
        <w:r>
          <w:rPr>
            <w:rFonts w:ascii="Times New Roman" w:hAnsi="Times New Roman" w:cs="Times New Roman"/>
            <w:i/>
            <w:iCs/>
            <w:lang w:val="en-US"/>
          </w:rPr>
          <w:t>Strengths and l</w:t>
        </w:r>
        <w:r w:rsidRPr="006D78E0">
          <w:rPr>
            <w:rFonts w:ascii="Times New Roman" w:hAnsi="Times New Roman" w:cs="Times New Roman"/>
            <w:i/>
            <w:iCs/>
            <w:lang w:val="en-US"/>
          </w:rPr>
          <w:t>imitations</w:t>
        </w:r>
      </w:ins>
    </w:p>
    <w:p w14:paraId="6CDA8790" w14:textId="0D82D057" w:rsidR="00963B21" w:rsidRPr="00ED646F" w:rsidRDefault="00963B21" w:rsidP="003567E7">
      <w:pPr>
        <w:spacing w:line="360" w:lineRule="auto"/>
        <w:rPr>
          <w:rFonts w:ascii="Times New Roman" w:hAnsi="Times New Roman" w:cs="Times New Roman"/>
          <w:lang w:val="en-US"/>
        </w:rPr>
      </w:pPr>
      <w:r w:rsidRPr="00ED646F">
        <w:rPr>
          <w:rFonts w:ascii="Times New Roman" w:hAnsi="Times New Roman" w:cs="Times New Roman"/>
          <w:lang w:val="en-US"/>
        </w:rPr>
        <w:t>The strengths of our study are that we calibrated the model to reflect the Spanish epidemiological situation, which allows for a better evaluation of the need. Additionally, comprehensive sensitivity analyses were conducted, and even when the variables were adjusted to extreme values, the results remained consistent, showing that benznidazole is cost-saving. We also calculated the EVPI to inform funding decisions for scientific studies that could enhance the model and reduce uncertainty. Of particular interest is the adjustment for treatment discontinuations and adverse effects, as benznidazole is known to have a poor tolerability profile.</w:t>
      </w:r>
    </w:p>
    <w:p w14:paraId="060E9D9D" w14:textId="615D4F4B" w:rsidR="00963B21" w:rsidRPr="00ED646F" w:rsidRDefault="00963B21" w:rsidP="003567E7">
      <w:pPr>
        <w:spacing w:line="360" w:lineRule="auto"/>
        <w:rPr>
          <w:rFonts w:ascii="Times New Roman" w:hAnsi="Times New Roman" w:cs="Times New Roman"/>
          <w:lang w:val="en-US"/>
        </w:rPr>
      </w:pPr>
      <w:r w:rsidRPr="00ED646F">
        <w:rPr>
          <w:rFonts w:ascii="Times New Roman" w:hAnsi="Times New Roman" w:cs="Times New Roman"/>
          <w:lang w:val="en-US"/>
        </w:rPr>
        <w:t xml:space="preserve">Our study has some limitations. First, we assume a constant cohort of migrants, which may be somewhat unrealistic. Additionally, several study parameters have considerable uncertainty, such as the rate of progression of digestive involvement or the effectiveness of benznidazole treatment for Chagas disease in adults, which is primarily based on observational studies. However, some of these limitations have been addressed through extensive sensitivity analysis and the reported EVPI. Furthermore, the </w:t>
      </w:r>
      <w:r w:rsidR="00ED646F" w:rsidRPr="00ED646F">
        <w:rPr>
          <w:rFonts w:ascii="Times New Roman" w:hAnsi="Times New Roman" w:cs="Times New Roman"/>
          <w:lang w:val="en-US"/>
        </w:rPr>
        <w:t>generalizability</w:t>
      </w:r>
      <w:r w:rsidRPr="00ED646F">
        <w:rPr>
          <w:rFonts w:ascii="Times New Roman" w:hAnsi="Times New Roman" w:cs="Times New Roman"/>
          <w:lang w:val="en-US"/>
        </w:rPr>
        <w:t xml:space="preserve"> of the results to other settings may be limited, as the parameters are specific to the Spanish healthcare system. Nevertheless, given the very </w:t>
      </w:r>
      <w:proofErr w:type="spellStart"/>
      <w:r w:rsidRPr="00ED646F">
        <w:rPr>
          <w:rFonts w:ascii="Times New Roman" w:hAnsi="Times New Roman" w:cs="Times New Roman"/>
          <w:lang w:val="en-US"/>
        </w:rPr>
        <w:t>favourable</w:t>
      </w:r>
      <w:proofErr w:type="spellEnd"/>
      <w:r w:rsidRPr="00ED646F">
        <w:rPr>
          <w:rFonts w:ascii="Times New Roman" w:hAnsi="Times New Roman" w:cs="Times New Roman"/>
          <w:lang w:val="en-US"/>
        </w:rPr>
        <w:t xml:space="preserve"> results, </w:t>
      </w:r>
      <w:ins w:id="407" w:author="Meggan Harris" w:date="2025-08-28T12:29:00Z" w16du:dateUtc="2025-08-28T10:29:00Z">
        <w:r w:rsidR="002328F9" w:rsidRPr="00ED646F">
          <w:rPr>
            <w:rFonts w:ascii="Times New Roman" w:hAnsi="Times New Roman" w:cs="Times New Roman"/>
            <w:lang w:val="en-US"/>
          </w:rPr>
          <w:t xml:space="preserve">benznidazole would </w:t>
        </w:r>
        <w:r w:rsidR="002328F9">
          <w:rPr>
            <w:rFonts w:ascii="Times New Roman" w:hAnsi="Times New Roman" w:cs="Times New Roman"/>
            <w:lang w:val="en-US"/>
          </w:rPr>
          <w:t xml:space="preserve">very likely </w:t>
        </w:r>
        <w:r w:rsidR="002328F9" w:rsidRPr="00ED646F">
          <w:rPr>
            <w:rFonts w:ascii="Times New Roman" w:hAnsi="Times New Roman" w:cs="Times New Roman"/>
            <w:lang w:val="en-US"/>
          </w:rPr>
          <w:t>be cost-effective</w:t>
        </w:r>
        <w:r w:rsidR="002328F9">
          <w:rPr>
            <w:rFonts w:ascii="Times New Roman" w:hAnsi="Times New Roman" w:cs="Times New Roman"/>
            <w:lang w:val="en-US"/>
          </w:rPr>
          <w:t>,</w:t>
        </w:r>
        <w:r w:rsidR="002328F9" w:rsidRPr="00ED646F" w:rsidDel="006C0823">
          <w:rPr>
            <w:rFonts w:ascii="Times New Roman" w:hAnsi="Times New Roman" w:cs="Times New Roman"/>
            <w:lang w:val="en-US"/>
          </w:rPr>
          <w:t xml:space="preserve"> </w:t>
        </w:r>
      </w:ins>
      <w:del w:id="408" w:author="Meggan Harris" w:date="2025-08-28T12:28:00Z" w16du:dateUtc="2025-08-28T10:28:00Z">
        <w:r w:rsidRPr="00ED646F" w:rsidDel="006C0823">
          <w:rPr>
            <w:rFonts w:ascii="Times New Roman" w:hAnsi="Times New Roman" w:cs="Times New Roman"/>
            <w:lang w:val="en-US"/>
          </w:rPr>
          <w:delText xml:space="preserve">it </w:delText>
        </w:r>
      </w:del>
      <w:del w:id="409" w:author="Meggan Harris" w:date="2025-08-28T12:29:00Z" w16du:dateUtc="2025-08-28T10:29:00Z">
        <w:r w:rsidRPr="00ED646F" w:rsidDel="002328F9">
          <w:rPr>
            <w:rFonts w:ascii="Times New Roman" w:hAnsi="Times New Roman" w:cs="Times New Roman"/>
            <w:lang w:val="en-US"/>
          </w:rPr>
          <w:delText xml:space="preserve">suggests that in </w:delText>
        </w:r>
      </w:del>
      <w:r w:rsidRPr="00ED646F">
        <w:rPr>
          <w:rFonts w:ascii="Times New Roman" w:hAnsi="Times New Roman" w:cs="Times New Roman"/>
          <w:lang w:val="en-US"/>
        </w:rPr>
        <w:t>at least</w:t>
      </w:r>
      <w:ins w:id="410" w:author="Meggan Harris" w:date="2025-08-29T12:32:00Z" w16du:dateUtc="2025-08-29T10:32:00Z">
        <w:r w:rsidR="00F04D13">
          <w:rPr>
            <w:rFonts w:ascii="Times New Roman" w:hAnsi="Times New Roman" w:cs="Times New Roman"/>
            <w:lang w:val="en-US"/>
          </w:rPr>
          <w:t xml:space="preserve"> in</w:t>
        </w:r>
      </w:ins>
      <w:r w:rsidRPr="00ED646F">
        <w:rPr>
          <w:rFonts w:ascii="Times New Roman" w:hAnsi="Times New Roman" w:cs="Times New Roman"/>
          <w:lang w:val="en-US"/>
        </w:rPr>
        <w:t xml:space="preserve"> the European context</w:t>
      </w:r>
      <w:del w:id="411" w:author="Meggan Harris" w:date="2025-08-28T12:29:00Z" w16du:dateUtc="2025-08-28T10:29:00Z">
        <w:r w:rsidRPr="00ED646F" w:rsidDel="002328F9">
          <w:rPr>
            <w:rFonts w:ascii="Times New Roman" w:hAnsi="Times New Roman" w:cs="Times New Roman"/>
            <w:lang w:val="en-US"/>
          </w:rPr>
          <w:delText>, benznidazole would be cost-effective</w:delText>
        </w:r>
      </w:del>
      <w:r w:rsidRPr="00ED646F">
        <w:rPr>
          <w:rFonts w:ascii="Times New Roman" w:hAnsi="Times New Roman" w:cs="Times New Roman"/>
          <w:lang w:val="en-US"/>
        </w:rPr>
        <w:t>.</w:t>
      </w:r>
    </w:p>
    <w:p w14:paraId="592C20B1" w14:textId="0A13DCF6" w:rsidR="003901E1" w:rsidRPr="00ED646F" w:rsidRDefault="003901E1">
      <w:pPr>
        <w:spacing w:line="360" w:lineRule="auto"/>
        <w:rPr>
          <w:rFonts w:ascii="Times New Roman" w:hAnsi="Times New Roman" w:cs="Times New Roman"/>
          <w:lang w:val="en-US"/>
        </w:rPr>
        <w:pPrChange w:id="412" w:author="Meggan Harris" w:date="2025-08-28T12:27:00Z" w16du:dateUtc="2025-08-28T10:27:00Z">
          <w:pPr/>
        </w:pPrChange>
      </w:pPr>
      <w:r w:rsidRPr="00ED646F">
        <w:rPr>
          <w:rFonts w:ascii="Times New Roman" w:hAnsi="Times New Roman" w:cs="Times New Roman"/>
          <w:lang w:val="en-US"/>
        </w:rPr>
        <w:t>Our study suggests that benznidazole is a cost-saving drug for the treatment of patients with chronic indeterminate Chagas disease. Facilitating access to treatment, specifically by providing the drug free of charge, would help overcome current barriers to therapy and unlock its individual and societal benefits.</w:t>
      </w:r>
    </w:p>
    <w:p w14:paraId="4913092C" w14:textId="77777777" w:rsidR="003901E1" w:rsidRPr="003901E1" w:rsidRDefault="003901E1">
      <w:pPr>
        <w:rPr>
          <w:rFonts w:ascii="Times New Roman" w:hAnsi="Times New Roman" w:cs="Times New Roman"/>
          <w:color w:val="C00000"/>
          <w:lang w:val="en-US"/>
        </w:rPr>
      </w:pPr>
    </w:p>
    <w:p w14:paraId="273BF787" w14:textId="4293B595" w:rsidR="00A16DC5" w:rsidRPr="000F283A" w:rsidRDefault="00A16DC5">
      <w:pPr>
        <w:rPr>
          <w:rFonts w:ascii="Times New Roman" w:hAnsi="Times New Roman" w:cs="Times New Roman"/>
          <w:b/>
          <w:bCs/>
          <w:lang w:val="en-US"/>
        </w:rPr>
      </w:pPr>
      <w:r w:rsidRPr="000F283A">
        <w:rPr>
          <w:rFonts w:ascii="Times New Roman" w:hAnsi="Times New Roman" w:cs="Times New Roman"/>
          <w:b/>
          <w:bCs/>
          <w:lang w:val="en-US"/>
        </w:rPr>
        <w:br w:type="page"/>
      </w:r>
    </w:p>
    <w:p w14:paraId="37A9F02B" w14:textId="2BD57023" w:rsidR="00A16DC5" w:rsidRPr="000F283A" w:rsidRDefault="00B328E9">
      <w:pPr>
        <w:rPr>
          <w:rFonts w:ascii="Times New Roman" w:hAnsi="Times New Roman" w:cs="Times New Roman"/>
          <w:b/>
          <w:bCs/>
          <w:lang w:val="en-US"/>
        </w:rPr>
      </w:pPr>
      <w:r w:rsidRPr="000F283A">
        <w:rPr>
          <w:rFonts w:ascii="Times New Roman" w:hAnsi="Times New Roman" w:cs="Times New Roman"/>
          <w:b/>
          <w:bCs/>
          <w:lang w:val="en-US"/>
        </w:rPr>
        <w:lastRenderedPageBreak/>
        <w:t>Contributors</w:t>
      </w:r>
    </w:p>
    <w:p w14:paraId="1A92F402" w14:textId="7D8F7CE4" w:rsidR="00B328E9" w:rsidRPr="000F283A" w:rsidRDefault="00B328E9">
      <w:pPr>
        <w:rPr>
          <w:rFonts w:ascii="Times New Roman" w:hAnsi="Times New Roman" w:cs="Times New Roman"/>
          <w:lang w:val="en-US"/>
        </w:rPr>
      </w:pPr>
      <w:r w:rsidRPr="000F283A">
        <w:rPr>
          <w:rFonts w:ascii="Times New Roman" w:hAnsi="Times New Roman" w:cs="Times New Roman"/>
          <w:lang w:val="en-US"/>
        </w:rPr>
        <w:t>PW was responsible for study design, execution, analysis and manuscript writing and submission.</w:t>
      </w:r>
      <w:r w:rsidR="00CB0A08">
        <w:rPr>
          <w:rFonts w:ascii="Times New Roman" w:hAnsi="Times New Roman" w:cs="Times New Roman"/>
          <w:lang w:val="en-US"/>
        </w:rPr>
        <w:br/>
      </w:r>
      <w:r w:rsidRPr="000F283A">
        <w:rPr>
          <w:rFonts w:ascii="Times New Roman" w:hAnsi="Times New Roman" w:cs="Times New Roman"/>
          <w:lang w:val="en-US"/>
        </w:rPr>
        <w:br/>
        <w:t>JLLG collaborated to study design, data collection, and manuscript review.</w:t>
      </w:r>
    </w:p>
    <w:p w14:paraId="5875A091" w14:textId="17D34A77" w:rsidR="00B328E9" w:rsidRPr="000F283A" w:rsidRDefault="00B328E9">
      <w:pPr>
        <w:rPr>
          <w:rFonts w:ascii="Times New Roman" w:hAnsi="Times New Roman" w:cs="Times New Roman"/>
          <w:lang w:val="en-US"/>
        </w:rPr>
      </w:pPr>
      <w:r w:rsidRPr="000F283A">
        <w:rPr>
          <w:rFonts w:ascii="Times New Roman" w:hAnsi="Times New Roman" w:cs="Times New Roman"/>
          <w:lang w:val="en-US"/>
        </w:rPr>
        <w:t>CCA collaborated to study design, data collection, and manuscript review.</w:t>
      </w:r>
    </w:p>
    <w:p w14:paraId="12844FE3" w14:textId="3A28C88E" w:rsidR="00B328E9" w:rsidRPr="000F283A" w:rsidRDefault="00B328E9">
      <w:pPr>
        <w:rPr>
          <w:rFonts w:ascii="Times New Roman" w:hAnsi="Times New Roman" w:cs="Times New Roman"/>
          <w:lang w:val="en-US"/>
        </w:rPr>
      </w:pPr>
      <w:r w:rsidRPr="000F283A">
        <w:rPr>
          <w:rFonts w:ascii="Times New Roman" w:hAnsi="Times New Roman" w:cs="Times New Roman"/>
          <w:lang w:val="en-US"/>
        </w:rPr>
        <w:t xml:space="preserve">JAPM collaborated to study design, data collection, and manuscript </w:t>
      </w:r>
      <w:r w:rsidR="00AF56FA">
        <w:rPr>
          <w:rFonts w:ascii="Times New Roman" w:hAnsi="Times New Roman" w:cs="Times New Roman"/>
          <w:lang w:val="en-US"/>
        </w:rPr>
        <w:t xml:space="preserve">writing and </w:t>
      </w:r>
      <w:r w:rsidRPr="000F283A">
        <w:rPr>
          <w:rFonts w:ascii="Times New Roman" w:hAnsi="Times New Roman" w:cs="Times New Roman"/>
          <w:lang w:val="en-US"/>
        </w:rPr>
        <w:t>review.</w:t>
      </w:r>
    </w:p>
    <w:p w14:paraId="2F9905B4" w14:textId="77777777" w:rsidR="00B328E9" w:rsidRPr="000F283A" w:rsidRDefault="00B328E9">
      <w:pPr>
        <w:rPr>
          <w:rFonts w:ascii="Times New Roman" w:hAnsi="Times New Roman" w:cs="Times New Roman"/>
          <w:lang w:val="en-US"/>
        </w:rPr>
      </w:pPr>
    </w:p>
    <w:p w14:paraId="4B06E02D" w14:textId="59FF2683" w:rsidR="00956123" w:rsidRPr="000F283A" w:rsidRDefault="00146F40">
      <w:pPr>
        <w:rPr>
          <w:rFonts w:ascii="Times New Roman" w:hAnsi="Times New Roman" w:cs="Times New Roman"/>
          <w:b/>
          <w:bCs/>
          <w:lang w:val="en-US"/>
        </w:rPr>
      </w:pPr>
      <w:r w:rsidRPr="000F283A">
        <w:rPr>
          <w:rFonts w:ascii="Times New Roman" w:hAnsi="Times New Roman" w:cs="Times New Roman"/>
          <w:b/>
          <w:bCs/>
          <w:lang w:val="en-US"/>
        </w:rPr>
        <w:t>Declaration</w:t>
      </w:r>
      <w:r w:rsidR="00956123" w:rsidRPr="000F283A">
        <w:rPr>
          <w:rFonts w:ascii="Times New Roman" w:hAnsi="Times New Roman" w:cs="Times New Roman"/>
          <w:b/>
          <w:bCs/>
          <w:lang w:val="en-US"/>
        </w:rPr>
        <w:t xml:space="preserve"> of interests</w:t>
      </w:r>
    </w:p>
    <w:p w14:paraId="3C0032DF" w14:textId="3F3994CC" w:rsidR="00CB0A08" w:rsidRPr="00CB0A08" w:rsidRDefault="00CB0A08" w:rsidP="00CB0A08">
      <w:pPr>
        <w:rPr>
          <w:rFonts w:ascii="Times New Roman" w:hAnsi="Times New Roman" w:cs="Times New Roman"/>
          <w:lang w:val="en-US"/>
        </w:rPr>
      </w:pPr>
      <w:r w:rsidRPr="00CB0A08">
        <w:rPr>
          <w:rFonts w:ascii="Times New Roman" w:hAnsi="Times New Roman" w:cs="Times New Roman"/>
          <w:lang w:val="en-US"/>
        </w:rPr>
        <w:t>All authors have no conflicts to declare</w:t>
      </w:r>
      <w:r>
        <w:rPr>
          <w:rFonts w:ascii="Times New Roman" w:hAnsi="Times New Roman" w:cs="Times New Roman"/>
          <w:lang w:val="en-US"/>
        </w:rPr>
        <w:t>.</w:t>
      </w:r>
    </w:p>
    <w:p w14:paraId="793AD7F1" w14:textId="77777777" w:rsidR="00146F40" w:rsidRPr="000F283A" w:rsidRDefault="00146F40">
      <w:pPr>
        <w:rPr>
          <w:rFonts w:ascii="Times New Roman" w:hAnsi="Times New Roman" w:cs="Times New Roman"/>
          <w:lang w:val="en-US"/>
        </w:rPr>
      </w:pPr>
    </w:p>
    <w:p w14:paraId="174CB768" w14:textId="0879388F" w:rsidR="006943E9" w:rsidRDefault="00951F0B">
      <w:pPr>
        <w:rPr>
          <w:rFonts w:ascii="Times New Roman" w:hAnsi="Times New Roman" w:cs="Times New Roman"/>
          <w:lang w:val="en-US"/>
        </w:rPr>
      </w:pPr>
      <w:r w:rsidRPr="000F283A">
        <w:rPr>
          <w:rFonts w:ascii="Times New Roman" w:hAnsi="Times New Roman" w:cs="Times New Roman"/>
          <w:b/>
          <w:bCs/>
          <w:lang w:val="en-US"/>
        </w:rPr>
        <w:t>Use of AI</w:t>
      </w:r>
      <w:r w:rsidRPr="000F283A">
        <w:rPr>
          <w:rFonts w:ascii="Times New Roman" w:hAnsi="Times New Roman" w:cs="Times New Roman"/>
          <w:b/>
          <w:bCs/>
          <w:lang w:val="en-US"/>
        </w:rPr>
        <w:br/>
      </w:r>
      <w:proofErr w:type="spellStart"/>
      <w:r w:rsidRPr="000F283A">
        <w:rPr>
          <w:rFonts w:ascii="Times New Roman" w:hAnsi="Times New Roman" w:cs="Times New Roman"/>
          <w:lang w:val="en-US"/>
        </w:rPr>
        <w:t>AI</w:t>
      </w:r>
      <w:proofErr w:type="spellEnd"/>
      <w:r w:rsidRPr="000F283A">
        <w:rPr>
          <w:rFonts w:ascii="Times New Roman" w:hAnsi="Times New Roman" w:cs="Times New Roman"/>
          <w:lang w:val="en-US"/>
        </w:rPr>
        <w:t xml:space="preserve"> tools (specifically OpenAI</w:t>
      </w:r>
      <w:del w:id="413" w:author="Meggan Harris" w:date="2025-08-28T10:13:00Z" w16du:dateUtc="2025-08-28T08:13:00Z">
        <w:r w:rsidRPr="000F283A" w:rsidDel="00465737">
          <w:rPr>
            <w:rFonts w:ascii="Times New Roman" w:hAnsi="Times New Roman" w:cs="Times New Roman"/>
            <w:lang w:val="en-US"/>
          </w:rPr>
          <w:delText>'</w:delText>
        </w:r>
      </w:del>
      <w:ins w:id="414" w:author="Meggan Harris" w:date="2025-08-28T10:13:00Z" w16du:dateUtc="2025-08-28T08:13:00Z">
        <w:r w:rsidR="00465737">
          <w:rPr>
            <w:rFonts w:ascii="Times New Roman" w:hAnsi="Times New Roman" w:cs="Times New Roman"/>
            <w:lang w:val="en-US"/>
          </w:rPr>
          <w:t>’</w:t>
        </w:r>
      </w:ins>
      <w:r w:rsidRPr="000F283A">
        <w:rPr>
          <w:rFonts w:ascii="Times New Roman" w:hAnsi="Times New Roman" w:cs="Times New Roman"/>
          <w:lang w:val="en-US"/>
        </w:rPr>
        <w:t xml:space="preserve">s ChatGPT) were used throughout the study to assist in code development, the formatting of manuscript text and tables, and to improve the overall clarity and readability of the writing. All outputs generated by AI were reviewed and verified by the authors for accuracy, scientific validity, and appropriateness. No content was generated without human oversight, and the final responsibility for all aspects of the manuscript lies with the </w:t>
      </w:r>
      <w:commentRangeStart w:id="415"/>
      <w:r w:rsidRPr="000F283A">
        <w:rPr>
          <w:rFonts w:ascii="Times New Roman" w:hAnsi="Times New Roman" w:cs="Times New Roman"/>
          <w:lang w:val="en-US"/>
        </w:rPr>
        <w:t>authors</w:t>
      </w:r>
      <w:commentRangeEnd w:id="415"/>
      <w:r w:rsidR="008B79AE">
        <w:rPr>
          <w:rStyle w:val="Refdecomentario"/>
        </w:rPr>
        <w:commentReference w:id="415"/>
      </w:r>
      <w:r w:rsidRPr="000F283A">
        <w:rPr>
          <w:rFonts w:ascii="Times New Roman" w:hAnsi="Times New Roman" w:cs="Times New Roman"/>
          <w:lang w:val="en-US"/>
        </w:rPr>
        <w:t>.</w:t>
      </w:r>
    </w:p>
    <w:p w14:paraId="1EE305A4" w14:textId="77777777" w:rsidR="006943E9" w:rsidRPr="006943E9" w:rsidRDefault="006943E9">
      <w:pPr>
        <w:rPr>
          <w:rFonts w:ascii="Times New Roman" w:hAnsi="Times New Roman" w:cs="Times New Roman"/>
          <w:b/>
          <w:bCs/>
          <w:lang w:val="en-US"/>
        </w:rPr>
      </w:pPr>
    </w:p>
    <w:p w14:paraId="546456F9" w14:textId="77777777" w:rsidR="006943E9" w:rsidRPr="006943E9" w:rsidRDefault="006943E9">
      <w:pPr>
        <w:rPr>
          <w:rFonts w:ascii="Times New Roman" w:hAnsi="Times New Roman" w:cs="Times New Roman"/>
          <w:b/>
          <w:bCs/>
          <w:lang w:val="en-US"/>
        </w:rPr>
      </w:pPr>
      <w:r w:rsidRPr="006943E9">
        <w:rPr>
          <w:rFonts w:ascii="Times New Roman" w:hAnsi="Times New Roman" w:cs="Times New Roman"/>
          <w:b/>
          <w:bCs/>
          <w:lang w:val="en-US"/>
        </w:rPr>
        <w:t>Data availability statement</w:t>
      </w:r>
    </w:p>
    <w:p w14:paraId="595169C2" w14:textId="7A60D707" w:rsidR="00D80006" w:rsidRDefault="006943E9">
      <w:pPr>
        <w:rPr>
          <w:rFonts w:ascii="Times New Roman" w:hAnsi="Times New Roman" w:cs="Times New Roman"/>
          <w:lang w:val="en-US"/>
        </w:rPr>
      </w:pPr>
      <w:r w:rsidRPr="006943E9">
        <w:rPr>
          <w:rFonts w:ascii="Times New Roman" w:hAnsi="Times New Roman" w:cs="Times New Roman"/>
          <w:lang w:val="en-US"/>
        </w:rPr>
        <w:t xml:space="preserve">Data and codes are available at </w:t>
      </w:r>
      <w:r w:rsidR="00D80006">
        <w:fldChar w:fldCharType="begin"/>
      </w:r>
      <w:r w:rsidR="00D80006" w:rsidRPr="0048557C">
        <w:rPr>
          <w:lang w:val="en-US"/>
          <w:rPrChange w:id="416" w:author="HARRIS, Meggan" w:date="2025-08-28T09:26:00Z" w16du:dateUtc="2025-08-28T07:26:00Z">
            <w:rPr/>
          </w:rPrChange>
        </w:rPr>
        <w:instrText>HYPERLINK "https://github.com/pwjpwj/Benznidazole-CEA"</w:instrText>
      </w:r>
      <w:r w:rsidR="00D80006">
        <w:fldChar w:fldCharType="separate"/>
      </w:r>
      <w:r w:rsidR="00D80006" w:rsidRPr="0040340B">
        <w:rPr>
          <w:rStyle w:val="Hipervnculo"/>
          <w:rFonts w:ascii="Times New Roman" w:hAnsi="Times New Roman" w:cs="Times New Roman"/>
          <w:lang w:val="en-US"/>
        </w:rPr>
        <w:t>https://github.com/pwjpwj/Benznidazole-CEA</w:t>
      </w:r>
      <w:r w:rsidR="00D80006">
        <w:fldChar w:fldCharType="end"/>
      </w:r>
    </w:p>
    <w:p w14:paraId="37DFE4DA" w14:textId="0E15119D" w:rsidR="00F83507" w:rsidRPr="006943E9" w:rsidRDefault="00F83507">
      <w:pPr>
        <w:rPr>
          <w:rFonts w:ascii="Times New Roman" w:hAnsi="Times New Roman" w:cs="Times New Roman"/>
          <w:lang w:val="en-US"/>
        </w:rPr>
      </w:pPr>
      <w:r w:rsidRPr="006943E9">
        <w:rPr>
          <w:rFonts w:ascii="Times New Roman" w:hAnsi="Times New Roman" w:cs="Times New Roman"/>
          <w:lang w:val="en-US"/>
        </w:rPr>
        <w:br w:type="page"/>
      </w:r>
    </w:p>
    <w:p w14:paraId="16FDC9AE" w14:textId="0A2D5E4E" w:rsidR="00F83507" w:rsidRPr="000F283A" w:rsidRDefault="00F83507">
      <w:pPr>
        <w:rPr>
          <w:rFonts w:ascii="Times New Roman" w:hAnsi="Times New Roman" w:cs="Times New Roman"/>
          <w:b/>
          <w:bCs/>
        </w:rPr>
      </w:pPr>
      <w:proofErr w:type="spellStart"/>
      <w:r w:rsidRPr="000F283A">
        <w:rPr>
          <w:rFonts w:ascii="Times New Roman" w:hAnsi="Times New Roman" w:cs="Times New Roman"/>
          <w:b/>
          <w:bCs/>
        </w:rPr>
        <w:lastRenderedPageBreak/>
        <w:t>References</w:t>
      </w:r>
      <w:proofErr w:type="spellEnd"/>
    </w:p>
    <w:p w14:paraId="167F4E1C" w14:textId="77777777" w:rsidR="00AE23A7" w:rsidRPr="00AE23A7" w:rsidRDefault="00F83507" w:rsidP="00AE23A7">
      <w:pPr>
        <w:pStyle w:val="Bibliografa"/>
        <w:rPr>
          <w:rFonts w:ascii="Times New Roman" w:hAnsi="Times New Roman" w:cs="Times New Roman"/>
          <w:kern w:val="0"/>
          <w:lang w:val="en-US"/>
        </w:rPr>
      </w:pPr>
      <w:r>
        <w:rPr>
          <w:lang w:val="en-US"/>
        </w:rPr>
        <w:fldChar w:fldCharType="begin"/>
      </w:r>
      <w:r w:rsidR="00386A5C">
        <w:instrText xml:space="preserve"> ADDIN ZOTERO_BIBL {"uncited":[],"omitted":[],"custom":[]} CSL_BIBLIOGRAPHY </w:instrText>
      </w:r>
      <w:r>
        <w:rPr>
          <w:lang w:val="en-US"/>
        </w:rPr>
        <w:fldChar w:fldCharType="separate"/>
      </w:r>
      <w:r w:rsidR="00AE23A7" w:rsidRPr="00AE23A7">
        <w:rPr>
          <w:rFonts w:ascii="Times New Roman" w:hAnsi="Times New Roman" w:cs="Times New Roman"/>
          <w:kern w:val="0"/>
        </w:rPr>
        <w:t>1</w:t>
      </w:r>
      <w:r w:rsidR="00AE23A7" w:rsidRPr="00AE23A7">
        <w:rPr>
          <w:rFonts w:ascii="Times New Roman" w:hAnsi="Times New Roman" w:cs="Times New Roman"/>
          <w:kern w:val="0"/>
        </w:rPr>
        <w:tab/>
        <w:t xml:space="preserve">Pérez-Molina JA, Molina I. Chagas disease. </w:t>
      </w:r>
      <w:r w:rsidR="00AE23A7" w:rsidRPr="00AE23A7">
        <w:rPr>
          <w:rFonts w:ascii="Times New Roman" w:hAnsi="Times New Roman" w:cs="Times New Roman"/>
          <w:i/>
          <w:iCs/>
          <w:kern w:val="0"/>
          <w:lang w:val="en-US"/>
        </w:rPr>
        <w:t>The Lancet</w:t>
      </w:r>
      <w:r w:rsidR="00AE23A7" w:rsidRPr="00AE23A7">
        <w:rPr>
          <w:rFonts w:ascii="Times New Roman" w:hAnsi="Times New Roman" w:cs="Times New Roman"/>
          <w:kern w:val="0"/>
          <w:lang w:val="en-US"/>
        </w:rPr>
        <w:t xml:space="preserve"> 2018; </w:t>
      </w:r>
      <w:r w:rsidR="00AE23A7" w:rsidRPr="00AE23A7">
        <w:rPr>
          <w:rFonts w:ascii="Times New Roman" w:hAnsi="Times New Roman" w:cs="Times New Roman"/>
          <w:b/>
          <w:bCs/>
          <w:kern w:val="0"/>
          <w:lang w:val="en-US"/>
        </w:rPr>
        <w:t>391</w:t>
      </w:r>
      <w:r w:rsidR="00AE23A7" w:rsidRPr="00AE23A7">
        <w:rPr>
          <w:rFonts w:ascii="Times New Roman" w:hAnsi="Times New Roman" w:cs="Times New Roman"/>
          <w:kern w:val="0"/>
          <w:lang w:val="en-US"/>
        </w:rPr>
        <w:t>: 82–94.</w:t>
      </w:r>
    </w:p>
    <w:p w14:paraId="2CE4476A"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lang w:val="en-US"/>
        </w:rPr>
        <w:t>2</w:t>
      </w:r>
      <w:r w:rsidRPr="00AE23A7">
        <w:rPr>
          <w:rFonts w:ascii="Times New Roman" w:hAnsi="Times New Roman" w:cs="Times New Roman"/>
          <w:kern w:val="0"/>
          <w:lang w:val="en-US"/>
        </w:rPr>
        <w:tab/>
        <w:t xml:space="preserve">Bern C, Martin DL, Gilman RH. Acute and Congenital Chagas Disease. </w:t>
      </w:r>
      <w:r w:rsidRPr="00AE23A7">
        <w:rPr>
          <w:rFonts w:ascii="Times New Roman" w:hAnsi="Times New Roman" w:cs="Times New Roman"/>
          <w:i/>
          <w:iCs/>
          <w:kern w:val="0"/>
        </w:rPr>
        <w:t>Adv Parasitol</w:t>
      </w:r>
      <w:r w:rsidRPr="00AE23A7">
        <w:rPr>
          <w:rFonts w:ascii="Times New Roman" w:hAnsi="Times New Roman" w:cs="Times New Roman"/>
          <w:kern w:val="0"/>
        </w:rPr>
        <w:t xml:space="preserve"> 2011; </w:t>
      </w:r>
      <w:r w:rsidRPr="00AE23A7">
        <w:rPr>
          <w:rFonts w:ascii="Times New Roman" w:hAnsi="Times New Roman" w:cs="Times New Roman"/>
          <w:b/>
          <w:bCs/>
          <w:kern w:val="0"/>
        </w:rPr>
        <w:t>75</w:t>
      </w:r>
      <w:r w:rsidRPr="00AE23A7">
        <w:rPr>
          <w:rFonts w:ascii="Times New Roman" w:hAnsi="Times New Roman" w:cs="Times New Roman"/>
          <w:kern w:val="0"/>
        </w:rPr>
        <w:t>: 19–46.</w:t>
      </w:r>
    </w:p>
    <w:p w14:paraId="4C946CAC"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rPr>
        <w:t>3</w:t>
      </w:r>
      <w:r w:rsidRPr="00AE23A7">
        <w:rPr>
          <w:rFonts w:ascii="Times New Roman" w:hAnsi="Times New Roman" w:cs="Times New Roman"/>
          <w:kern w:val="0"/>
        </w:rPr>
        <w:tab/>
        <w:t xml:space="preserve">Crespillo-Andújar C, Comeche B, Hamer DH,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Use of benznidazole to treat chronic Chagas disease: An updated systematic review with a meta-analysis.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2022; </w:t>
      </w:r>
      <w:r w:rsidRPr="00AE23A7">
        <w:rPr>
          <w:rFonts w:ascii="Times New Roman" w:hAnsi="Times New Roman" w:cs="Times New Roman"/>
          <w:b/>
          <w:bCs/>
          <w:kern w:val="0"/>
        </w:rPr>
        <w:t>16</w:t>
      </w:r>
      <w:r w:rsidRPr="00AE23A7">
        <w:rPr>
          <w:rFonts w:ascii="Times New Roman" w:hAnsi="Times New Roman" w:cs="Times New Roman"/>
          <w:kern w:val="0"/>
        </w:rPr>
        <w:t>: e0010386.</w:t>
      </w:r>
    </w:p>
    <w:p w14:paraId="7519E10A"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rPr>
        <w:t>4</w:t>
      </w:r>
      <w:r w:rsidRPr="00AE23A7">
        <w:rPr>
          <w:rFonts w:ascii="Times New Roman" w:hAnsi="Times New Roman" w:cs="Times New Roman"/>
          <w:kern w:val="0"/>
        </w:rPr>
        <w:tab/>
        <w:t xml:space="preserve">Crespillo-Andújar C, Venanzi-Rullo E, Lopez-Velez R,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Safety Profile of Benznidazole in the Treatment of Chronic Chagas Disease: Experience of a Referral Centre and Systematic Literature Review with Meta-Analysis. </w:t>
      </w:r>
      <w:r w:rsidRPr="00AE23A7">
        <w:rPr>
          <w:rFonts w:ascii="Times New Roman" w:hAnsi="Times New Roman" w:cs="Times New Roman"/>
          <w:i/>
          <w:iCs/>
          <w:kern w:val="0"/>
          <w:lang w:val="en-US"/>
        </w:rPr>
        <w:t>Drug Saf</w:t>
      </w:r>
      <w:r w:rsidRPr="00AE23A7">
        <w:rPr>
          <w:rFonts w:ascii="Times New Roman" w:hAnsi="Times New Roman" w:cs="Times New Roman"/>
          <w:kern w:val="0"/>
          <w:lang w:val="en-US"/>
        </w:rPr>
        <w:t xml:space="preserve"> 2018; </w:t>
      </w:r>
      <w:r w:rsidRPr="00AE23A7">
        <w:rPr>
          <w:rFonts w:ascii="Times New Roman" w:hAnsi="Times New Roman" w:cs="Times New Roman"/>
          <w:b/>
          <w:bCs/>
          <w:kern w:val="0"/>
          <w:lang w:val="en-US"/>
        </w:rPr>
        <w:t>41</w:t>
      </w:r>
      <w:r w:rsidRPr="00AE23A7">
        <w:rPr>
          <w:rFonts w:ascii="Times New Roman" w:hAnsi="Times New Roman" w:cs="Times New Roman"/>
          <w:kern w:val="0"/>
          <w:lang w:val="en-US"/>
        </w:rPr>
        <w:t>: 1035–48.</w:t>
      </w:r>
    </w:p>
    <w:p w14:paraId="7CDB45AC"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5</w:t>
      </w:r>
      <w:r w:rsidRPr="00AE23A7">
        <w:rPr>
          <w:rFonts w:ascii="Times New Roman" w:hAnsi="Times New Roman" w:cs="Times New Roman"/>
          <w:kern w:val="0"/>
          <w:lang w:val="en-US"/>
        </w:rPr>
        <w:tab/>
        <w:t xml:space="preserve">Navarro M, Reguero L, Subirà C, Blázquez-Pérez A, Requena-Méndez A. Estimating chagas disease prevalence and number of underdiagnosed, and undertreated individuals in Spain. </w:t>
      </w:r>
      <w:r w:rsidRPr="00AE23A7">
        <w:rPr>
          <w:rFonts w:ascii="Times New Roman" w:hAnsi="Times New Roman" w:cs="Times New Roman"/>
          <w:i/>
          <w:iCs/>
          <w:kern w:val="0"/>
          <w:lang w:val="en-US"/>
        </w:rPr>
        <w:t>Travel Med Infect Dis</w:t>
      </w:r>
      <w:r w:rsidRPr="00AE23A7">
        <w:rPr>
          <w:rFonts w:ascii="Times New Roman" w:hAnsi="Times New Roman" w:cs="Times New Roman"/>
          <w:kern w:val="0"/>
          <w:lang w:val="en-US"/>
        </w:rPr>
        <w:t xml:space="preserve"> 2022; </w:t>
      </w:r>
      <w:r w:rsidRPr="00AE23A7">
        <w:rPr>
          <w:rFonts w:ascii="Times New Roman" w:hAnsi="Times New Roman" w:cs="Times New Roman"/>
          <w:b/>
          <w:bCs/>
          <w:kern w:val="0"/>
          <w:lang w:val="en-US"/>
        </w:rPr>
        <w:t>47</w:t>
      </w:r>
      <w:r w:rsidRPr="00AE23A7">
        <w:rPr>
          <w:rFonts w:ascii="Times New Roman" w:hAnsi="Times New Roman" w:cs="Times New Roman"/>
          <w:kern w:val="0"/>
          <w:lang w:val="en-US"/>
        </w:rPr>
        <w:t>: 102284.</w:t>
      </w:r>
    </w:p>
    <w:p w14:paraId="030CE03C"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6</w:t>
      </w:r>
      <w:r w:rsidRPr="00AE23A7">
        <w:rPr>
          <w:rFonts w:ascii="Times New Roman" w:hAnsi="Times New Roman" w:cs="Times New Roman"/>
          <w:kern w:val="0"/>
          <w:lang w:val="en-US"/>
        </w:rPr>
        <w:tab/>
        <w:t xml:space="preserve">WHO. Chagas disease in Latin America: an epidemiological update based on 2010 estimates. </w:t>
      </w:r>
      <w:r w:rsidRPr="00AE23A7">
        <w:rPr>
          <w:rFonts w:ascii="Times New Roman" w:hAnsi="Times New Roman" w:cs="Times New Roman"/>
          <w:i/>
          <w:iCs/>
          <w:kern w:val="0"/>
          <w:lang w:val="en-US"/>
        </w:rPr>
        <w:t>Wkly Epidemiol Rec</w:t>
      </w:r>
      <w:r w:rsidRPr="00AE23A7">
        <w:rPr>
          <w:rFonts w:ascii="Times New Roman" w:hAnsi="Times New Roman" w:cs="Times New Roman"/>
          <w:kern w:val="0"/>
          <w:lang w:val="en-US"/>
        </w:rPr>
        <w:t xml:space="preserve"> 2015; </w:t>
      </w:r>
      <w:r w:rsidRPr="00AE23A7">
        <w:rPr>
          <w:rFonts w:ascii="Times New Roman" w:hAnsi="Times New Roman" w:cs="Times New Roman"/>
          <w:b/>
          <w:bCs/>
          <w:kern w:val="0"/>
          <w:lang w:val="en-US"/>
        </w:rPr>
        <w:t>90</w:t>
      </w:r>
      <w:r w:rsidRPr="00AE23A7">
        <w:rPr>
          <w:rFonts w:ascii="Times New Roman" w:hAnsi="Times New Roman" w:cs="Times New Roman"/>
          <w:kern w:val="0"/>
          <w:lang w:val="en-US"/>
        </w:rPr>
        <w:t>: 33–43.</w:t>
      </w:r>
    </w:p>
    <w:p w14:paraId="2002FDF2"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lang w:val="en-US"/>
        </w:rPr>
        <w:t>7</w:t>
      </w:r>
      <w:r w:rsidRPr="00AE23A7">
        <w:rPr>
          <w:rFonts w:ascii="Times New Roman" w:hAnsi="Times New Roman" w:cs="Times New Roman"/>
          <w:kern w:val="0"/>
          <w:lang w:val="en-US"/>
        </w:rPr>
        <w:tab/>
        <w:t xml:space="preserve">Manne-Goehler J, Umeh CA, Montgomery SP, Wirtz VJ. Estimating the Burden of Chagas Disease in the United States.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2016; </w:t>
      </w:r>
      <w:r w:rsidRPr="00AE23A7">
        <w:rPr>
          <w:rFonts w:ascii="Times New Roman" w:hAnsi="Times New Roman" w:cs="Times New Roman"/>
          <w:b/>
          <w:bCs/>
          <w:kern w:val="0"/>
        </w:rPr>
        <w:t>10</w:t>
      </w:r>
      <w:r w:rsidRPr="00AE23A7">
        <w:rPr>
          <w:rFonts w:ascii="Times New Roman" w:hAnsi="Times New Roman" w:cs="Times New Roman"/>
          <w:kern w:val="0"/>
        </w:rPr>
        <w:t>: e0005033.</w:t>
      </w:r>
    </w:p>
    <w:p w14:paraId="2DD4DD79"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rPr>
        <w:t>8</w:t>
      </w:r>
      <w:r w:rsidRPr="00AE23A7">
        <w:rPr>
          <w:rFonts w:ascii="Times New Roman" w:hAnsi="Times New Roman" w:cs="Times New Roman"/>
          <w:kern w:val="0"/>
        </w:rPr>
        <w:tab/>
        <w:t xml:space="preserve">Requena-Méndez A, Aldasoro E, De Lazzari E,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Prevalence of Chagas Disease in Latin-American Migrants Living in Europe: A Systematic Review and Meta-analysis.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2015; </w:t>
      </w:r>
      <w:r w:rsidRPr="00AE23A7">
        <w:rPr>
          <w:rFonts w:ascii="Times New Roman" w:hAnsi="Times New Roman" w:cs="Times New Roman"/>
          <w:b/>
          <w:bCs/>
          <w:kern w:val="0"/>
        </w:rPr>
        <w:t>9</w:t>
      </w:r>
      <w:r w:rsidRPr="00AE23A7">
        <w:rPr>
          <w:rFonts w:ascii="Times New Roman" w:hAnsi="Times New Roman" w:cs="Times New Roman"/>
          <w:kern w:val="0"/>
        </w:rPr>
        <w:t>: e0003540.</w:t>
      </w:r>
    </w:p>
    <w:p w14:paraId="5A412A0C"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rPr>
        <w:t>9</w:t>
      </w:r>
      <w:r w:rsidRPr="00AE23A7">
        <w:rPr>
          <w:rFonts w:ascii="Times New Roman" w:hAnsi="Times New Roman" w:cs="Times New Roman"/>
          <w:kern w:val="0"/>
        </w:rPr>
        <w:tab/>
        <w:t xml:space="preserve">Gonzalez-Sanz M, Crespillo-Andújar C, Chamorro-Tojeiro S, Monge-Maillo B, Perez-Molina JA, Norman FF. </w:t>
      </w:r>
      <w:r w:rsidRPr="00AE23A7">
        <w:rPr>
          <w:rFonts w:ascii="Times New Roman" w:hAnsi="Times New Roman" w:cs="Times New Roman"/>
          <w:kern w:val="0"/>
          <w:lang w:val="en-US"/>
        </w:rPr>
        <w:t xml:space="preserve">Chagas Disease in Europe. </w:t>
      </w:r>
      <w:r w:rsidRPr="00AE23A7">
        <w:rPr>
          <w:rFonts w:ascii="Times New Roman" w:hAnsi="Times New Roman" w:cs="Times New Roman"/>
          <w:i/>
          <w:iCs/>
          <w:kern w:val="0"/>
          <w:lang w:val="en-US"/>
        </w:rPr>
        <w:t>Trop Med Infect Dis</w:t>
      </w:r>
      <w:r w:rsidRPr="00AE23A7">
        <w:rPr>
          <w:rFonts w:ascii="Times New Roman" w:hAnsi="Times New Roman" w:cs="Times New Roman"/>
          <w:kern w:val="0"/>
          <w:lang w:val="en-US"/>
        </w:rPr>
        <w:t xml:space="preserve"> 2023; </w:t>
      </w:r>
      <w:r w:rsidRPr="00AE23A7">
        <w:rPr>
          <w:rFonts w:ascii="Times New Roman" w:hAnsi="Times New Roman" w:cs="Times New Roman"/>
          <w:b/>
          <w:bCs/>
          <w:kern w:val="0"/>
          <w:lang w:val="en-US"/>
        </w:rPr>
        <w:t>8</w:t>
      </w:r>
      <w:r w:rsidRPr="00AE23A7">
        <w:rPr>
          <w:rFonts w:ascii="Times New Roman" w:hAnsi="Times New Roman" w:cs="Times New Roman"/>
          <w:kern w:val="0"/>
          <w:lang w:val="en-US"/>
        </w:rPr>
        <w:t>: 513.</w:t>
      </w:r>
    </w:p>
    <w:p w14:paraId="10F6E5F4"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10</w:t>
      </w:r>
      <w:r w:rsidRPr="00AE23A7">
        <w:rPr>
          <w:rFonts w:ascii="Times New Roman" w:hAnsi="Times New Roman" w:cs="Times New Roman"/>
          <w:kern w:val="0"/>
          <w:lang w:val="en-US"/>
        </w:rPr>
        <w:tab/>
        <w:t xml:space="preserve">Moraes FCA de, Souza MEC, Dal Moro L,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Prevention of congenital chagas disease by trypanocide treatment in women of reproductive age: A meta-analysis of observational studies. </w:t>
      </w:r>
      <w:r w:rsidRPr="00AE23A7">
        <w:rPr>
          <w:rFonts w:ascii="Times New Roman" w:hAnsi="Times New Roman" w:cs="Times New Roman"/>
          <w:i/>
          <w:iCs/>
          <w:kern w:val="0"/>
          <w:lang w:val="en-US"/>
        </w:rPr>
        <w:t>PLoS Negl Trop Dis</w:t>
      </w:r>
      <w:r w:rsidRPr="00AE23A7">
        <w:rPr>
          <w:rFonts w:ascii="Times New Roman" w:hAnsi="Times New Roman" w:cs="Times New Roman"/>
          <w:kern w:val="0"/>
          <w:lang w:val="en-US"/>
        </w:rPr>
        <w:t xml:space="preserve"> 2024; </w:t>
      </w:r>
      <w:r w:rsidRPr="00AE23A7">
        <w:rPr>
          <w:rFonts w:ascii="Times New Roman" w:hAnsi="Times New Roman" w:cs="Times New Roman"/>
          <w:b/>
          <w:bCs/>
          <w:kern w:val="0"/>
          <w:lang w:val="en-US"/>
        </w:rPr>
        <w:t>18</w:t>
      </w:r>
      <w:r w:rsidRPr="00AE23A7">
        <w:rPr>
          <w:rFonts w:ascii="Times New Roman" w:hAnsi="Times New Roman" w:cs="Times New Roman"/>
          <w:kern w:val="0"/>
          <w:lang w:val="en-US"/>
        </w:rPr>
        <w:t>: e0012407.</w:t>
      </w:r>
    </w:p>
    <w:p w14:paraId="6AE08214"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11</w:t>
      </w:r>
      <w:r w:rsidRPr="00AE23A7">
        <w:rPr>
          <w:rFonts w:ascii="Times New Roman" w:hAnsi="Times New Roman" w:cs="Times New Roman"/>
          <w:kern w:val="0"/>
          <w:lang w:val="en-US"/>
        </w:rPr>
        <w:tab/>
        <w:t xml:space="preserve">Iglesias-Rus L, Boquete T, Romay-Barja M, Benito A, Jordan B, Blasco-Hernández T. Diagnostic pathways of Chagas disease in Spain: a qualitative study. </w:t>
      </w:r>
      <w:r w:rsidRPr="00AE23A7">
        <w:rPr>
          <w:rFonts w:ascii="Times New Roman" w:hAnsi="Times New Roman" w:cs="Times New Roman"/>
          <w:i/>
          <w:iCs/>
          <w:kern w:val="0"/>
          <w:lang w:val="en-US"/>
        </w:rPr>
        <w:t>BMC Public Health</w:t>
      </w:r>
      <w:r w:rsidRPr="00AE23A7">
        <w:rPr>
          <w:rFonts w:ascii="Times New Roman" w:hAnsi="Times New Roman" w:cs="Times New Roman"/>
          <w:kern w:val="0"/>
          <w:lang w:val="en-US"/>
        </w:rPr>
        <w:t xml:space="preserve"> 2023; </w:t>
      </w:r>
      <w:r w:rsidRPr="00AE23A7">
        <w:rPr>
          <w:rFonts w:ascii="Times New Roman" w:hAnsi="Times New Roman" w:cs="Times New Roman"/>
          <w:b/>
          <w:bCs/>
          <w:kern w:val="0"/>
          <w:lang w:val="en-US"/>
        </w:rPr>
        <w:t>23</w:t>
      </w:r>
      <w:r w:rsidRPr="00AE23A7">
        <w:rPr>
          <w:rFonts w:ascii="Times New Roman" w:hAnsi="Times New Roman" w:cs="Times New Roman"/>
          <w:kern w:val="0"/>
          <w:lang w:val="en-US"/>
        </w:rPr>
        <w:t>: 332.</w:t>
      </w:r>
    </w:p>
    <w:p w14:paraId="41EB1B32" w14:textId="77777777" w:rsidR="00AE23A7" w:rsidRPr="0048557C" w:rsidRDefault="00AE23A7" w:rsidP="00AE23A7">
      <w:pPr>
        <w:pStyle w:val="Bibliografa"/>
        <w:rPr>
          <w:rFonts w:ascii="Times New Roman" w:hAnsi="Times New Roman" w:cs="Times New Roman"/>
          <w:kern w:val="0"/>
          <w:rPrChange w:id="417" w:author="HARRIS, Meggan" w:date="2025-08-28T09:26:00Z" w16du:dateUtc="2025-08-28T07:26:00Z">
            <w:rPr>
              <w:rFonts w:ascii="Times New Roman" w:hAnsi="Times New Roman" w:cs="Times New Roman"/>
              <w:kern w:val="0"/>
              <w:lang w:val="en-US"/>
            </w:rPr>
          </w:rPrChange>
        </w:rPr>
      </w:pPr>
      <w:r w:rsidRPr="00AE23A7">
        <w:rPr>
          <w:rFonts w:ascii="Times New Roman" w:hAnsi="Times New Roman" w:cs="Times New Roman"/>
          <w:kern w:val="0"/>
          <w:lang w:val="en-US"/>
        </w:rPr>
        <w:t>12</w:t>
      </w:r>
      <w:r w:rsidRPr="00AE23A7">
        <w:rPr>
          <w:rFonts w:ascii="Times New Roman" w:hAnsi="Times New Roman" w:cs="Times New Roman"/>
          <w:kern w:val="0"/>
          <w:lang w:val="en-US"/>
        </w:rPr>
        <w:tab/>
        <w:t xml:space="preserve">Andrade MV, Noronha KVMDS, De Souza A,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The economic burden of Chagas disease: A systematic review. </w:t>
      </w:r>
      <w:r w:rsidRPr="0048557C">
        <w:rPr>
          <w:rFonts w:ascii="Times New Roman" w:hAnsi="Times New Roman" w:cs="Times New Roman"/>
          <w:i/>
          <w:iCs/>
          <w:kern w:val="0"/>
          <w:rPrChange w:id="418" w:author="HARRIS, Meggan" w:date="2025-08-28T09:26:00Z" w16du:dateUtc="2025-08-28T07:26:00Z">
            <w:rPr>
              <w:rFonts w:ascii="Times New Roman" w:hAnsi="Times New Roman" w:cs="Times New Roman"/>
              <w:i/>
              <w:iCs/>
              <w:kern w:val="0"/>
              <w:lang w:val="en-US"/>
            </w:rPr>
          </w:rPrChange>
        </w:rPr>
        <w:t>PLoS Negl Trop Dis</w:t>
      </w:r>
      <w:r w:rsidRPr="0048557C">
        <w:rPr>
          <w:rFonts w:ascii="Times New Roman" w:hAnsi="Times New Roman" w:cs="Times New Roman"/>
          <w:kern w:val="0"/>
          <w:rPrChange w:id="419" w:author="HARRIS, Meggan" w:date="2025-08-28T09:26:00Z" w16du:dateUtc="2025-08-28T07:26:00Z">
            <w:rPr>
              <w:rFonts w:ascii="Times New Roman" w:hAnsi="Times New Roman" w:cs="Times New Roman"/>
              <w:kern w:val="0"/>
              <w:lang w:val="en-US"/>
            </w:rPr>
          </w:rPrChange>
        </w:rPr>
        <w:t xml:space="preserve"> 2023; </w:t>
      </w:r>
      <w:r w:rsidRPr="0048557C">
        <w:rPr>
          <w:rFonts w:ascii="Times New Roman" w:hAnsi="Times New Roman" w:cs="Times New Roman"/>
          <w:b/>
          <w:bCs/>
          <w:kern w:val="0"/>
          <w:rPrChange w:id="420" w:author="HARRIS, Meggan" w:date="2025-08-28T09:26:00Z" w16du:dateUtc="2025-08-28T07:26:00Z">
            <w:rPr>
              <w:rFonts w:ascii="Times New Roman" w:hAnsi="Times New Roman" w:cs="Times New Roman"/>
              <w:b/>
              <w:bCs/>
              <w:kern w:val="0"/>
              <w:lang w:val="en-US"/>
            </w:rPr>
          </w:rPrChange>
        </w:rPr>
        <w:t>17</w:t>
      </w:r>
      <w:r w:rsidRPr="0048557C">
        <w:rPr>
          <w:rFonts w:ascii="Times New Roman" w:hAnsi="Times New Roman" w:cs="Times New Roman"/>
          <w:kern w:val="0"/>
          <w:rPrChange w:id="421" w:author="HARRIS, Meggan" w:date="2025-08-28T09:26:00Z" w16du:dateUtc="2025-08-28T07:26:00Z">
            <w:rPr>
              <w:rFonts w:ascii="Times New Roman" w:hAnsi="Times New Roman" w:cs="Times New Roman"/>
              <w:kern w:val="0"/>
              <w:lang w:val="en-US"/>
            </w:rPr>
          </w:rPrChange>
        </w:rPr>
        <w:t>: e0011757.</w:t>
      </w:r>
    </w:p>
    <w:p w14:paraId="737F3696" w14:textId="77777777" w:rsidR="00AE23A7" w:rsidRPr="0048557C" w:rsidRDefault="00AE23A7" w:rsidP="00AE23A7">
      <w:pPr>
        <w:pStyle w:val="Bibliografa"/>
        <w:rPr>
          <w:rFonts w:ascii="Times New Roman" w:hAnsi="Times New Roman" w:cs="Times New Roman"/>
          <w:kern w:val="0"/>
          <w:lang w:val="en-US"/>
          <w:rPrChange w:id="422" w:author="HARRIS, Meggan" w:date="2025-08-28T09:26:00Z" w16du:dateUtc="2025-08-28T07:26:00Z">
            <w:rPr>
              <w:rFonts w:ascii="Times New Roman" w:hAnsi="Times New Roman" w:cs="Times New Roman"/>
              <w:kern w:val="0"/>
            </w:rPr>
          </w:rPrChange>
        </w:rPr>
      </w:pPr>
      <w:r w:rsidRPr="0048557C">
        <w:rPr>
          <w:rFonts w:ascii="Times New Roman" w:hAnsi="Times New Roman" w:cs="Times New Roman"/>
          <w:kern w:val="0"/>
          <w:rPrChange w:id="423" w:author="HARRIS, Meggan" w:date="2025-08-28T09:26:00Z" w16du:dateUtc="2025-08-28T07:26:00Z">
            <w:rPr>
              <w:rFonts w:ascii="Times New Roman" w:hAnsi="Times New Roman" w:cs="Times New Roman"/>
              <w:kern w:val="0"/>
              <w:lang w:val="en-US"/>
            </w:rPr>
          </w:rPrChange>
        </w:rPr>
        <w:t>13</w:t>
      </w:r>
      <w:r w:rsidRPr="0048557C">
        <w:rPr>
          <w:rFonts w:ascii="Times New Roman" w:hAnsi="Times New Roman" w:cs="Times New Roman"/>
          <w:kern w:val="0"/>
          <w:rPrChange w:id="424" w:author="HARRIS, Meggan" w:date="2025-08-28T09:26:00Z" w16du:dateUtc="2025-08-28T07:26:00Z">
            <w:rPr>
              <w:rFonts w:ascii="Times New Roman" w:hAnsi="Times New Roman" w:cs="Times New Roman"/>
              <w:kern w:val="0"/>
              <w:lang w:val="en-US"/>
            </w:rPr>
          </w:rPrChange>
        </w:rPr>
        <w:tab/>
        <w:t xml:space="preserve">INE. </w:t>
      </w:r>
      <w:r w:rsidRPr="00AE23A7">
        <w:rPr>
          <w:rFonts w:ascii="Times New Roman" w:hAnsi="Times New Roman" w:cs="Times New Roman"/>
          <w:kern w:val="0"/>
        </w:rPr>
        <w:t xml:space="preserve">Instituto Nacional de Estadística. </w:t>
      </w:r>
      <w:r w:rsidRPr="0048557C">
        <w:rPr>
          <w:rFonts w:ascii="Times New Roman" w:hAnsi="Times New Roman" w:cs="Times New Roman"/>
          <w:kern w:val="0"/>
          <w:lang w:val="en-US"/>
          <w:rPrChange w:id="425" w:author="HARRIS, Meggan" w:date="2025-08-28T09:26:00Z" w16du:dateUtc="2025-08-28T07:26:00Z">
            <w:rPr>
              <w:rFonts w:ascii="Times New Roman" w:hAnsi="Times New Roman" w:cs="Times New Roman"/>
              <w:kern w:val="0"/>
            </w:rPr>
          </w:rPrChange>
        </w:rPr>
        <w:t>INE. https://www.ine.es/ (accessed May 3, 2025).</w:t>
      </w:r>
    </w:p>
    <w:p w14:paraId="725E0822"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rPr>
        <w:t>14</w:t>
      </w:r>
      <w:r w:rsidRPr="00AE23A7">
        <w:rPr>
          <w:rFonts w:ascii="Times New Roman" w:hAnsi="Times New Roman" w:cs="Times New Roman"/>
          <w:kern w:val="0"/>
        </w:rPr>
        <w:tab/>
        <w:t xml:space="preserve">Requena-Mendez A, Bussion S, Aldasoro E,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Cost-effectiveness of Chagas disease screening in Latin American migrants at primary health-care centres in Europe: a Markov model analysis. </w:t>
      </w:r>
      <w:r w:rsidRPr="00AE23A7">
        <w:rPr>
          <w:rFonts w:ascii="Times New Roman" w:hAnsi="Times New Roman" w:cs="Times New Roman"/>
          <w:i/>
          <w:iCs/>
          <w:kern w:val="0"/>
          <w:lang w:val="en-US"/>
        </w:rPr>
        <w:t>Lancet Glob Health</w:t>
      </w:r>
      <w:r w:rsidRPr="00AE23A7">
        <w:rPr>
          <w:rFonts w:ascii="Times New Roman" w:hAnsi="Times New Roman" w:cs="Times New Roman"/>
          <w:kern w:val="0"/>
          <w:lang w:val="en-US"/>
        </w:rPr>
        <w:t xml:space="preserve"> 2017; </w:t>
      </w:r>
      <w:r w:rsidRPr="00AE23A7">
        <w:rPr>
          <w:rFonts w:ascii="Times New Roman" w:hAnsi="Times New Roman" w:cs="Times New Roman"/>
          <w:b/>
          <w:bCs/>
          <w:kern w:val="0"/>
          <w:lang w:val="en-US"/>
        </w:rPr>
        <w:t>0</w:t>
      </w:r>
      <w:r w:rsidRPr="00AE23A7">
        <w:rPr>
          <w:rFonts w:ascii="Times New Roman" w:hAnsi="Times New Roman" w:cs="Times New Roman"/>
          <w:kern w:val="0"/>
          <w:lang w:val="en-US"/>
        </w:rPr>
        <w:t>: e439–47.</w:t>
      </w:r>
    </w:p>
    <w:p w14:paraId="1C6AF312"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15</w:t>
      </w:r>
      <w:r w:rsidRPr="00AE23A7">
        <w:rPr>
          <w:rFonts w:ascii="Times New Roman" w:hAnsi="Times New Roman" w:cs="Times New Roman"/>
          <w:kern w:val="0"/>
          <w:lang w:val="en-US"/>
        </w:rPr>
        <w:tab/>
        <w:t>Edejer TT-T, World Health Organization, editors. Making choices in health: WHO guide to cost-effectiveness analysis. Geneva: World Health Organization, 2003.</w:t>
      </w:r>
    </w:p>
    <w:p w14:paraId="4DFBB09C"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lang w:val="en-US"/>
        </w:rPr>
        <w:t>16</w:t>
      </w:r>
      <w:r w:rsidRPr="00AE23A7">
        <w:rPr>
          <w:rFonts w:ascii="Times New Roman" w:hAnsi="Times New Roman" w:cs="Times New Roman"/>
          <w:kern w:val="0"/>
          <w:lang w:val="en-US"/>
        </w:rPr>
        <w:tab/>
        <w:t xml:space="preserve">Nunes Da Costa EAP, Victória C, Fortaleza CMCB. Predictors of development of cardiac and digestive disorders among patients with indeterminate chronic Chagas Disease.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2021; </w:t>
      </w:r>
      <w:r w:rsidRPr="00AE23A7">
        <w:rPr>
          <w:rFonts w:ascii="Times New Roman" w:hAnsi="Times New Roman" w:cs="Times New Roman"/>
          <w:b/>
          <w:bCs/>
          <w:kern w:val="0"/>
        </w:rPr>
        <w:t>15</w:t>
      </w:r>
      <w:r w:rsidRPr="00AE23A7">
        <w:rPr>
          <w:rFonts w:ascii="Times New Roman" w:hAnsi="Times New Roman" w:cs="Times New Roman"/>
          <w:kern w:val="0"/>
        </w:rPr>
        <w:t>: e0009680.</w:t>
      </w:r>
    </w:p>
    <w:p w14:paraId="4BB33DEB"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rPr>
        <w:lastRenderedPageBreak/>
        <w:t>17</w:t>
      </w:r>
      <w:r w:rsidRPr="00AE23A7">
        <w:rPr>
          <w:rFonts w:ascii="Times New Roman" w:hAnsi="Times New Roman" w:cs="Times New Roman"/>
          <w:kern w:val="0"/>
        </w:rPr>
        <w:tab/>
        <w:t xml:space="preserve">Ramos-Rincon J-M, Llenas-García J, Pinargote-Celorio H,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Chagas Disease-Related Mortality in Spain, 1997 to 2018. </w:t>
      </w:r>
      <w:r w:rsidRPr="00AE23A7">
        <w:rPr>
          <w:rFonts w:ascii="Times New Roman" w:hAnsi="Times New Roman" w:cs="Times New Roman"/>
          <w:i/>
          <w:iCs/>
          <w:kern w:val="0"/>
          <w:lang w:val="en-US"/>
        </w:rPr>
        <w:t>Microorganisms</w:t>
      </w:r>
      <w:r w:rsidRPr="00AE23A7">
        <w:rPr>
          <w:rFonts w:ascii="Times New Roman" w:hAnsi="Times New Roman" w:cs="Times New Roman"/>
          <w:kern w:val="0"/>
          <w:lang w:val="en-US"/>
        </w:rPr>
        <w:t xml:space="preserve"> 2021; </w:t>
      </w:r>
      <w:r w:rsidRPr="00AE23A7">
        <w:rPr>
          <w:rFonts w:ascii="Times New Roman" w:hAnsi="Times New Roman" w:cs="Times New Roman"/>
          <w:b/>
          <w:bCs/>
          <w:kern w:val="0"/>
          <w:lang w:val="en-US"/>
        </w:rPr>
        <w:t>9</w:t>
      </w:r>
      <w:r w:rsidRPr="00AE23A7">
        <w:rPr>
          <w:rFonts w:ascii="Times New Roman" w:hAnsi="Times New Roman" w:cs="Times New Roman"/>
          <w:kern w:val="0"/>
          <w:lang w:val="en-US"/>
        </w:rPr>
        <w:t>: 1991.</w:t>
      </w:r>
    </w:p>
    <w:p w14:paraId="365B33C4" w14:textId="0701ADA5"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18</w:t>
      </w:r>
      <w:r w:rsidRPr="00AE23A7">
        <w:rPr>
          <w:rFonts w:ascii="Times New Roman" w:hAnsi="Times New Roman" w:cs="Times New Roman"/>
          <w:kern w:val="0"/>
          <w:lang w:val="en-US"/>
        </w:rPr>
        <w:tab/>
        <w:t>R Core Team. R: A Language and Environment for Statistical</w:t>
      </w:r>
      <w:del w:id="426" w:author="HARRIS, Meggan" w:date="2025-08-28T10:08:00Z" w16du:dateUtc="2025-08-28T08:08:00Z">
        <w:r w:rsidRPr="00AE23A7" w:rsidDel="00A31297">
          <w:rPr>
            <w:rFonts w:ascii="Times New Roman" w:hAnsi="Times New Roman" w:cs="Times New Roman"/>
            <w:kern w:val="0"/>
            <w:lang w:val="en-US"/>
          </w:rPr>
          <w:delText xml:space="preserve">  </w:delText>
        </w:r>
      </w:del>
      <w:ins w:id="427" w:author="HARRIS, Meggan" w:date="2025-08-28T10:08:00Z" w16du:dateUtc="2025-08-28T08:08:00Z">
        <w:r w:rsidR="00A31297">
          <w:rPr>
            <w:rFonts w:ascii="Times New Roman" w:hAnsi="Times New Roman" w:cs="Times New Roman"/>
            <w:kern w:val="0"/>
            <w:lang w:val="en-US"/>
          </w:rPr>
          <w:t xml:space="preserve"> </w:t>
        </w:r>
      </w:ins>
      <w:r w:rsidRPr="00AE23A7">
        <w:rPr>
          <w:rFonts w:ascii="Times New Roman" w:hAnsi="Times New Roman" w:cs="Times New Roman"/>
          <w:kern w:val="0"/>
          <w:lang w:val="en-US"/>
        </w:rPr>
        <w:t xml:space="preserve"> Computing. 2023. https://www.R-project.org.</w:t>
      </w:r>
    </w:p>
    <w:p w14:paraId="63DDC669"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19</w:t>
      </w:r>
      <w:r w:rsidRPr="00AE23A7">
        <w:rPr>
          <w:rFonts w:ascii="Times New Roman" w:hAnsi="Times New Roman" w:cs="Times New Roman"/>
          <w:kern w:val="0"/>
          <w:lang w:val="en-US"/>
        </w:rPr>
        <w:tab/>
        <w:t xml:space="preserve">Husereau D, Drummond M, Petrou S,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Consolidated Health Economic Evaluation Reporting Standards (CHEERS)—Explanation and Elaboration: A Report of the ISPOR Health Economic Evaluation Publication Guidelines Good Reporting Practices Task Force. </w:t>
      </w:r>
      <w:r w:rsidRPr="00AE23A7">
        <w:rPr>
          <w:rFonts w:ascii="Times New Roman" w:hAnsi="Times New Roman" w:cs="Times New Roman"/>
          <w:i/>
          <w:iCs/>
          <w:kern w:val="0"/>
          <w:lang w:val="en-US"/>
        </w:rPr>
        <w:t>Value Health</w:t>
      </w:r>
      <w:r w:rsidRPr="00AE23A7">
        <w:rPr>
          <w:rFonts w:ascii="Times New Roman" w:hAnsi="Times New Roman" w:cs="Times New Roman"/>
          <w:kern w:val="0"/>
          <w:lang w:val="en-US"/>
        </w:rPr>
        <w:t xml:space="preserve"> 2013; </w:t>
      </w:r>
      <w:r w:rsidRPr="00AE23A7">
        <w:rPr>
          <w:rFonts w:ascii="Times New Roman" w:hAnsi="Times New Roman" w:cs="Times New Roman"/>
          <w:b/>
          <w:bCs/>
          <w:kern w:val="0"/>
          <w:lang w:val="en-US"/>
        </w:rPr>
        <w:t>16</w:t>
      </w:r>
      <w:r w:rsidRPr="00AE23A7">
        <w:rPr>
          <w:rFonts w:ascii="Times New Roman" w:hAnsi="Times New Roman" w:cs="Times New Roman"/>
          <w:kern w:val="0"/>
          <w:lang w:val="en-US"/>
        </w:rPr>
        <w:t>: 231–50.</w:t>
      </w:r>
    </w:p>
    <w:p w14:paraId="4E118CAD"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lang w:val="en-US"/>
        </w:rPr>
        <w:t>20</w:t>
      </w:r>
      <w:r w:rsidRPr="00AE23A7">
        <w:rPr>
          <w:rFonts w:ascii="Times New Roman" w:hAnsi="Times New Roman" w:cs="Times New Roman"/>
          <w:kern w:val="0"/>
          <w:lang w:val="en-US"/>
        </w:rPr>
        <w:tab/>
        <w:t xml:space="preserve">Chadalawada S, Sillau S, Archuleta S,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Risk of Chronic Cardiomyopathy Among Patients With the Acute Phase or Indeterminate Form of Chagas Disease: A Systematic Review and Meta-analysis. </w:t>
      </w:r>
      <w:r w:rsidRPr="00AE23A7">
        <w:rPr>
          <w:rFonts w:ascii="Times New Roman" w:hAnsi="Times New Roman" w:cs="Times New Roman"/>
          <w:i/>
          <w:iCs/>
          <w:kern w:val="0"/>
        </w:rPr>
        <w:t>JAMA Netw Open</w:t>
      </w:r>
      <w:r w:rsidRPr="00AE23A7">
        <w:rPr>
          <w:rFonts w:ascii="Times New Roman" w:hAnsi="Times New Roman" w:cs="Times New Roman"/>
          <w:kern w:val="0"/>
        </w:rPr>
        <w:t xml:space="preserve"> 2020; </w:t>
      </w:r>
      <w:r w:rsidRPr="00AE23A7">
        <w:rPr>
          <w:rFonts w:ascii="Times New Roman" w:hAnsi="Times New Roman" w:cs="Times New Roman"/>
          <w:b/>
          <w:bCs/>
          <w:kern w:val="0"/>
        </w:rPr>
        <w:t>3</w:t>
      </w:r>
      <w:r w:rsidRPr="00AE23A7">
        <w:rPr>
          <w:rFonts w:ascii="Times New Roman" w:hAnsi="Times New Roman" w:cs="Times New Roman"/>
          <w:kern w:val="0"/>
        </w:rPr>
        <w:t>: e2015072.</w:t>
      </w:r>
    </w:p>
    <w:p w14:paraId="124E9D38"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rPr>
        <w:t>21</w:t>
      </w:r>
      <w:r w:rsidRPr="00AE23A7">
        <w:rPr>
          <w:rFonts w:ascii="Times New Roman" w:hAnsi="Times New Roman" w:cs="Times New Roman"/>
          <w:kern w:val="0"/>
        </w:rPr>
        <w:tab/>
        <w:t xml:space="preserve">Chadalawada S, Rassi A, Samara O,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Mortality risk in chronic Chagas cardiomyopathy: a systematic review and meta‐analysis. </w:t>
      </w:r>
      <w:r w:rsidRPr="00AE23A7">
        <w:rPr>
          <w:rFonts w:ascii="Times New Roman" w:hAnsi="Times New Roman" w:cs="Times New Roman"/>
          <w:i/>
          <w:iCs/>
          <w:kern w:val="0"/>
        </w:rPr>
        <w:t>ESC Heart Fail</w:t>
      </w:r>
      <w:r w:rsidRPr="00AE23A7">
        <w:rPr>
          <w:rFonts w:ascii="Times New Roman" w:hAnsi="Times New Roman" w:cs="Times New Roman"/>
          <w:kern w:val="0"/>
        </w:rPr>
        <w:t xml:space="preserve"> 2021; </w:t>
      </w:r>
      <w:r w:rsidRPr="00AE23A7">
        <w:rPr>
          <w:rFonts w:ascii="Times New Roman" w:hAnsi="Times New Roman" w:cs="Times New Roman"/>
          <w:b/>
          <w:bCs/>
          <w:kern w:val="0"/>
        </w:rPr>
        <w:t>8</w:t>
      </w:r>
      <w:r w:rsidRPr="00AE23A7">
        <w:rPr>
          <w:rFonts w:ascii="Times New Roman" w:hAnsi="Times New Roman" w:cs="Times New Roman"/>
          <w:kern w:val="0"/>
        </w:rPr>
        <w:t>: 5466–81.</w:t>
      </w:r>
    </w:p>
    <w:p w14:paraId="6CF2350C"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rPr>
        <w:t>22</w:t>
      </w:r>
      <w:r w:rsidRPr="00AE23A7">
        <w:rPr>
          <w:rFonts w:ascii="Times New Roman" w:hAnsi="Times New Roman" w:cs="Times New Roman"/>
          <w:kern w:val="0"/>
        </w:rPr>
        <w:tab/>
        <w:t xml:space="preserve">Castro C, Macêdo V, Rezende JM, Prata A. Estudo radiológico longitudinal do esôfago, em área endêmica de doença de Chagas, em um período de 13 anos. </w:t>
      </w:r>
      <w:r w:rsidRPr="00AE23A7">
        <w:rPr>
          <w:rFonts w:ascii="Times New Roman" w:hAnsi="Times New Roman" w:cs="Times New Roman"/>
          <w:i/>
          <w:iCs/>
          <w:kern w:val="0"/>
        </w:rPr>
        <w:t>Rev Soc Bras Med Trop</w:t>
      </w:r>
      <w:r w:rsidRPr="00AE23A7">
        <w:rPr>
          <w:rFonts w:ascii="Times New Roman" w:hAnsi="Times New Roman" w:cs="Times New Roman"/>
          <w:kern w:val="0"/>
        </w:rPr>
        <w:t xml:space="preserve"> 1994; </w:t>
      </w:r>
      <w:r w:rsidRPr="00AE23A7">
        <w:rPr>
          <w:rFonts w:ascii="Times New Roman" w:hAnsi="Times New Roman" w:cs="Times New Roman"/>
          <w:b/>
          <w:bCs/>
          <w:kern w:val="0"/>
        </w:rPr>
        <w:t>27</w:t>
      </w:r>
      <w:r w:rsidRPr="00AE23A7">
        <w:rPr>
          <w:rFonts w:ascii="Times New Roman" w:hAnsi="Times New Roman" w:cs="Times New Roman"/>
          <w:kern w:val="0"/>
        </w:rPr>
        <w:t>: 227–33.</w:t>
      </w:r>
    </w:p>
    <w:p w14:paraId="22EA070C"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rPr>
        <w:t>23</w:t>
      </w:r>
      <w:r w:rsidRPr="00AE23A7">
        <w:rPr>
          <w:rFonts w:ascii="Times New Roman" w:hAnsi="Times New Roman" w:cs="Times New Roman"/>
          <w:kern w:val="0"/>
        </w:rPr>
        <w:tab/>
        <w:t xml:space="preserve">Consejería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w:t>
      </w:r>
      <w:r w:rsidRPr="00AE23A7">
        <w:rPr>
          <w:rFonts w:ascii="Times New Roman" w:hAnsi="Times New Roman" w:cs="Times New Roman"/>
          <w:i/>
          <w:iCs/>
          <w:kern w:val="0"/>
        </w:rPr>
        <w:t>Bol Of Junta Andal</w:t>
      </w:r>
      <w:r w:rsidRPr="00AE23A7">
        <w:rPr>
          <w:rFonts w:ascii="Times New Roman" w:hAnsi="Times New Roman" w:cs="Times New Roman"/>
          <w:kern w:val="0"/>
        </w:rPr>
        <w:t xml:space="preserve"> 2024; : 1–163.</w:t>
      </w:r>
    </w:p>
    <w:p w14:paraId="071D0A3D"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rPr>
        <w:t>24</w:t>
      </w:r>
      <w:r w:rsidRPr="00AE23A7">
        <w:rPr>
          <w:rFonts w:ascii="Times New Roman" w:hAnsi="Times New Roman" w:cs="Times New Roman"/>
          <w:kern w:val="0"/>
        </w:rPr>
        <w:tab/>
        <w:t xml:space="preserve">Ministerio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AE23A7">
        <w:rPr>
          <w:rFonts w:ascii="Times New Roman" w:hAnsi="Times New Roman" w:cs="Times New Roman"/>
          <w:i/>
          <w:iCs/>
          <w:kern w:val="0"/>
          <w:lang w:val="en-US"/>
        </w:rPr>
        <w:t>Bol Of Estado</w:t>
      </w:r>
      <w:r w:rsidRPr="00AE23A7">
        <w:rPr>
          <w:rFonts w:ascii="Times New Roman" w:hAnsi="Times New Roman" w:cs="Times New Roman"/>
          <w:kern w:val="0"/>
          <w:lang w:val="en-US"/>
        </w:rPr>
        <w:t xml:space="preserve"> 2023; published online Dec 5.</w:t>
      </w:r>
    </w:p>
    <w:p w14:paraId="001E8674"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lang w:val="en-US"/>
        </w:rPr>
        <w:t>25</w:t>
      </w:r>
      <w:r w:rsidRPr="00AE23A7">
        <w:rPr>
          <w:rFonts w:ascii="Times New Roman" w:hAnsi="Times New Roman" w:cs="Times New Roman"/>
          <w:kern w:val="0"/>
          <w:lang w:val="en-US"/>
        </w:rPr>
        <w:tab/>
        <w:t xml:space="preserve">Consellería Salut i Consum. </w:t>
      </w:r>
      <w:r w:rsidRPr="00AE23A7">
        <w:rPr>
          <w:rFonts w:ascii="Times New Roman" w:hAnsi="Times New Roman" w:cs="Times New Roman"/>
          <w:kern w:val="0"/>
        </w:rPr>
        <w:t>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 2021.</w:t>
      </w:r>
    </w:p>
    <w:p w14:paraId="2E18BDC6"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rPr>
        <w:t>26</w:t>
      </w:r>
      <w:r w:rsidRPr="00AE23A7">
        <w:rPr>
          <w:rFonts w:ascii="Times New Roman" w:hAnsi="Times New Roman" w:cs="Times New Roman"/>
          <w:kern w:val="0"/>
        </w:rPr>
        <w:tab/>
        <w:t xml:space="preserve">Delgado JF, Oliva J, Llano M, </w:t>
      </w:r>
      <w:r w:rsidRPr="00AE23A7">
        <w:rPr>
          <w:rFonts w:ascii="Times New Roman" w:hAnsi="Times New Roman" w:cs="Times New Roman"/>
          <w:i/>
          <w:iCs/>
          <w:kern w:val="0"/>
        </w:rPr>
        <w:t>et al.</w:t>
      </w:r>
      <w:r w:rsidRPr="00AE23A7">
        <w:rPr>
          <w:rFonts w:ascii="Times New Roman" w:hAnsi="Times New Roman" w:cs="Times New Roman"/>
          <w:kern w:val="0"/>
        </w:rPr>
        <w:t xml:space="preserve"> Costes sanitarios y no sanitarios de personas que padecen insuficiencia cardiaca crónica sintomática en España. </w:t>
      </w:r>
      <w:r w:rsidRPr="00AE23A7">
        <w:rPr>
          <w:rFonts w:ascii="Times New Roman" w:hAnsi="Times New Roman" w:cs="Times New Roman"/>
          <w:i/>
          <w:iCs/>
          <w:kern w:val="0"/>
        </w:rPr>
        <w:t>Rev Esp Cardiol</w:t>
      </w:r>
      <w:r w:rsidRPr="00AE23A7">
        <w:rPr>
          <w:rFonts w:ascii="Times New Roman" w:hAnsi="Times New Roman" w:cs="Times New Roman"/>
          <w:kern w:val="0"/>
        </w:rPr>
        <w:t xml:space="preserve"> 2014; </w:t>
      </w:r>
      <w:r w:rsidRPr="00AE23A7">
        <w:rPr>
          <w:rFonts w:ascii="Times New Roman" w:hAnsi="Times New Roman" w:cs="Times New Roman"/>
          <w:b/>
          <w:bCs/>
          <w:kern w:val="0"/>
        </w:rPr>
        <w:t>67</w:t>
      </w:r>
      <w:r w:rsidRPr="00AE23A7">
        <w:rPr>
          <w:rFonts w:ascii="Times New Roman" w:hAnsi="Times New Roman" w:cs="Times New Roman"/>
          <w:kern w:val="0"/>
        </w:rPr>
        <w:t>: 643–50.</w:t>
      </w:r>
    </w:p>
    <w:p w14:paraId="0635202A"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rPr>
        <w:t>27</w:t>
      </w:r>
      <w:r w:rsidRPr="00AE23A7">
        <w:rPr>
          <w:rFonts w:ascii="Times New Roman" w:hAnsi="Times New Roman" w:cs="Times New Roman"/>
          <w:kern w:val="0"/>
        </w:rPr>
        <w:tab/>
        <w:t xml:space="preserve">Iglesias Rodríguez IM, Miura S, Maeda T,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Analysis of the Chagas disease situation in Japan: a cross sectional study and cost-effectiveness analysis of a Chagas disease screening program. </w:t>
      </w:r>
      <w:r w:rsidRPr="00AE23A7">
        <w:rPr>
          <w:rFonts w:ascii="Times New Roman" w:hAnsi="Times New Roman" w:cs="Times New Roman"/>
          <w:i/>
          <w:iCs/>
          <w:kern w:val="0"/>
          <w:lang w:val="en-US"/>
        </w:rPr>
        <w:t>Lancet Reg Health - West Pac</w:t>
      </w:r>
      <w:r w:rsidRPr="00AE23A7">
        <w:rPr>
          <w:rFonts w:ascii="Times New Roman" w:hAnsi="Times New Roman" w:cs="Times New Roman"/>
          <w:kern w:val="0"/>
          <w:lang w:val="en-US"/>
        </w:rPr>
        <w:t xml:space="preserve"> 2023; </w:t>
      </w:r>
      <w:r w:rsidRPr="00AE23A7">
        <w:rPr>
          <w:rFonts w:ascii="Times New Roman" w:hAnsi="Times New Roman" w:cs="Times New Roman"/>
          <w:b/>
          <w:bCs/>
          <w:kern w:val="0"/>
          <w:lang w:val="en-US"/>
        </w:rPr>
        <w:t>31</w:t>
      </w:r>
      <w:r w:rsidRPr="00AE23A7">
        <w:rPr>
          <w:rFonts w:ascii="Times New Roman" w:hAnsi="Times New Roman" w:cs="Times New Roman"/>
          <w:kern w:val="0"/>
          <w:lang w:val="en-US"/>
        </w:rPr>
        <w:t>: 100574.</w:t>
      </w:r>
    </w:p>
    <w:p w14:paraId="3F1F94D8"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lang w:val="en-US"/>
        </w:rPr>
        <w:t>28</w:t>
      </w:r>
      <w:r w:rsidRPr="00AE23A7">
        <w:rPr>
          <w:rFonts w:ascii="Times New Roman" w:hAnsi="Times New Roman" w:cs="Times New Roman"/>
          <w:kern w:val="0"/>
          <w:lang w:val="en-US"/>
        </w:rPr>
        <w:tab/>
        <w:t xml:space="preserve">Llenas-García J, Wikman-Jorgensen P, Gil-Anguita C,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Chagas disease screening in pregnant Latin American women: Adherence to a systematic screening protocol in a non-endemic country. </w:t>
      </w:r>
      <w:r w:rsidRPr="00AE23A7">
        <w:rPr>
          <w:rFonts w:ascii="Times New Roman" w:hAnsi="Times New Roman" w:cs="Times New Roman"/>
          <w:i/>
          <w:iCs/>
          <w:kern w:val="0"/>
        </w:rPr>
        <w:t>PLoS Negl Trop Dis</w:t>
      </w:r>
      <w:r w:rsidRPr="00AE23A7">
        <w:rPr>
          <w:rFonts w:ascii="Times New Roman" w:hAnsi="Times New Roman" w:cs="Times New Roman"/>
          <w:kern w:val="0"/>
        </w:rPr>
        <w:t xml:space="preserve"> 2021; </w:t>
      </w:r>
      <w:r w:rsidRPr="00AE23A7">
        <w:rPr>
          <w:rFonts w:ascii="Times New Roman" w:hAnsi="Times New Roman" w:cs="Times New Roman"/>
          <w:b/>
          <w:bCs/>
          <w:kern w:val="0"/>
        </w:rPr>
        <w:t>15</w:t>
      </w:r>
      <w:r w:rsidRPr="00AE23A7">
        <w:rPr>
          <w:rFonts w:ascii="Times New Roman" w:hAnsi="Times New Roman" w:cs="Times New Roman"/>
          <w:kern w:val="0"/>
        </w:rPr>
        <w:t>: e0009281.</w:t>
      </w:r>
    </w:p>
    <w:p w14:paraId="00BBB3BB" w14:textId="3768DA82" w:rsidR="00F83507" w:rsidRPr="00A543A5" w:rsidRDefault="00F83507" w:rsidP="003567E7">
      <w:pPr>
        <w:spacing w:line="360" w:lineRule="auto"/>
        <w:rPr>
          <w:b/>
          <w:bCs/>
          <w:lang w:val="en-US"/>
        </w:rPr>
      </w:pPr>
      <w:r>
        <w:rPr>
          <w:b/>
          <w:bCs/>
          <w:lang w:val="en-US"/>
        </w:rPr>
        <w:fldChar w:fldCharType="end"/>
      </w:r>
    </w:p>
    <w:sectPr w:rsidR="00F83507" w:rsidRPr="00A543A5" w:rsidSect="00AC7710">
      <w:footerReference w:type="default" r:id="rId16"/>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Meggan Harris" w:date="2025-08-29T11:54:00Z" w:initials="MH">
    <w:p w14:paraId="59C482D4" w14:textId="77777777" w:rsidR="00B23A6F" w:rsidRDefault="00E7284F" w:rsidP="00B23A6F">
      <w:pPr>
        <w:pStyle w:val="Textocomentario"/>
      </w:pPr>
      <w:r>
        <w:rPr>
          <w:rStyle w:val="Refdecomentario"/>
        </w:rPr>
        <w:annotationRef/>
      </w:r>
      <w:r w:rsidR="00B23A6F">
        <w:t xml:space="preserve">Según CHEERS: </w:t>
      </w:r>
      <w:r w:rsidR="00B23A6F">
        <w:rPr>
          <w:b/>
          <w:bCs/>
        </w:rPr>
        <w:t>Indicate whether a health economic analysis plan was developed and where available.</w:t>
      </w:r>
    </w:p>
    <w:p w14:paraId="62DBD1F6" w14:textId="77777777" w:rsidR="00B23A6F" w:rsidRDefault="00B23A6F" w:rsidP="00B23A6F">
      <w:pPr>
        <w:pStyle w:val="Textocomentario"/>
      </w:pPr>
    </w:p>
    <w:p w14:paraId="2612A721" w14:textId="77777777" w:rsidR="00B23A6F" w:rsidRDefault="00B23A6F" w:rsidP="00B23A6F">
      <w:pPr>
        <w:pStyle w:val="Textocomentario"/>
      </w:pPr>
      <w:r>
        <w:rPr>
          <w:b/>
          <w:bCs/>
        </w:rPr>
        <w:t>Describe any approaches to engage patients or service recipients, the general public, communities, or stakeholders (e.g., clinicians or payers) in</w:t>
      </w:r>
    </w:p>
    <w:p w14:paraId="34A271E2" w14:textId="77777777" w:rsidR="00B23A6F" w:rsidRDefault="00B23A6F" w:rsidP="00B23A6F">
      <w:pPr>
        <w:pStyle w:val="Textocomentario"/>
      </w:pPr>
      <w:r>
        <w:rPr>
          <w:b/>
          <w:bCs/>
        </w:rPr>
        <w:t>the design of the study.</w:t>
      </w:r>
    </w:p>
    <w:p w14:paraId="56F7BD39" w14:textId="77777777" w:rsidR="00B23A6F" w:rsidRDefault="00B23A6F" w:rsidP="00B23A6F">
      <w:pPr>
        <w:pStyle w:val="Textocomentario"/>
      </w:pPr>
    </w:p>
    <w:p w14:paraId="0905E633" w14:textId="77777777" w:rsidR="00B23A6F" w:rsidRDefault="00B23A6F" w:rsidP="00B23A6F">
      <w:pPr>
        <w:pStyle w:val="Textocomentario"/>
      </w:pPr>
      <w:r>
        <w:t>A priori, no veo esta información. Por favor comprueba.</w:t>
      </w:r>
    </w:p>
  </w:comment>
  <w:comment w:id="39" w:author="Meggan Harris" w:date="2025-08-29T11:50:00Z" w:initials="MH">
    <w:p w14:paraId="2E54A37B" w14:textId="513E805C" w:rsidR="00934ABC" w:rsidRDefault="00934ABC" w:rsidP="00934ABC">
      <w:pPr>
        <w:pStyle w:val="Textocomentario"/>
      </w:pPr>
      <w:r>
        <w:rPr>
          <w:rStyle w:val="Refdecomentario"/>
        </w:rPr>
        <w:annotationRef/>
      </w:r>
      <w:r>
        <w:t>He reorganizado esto un poco, ya que el diseño del estudio debe ser la primera información que se presenta en los Métodos</w:t>
      </w:r>
    </w:p>
  </w:comment>
  <w:comment w:id="55" w:author="Meggan Harris" w:date="2025-08-29T12:34:00Z" w:initials="MH">
    <w:p w14:paraId="3803022F" w14:textId="77777777" w:rsidR="00B74EB6" w:rsidRDefault="00B74EB6" w:rsidP="00B74EB6">
      <w:pPr>
        <w:pStyle w:val="Textocomentario"/>
      </w:pPr>
      <w:r>
        <w:rPr>
          <w:rStyle w:val="Refdecomentario"/>
        </w:rPr>
        <w:annotationRef/>
      </w:r>
      <w:r>
        <w:t>No veo esto en los resultados. ¿Eliminar aquí o añadir/resaltarlo más allí?</w:t>
      </w:r>
    </w:p>
  </w:comment>
  <w:comment w:id="111" w:author="Jose Antonio Perez Molina" w:date="2025-07-25T18:33:00Z" w:initials="JP">
    <w:p w14:paraId="4B3637E8" w14:textId="28D67EA9" w:rsidR="00DD3B90" w:rsidRDefault="00DD3B90" w:rsidP="00DD3B90">
      <w:r>
        <w:rPr>
          <w:rStyle w:val="Refdecomentario"/>
        </w:rPr>
        <w:annotationRef/>
      </w:r>
      <w:r>
        <w:rPr>
          <w:sz w:val="20"/>
          <w:szCs w:val="20"/>
        </w:rPr>
        <w:t>Una pregunta, ¿como manejamos los que hacen afectación cardiodigestiva?, o es un estado que nos da igual ya que antes hará una cardiaca o una digestiva (las dos a la vez es algo que no puede saberse, como el huevo y la gallina)</w:t>
      </w:r>
    </w:p>
  </w:comment>
  <w:comment w:id="112" w:author="Philip Wikman" w:date="2025-08-07T09:38:00Z" w:initials="PW">
    <w:p w14:paraId="4625F17B" w14:textId="77777777" w:rsidR="00AE23A7" w:rsidRDefault="00AE23A7" w:rsidP="00AE23A7">
      <w:pPr>
        <w:pStyle w:val="Textocomentario"/>
      </w:pPr>
      <w:r>
        <w:rPr>
          <w:rStyle w:val="Refdecomentario"/>
        </w:rPr>
        <w:annotationRef/>
      </w:r>
      <w:r>
        <w:t>No está planteado como posibilidad ni estado en el modelo.</w:t>
      </w:r>
    </w:p>
  </w:comment>
  <w:comment w:id="115" w:author="Meggan Harris" w:date="2025-08-29T12:50:00Z" w:initials="MH">
    <w:p w14:paraId="39889D5E" w14:textId="77777777" w:rsidR="001A6089" w:rsidRDefault="001A6089" w:rsidP="001A6089">
      <w:pPr>
        <w:pStyle w:val="Textocomentario"/>
      </w:pPr>
      <w:r>
        <w:rPr>
          <w:rStyle w:val="Refdecomentario"/>
        </w:rPr>
        <w:annotationRef/>
      </w:r>
      <w:r>
        <w:t>He añadido esto aquí, porque no había ninguna referencia al otro archivo (solo algunas citas a tablas o figuras puntuales). Por favor confirma que este es el sitio donde tiene más sentido incluirla.</w:t>
      </w:r>
    </w:p>
  </w:comment>
  <w:comment w:id="144" w:author="Jose Antonio Perez Molina" w:date="2025-07-25T18:36:00Z" w:initials="JP">
    <w:p w14:paraId="342AD543" w14:textId="3BD7A53F" w:rsidR="00DD3B90" w:rsidRDefault="00DD3B90" w:rsidP="00DD3B90">
      <w:r>
        <w:rPr>
          <w:rStyle w:val="Refdecomentario"/>
        </w:rPr>
        <w:annotationRef/>
      </w:r>
      <w:r>
        <w:rPr>
          <w:sz w:val="20"/>
          <w:szCs w:val="20"/>
        </w:rPr>
        <w:t>¿selected no es lo que quieres decir?</w:t>
      </w:r>
    </w:p>
  </w:comment>
  <w:comment w:id="148" w:author="Meggan Harris" w:date="2025-08-29T12:17:00Z" w:initials="MH">
    <w:p w14:paraId="3AE052A5" w14:textId="77777777" w:rsidR="00E731D1" w:rsidRDefault="00E731D1" w:rsidP="00E731D1">
      <w:pPr>
        <w:pStyle w:val="Textocomentario"/>
      </w:pPr>
      <w:r>
        <w:rPr>
          <w:rStyle w:val="Refdecomentario"/>
        </w:rPr>
        <w:annotationRef/>
      </w:r>
      <w:r>
        <w:t xml:space="preserve">Según CHEERS: </w:t>
      </w:r>
      <w:r>
        <w:rPr>
          <w:b/>
          <w:bCs/>
        </w:rPr>
        <w:t>Report on any difference patient/service recipient, general public, community, or stakeholder involvement made to the approach or findings of the study</w:t>
      </w:r>
    </w:p>
  </w:comment>
  <w:comment w:id="153" w:author="Meggan Harris" w:date="2025-08-28T11:54:00Z" w:initials="MH">
    <w:p w14:paraId="44A4B257" w14:textId="2C372C5E" w:rsidR="00CF7C5D" w:rsidRDefault="00856879" w:rsidP="00CF7C5D">
      <w:pPr>
        <w:pStyle w:val="Textocomentario"/>
      </w:pPr>
      <w:r>
        <w:rPr>
          <w:rStyle w:val="Refdecomentario"/>
        </w:rPr>
        <w:annotationRef/>
      </w:r>
      <w:r w:rsidR="00CF7C5D">
        <w:t>He visto que la revista pide un documento separado con las tablas; lo he creado y a partir de esta tabla, he introducido las revisiones y los cambios de formato allí</w:t>
      </w:r>
    </w:p>
  </w:comment>
  <w:comment w:id="250" w:author="Meggan Harris" w:date="2025-08-28T11:54:00Z" w:initials="MH">
    <w:p w14:paraId="4C61C9D5" w14:textId="2F8D617B" w:rsidR="00856879" w:rsidRDefault="00856879" w:rsidP="00856879">
      <w:pPr>
        <w:pStyle w:val="Textocomentario"/>
      </w:pPr>
      <w:r>
        <w:rPr>
          <w:rStyle w:val="Refdecomentario"/>
        </w:rPr>
        <w:annotationRef/>
      </w:r>
      <w:r>
        <w:t>Ver revisiones en el documento con las tablas.</w:t>
      </w:r>
    </w:p>
  </w:comment>
  <w:comment w:id="263" w:author="Jose Antonio Perez Molina" w:date="2025-07-25T18:46:00Z" w:initials="JP">
    <w:p w14:paraId="12FF6E4B" w14:textId="65ECF81E" w:rsidR="00091C93" w:rsidRDefault="00091C93" w:rsidP="00091C93">
      <w:r>
        <w:rPr>
          <w:rStyle w:val="Refdecomentario"/>
        </w:rPr>
        <w:annotationRef/>
      </w:r>
      <w:r>
        <w:rPr>
          <w:sz w:val="20"/>
          <w:szCs w:val="20"/>
        </w:rPr>
        <w:t>¿De donde sale este coste? Es el del fármaco y los seguimientos? Me parece mucho. Quizás una breve explicación dejaría más claro el resultado. En el grupo de no tratamiento se entiende que además está el coste de pruebas y medicación extra, pero un coste de 950.000.000€ sólo en pirulas y seguimiento es una burrada, aunque sea muchos pacientes. Me parece que no entiendo esa cifra.</w:t>
      </w:r>
    </w:p>
  </w:comment>
  <w:comment w:id="264" w:author="Philip Wikman" w:date="2025-08-07T09:45:00Z" w:initials="PW">
    <w:p w14:paraId="18AA10A4" w14:textId="77777777" w:rsidR="008570F1" w:rsidRDefault="008570F1" w:rsidP="008570F1">
      <w:pPr>
        <w:pStyle w:val="Textocomentario"/>
      </w:pPr>
      <w:r>
        <w:rPr>
          <w:rStyle w:val="Refdecomentario"/>
        </w:rPr>
        <w:annotationRef/>
      </w:r>
      <w:r>
        <w:t>Es el escenario del tratamiento con BZN, donde tenemos tratamientos y seguimientos a 20 años vista y algunos desarrollan afectación visceral a pesar del tratamiento y ese coste también se computa, asi como el manejo de los efectos adversos etc etc</w:t>
      </w:r>
    </w:p>
  </w:comment>
  <w:comment w:id="265" w:author="Meggan Harris" w:date="2025-08-28T12:01:00Z" w:initials="MH">
    <w:p w14:paraId="4CD1F70A" w14:textId="77777777" w:rsidR="00BE7D22" w:rsidRDefault="00BE7D22" w:rsidP="00BE7D22">
      <w:pPr>
        <w:pStyle w:val="Textocomentario"/>
      </w:pPr>
      <w:r>
        <w:rPr>
          <w:rStyle w:val="Refdecomentario"/>
        </w:rPr>
        <w:annotationRef/>
      </w:r>
      <w:r>
        <w:t>He repetido lo del time horizon para explicar mejor la cuantía</w:t>
      </w:r>
    </w:p>
  </w:comment>
  <w:comment w:id="280" w:author="Meggan Harris" w:date="2025-08-28T12:02:00Z" w:initials="MH">
    <w:p w14:paraId="3EE92EF9" w14:textId="77777777" w:rsidR="00D07E6D" w:rsidRDefault="00C86AB0" w:rsidP="00D07E6D">
      <w:pPr>
        <w:pStyle w:val="Textocomentario"/>
      </w:pPr>
      <w:r>
        <w:rPr>
          <w:rStyle w:val="Refdecomentario"/>
        </w:rPr>
        <w:annotationRef/>
      </w:r>
      <w:r w:rsidR="00D07E6D">
        <w:t>La tabla 3 no presenta ninguna información que no se presenta en el texto. Además, es muy corta. Considera si sería mejor eliminarla (y posiblemente reemplazarla con una del material suplementario?)</w:t>
      </w:r>
    </w:p>
  </w:comment>
  <w:comment w:id="291" w:author="Jose Antonio Perez Molina" w:date="2025-07-25T18:49:00Z" w:initials="JP">
    <w:p w14:paraId="16291619" w14:textId="759B6BD4" w:rsidR="00091C93" w:rsidRDefault="00091C93" w:rsidP="00091C93">
      <w:r>
        <w:rPr>
          <w:rStyle w:val="Refdecomentario"/>
        </w:rPr>
        <w:annotationRef/>
      </w:r>
      <w:r>
        <w:rPr>
          <w:sz w:val="20"/>
          <w:szCs w:val="20"/>
        </w:rPr>
        <w:t>¿No debería ser a lower value? Es decir, una menor reducción del desarrollo de enfermedad cardiaca tras el tratamiento (es decir más riesgo de desarrollarla)</w:t>
      </w:r>
    </w:p>
  </w:comment>
  <w:comment w:id="339" w:author="Jose Antonio Perez Molina" w:date="2025-07-26T09:08:00Z" w:initials="JP">
    <w:p w14:paraId="652974D1" w14:textId="77777777" w:rsidR="00D80006" w:rsidRDefault="00D80006" w:rsidP="00D80006">
      <w:r>
        <w:rPr>
          <w:rStyle w:val="Refdecomentario"/>
        </w:rPr>
        <w:annotationRef/>
      </w:r>
      <w:r>
        <w:rPr>
          <w:sz w:val="20"/>
          <w:szCs w:val="20"/>
        </w:rPr>
        <w:t>La última frase sobre más investigación que habría que financiar no me queda claro a qué se refiere. Además, cuando se hace el análisis de perfect information parece que no merece mucho la pena invertir más. Habría que precisar claramente en qué se centaría ese further research.</w:t>
      </w:r>
    </w:p>
  </w:comment>
  <w:comment w:id="363" w:author="Meggan Harris" w:date="2025-08-29T12:26:00Z" w:initials="MH">
    <w:p w14:paraId="72CADDCE" w14:textId="77777777" w:rsidR="000142CF" w:rsidRDefault="005C173F" w:rsidP="000142CF">
      <w:pPr>
        <w:pStyle w:val="Textocomentario"/>
      </w:pPr>
      <w:r>
        <w:rPr>
          <w:rStyle w:val="Refdecomentario"/>
        </w:rPr>
        <w:annotationRef/>
      </w:r>
      <w:r w:rsidR="000142CF">
        <w:t>He matizado esta frase un poco, porque si dices que “migrants often cannot afford the treatment”, es necesario dar una referencia. Además, he añadido el coste del tratamiento presentado en la tabla 2, porque creo que da peso a la afirmación que constituye una barrera. Por favor confirma.</w:t>
      </w:r>
    </w:p>
  </w:comment>
  <w:comment w:id="389" w:author="Meggan Harris" w:date="2025-08-29T12:29:00Z" w:initials="MH">
    <w:p w14:paraId="2605B95A" w14:textId="0862BA4B" w:rsidR="00906504" w:rsidRDefault="00906504" w:rsidP="00906504">
      <w:pPr>
        <w:pStyle w:val="Textocomentario"/>
      </w:pPr>
      <w:r>
        <w:rPr>
          <w:rStyle w:val="Refdecomentario"/>
        </w:rPr>
        <w:annotationRef/>
      </w:r>
      <w:r>
        <w:t>He eliminado el box, porque no estaba citada en el texto y tampoco tenía mucho sentido allí, pero he retenido todo el texto (menos los sub-encabezados aquí). Por favor confirma.</w:t>
      </w:r>
    </w:p>
  </w:comment>
  <w:comment w:id="415" w:author="Jose Antonio Perez Molina" w:date="2025-07-26T09:12:00Z" w:initials="JP">
    <w:p w14:paraId="5F3CDAC2" w14:textId="3EB6B447" w:rsidR="008B79AE" w:rsidRDefault="008B79AE" w:rsidP="008B79AE">
      <w:r>
        <w:rPr>
          <w:rStyle w:val="Refdecomentario"/>
        </w:rPr>
        <w:annotationRef/>
      </w:r>
      <w:r>
        <w:rPr>
          <w:sz w:val="20"/>
          <w:szCs w:val="20"/>
        </w:rPr>
        <w:t>¿Es necesario ser tan explícito? Parece que no hubiéramos hecho nada por nosotros mismos. Todo el mundo usa la IA pero no se hace el Hara-kiri de esa manera. No se... reducir un poco las tareas en las que nos ha ayudado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05E633" w15:done="0"/>
  <w15:commentEx w15:paraId="2E54A37B" w15:done="0"/>
  <w15:commentEx w15:paraId="3803022F" w15:done="0"/>
  <w15:commentEx w15:paraId="4B3637E8" w15:done="0"/>
  <w15:commentEx w15:paraId="4625F17B" w15:paraIdParent="4B3637E8" w15:done="0"/>
  <w15:commentEx w15:paraId="39889D5E" w15:done="0"/>
  <w15:commentEx w15:paraId="342AD543" w15:done="0"/>
  <w15:commentEx w15:paraId="3AE052A5" w15:done="0"/>
  <w15:commentEx w15:paraId="44A4B257" w15:done="0"/>
  <w15:commentEx w15:paraId="4C61C9D5" w15:done="0"/>
  <w15:commentEx w15:paraId="12FF6E4B" w15:done="0"/>
  <w15:commentEx w15:paraId="18AA10A4" w15:paraIdParent="12FF6E4B" w15:done="0"/>
  <w15:commentEx w15:paraId="4CD1F70A" w15:paraIdParent="12FF6E4B" w15:done="0"/>
  <w15:commentEx w15:paraId="3EE92EF9" w15:done="0"/>
  <w15:commentEx w15:paraId="16291619" w15:done="0"/>
  <w15:commentEx w15:paraId="652974D1" w15:done="0"/>
  <w15:commentEx w15:paraId="72CADDCE" w15:done="0"/>
  <w15:commentEx w15:paraId="2605B95A" w15:done="0"/>
  <w15:commentEx w15:paraId="5F3CDA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A0D7AA" w16cex:dateUtc="2025-08-29T09:54:00Z"/>
  <w16cex:commentExtensible w16cex:durableId="293A6ADF" w16cex:dateUtc="2025-08-29T09:50:00Z"/>
  <w16cex:commentExtensible w16cex:durableId="0785EA53" w16cex:dateUtc="2025-08-29T10:34:00Z"/>
  <w16cex:commentExtensible w16cex:durableId="105D7924" w16cex:dateUtc="2025-07-25T16:33:00Z"/>
  <w16cex:commentExtensible w16cex:durableId="4E19C5B7" w16cex:dateUtc="2025-08-07T07:38:00Z"/>
  <w16cex:commentExtensible w16cex:durableId="766973CC" w16cex:dateUtc="2025-08-29T10:50:00Z"/>
  <w16cex:commentExtensible w16cex:durableId="08CB7ADC" w16cex:dateUtc="2025-07-25T16:36:00Z"/>
  <w16cex:commentExtensible w16cex:durableId="670BF912" w16cex:dateUtc="2025-08-29T10:17:00Z"/>
  <w16cex:commentExtensible w16cex:durableId="62F10727" w16cex:dateUtc="2025-08-28T09:54:00Z"/>
  <w16cex:commentExtensible w16cex:durableId="5E29E616" w16cex:dateUtc="2025-08-28T09:54:00Z"/>
  <w16cex:commentExtensible w16cex:durableId="5355AF13" w16cex:dateUtc="2025-07-25T16:46:00Z"/>
  <w16cex:commentExtensible w16cex:durableId="779820CC" w16cex:dateUtc="2025-08-07T07:45:00Z"/>
  <w16cex:commentExtensible w16cex:durableId="1B77D6AE" w16cex:dateUtc="2025-08-28T10:01:00Z"/>
  <w16cex:commentExtensible w16cex:durableId="48DA031C" w16cex:dateUtc="2025-08-28T10:02:00Z"/>
  <w16cex:commentExtensible w16cex:durableId="311C2CEF" w16cex:dateUtc="2025-07-25T16:49:00Z"/>
  <w16cex:commentExtensible w16cex:durableId="2248FA7E" w16cex:dateUtc="2025-07-26T07:08:00Z"/>
  <w16cex:commentExtensible w16cex:durableId="75B2F2FE" w16cex:dateUtc="2025-08-29T10:26:00Z"/>
  <w16cex:commentExtensible w16cex:durableId="2C35D819" w16cex:dateUtc="2025-08-29T10:29:00Z"/>
  <w16cex:commentExtensible w16cex:durableId="6D5230E5" w16cex:dateUtc="2025-07-26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05E633" w16cid:durableId="05A0D7AA"/>
  <w16cid:commentId w16cid:paraId="2E54A37B" w16cid:durableId="293A6ADF"/>
  <w16cid:commentId w16cid:paraId="3803022F" w16cid:durableId="0785EA53"/>
  <w16cid:commentId w16cid:paraId="4B3637E8" w16cid:durableId="105D7924"/>
  <w16cid:commentId w16cid:paraId="4625F17B" w16cid:durableId="4E19C5B7"/>
  <w16cid:commentId w16cid:paraId="39889D5E" w16cid:durableId="766973CC"/>
  <w16cid:commentId w16cid:paraId="342AD543" w16cid:durableId="08CB7ADC"/>
  <w16cid:commentId w16cid:paraId="3AE052A5" w16cid:durableId="670BF912"/>
  <w16cid:commentId w16cid:paraId="44A4B257" w16cid:durableId="62F10727"/>
  <w16cid:commentId w16cid:paraId="4C61C9D5" w16cid:durableId="5E29E616"/>
  <w16cid:commentId w16cid:paraId="12FF6E4B" w16cid:durableId="5355AF13"/>
  <w16cid:commentId w16cid:paraId="18AA10A4" w16cid:durableId="779820CC"/>
  <w16cid:commentId w16cid:paraId="4CD1F70A" w16cid:durableId="1B77D6AE"/>
  <w16cid:commentId w16cid:paraId="3EE92EF9" w16cid:durableId="48DA031C"/>
  <w16cid:commentId w16cid:paraId="16291619" w16cid:durableId="311C2CEF"/>
  <w16cid:commentId w16cid:paraId="652974D1" w16cid:durableId="2248FA7E"/>
  <w16cid:commentId w16cid:paraId="72CADDCE" w16cid:durableId="75B2F2FE"/>
  <w16cid:commentId w16cid:paraId="2605B95A" w16cid:durableId="2C35D819"/>
  <w16cid:commentId w16cid:paraId="5F3CDAC2" w16cid:durableId="6D5230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134B4" w14:textId="77777777" w:rsidR="00B01FA5" w:rsidRDefault="00B01FA5" w:rsidP="005867B0">
      <w:pPr>
        <w:spacing w:after="0" w:line="240" w:lineRule="auto"/>
      </w:pPr>
      <w:r>
        <w:separator/>
      </w:r>
    </w:p>
  </w:endnote>
  <w:endnote w:type="continuationSeparator" w:id="0">
    <w:p w14:paraId="0DD13086" w14:textId="77777777" w:rsidR="00B01FA5" w:rsidRDefault="00B01FA5" w:rsidP="00586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0183"/>
      <w:docPartObj>
        <w:docPartGallery w:val="Page Numbers (Bottom of Page)"/>
        <w:docPartUnique/>
      </w:docPartObj>
    </w:sdtPr>
    <w:sdtContent>
      <w:sdt>
        <w:sdtPr>
          <w:id w:val="1728636285"/>
          <w:docPartObj>
            <w:docPartGallery w:val="Page Numbers (Top of Page)"/>
            <w:docPartUnique/>
          </w:docPartObj>
        </w:sdtPr>
        <w:sdtContent>
          <w:p w14:paraId="05E3D2B1" w14:textId="48C31DB3" w:rsidR="005867B0" w:rsidRDefault="005867B0">
            <w:pPr>
              <w:pStyle w:val="Piedepgina"/>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1A46DE5" w14:textId="77777777" w:rsidR="005867B0" w:rsidRDefault="00586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E6ACE" w14:textId="77777777" w:rsidR="00B01FA5" w:rsidRDefault="00B01FA5" w:rsidP="005867B0">
      <w:pPr>
        <w:spacing w:after="0" w:line="240" w:lineRule="auto"/>
      </w:pPr>
      <w:r>
        <w:separator/>
      </w:r>
    </w:p>
  </w:footnote>
  <w:footnote w:type="continuationSeparator" w:id="0">
    <w:p w14:paraId="1DFC5D74" w14:textId="77777777" w:rsidR="00B01FA5" w:rsidRDefault="00B01FA5" w:rsidP="00586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FFA574F"/>
    <w:multiLevelType w:val="hybridMultilevel"/>
    <w:tmpl w:val="6DE8DC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9E606B7"/>
    <w:multiLevelType w:val="hybridMultilevel"/>
    <w:tmpl w:val="49E8CFF2"/>
    <w:lvl w:ilvl="0" w:tplc="8FD43C0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2338430">
    <w:abstractNumId w:val="1"/>
  </w:num>
  <w:num w:numId="2" w16cid:durableId="303311871">
    <w:abstractNumId w:val="0"/>
  </w:num>
  <w:num w:numId="3" w16cid:durableId="20798158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ilip Wikman">
    <w15:presenceInfo w15:providerId="Windows Live" w15:userId="9116652c043b8a6c"/>
  </w15:person>
  <w15:person w15:author="HARRIS, Meggan">
    <w15:presenceInfo w15:providerId="AD" w15:userId="S::harrisme@who.int::43ef2c80-06bf-4526-ac30-76a70dbc820f"/>
  </w15:person>
  <w15:person w15:author="Meggan Harris">
    <w15:presenceInfo w15:providerId="Windows Live" w15:userId="7aa6e961f36b8edb"/>
  </w15:person>
  <w15:person w15:author="Jose Antonio Perez Molina">
    <w15:presenceInfo w15:providerId="Windows Live" w15:userId="e2d6482006647e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E0"/>
    <w:rsid w:val="00003555"/>
    <w:rsid w:val="00007438"/>
    <w:rsid w:val="000142CF"/>
    <w:rsid w:val="0001751E"/>
    <w:rsid w:val="000219AD"/>
    <w:rsid w:val="00027B9F"/>
    <w:rsid w:val="0003270A"/>
    <w:rsid w:val="00032F1D"/>
    <w:rsid w:val="00034CD9"/>
    <w:rsid w:val="000707E8"/>
    <w:rsid w:val="000763CA"/>
    <w:rsid w:val="000836D7"/>
    <w:rsid w:val="00087635"/>
    <w:rsid w:val="00091C93"/>
    <w:rsid w:val="00094243"/>
    <w:rsid w:val="000975C3"/>
    <w:rsid w:val="000A0B53"/>
    <w:rsid w:val="000A0FED"/>
    <w:rsid w:val="000A64A0"/>
    <w:rsid w:val="000D5E24"/>
    <w:rsid w:val="000D6232"/>
    <w:rsid w:val="000E547A"/>
    <w:rsid w:val="000F0589"/>
    <w:rsid w:val="000F283A"/>
    <w:rsid w:val="000F4217"/>
    <w:rsid w:val="001165BE"/>
    <w:rsid w:val="00123985"/>
    <w:rsid w:val="001302A7"/>
    <w:rsid w:val="00131014"/>
    <w:rsid w:val="001323D0"/>
    <w:rsid w:val="00146F40"/>
    <w:rsid w:val="00147B60"/>
    <w:rsid w:val="001633E0"/>
    <w:rsid w:val="00163D97"/>
    <w:rsid w:val="00181851"/>
    <w:rsid w:val="00192464"/>
    <w:rsid w:val="001A4FE7"/>
    <w:rsid w:val="001A6089"/>
    <w:rsid w:val="001B3E2D"/>
    <w:rsid w:val="001C4D1A"/>
    <w:rsid w:val="001D2143"/>
    <w:rsid w:val="001D321D"/>
    <w:rsid w:val="001E4483"/>
    <w:rsid w:val="001E4F42"/>
    <w:rsid w:val="001F6C0E"/>
    <w:rsid w:val="00202DEB"/>
    <w:rsid w:val="0020348E"/>
    <w:rsid w:val="002217CE"/>
    <w:rsid w:val="00230E49"/>
    <w:rsid w:val="002328F9"/>
    <w:rsid w:val="002342FB"/>
    <w:rsid w:val="002630DF"/>
    <w:rsid w:val="00270D71"/>
    <w:rsid w:val="0028466B"/>
    <w:rsid w:val="002A40E0"/>
    <w:rsid w:val="002A4DAB"/>
    <w:rsid w:val="002B07F5"/>
    <w:rsid w:val="002B4A78"/>
    <w:rsid w:val="002B579C"/>
    <w:rsid w:val="002B669F"/>
    <w:rsid w:val="002C06FA"/>
    <w:rsid w:val="002C2FE0"/>
    <w:rsid w:val="002C37EF"/>
    <w:rsid w:val="002C4B09"/>
    <w:rsid w:val="002C5B91"/>
    <w:rsid w:val="002D3946"/>
    <w:rsid w:val="002D3D77"/>
    <w:rsid w:val="002D427E"/>
    <w:rsid w:val="002E414B"/>
    <w:rsid w:val="002E7295"/>
    <w:rsid w:val="002F5603"/>
    <w:rsid w:val="002F5E5A"/>
    <w:rsid w:val="00307D60"/>
    <w:rsid w:val="003173C2"/>
    <w:rsid w:val="00323A27"/>
    <w:rsid w:val="00330A24"/>
    <w:rsid w:val="00333BE3"/>
    <w:rsid w:val="0033599A"/>
    <w:rsid w:val="003567E7"/>
    <w:rsid w:val="0035724E"/>
    <w:rsid w:val="00382A72"/>
    <w:rsid w:val="00386A5C"/>
    <w:rsid w:val="003901E1"/>
    <w:rsid w:val="0039221B"/>
    <w:rsid w:val="00392908"/>
    <w:rsid w:val="003A678F"/>
    <w:rsid w:val="003B03A2"/>
    <w:rsid w:val="003B2C13"/>
    <w:rsid w:val="003B357F"/>
    <w:rsid w:val="003B442C"/>
    <w:rsid w:val="003C34EF"/>
    <w:rsid w:val="003D082C"/>
    <w:rsid w:val="003D2094"/>
    <w:rsid w:val="003D301F"/>
    <w:rsid w:val="003D3E7C"/>
    <w:rsid w:val="003D5031"/>
    <w:rsid w:val="003F43BB"/>
    <w:rsid w:val="004027B5"/>
    <w:rsid w:val="0040705B"/>
    <w:rsid w:val="00413BF5"/>
    <w:rsid w:val="0041639A"/>
    <w:rsid w:val="004166BB"/>
    <w:rsid w:val="004200A2"/>
    <w:rsid w:val="004256E7"/>
    <w:rsid w:val="004327D4"/>
    <w:rsid w:val="00465737"/>
    <w:rsid w:val="00472E24"/>
    <w:rsid w:val="00473E7A"/>
    <w:rsid w:val="00483FE2"/>
    <w:rsid w:val="0048557C"/>
    <w:rsid w:val="00490CF5"/>
    <w:rsid w:val="004942B5"/>
    <w:rsid w:val="004946A2"/>
    <w:rsid w:val="004A50FD"/>
    <w:rsid w:val="004B759A"/>
    <w:rsid w:val="004C1B3E"/>
    <w:rsid w:val="004C64A6"/>
    <w:rsid w:val="004E072F"/>
    <w:rsid w:val="004F3AAF"/>
    <w:rsid w:val="005001EC"/>
    <w:rsid w:val="00501A60"/>
    <w:rsid w:val="005028EE"/>
    <w:rsid w:val="0050676C"/>
    <w:rsid w:val="00516740"/>
    <w:rsid w:val="00520B88"/>
    <w:rsid w:val="00527031"/>
    <w:rsid w:val="0052768E"/>
    <w:rsid w:val="00535CBE"/>
    <w:rsid w:val="00537104"/>
    <w:rsid w:val="00567AE1"/>
    <w:rsid w:val="00574502"/>
    <w:rsid w:val="005770BB"/>
    <w:rsid w:val="00581893"/>
    <w:rsid w:val="005867B0"/>
    <w:rsid w:val="005905A3"/>
    <w:rsid w:val="00590F1A"/>
    <w:rsid w:val="0059492E"/>
    <w:rsid w:val="005A111C"/>
    <w:rsid w:val="005A7003"/>
    <w:rsid w:val="005B1E64"/>
    <w:rsid w:val="005B52EA"/>
    <w:rsid w:val="005B59A1"/>
    <w:rsid w:val="005C173F"/>
    <w:rsid w:val="005C3963"/>
    <w:rsid w:val="005C4371"/>
    <w:rsid w:val="005C4A25"/>
    <w:rsid w:val="005E0147"/>
    <w:rsid w:val="00600B06"/>
    <w:rsid w:val="00607CD9"/>
    <w:rsid w:val="00617B14"/>
    <w:rsid w:val="0063073C"/>
    <w:rsid w:val="006355DB"/>
    <w:rsid w:val="006439F1"/>
    <w:rsid w:val="00653499"/>
    <w:rsid w:val="00656AFD"/>
    <w:rsid w:val="0066585F"/>
    <w:rsid w:val="00666763"/>
    <w:rsid w:val="00670AAC"/>
    <w:rsid w:val="006726F2"/>
    <w:rsid w:val="006943E9"/>
    <w:rsid w:val="00697A1B"/>
    <w:rsid w:val="006A4826"/>
    <w:rsid w:val="006B0B05"/>
    <w:rsid w:val="006B15DA"/>
    <w:rsid w:val="006C0823"/>
    <w:rsid w:val="006D11F7"/>
    <w:rsid w:val="006D150E"/>
    <w:rsid w:val="006E3FE7"/>
    <w:rsid w:val="007009A4"/>
    <w:rsid w:val="00715C01"/>
    <w:rsid w:val="00720642"/>
    <w:rsid w:val="00741858"/>
    <w:rsid w:val="0074339A"/>
    <w:rsid w:val="00744CEA"/>
    <w:rsid w:val="0075271E"/>
    <w:rsid w:val="00756BB7"/>
    <w:rsid w:val="00756BCA"/>
    <w:rsid w:val="00785275"/>
    <w:rsid w:val="00795F26"/>
    <w:rsid w:val="007A32FE"/>
    <w:rsid w:val="007B38E2"/>
    <w:rsid w:val="007C0B10"/>
    <w:rsid w:val="007C1BD3"/>
    <w:rsid w:val="007D47BB"/>
    <w:rsid w:val="007D4C0F"/>
    <w:rsid w:val="007F22D9"/>
    <w:rsid w:val="007F37B0"/>
    <w:rsid w:val="007F75A5"/>
    <w:rsid w:val="008003B5"/>
    <w:rsid w:val="008045F7"/>
    <w:rsid w:val="00806C80"/>
    <w:rsid w:val="00811A2D"/>
    <w:rsid w:val="00820158"/>
    <w:rsid w:val="0082446F"/>
    <w:rsid w:val="0084153F"/>
    <w:rsid w:val="00842C0B"/>
    <w:rsid w:val="008560DC"/>
    <w:rsid w:val="00856879"/>
    <w:rsid w:val="00857023"/>
    <w:rsid w:val="008570F1"/>
    <w:rsid w:val="00866185"/>
    <w:rsid w:val="0087321B"/>
    <w:rsid w:val="00876421"/>
    <w:rsid w:val="00877BD1"/>
    <w:rsid w:val="0088135B"/>
    <w:rsid w:val="00892D6D"/>
    <w:rsid w:val="008974CB"/>
    <w:rsid w:val="008A01E3"/>
    <w:rsid w:val="008B4A09"/>
    <w:rsid w:val="008B79AE"/>
    <w:rsid w:val="008C73BB"/>
    <w:rsid w:val="008D413A"/>
    <w:rsid w:val="008F21FC"/>
    <w:rsid w:val="008F3CB7"/>
    <w:rsid w:val="008F46CE"/>
    <w:rsid w:val="008F5B1A"/>
    <w:rsid w:val="00904464"/>
    <w:rsid w:val="00904FA4"/>
    <w:rsid w:val="00906504"/>
    <w:rsid w:val="009206CE"/>
    <w:rsid w:val="00926AFE"/>
    <w:rsid w:val="00934ABC"/>
    <w:rsid w:val="00935779"/>
    <w:rsid w:val="00935E89"/>
    <w:rsid w:val="00943D89"/>
    <w:rsid w:val="00951F0B"/>
    <w:rsid w:val="00956123"/>
    <w:rsid w:val="0096191B"/>
    <w:rsid w:val="00963B21"/>
    <w:rsid w:val="00975EBD"/>
    <w:rsid w:val="0099137F"/>
    <w:rsid w:val="009C0290"/>
    <w:rsid w:val="009F2428"/>
    <w:rsid w:val="009F4708"/>
    <w:rsid w:val="00A0420F"/>
    <w:rsid w:val="00A16DC5"/>
    <w:rsid w:val="00A22D06"/>
    <w:rsid w:val="00A272FE"/>
    <w:rsid w:val="00A31297"/>
    <w:rsid w:val="00A36103"/>
    <w:rsid w:val="00A4225C"/>
    <w:rsid w:val="00A45908"/>
    <w:rsid w:val="00A543A5"/>
    <w:rsid w:val="00A66ED9"/>
    <w:rsid w:val="00A71DAD"/>
    <w:rsid w:val="00A76FF2"/>
    <w:rsid w:val="00A8414B"/>
    <w:rsid w:val="00A86757"/>
    <w:rsid w:val="00A90168"/>
    <w:rsid w:val="00A95EFB"/>
    <w:rsid w:val="00A976B6"/>
    <w:rsid w:val="00AB5D9E"/>
    <w:rsid w:val="00AC492A"/>
    <w:rsid w:val="00AC7710"/>
    <w:rsid w:val="00AE155A"/>
    <w:rsid w:val="00AE1CC8"/>
    <w:rsid w:val="00AE23A7"/>
    <w:rsid w:val="00AE2E63"/>
    <w:rsid w:val="00AE4802"/>
    <w:rsid w:val="00AE6DD1"/>
    <w:rsid w:val="00AF29D7"/>
    <w:rsid w:val="00AF56FA"/>
    <w:rsid w:val="00B01FA5"/>
    <w:rsid w:val="00B030DA"/>
    <w:rsid w:val="00B155B6"/>
    <w:rsid w:val="00B16C9C"/>
    <w:rsid w:val="00B23A6F"/>
    <w:rsid w:val="00B24EFF"/>
    <w:rsid w:val="00B328E9"/>
    <w:rsid w:val="00B33179"/>
    <w:rsid w:val="00B47FEE"/>
    <w:rsid w:val="00B52036"/>
    <w:rsid w:val="00B56FAF"/>
    <w:rsid w:val="00B6229C"/>
    <w:rsid w:val="00B648A6"/>
    <w:rsid w:val="00B71891"/>
    <w:rsid w:val="00B74EB6"/>
    <w:rsid w:val="00B83226"/>
    <w:rsid w:val="00BA124D"/>
    <w:rsid w:val="00BA16D8"/>
    <w:rsid w:val="00BA4790"/>
    <w:rsid w:val="00BA73A4"/>
    <w:rsid w:val="00BA7597"/>
    <w:rsid w:val="00BB0024"/>
    <w:rsid w:val="00BB2DC8"/>
    <w:rsid w:val="00BC0B99"/>
    <w:rsid w:val="00BC0F19"/>
    <w:rsid w:val="00BD29BF"/>
    <w:rsid w:val="00BD525B"/>
    <w:rsid w:val="00BD65A3"/>
    <w:rsid w:val="00BE7D22"/>
    <w:rsid w:val="00BF6761"/>
    <w:rsid w:val="00C07241"/>
    <w:rsid w:val="00C131DA"/>
    <w:rsid w:val="00C165EF"/>
    <w:rsid w:val="00C22C7C"/>
    <w:rsid w:val="00C22E6F"/>
    <w:rsid w:val="00C23292"/>
    <w:rsid w:val="00C2701F"/>
    <w:rsid w:val="00C50DE1"/>
    <w:rsid w:val="00C52CFB"/>
    <w:rsid w:val="00C60CBF"/>
    <w:rsid w:val="00C62DE3"/>
    <w:rsid w:val="00C728CD"/>
    <w:rsid w:val="00C81388"/>
    <w:rsid w:val="00C81CAF"/>
    <w:rsid w:val="00C834B3"/>
    <w:rsid w:val="00C86AB0"/>
    <w:rsid w:val="00C872A1"/>
    <w:rsid w:val="00C976AD"/>
    <w:rsid w:val="00CA195D"/>
    <w:rsid w:val="00CB0A08"/>
    <w:rsid w:val="00CC0C2D"/>
    <w:rsid w:val="00CD140E"/>
    <w:rsid w:val="00CD4DDA"/>
    <w:rsid w:val="00CE1A1C"/>
    <w:rsid w:val="00CE3BFB"/>
    <w:rsid w:val="00CE5B67"/>
    <w:rsid w:val="00CF7C5D"/>
    <w:rsid w:val="00D0494F"/>
    <w:rsid w:val="00D05B6C"/>
    <w:rsid w:val="00D07E6D"/>
    <w:rsid w:val="00D14010"/>
    <w:rsid w:val="00D145C8"/>
    <w:rsid w:val="00D25171"/>
    <w:rsid w:val="00D275C5"/>
    <w:rsid w:val="00D36EB4"/>
    <w:rsid w:val="00D4196F"/>
    <w:rsid w:val="00D4331F"/>
    <w:rsid w:val="00D466A2"/>
    <w:rsid w:val="00D80006"/>
    <w:rsid w:val="00D806C4"/>
    <w:rsid w:val="00D821E4"/>
    <w:rsid w:val="00DB2D6F"/>
    <w:rsid w:val="00DB423E"/>
    <w:rsid w:val="00DB7CA4"/>
    <w:rsid w:val="00DC2BC3"/>
    <w:rsid w:val="00DC3F23"/>
    <w:rsid w:val="00DD18CE"/>
    <w:rsid w:val="00DD3B90"/>
    <w:rsid w:val="00DD6C06"/>
    <w:rsid w:val="00DE0C1F"/>
    <w:rsid w:val="00DE3C0A"/>
    <w:rsid w:val="00DF0B8C"/>
    <w:rsid w:val="00E06E44"/>
    <w:rsid w:val="00E1283F"/>
    <w:rsid w:val="00E36A0E"/>
    <w:rsid w:val="00E451AC"/>
    <w:rsid w:val="00E46CE0"/>
    <w:rsid w:val="00E56DFC"/>
    <w:rsid w:val="00E6246C"/>
    <w:rsid w:val="00E7284F"/>
    <w:rsid w:val="00E731D1"/>
    <w:rsid w:val="00E74E68"/>
    <w:rsid w:val="00E76788"/>
    <w:rsid w:val="00E9120F"/>
    <w:rsid w:val="00E915F2"/>
    <w:rsid w:val="00E92F43"/>
    <w:rsid w:val="00EA27E3"/>
    <w:rsid w:val="00EA72EB"/>
    <w:rsid w:val="00EB1CC7"/>
    <w:rsid w:val="00EC7D6F"/>
    <w:rsid w:val="00ED646F"/>
    <w:rsid w:val="00EE2191"/>
    <w:rsid w:val="00EE6EDD"/>
    <w:rsid w:val="00F04D13"/>
    <w:rsid w:val="00F0621E"/>
    <w:rsid w:val="00F21B8B"/>
    <w:rsid w:val="00F479C3"/>
    <w:rsid w:val="00F50B6B"/>
    <w:rsid w:val="00F57AA9"/>
    <w:rsid w:val="00F67CD9"/>
    <w:rsid w:val="00F7604D"/>
    <w:rsid w:val="00F83507"/>
    <w:rsid w:val="00F94FF3"/>
    <w:rsid w:val="00F97363"/>
    <w:rsid w:val="00FB5F5B"/>
    <w:rsid w:val="00FD69AC"/>
    <w:rsid w:val="00FE3AB8"/>
    <w:rsid w:val="00FE5A93"/>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5C87"/>
  <w15:chartTrackingRefBased/>
  <w15:docId w15:val="{BDB13832-2205-492C-9E03-1D16A958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557C"/>
    <w:pPr>
      <w:keepNext/>
      <w:spacing w:before="200" w:after="200" w:line="360" w:lineRule="auto"/>
      <w:outlineLvl w:val="0"/>
    </w:pPr>
    <w:rPr>
      <w:rFonts w:ascii="Times New Roman" w:hAnsi="Times New Roman" w:cs="Times New Roman"/>
      <w:b/>
      <w:bCs/>
      <w:caps/>
      <w:lang w:val="en-US"/>
    </w:rPr>
  </w:style>
  <w:style w:type="paragraph" w:styleId="Ttulo2">
    <w:name w:val="heading 2"/>
    <w:basedOn w:val="Normal"/>
    <w:next w:val="Normal"/>
    <w:link w:val="Ttulo2Car"/>
    <w:uiPriority w:val="9"/>
    <w:semiHidden/>
    <w:unhideWhenUsed/>
    <w:qFormat/>
    <w:rsid w:val="00163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33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33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33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33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33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33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33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557C"/>
    <w:rPr>
      <w:rFonts w:ascii="Times New Roman" w:hAnsi="Times New Roman" w:cs="Times New Roman"/>
      <w:b/>
      <w:bCs/>
      <w:caps/>
      <w:lang w:val="en-US"/>
    </w:rPr>
  </w:style>
  <w:style w:type="character" w:customStyle="1" w:styleId="Ttulo2Car">
    <w:name w:val="Título 2 Car"/>
    <w:basedOn w:val="Fuentedeprrafopredeter"/>
    <w:link w:val="Ttulo2"/>
    <w:uiPriority w:val="9"/>
    <w:semiHidden/>
    <w:rsid w:val="001633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33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33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33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33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33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33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33E0"/>
    <w:rPr>
      <w:rFonts w:eastAsiaTheme="majorEastAsia" w:cstheme="majorBidi"/>
      <w:color w:val="272727" w:themeColor="text1" w:themeTint="D8"/>
    </w:rPr>
  </w:style>
  <w:style w:type="paragraph" w:styleId="Ttulo">
    <w:name w:val="Title"/>
    <w:basedOn w:val="Normal"/>
    <w:next w:val="Normal"/>
    <w:link w:val="TtuloCar"/>
    <w:uiPriority w:val="10"/>
    <w:qFormat/>
    <w:rsid w:val="00163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33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33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33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33E0"/>
    <w:pPr>
      <w:spacing w:before="160"/>
      <w:jc w:val="center"/>
    </w:pPr>
    <w:rPr>
      <w:i/>
      <w:iCs/>
      <w:color w:val="404040" w:themeColor="text1" w:themeTint="BF"/>
    </w:rPr>
  </w:style>
  <w:style w:type="character" w:customStyle="1" w:styleId="CitaCar">
    <w:name w:val="Cita Car"/>
    <w:basedOn w:val="Fuentedeprrafopredeter"/>
    <w:link w:val="Cita"/>
    <w:uiPriority w:val="29"/>
    <w:rsid w:val="001633E0"/>
    <w:rPr>
      <w:i/>
      <w:iCs/>
      <w:color w:val="404040" w:themeColor="text1" w:themeTint="BF"/>
    </w:rPr>
  </w:style>
  <w:style w:type="paragraph" w:styleId="Prrafodelista">
    <w:name w:val="List Paragraph"/>
    <w:basedOn w:val="Normal"/>
    <w:uiPriority w:val="34"/>
    <w:qFormat/>
    <w:rsid w:val="001633E0"/>
    <w:pPr>
      <w:ind w:left="720"/>
      <w:contextualSpacing/>
    </w:pPr>
  </w:style>
  <w:style w:type="character" w:styleId="nfasisintenso">
    <w:name w:val="Intense Emphasis"/>
    <w:basedOn w:val="Fuentedeprrafopredeter"/>
    <w:uiPriority w:val="21"/>
    <w:qFormat/>
    <w:rsid w:val="001633E0"/>
    <w:rPr>
      <w:i/>
      <w:iCs/>
      <w:color w:val="0F4761" w:themeColor="accent1" w:themeShade="BF"/>
    </w:rPr>
  </w:style>
  <w:style w:type="paragraph" w:styleId="Citadestacada">
    <w:name w:val="Intense Quote"/>
    <w:basedOn w:val="Normal"/>
    <w:next w:val="Normal"/>
    <w:link w:val="CitadestacadaCar"/>
    <w:uiPriority w:val="30"/>
    <w:qFormat/>
    <w:rsid w:val="00163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33E0"/>
    <w:rPr>
      <w:i/>
      <w:iCs/>
      <w:color w:val="0F4761" w:themeColor="accent1" w:themeShade="BF"/>
    </w:rPr>
  </w:style>
  <w:style w:type="character" w:styleId="Referenciaintensa">
    <w:name w:val="Intense Reference"/>
    <w:basedOn w:val="Fuentedeprrafopredeter"/>
    <w:uiPriority w:val="32"/>
    <w:qFormat/>
    <w:rsid w:val="001633E0"/>
    <w:rPr>
      <w:b/>
      <w:bCs/>
      <w:smallCaps/>
      <w:color w:val="0F4761" w:themeColor="accent1" w:themeShade="BF"/>
      <w:spacing w:val="5"/>
    </w:rPr>
  </w:style>
  <w:style w:type="table" w:styleId="Tablaconcuadrcula">
    <w:name w:val="Table Grid"/>
    <w:basedOn w:val="Tablanormal"/>
    <w:uiPriority w:val="39"/>
    <w:rsid w:val="00A66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F83507"/>
    <w:pPr>
      <w:tabs>
        <w:tab w:val="left" w:pos="144"/>
      </w:tabs>
      <w:spacing w:after="240" w:line="240" w:lineRule="auto"/>
      <w:ind w:left="144" w:hanging="144"/>
    </w:pPr>
  </w:style>
  <w:style w:type="paragraph" w:styleId="Encabezado">
    <w:name w:val="header"/>
    <w:basedOn w:val="Normal"/>
    <w:link w:val="EncabezadoCar"/>
    <w:uiPriority w:val="99"/>
    <w:unhideWhenUsed/>
    <w:rsid w:val="005867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67B0"/>
  </w:style>
  <w:style w:type="paragraph" w:styleId="Piedepgina">
    <w:name w:val="footer"/>
    <w:basedOn w:val="Normal"/>
    <w:link w:val="PiedepginaCar"/>
    <w:uiPriority w:val="99"/>
    <w:unhideWhenUsed/>
    <w:rsid w:val="005867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67B0"/>
  </w:style>
  <w:style w:type="table" w:styleId="Tablanormal3">
    <w:name w:val="Plain Table 3"/>
    <w:basedOn w:val="Tablanormal"/>
    <w:uiPriority w:val="43"/>
    <w:rsid w:val="00FE3A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conformatoprevio">
    <w:name w:val="HTML Preformatted"/>
    <w:basedOn w:val="Normal"/>
    <w:link w:val="HTMLconformatoprevioCar"/>
    <w:uiPriority w:val="99"/>
    <w:semiHidden/>
    <w:unhideWhenUsed/>
    <w:rsid w:val="00CD4DD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D4DDA"/>
    <w:rPr>
      <w:rFonts w:ascii="Consolas" w:hAnsi="Consolas"/>
      <w:sz w:val="20"/>
      <w:szCs w:val="20"/>
    </w:rPr>
  </w:style>
  <w:style w:type="paragraph" w:styleId="Revisin">
    <w:name w:val="Revision"/>
    <w:hidden/>
    <w:uiPriority w:val="99"/>
    <w:semiHidden/>
    <w:rsid w:val="00A272FE"/>
    <w:pPr>
      <w:spacing w:after="0" w:line="240" w:lineRule="auto"/>
    </w:pPr>
  </w:style>
  <w:style w:type="character" w:styleId="Refdecomentario">
    <w:name w:val="annotation reference"/>
    <w:basedOn w:val="Fuentedeprrafopredeter"/>
    <w:uiPriority w:val="99"/>
    <w:semiHidden/>
    <w:unhideWhenUsed/>
    <w:rsid w:val="00A272FE"/>
    <w:rPr>
      <w:sz w:val="16"/>
      <w:szCs w:val="16"/>
    </w:rPr>
  </w:style>
  <w:style w:type="paragraph" w:styleId="Textocomentario">
    <w:name w:val="annotation text"/>
    <w:basedOn w:val="Normal"/>
    <w:link w:val="TextocomentarioCar"/>
    <w:uiPriority w:val="99"/>
    <w:unhideWhenUsed/>
    <w:rsid w:val="00A272FE"/>
    <w:pPr>
      <w:spacing w:line="240" w:lineRule="auto"/>
    </w:pPr>
    <w:rPr>
      <w:sz w:val="20"/>
      <w:szCs w:val="20"/>
    </w:rPr>
  </w:style>
  <w:style w:type="character" w:customStyle="1" w:styleId="TextocomentarioCar">
    <w:name w:val="Texto comentario Car"/>
    <w:basedOn w:val="Fuentedeprrafopredeter"/>
    <w:link w:val="Textocomentario"/>
    <w:uiPriority w:val="99"/>
    <w:rsid w:val="00A272FE"/>
    <w:rPr>
      <w:sz w:val="20"/>
      <w:szCs w:val="20"/>
    </w:rPr>
  </w:style>
  <w:style w:type="paragraph" w:styleId="Asuntodelcomentario">
    <w:name w:val="annotation subject"/>
    <w:basedOn w:val="Textocomentario"/>
    <w:next w:val="Textocomentario"/>
    <w:link w:val="AsuntodelcomentarioCar"/>
    <w:uiPriority w:val="99"/>
    <w:semiHidden/>
    <w:unhideWhenUsed/>
    <w:rsid w:val="00A272FE"/>
    <w:rPr>
      <w:b/>
      <w:bCs/>
    </w:rPr>
  </w:style>
  <w:style w:type="character" w:customStyle="1" w:styleId="AsuntodelcomentarioCar">
    <w:name w:val="Asunto del comentario Car"/>
    <w:basedOn w:val="TextocomentarioCar"/>
    <w:link w:val="Asuntodelcomentario"/>
    <w:uiPriority w:val="99"/>
    <w:semiHidden/>
    <w:rsid w:val="00A272FE"/>
    <w:rPr>
      <w:b/>
      <w:bCs/>
      <w:sz w:val="20"/>
      <w:szCs w:val="20"/>
    </w:rPr>
  </w:style>
  <w:style w:type="table" w:styleId="Tablanormal4">
    <w:name w:val="Plain Table 4"/>
    <w:basedOn w:val="Tablanormal"/>
    <w:uiPriority w:val="44"/>
    <w:rsid w:val="00BD29B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D80006"/>
    <w:rPr>
      <w:color w:val="467886" w:themeColor="hyperlink"/>
      <w:u w:val="single"/>
    </w:rPr>
  </w:style>
  <w:style w:type="character" w:styleId="Mencinsinresolver">
    <w:name w:val="Unresolved Mention"/>
    <w:basedOn w:val="Fuentedeprrafopredeter"/>
    <w:uiPriority w:val="99"/>
    <w:semiHidden/>
    <w:unhideWhenUsed/>
    <w:rsid w:val="00D80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601">
      <w:bodyDiv w:val="1"/>
      <w:marLeft w:val="0"/>
      <w:marRight w:val="0"/>
      <w:marTop w:val="0"/>
      <w:marBottom w:val="0"/>
      <w:divBdr>
        <w:top w:val="none" w:sz="0" w:space="0" w:color="auto"/>
        <w:left w:val="none" w:sz="0" w:space="0" w:color="auto"/>
        <w:bottom w:val="none" w:sz="0" w:space="0" w:color="auto"/>
        <w:right w:val="none" w:sz="0" w:space="0" w:color="auto"/>
      </w:divBdr>
    </w:div>
    <w:div w:id="94834675">
      <w:bodyDiv w:val="1"/>
      <w:marLeft w:val="0"/>
      <w:marRight w:val="0"/>
      <w:marTop w:val="0"/>
      <w:marBottom w:val="0"/>
      <w:divBdr>
        <w:top w:val="none" w:sz="0" w:space="0" w:color="auto"/>
        <w:left w:val="none" w:sz="0" w:space="0" w:color="auto"/>
        <w:bottom w:val="none" w:sz="0" w:space="0" w:color="auto"/>
        <w:right w:val="none" w:sz="0" w:space="0" w:color="auto"/>
      </w:divBdr>
      <w:divsChild>
        <w:div w:id="2089840945">
          <w:marLeft w:val="0"/>
          <w:marRight w:val="0"/>
          <w:marTop w:val="0"/>
          <w:marBottom w:val="0"/>
          <w:divBdr>
            <w:top w:val="none" w:sz="0" w:space="0" w:color="auto"/>
            <w:left w:val="none" w:sz="0" w:space="0" w:color="auto"/>
            <w:bottom w:val="none" w:sz="0" w:space="0" w:color="auto"/>
            <w:right w:val="none" w:sz="0" w:space="0" w:color="auto"/>
          </w:divBdr>
          <w:divsChild>
            <w:div w:id="16898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8081">
      <w:bodyDiv w:val="1"/>
      <w:marLeft w:val="0"/>
      <w:marRight w:val="0"/>
      <w:marTop w:val="0"/>
      <w:marBottom w:val="0"/>
      <w:divBdr>
        <w:top w:val="none" w:sz="0" w:space="0" w:color="auto"/>
        <w:left w:val="none" w:sz="0" w:space="0" w:color="auto"/>
        <w:bottom w:val="none" w:sz="0" w:space="0" w:color="auto"/>
        <w:right w:val="none" w:sz="0" w:space="0" w:color="auto"/>
      </w:divBdr>
    </w:div>
    <w:div w:id="705180680">
      <w:bodyDiv w:val="1"/>
      <w:marLeft w:val="0"/>
      <w:marRight w:val="0"/>
      <w:marTop w:val="0"/>
      <w:marBottom w:val="0"/>
      <w:divBdr>
        <w:top w:val="none" w:sz="0" w:space="0" w:color="auto"/>
        <w:left w:val="none" w:sz="0" w:space="0" w:color="auto"/>
        <w:bottom w:val="none" w:sz="0" w:space="0" w:color="auto"/>
        <w:right w:val="none" w:sz="0" w:space="0" w:color="auto"/>
      </w:divBdr>
    </w:div>
    <w:div w:id="724720862">
      <w:bodyDiv w:val="1"/>
      <w:marLeft w:val="0"/>
      <w:marRight w:val="0"/>
      <w:marTop w:val="0"/>
      <w:marBottom w:val="0"/>
      <w:divBdr>
        <w:top w:val="none" w:sz="0" w:space="0" w:color="auto"/>
        <w:left w:val="none" w:sz="0" w:space="0" w:color="auto"/>
        <w:bottom w:val="none" w:sz="0" w:space="0" w:color="auto"/>
        <w:right w:val="none" w:sz="0" w:space="0" w:color="auto"/>
      </w:divBdr>
    </w:div>
    <w:div w:id="796608333">
      <w:bodyDiv w:val="1"/>
      <w:marLeft w:val="0"/>
      <w:marRight w:val="0"/>
      <w:marTop w:val="0"/>
      <w:marBottom w:val="0"/>
      <w:divBdr>
        <w:top w:val="none" w:sz="0" w:space="0" w:color="auto"/>
        <w:left w:val="none" w:sz="0" w:space="0" w:color="auto"/>
        <w:bottom w:val="none" w:sz="0" w:space="0" w:color="auto"/>
        <w:right w:val="none" w:sz="0" w:space="0" w:color="auto"/>
      </w:divBdr>
    </w:div>
    <w:div w:id="824398278">
      <w:bodyDiv w:val="1"/>
      <w:marLeft w:val="0"/>
      <w:marRight w:val="0"/>
      <w:marTop w:val="0"/>
      <w:marBottom w:val="0"/>
      <w:divBdr>
        <w:top w:val="none" w:sz="0" w:space="0" w:color="auto"/>
        <w:left w:val="none" w:sz="0" w:space="0" w:color="auto"/>
        <w:bottom w:val="none" w:sz="0" w:space="0" w:color="auto"/>
        <w:right w:val="none" w:sz="0" w:space="0" w:color="auto"/>
      </w:divBdr>
    </w:div>
    <w:div w:id="948851541">
      <w:bodyDiv w:val="1"/>
      <w:marLeft w:val="0"/>
      <w:marRight w:val="0"/>
      <w:marTop w:val="0"/>
      <w:marBottom w:val="0"/>
      <w:divBdr>
        <w:top w:val="none" w:sz="0" w:space="0" w:color="auto"/>
        <w:left w:val="none" w:sz="0" w:space="0" w:color="auto"/>
        <w:bottom w:val="none" w:sz="0" w:space="0" w:color="auto"/>
        <w:right w:val="none" w:sz="0" w:space="0" w:color="auto"/>
      </w:divBdr>
    </w:div>
    <w:div w:id="962690821">
      <w:bodyDiv w:val="1"/>
      <w:marLeft w:val="0"/>
      <w:marRight w:val="0"/>
      <w:marTop w:val="0"/>
      <w:marBottom w:val="0"/>
      <w:divBdr>
        <w:top w:val="none" w:sz="0" w:space="0" w:color="auto"/>
        <w:left w:val="none" w:sz="0" w:space="0" w:color="auto"/>
        <w:bottom w:val="none" w:sz="0" w:space="0" w:color="auto"/>
        <w:right w:val="none" w:sz="0" w:space="0" w:color="auto"/>
      </w:divBdr>
    </w:div>
    <w:div w:id="981038942">
      <w:bodyDiv w:val="1"/>
      <w:marLeft w:val="0"/>
      <w:marRight w:val="0"/>
      <w:marTop w:val="0"/>
      <w:marBottom w:val="0"/>
      <w:divBdr>
        <w:top w:val="none" w:sz="0" w:space="0" w:color="auto"/>
        <w:left w:val="none" w:sz="0" w:space="0" w:color="auto"/>
        <w:bottom w:val="none" w:sz="0" w:space="0" w:color="auto"/>
        <w:right w:val="none" w:sz="0" w:space="0" w:color="auto"/>
      </w:divBdr>
    </w:div>
    <w:div w:id="1034044226">
      <w:bodyDiv w:val="1"/>
      <w:marLeft w:val="0"/>
      <w:marRight w:val="0"/>
      <w:marTop w:val="0"/>
      <w:marBottom w:val="0"/>
      <w:divBdr>
        <w:top w:val="none" w:sz="0" w:space="0" w:color="auto"/>
        <w:left w:val="none" w:sz="0" w:space="0" w:color="auto"/>
        <w:bottom w:val="none" w:sz="0" w:space="0" w:color="auto"/>
        <w:right w:val="none" w:sz="0" w:space="0" w:color="auto"/>
      </w:divBdr>
    </w:div>
    <w:div w:id="1040277786">
      <w:bodyDiv w:val="1"/>
      <w:marLeft w:val="0"/>
      <w:marRight w:val="0"/>
      <w:marTop w:val="0"/>
      <w:marBottom w:val="0"/>
      <w:divBdr>
        <w:top w:val="none" w:sz="0" w:space="0" w:color="auto"/>
        <w:left w:val="none" w:sz="0" w:space="0" w:color="auto"/>
        <w:bottom w:val="none" w:sz="0" w:space="0" w:color="auto"/>
        <w:right w:val="none" w:sz="0" w:space="0" w:color="auto"/>
      </w:divBdr>
    </w:div>
    <w:div w:id="1046947946">
      <w:bodyDiv w:val="1"/>
      <w:marLeft w:val="0"/>
      <w:marRight w:val="0"/>
      <w:marTop w:val="0"/>
      <w:marBottom w:val="0"/>
      <w:divBdr>
        <w:top w:val="none" w:sz="0" w:space="0" w:color="auto"/>
        <w:left w:val="none" w:sz="0" w:space="0" w:color="auto"/>
        <w:bottom w:val="none" w:sz="0" w:space="0" w:color="auto"/>
        <w:right w:val="none" w:sz="0" w:space="0" w:color="auto"/>
      </w:divBdr>
    </w:div>
    <w:div w:id="1060446204">
      <w:bodyDiv w:val="1"/>
      <w:marLeft w:val="0"/>
      <w:marRight w:val="0"/>
      <w:marTop w:val="0"/>
      <w:marBottom w:val="0"/>
      <w:divBdr>
        <w:top w:val="none" w:sz="0" w:space="0" w:color="auto"/>
        <w:left w:val="none" w:sz="0" w:space="0" w:color="auto"/>
        <w:bottom w:val="none" w:sz="0" w:space="0" w:color="auto"/>
        <w:right w:val="none" w:sz="0" w:space="0" w:color="auto"/>
      </w:divBdr>
    </w:div>
    <w:div w:id="1095781870">
      <w:bodyDiv w:val="1"/>
      <w:marLeft w:val="0"/>
      <w:marRight w:val="0"/>
      <w:marTop w:val="0"/>
      <w:marBottom w:val="0"/>
      <w:divBdr>
        <w:top w:val="none" w:sz="0" w:space="0" w:color="auto"/>
        <w:left w:val="none" w:sz="0" w:space="0" w:color="auto"/>
        <w:bottom w:val="none" w:sz="0" w:space="0" w:color="auto"/>
        <w:right w:val="none" w:sz="0" w:space="0" w:color="auto"/>
      </w:divBdr>
    </w:div>
    <w:div w:id="1160341381">
      <w:bodyDiv w:val="1"/>
      <w:marLeft w:val="0"/>
      <w:marRight w:val="0"/>
      <w:marTop w:val="0"/>
      <w:marBottom w:val="0"/>
      <w:divBdr>
        <w:top w:val="none" w:sz="0" w:space="0" w:color="auto"/>
        <w:left w:val="none" w:sz="0" w:space="0" w:color="auto"/>
        <w:bottom w:val="none" w:sz="0" w:space="0" w:color="auto"/>
        <w:right w:val="none" w:sz="0" w:space="0" w:color="auto"/>
      </w:divBdr>
    </w:div>
    <w:div w:id="1283612715">
      <w:bodyDiv w:val="1"/>
      <w:marLeft w:val="0"/>
      <w:marRight w:val="0"/>
      <w:marTop w:val="0"/>
      <w:marBottom w:val="0"/>
      <w:divBdr>
        <w:top w:val="none" w:sz="0" w:space="0" w:color="auto"/>
        <w:left w:val="none" w:sz="0" w:space="0" w:color="auto"/>
        <w:bottom w:val="none" w:sz="0" w:space="0" w:color="auto"/>
        <w:right w:val="none" w:sz="0" w:space="0" w:color="auto"/>
      </w:divBdr>
    </w:div>
    <w:div w:id="1298416205">
      <w:bodyDiv w:val="1"/>
      <w:marLeft w:val="0"/>
      <w:marRight w:val="0"/>
      <w:marTop w:val="0"/>
      <w:marBottom w:val="0"/>
      <w:divBdr>
        <w:top w:val="none" w:sz="0" w:space="0" w:color="auto"/>
        <w:left w:val="none" w:sz="0" w:space="0" w:color="auto"/>
        <w:bottom w:val="none" w:sz="0" w:space="0" w:color="auto"/>
        <w:right w:val="none" w:sz="0" w:space="0" w:color="auto"/>
      </w:divBdr>
    </w:div>
    <w:div w:id="1543783568">
      <w:bodyDiv w:val="1"/>
      <w:marLeft w:val="0"/>
      <w:marRight w:val="0"/>
      <w:marTop w:val="0"/>
      <w:marBottom w:val="0"/>
      <w:divBdr>
        <w:top w:val="none" w:sz="0" w:space="0" w:color="auto"/>
        <w:left w:val="none" w:sz="0" w:space="0" w:color="auto"/>
        <w:bottom w:val="none" w:sz="0" w:space="0" w:color="auto"/>
        <w:right w:val="none" w:sz="0" w:space="0" w:color="auto"/>
      </w:divBdr>
    </w:div>
    <w:div w:id="1579483900">
      <w:bodyDiv w:val="1"/>
      <w:marLeft w:val="0"/>
      <w:marRight w:val="0"/>
      <w:marTop w:val="0"/>
      <w:marBottom w:val="0"/>
      <w:divBdr>
        <w:top w:val="none" w:sz="0" w:space="0" w:color="auto"/>
        <w:left w:val="none" w:sz="0" w:space="0" w:color="auto"/>
        <w:bottom w:val="none" w:sz="0" w:space="0" w:color="auto"/>
        <w:right w:val="none" w:sz="0" w:space="0" w:color="auto"/>
      </w:divBdr>
    </w:div>
    <w:div w:id="1618639038">
      <w:bodyDiv w:val="1"/>
      <w:marLeft w:val="0"/>
      <w:marRight w:val="0"/>
      <w:marTop w:val="0"/>
      <w:marBottom w:val="0"/>
      <w:divBdr>
        <w:top w:val="none" w:sz="0" w:space="0" w:color="auto"/>
        <w:left w:val="none" w:sz="0" w:space="0" w:color="auto"/>
        <w:bottom w:val="none" w:sz="0" w:space="0" w:color="auto"/>
        <w:right w:val="none" w:sz="0" w:space="0" w:color="auto"/>
      </w:divBdr>
    </w:div>
    <w:div w:id="1648432083">
      <w:bodyDiv w:val="1"/>
      <w:marLeft w:val="0"/>
      <w:marRight w:val="0"/>
      <w:marTop w:val="0"/>
      <w:marBottom w:val="0"/>
      <w:divBdr>
        <w:top w:val="none" w:sz="0" w:space="0" w:color="auto"/>
        <w:left w:val="none" w:sz="0" w:space="0" w:color="auto"/>
        <w:bottom w:val="none" w:sz="0" w:space="0" w:color="auto"/>
        <w:right w:val="none" w:sz="0" w:space="0" w:color="auto"/>
      </w:divBdr>
    </w:div>
    <w:div w:id="1662809774">
      <w:bodyDiv w:val="1"/>
      <w:marLeft w:val="0"/>
      <w:marRight w:val="0"/>
      <w:marTop w:val="0"/>
      <w:marBottom w:val="0"/>
      <w:divBdr>
        <w:top w:val="none" w:sz="0" w:space="0" w:color="auto"/>
        <w:left w:val="none" w:sz="0" w:space="0" w:color="auto"/>
        <w:bottom w:val="none" w:sz="0" w:space="0" w:color="auto"/>
        <w:right w:val="none" w:sz="0" w:space="0" w:color="auto"/>
      </w:divBdr>
    </w:div>
    <w:div w:id="1681808522">
      <w:bodyDiv w:val="1"/>
      <w:marLeft w:val="0"/>
      <w:marRight w:val="0"/>
      <w:marTop w:val="0"/>
      <w:marBottom w:val="0"/>
      <w:divBdr>
        <w:top w:val="none" w:sz="0" w:space="0" w:color="auto"/>
        <w:left w:val="none" w:sz="0" w:space="0" w:color="auto"/>
        <w:bottom w:val="none" w:sz="0" w:space="0" w:color="auto"/>
        <w:right w:val="none" w:sz="0" w:space="0" w:color="auto"/>
      </w:divBdr>
    </w:div>
    <w:div w:id="1805002450">
      <w:bodyDiv w:val="1"/>
      <w:marLeft w:val="0"/>
      <w:marRight w:val="0"/>
      <w:marTop w:val="0"/>
      <w:marBottom w:val="0"/>
      <w:divBdr>
        <w:top w:val="none" w:sz="0" w:space="0" w:color="auto"/>
        <w:left w:val="none" w:sz="0" w:space="0" w:color="auto"/>
        <w:bottom w:val="none" w:sz="0" w:space="0" w:color="auto"/>
        <w:right w:val="none" w:sz="0" w:space="0" w:color="auto"/>
      </w:divBdr>
    </w:div>
    <w:div w:id="1814250319">
      <w:bodyDiv w:val="1"/>
      <w:marLeft w:val="0"/>
      <w:marRight w:val="0"/>
      <w:marTop w:val="0"/>
      <w:marBottom w:val="0"/>
      <w:divBdr>
        <w:top w:val="none" w:sz="0" w:space="0" w:color="auto"/>
        <w:left w:val="none" w:sz="0" w:space="0" w:color="auto"/>
        <w:bottom w:val="none" w:sz="0" w:space="0" w:color="auto"/>
        <w:right w:val="none" w:sz="0" w:space="0" w:color="auto"/>
      </w:divBdr>
    </w:div>
    <w:div w:id="1912690594">
      <w:bodyDiv w:val="1"/>
      <w:marLeft w:val="0"/>
      <w:marRight w:val="0"/>
      <w:marTop w:val="0"/>
      <w:marBottom w:val="0"/>
      <w:divBdr>
        <w:top w:val="none" w:sz="0" w:space="0" w:color="auto"/>
        <w:left w:val="none" w:sz="0" w:space="0" w:color="auto"/>
        <w:bottom w:val="none" w:sz="0" w:space="0" w:color="auto"/>
        <w:right w:val="none" w:sz="0" w:space="0" w:color="auto"/>
      </w:divBdr>
    </w:div>
    <w:div w:id="2020111088">
      <w:bodyDiv w:val="1"/>
      <w:marLeft w:val="0"/>
      <w:marRight w:val="0"/>
      <w:marTop w:val="0"/>
      <w:marBottom w:val="0"/>
      <w:divBdr>
        <w:top w:val="none" w:sz="0" w:space="0" w:color="auto"/>
        <w:left w:val="none" w:sz="0" w:space="0" w:color="auto"/>
        <w:bottom w:val="none" w:sz="0" w:space="0" w:color="auto"/>
        <w:right w:val="none" w:sz="0" w:space="0" w:color="auto"/>
      </w:divBdr>
    </w:div>
    <w:div w:id="206748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368B1-ABE2-4DFA-96B0-0631C9D09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17</Pages>
  <Words>19282</Words>
  <Characters>106056</Characters>
  <Application>Microsoft Office Word</Application>
  <DocSecurity>0</DocSecurity>
  <Lines>883</Lines>
  <Paragraphs>250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Philip Wikman</cp:lastModifiedBy>
  <cp:revision>2</cp:revision>
  <dcterms:created xsi:type="dcterms:W3CDTF">2025-08-29T22:52:00Z</dcterms:created>
  <dcterms:modified xsi:type="dcterms:W3CDTF">2025-08-29T22:52:00Z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id="PhiA58tz"/&gt;&lt;style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